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2741" w14:textId="77777777" w:rsidR="0051627F" w:rsidRPr="00D06AC5" w:rsidRDefault="0051627F" w:rsidP="0051627F">
      <w:pPr>
        <w:rPr>
          <w:rFonts w:ascii="Candara" w:hAnsi="Candara"/>
        </w:rPr>
      </w:pPr>
    </w:p>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1627F" w:rsidRPr="00D06AC5" w14:paraId="2EBB781B" w14:textId="77777777" w:rsidTr="00B5222D">
        <w:trPr>
          <w:cantSplit/>
        </w:trPr>
        <w:tc>
          <w:tcPr>
            <w:tcW w:w="1844" w:type="dxa"/>
          </w:tcPr>
          <w:p w14:paraId="5C86CE5D" w14:textId="77777777" w:rsidR="0051627F" w:rsidRPr="00D06AC5" w:rsidRDefault="0051627F" w:rsidP="00B5222D">
            <w:pPr>
              <w:tabs>
                <w:tab w:val="left" w:pos="3960"/>
                <w:tab w:val="left" w:pos="6300"/>
                <w:tab w:val="left" w:pos="8640"/>
              </w:tabs>
              <w:spacing w:before="240"/>
              <w:jc w:val="center"/>
              <w:rPr>
                <w:rFonts w:ascii="Candara" w:hAnsi="Candara"/>
                <w:b/>
                <w:spacing w:val="-3"/>
                <w:sz w:val="44"/>
                <w:szCs w:val="24"/>
              </w:rPr>
            </w:pPr>
            <w:r w:rsidRPr="00D06AC5">
              <w:rPr>
                <w:rFonts w:ascii="Candara" w:hAnsi="Candara"/>
                <w:b/>
                <w:spacing w:val="-3"/>
                <w:szCs w:val="24"/>
              </w:rPr>
              <w:object w:dxaOrig="1576" w:dyaOrig="1606" w14:anchorId="398CBA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80.75pt" o:ole="" fillcolor="window">
                  <v:imagedata r:id="rId7" o:title=""/>
                </v:shape>
                <o:OLEObject Type="Embed" ProgID="Word.Picture.8" ShapeID="_x0000_i1025" DrawAspect="Content" ObjectID="_1838714073" r:id="rId8"/>
              </w:object>
            </w:r>
          </w:p>
        </w:tc>
        <w:tc>
          <w:tcPr>
            <w:tcW w:w="6803" w:type="dxa"/>
          </w:tcPr>
          <w:p w14:paraId="3AA7B940" w14:textId="77777777" w:rsidR="0051627F" w:rsidRPr="00D06AC5" w:rsidRDefault="0051627F" w:rsidP="00B5222D">
            <w:pPr>
              <w:tabs>
                <w:tab w:val="left" w:pos="3960"/>
                <w:tab w:val="left" w:pos="6300"/>
                <w:tab w:val="left" w:pos="8460"/>
                <w:tab w:val="left" w:pos="8640"/>
              </w:tabs>
              <w:spacing w:before="240"/>
              <w:ind w:right="-6"/>
              <w:jc w:val="center"/>
              <w:rPr>
                <w:rFonts w:ascii="Candara" w:hAnsi="Candara"/>
                <w:spacing w:val="-3"/>
                <w:sz w:val="52"/>
                <w:szCs w:val="24"/>
              </w:rPr>
            </w:pPr>
            <w:r w:rsidRPr="00D06AC5">
              <w:rPr>
                <w:rFonts w:ascii="Candara" w:hAnsi="Candara"/>
                <w:spacing w:val="-3"/>
                <w:szCs w:val="24"/>
              </w:rPr>
              <w:object w:dxaOrig="8640" w:dyaOrig="996" w14:anchorId="66DD59F5">
                <v:shape id="_x0000_i1026" type="#_x0000_t75" style="width:254.2pt;height:38.2pt" o:ole="" fillcolor="window">
                  <v:imagedata r:id="rId9" o:title=""/>
                </v:shape>
                <o:OLEObject Type="Embed" ProgID="Word.Picture.8" ShapeID="_x0000_i1026" DrawAspect="Content" ObjectID="_1838714074" r:id="rId10"/>
              </w:object>
            </w:r>
          </w:p>
          <w:p w14:paraId="4F7AA291" w14:textId="18D45453" w:rsidR="0051627F" w:rsidRPr="00D06AC5" w:rsidRDefault="0051627F" w:rsidP="00B5222D">
            <w:pPr>
              <w:tabs>
                <w:tab w:val="left" w:pos="3960"/>
                <w:tab w:val="left" w:pos="6300"/>
                <w:tab w:val="left" w:pos="8460"/>
                <w:tab w:val="left" w:pos="8640"/>
              </w:tabs>
              <w:spacing w:before="240"/>
              <w:ind w:right="-6"/>
              <w:jc w:val="center"/>
              <w:rPr>
                <w:rFonts w:ascii="Candara" w:hAnsi="Candara"/>
                <w:b/>
                <w:spacing w:val="-3"/>
                <w:sz w:val="52"/>
                <w:szCs w:val="24"/>
              </w:rPr>
            </w:pPr>
            <w:r w:rsidRPr="00D06AC5">
              <w:rPr>
                <w:rFonts w:ascii="Candara" w:hAnsi="Candara"/>
                <w:b/>
                <w:spacing w:val="-3"/>
                <w:sz w:val="52"/>
                <w:szCs w:val="24"/>
              </w:rPr>
              <w:t>Oman LNG LLC</w:t>
            </w:r>
            <w:del w:id="0" w:author="Al Riyami, Azza OLNG-SCC/12" w:date="2026-04-05T11:57:00Z" w16du:dateUtc="2026-04-05T07:57:00Z">
              <w:r w:rsidRPr="00D06AC5" w:rsidDel="005B036D">
                <w:rPr>
                  <w:rFonts w:ascii="Candara" w:hAnsi="Candara"/>
                  <w:b/>
                  <w:spacing w:val="-3"/>
                  <w:sz w:val="52"/>
                  <w:szCs w:val="24"/>
                </w:rPr>
                <w:delText xml:space="preserve"> Qalhat</w:delText>
              </w:r>
            </w:del>
          </w:p>
        </w:tc>
      </w:tr>
    </w:tbl>
    <w:p w14:paraId="68FB7F12" w14:textId="77777777" w:rsidR="0051627F" w:rsidRPr="00D06AC5" w:rsidRDefault="0051627F" w:rsidP="0051627F">
      <w:pPr>
        <w:jc w:val="center"/>
        <w:rPr>
          <w:rFonts w:ascii="Candara" w:hAnsi="Candara"/>
          <w:b/>
          <w:spacing w:val="-3"/>
          <w:sz w:val="24"/>
          <w:szCs w:val="24"/>
        </w:rPr>
      </w:pPr>
    </w:p>
    <w:p w14:paraId="1346B886" w14:textId="77777777" w:rsidR="0051627F" w:rsidRPr="00D06AC5" w:rsidRDefault="0051627F" w:rsidP="0051627F">
      <w:pPr>
        <w:jc w:val="center"/>
        <w:rPr>
          <w:rFonts w:ascii="Candara" w:hAnsi="Candara"/>
          <w:b/>
          <w:spacing w:val="-3"/>
          <w:sz w:val="24"/>
          <w:szCs w:val="24"/>
        </w:rPr>
      </w:pPr>
    </w:p>
    <w:p w14:paraId="1B219E23" w14:textId="77777777" w:rsidR="0051627F" w:rsidRPr="00D06AC5" w:rsidRDefault="0051627F" w:rsidP="0051627F">
      <w:pPr>
        <w:jc w:val="center"/>
        <w:rPr>
          <w:rFonts w:ascii="Candara" w:hAnsi="Candara"/>
          <w:b/>
          <w:color w:val="0000FF"/>
          <w:spacing w:val="-3"/>
          <w:sz w:val="44"/>
          <w:szCs w:val="24"/>
        </w:rPr>
      </w:pPr>
    </w:p>
    <w:p w14:paraId="73BC53B1" w14:textId="77777777" w:rsidR="0051627F" w:rsidRPr="00D06AC5" w:rsidRDefault="0051627F" w:rsidP="0051627F">
      <w:pPr>
        <w:jc w:val="center"/>
        <w:rPr>
          <w:rFonts w:ascii="Candara" w:hAnsi="Candara" w:cs="Calibri"/>
          <w:b/>
          <w:color w:val="0000FF"/>
          <w:spacing w:val="-3"/>
          <w:sz w:val="44"/>
          <w:szCs w:val="24"/>
        </w:rPr>
      </w:pPr>
    </w:p>
    <w:p w14:paraId="1AE3A93C" w14:textId="77777777" w:rsidR="0051627F" w:rsidRPr="00D06AC5" w:rsidRDefault="0051627F" w:rsidP="0051627F">
      <w:pPr>
        <w:rPr>
          <w:rFonts w:ascii="Candara" w:hAnsi="Candara" w:cs="Calibri"/>
          <w:b/>
          <w:color w:val="0000FF"/>
          <w:spacing w:val="-3"/>
          <w:sz w:val="44"/>
          <w:szCs w:val="24"/>
        </w:rPr>
      </w:pPr>
    </w:p>
    <w:sdt>
      <w:sdtPr>
        <w:rPr>
          <w:rFonts w:ascii="Candara" w:hAnsi="Candara"/>
          <w:b/>
          <w:bCs/>
          <w:smallCaps/>
          <w:color w:val="008000"/>
          <w:sz w:val="56"/>
          <w:szCs w:val="56"/>
          <w:highlight w:val="yellow"/>
        </w:rPr>
        <w:alias w:val="Title"/>
        <w:tag w:val=""/>
        <w:id w:val="-914163756"/>
        <w:placeholder>
          <w:docPart w:val="9125A6BCE2F84E2CA972D9AD32800003"/>
        </w:placeholder>
        <w:dataBinding w:prefixMappings="xmlns:ns0='http://purl.org/dc/elements/1.1/' xmlns:ns1='http://schemas.openxmlformats.org/package/2006/metadata/core-properties' " w:xpath="/ns1:coreProperties[1]/ns0:title[1]" w:storeItemID="{6C3C8BC8-F283-45AE-878A-BAB7291924A1}"/>
        <w:text/>
      </w:sdtPr>
      <w:sdtEndPr/>
      <w:sdtContent>
        <w:p w14:paraId="3BD2DE7C" w14:textId="6EA44B3C" w:rsidR="0051627F" w:rsidRDefault="0051627F" w:rsidP="0051627F">
          <w:pPr>
            <w:jc w:val="center"/>
            <w:rPr>
              <w:rFonts w:ascii="Candara" w:hAnsi="Candara"/>
              <w:b/>
              <w:bCs/>
              <w:smallCaps/>
              <w:color w:val="008000"/>
              <w:sz w:val="56"/>
              <w:szCs w:val="56"/>
              <w:highlight w:val="yellow"/>
            </w:rPr>
          </w:pPr>
          <w:r>
            <w:rPr>
              <w:rFonts w:ascii="Candara" w:hAnsi="Candara"/>
              <w:b/>
              <w:bCs/>
              <w:smallCaps/>
              <w:color w:val="008000"/>
              <w:sz w:val="56"/>
              <w:szCs w:val="56"/>
              <w:highlight w:val="yellow"/>
            </w:rPr>
            <w:t>Contract Title</w:t>
          </w:r>
        </w:p>
      </w:sdtContent>
    </w:sdt>
    <w:p w14:paraId="74473021" w14:textId="77777777" w:rsidR="0051627F" w:rsidRDefault="0051627F" w:rsidP="0051627F">
      <w:pPr>
        <w:rPr>
          <w:rFonts w:ascii="Candara" w:hAnsi="Candara" w:cs="Calibri"/>
          <w:spacing w:val="-3"/>
          <w:sz w:val="40"/>
          <w:szCs w:val="24"/>
        </w:rPr>
      </w:pPr>
    </w:p>
    <w:p w14:paraId="6A0E5F57" w14:textId="77777777" w:rsidR="0051627F" w:rsidRDefault="0051627F" w:rsidP="0051627F">
      <w:pPr>
        <w:rPr>
          <w:rFonts w:ascii="Candara" w:hAnsi="Candara" w:cs="Calibri"/>
          <w:spacing w:val="-3"/>
          <w:sz w:val="40"/>
          <w:szCs w:val="24"/>
        </w:rPr>
      </w:pPr>
    </w:p>
    <w:p w14:paraId="446C8876" w14:textId="77777777" w:rsidR="0051627F" w:rsidRPr="00D06AC5" w:rsidRDefault="0051627F" w:rsidP="0051627F">
      <w:pPr>
        <w:rPr>
          <w:rFonts w:ascii="Candara" w:hAnsi="Candara" w:cs="Calibri"/>
          <w:spacing w:val="-3"/>
          <w:sz w:val="40"/>
          <w:szCs w:val="24"/>
        </w:rPr>
      </w:pPr>
    </w:p>
    <w:p w14:paraId="12BBFA60" w14:textId="77777777" w:rsidR="0051627F" w:rsidRPr="0051627F" w:rsidRDefault="0051627F" w:rsidP="0051627F">
      <w:pPr>
        <w:keepNext/>
        <w:jc w:val="center"/>
        <w:outlineLvl w:val="3"/>
        <w:rPr>
          <w:rFonts w:ascii="Candara" w:hAnsi="Candara" w:cs="Calibri"/>
          <w:b/>
          <w:bCs/>
          <w:smallCaps/>
          <w:spacing w:val="-3"/>
          <w:sz w:val="48"/>
          <w:szCs w:val="48"/>
          <w:u w:val="single"/>
        </w:rPr>
      </w:pPr>
      <w:commentRangeStart w:id="1"/>
      <w:r w:rsidRPr="0051627F">
        <w:rPr>
          <w:rFonts w:ascii="Candara" w:hAnsi="Candara" w:cs="Calibri"/>
          <w:b/>
          <w:bCs/>
          <w:smallCaps/>
          <w:spacing w:val="-3"/>
          <w:sz w:val="48"/>
          <w:szCs w:val="48"/>
          <w:u w:val="single"/>
        </w:rPr>
        <w:t>Section A</w:t>
      </w:r>
    </w:p>
    <w:p w14:paraId="5080F0BE" w14:textId="77777777" w:rsidR="0051627F" w:rsidRPr="0051627F" w:rsidRDefault="0051627F" w:rsidP="0051627F">
      <w:pPr>
        <w:jc w:val="center"/>
        <w:rPr>
          <w:rFonts w:ascii="Candara" w:hAnsi="Candara" w:cs="Calibri"/>
          <w:b/>
          <w:color w:val="0000FF"/>
          <w:spacing w:val="-3"/>
          <w:sz w:val="48"/>
          <w:szCs w:val="32"/>
        </w:rPr>
      </w:pPr>
      <w:r w:rsidRPr="0051627F">
        <w:rPr>
          <w:rFonts w:ascii="Candara" w:hAnsi="Candara" w:cs="Calibri"/>
          <w:b/>
          <w:bCs/>
          <w:smallCaps/>
          <w:sz w:val="48"/>
          <w:szCs w:val="48"/>
          <w:u w:val="single"/>
        </w:rPr>
        <w:t>FORM OF AGREEMENT</w:t>
      </w:r>
      <w:commentRangeEnd w:id="1"/>
      <w:r w:rsidR="001F0CC5" w:rsidRPr="0051627F">
        <w:rPr>
          <w:rStyle w:val="CommentReference"/>
          <w:rFonts w:ascii="Candara" w:hAnsi="Candara" w:cs="Calibri"/>
          <w:b/>
          <w:color w:val="0000FF"/>
          <w:spacing w:val="-3"/>
          <w:sz w:val="48"/>
          <w:szCs w:val="32"/>
        </w:rPr>
        <w:commentReference w:id="1"/>
      </w:r>
    </w:p>
    <w:p w14:paraId="7DA087E1" w14:textId="77777777" w:rsidR="0051627F" w:rsidRPr="00D06AC5" w:rsidRDefault="0051627F" w:rsidP="0051627F">
      <w:pPr>
        <w:jc w:val="center"/>
        <w:rPr>
          <w:rFonts w:ascii="Candara" w:hAnsi="Candara" w:cs="Calibri"/>
          <w:b/>
          <w:color w:val="0000FF"/>
          <w:spacing w:val="-3"/>
          <w:sz w:val="40"/>
          <w:szCs w:val="24"/>
        </w:rPr>
      </w:pPr>
    </w:p>
    <w:p w14:paraId="1289C14C" w14:textId="77777777" w:rsidR="0051627F" w:rsidRPr="00D06AC5" w:rsidRDefault="0051627F" w:rsidP="0051627F">
      <w:pPr>
        <w:jc w:val="center"/>
        <w:rPr>
          <w:rFonts w:ascii="Candara" w:hAnsi="Candara" w:cs="Calibri"/>
          <w:b/>
          <w:color w:val="0000FF"/>
          <w:spacing w:val="-3"/>
          <w:sz w:val="40"/>
          <w:szCs w:val="24"/>
        </w:rPr>
      </w:pPr>
    </w:p>
    <w:p w14:paraId="49C92C24" w14:textId="77777777" w:rsidR="0051627F" w:rsidRDefault="0051627F" w:rsidP="0051627F">
      <w:pPr>
        <w:jc w:val="center"/>
        <w:rPr>
          <w:rFonts w:ascii="Candara" w:hAnsi="Candara" w:cs="Calibri"/>
          <w:b/>
          <w:color w:val="0000FF"/>
          <w:spacing w:val="-3"/>
          <w:sz w:val="40"/>
          <w:szCs w:val="24"/>
        </w:rPr>
      </w:pPr>
    </w:p>
    <w:p w14:paraId="7184D7BC" w14:textId="77777777" w:rsidR="0051627F" w:rsidRDefault="0051627F" w:rsidP="0051627F">
      <w:pPr>
        <w:rPr>
          <w:rFonts w:ascii="Candara" w:hAnsi="Candara" w:cs="Calibri"/>
          <w:b/>
          <w:color w:val="0000FF"/>
          <w:spacing w:val="-3"/>
          <w:sz w:val="40"/>
          <w:szCs w:val="24"/>
        </w:rPr>
      </w:pPr>
    </w:p>
    <w:p w14:paraId="10553A8A" w14:textId="77777777" w:rsidR="0051627F" w:rsidRDefault="0051627F" w:rsidP="0051627F">
      <w:pPr>
        <w:jc w:val="center"/>
        <w:rPr>
          <w:rFonts w:ascii="Candara" w:hAnsi="Candara" w:cs="Calibri"/>
          <w:b/>
          <w:color w:val="0000FF"/>
          <w:spacing w:val="-3"/>
          <w:sz w:val="40"/>
          <w:szCs w:val="24"/>
        </w:rPr>
      </w:pPr>
    </w:p>
    <w:p w14:paraId="30B381B2" w14:textId="77777777" w:rsidR="0051627F" w:rsidRPr="00D06AC5" w:rsidRDefault="0051627F" w:rsidP="0051627F">
      <w:pPr>
        <w:jc w:val="center"/>
        <w:rPr>
          <w:rFonts w:ascii="Candara" w:hAnsi="Candara" w:cs="Calibri"/>
          <w:b/>
          <w:color w:val="0000FF"/>
          <w:spacing w:val="-3"/>
          <w:sz w:val="40"/>
          <w:szCs w:val="24"/>
        </w:rPr>
      </w:pPr>
    </w:p>
    <w:p w14:paraId="71836107" w14:textId="77777777" w:rsidR="0051627F" w:rsidRPr="00D06AC5" w:rsidRDefault="0051627F" w:rsidP="0051627F">
      <w:pPr>
        <w:rPr>
          <w:rFonts w:ascii="Candara" w:hAnsi="Candara" w:cs="Calibri"/>
          <w:b/>
          <w:color w:val="0000FF"/>
          <w:spacing w:val="-3"/>
          <w:sz w:val="40"/>
          <w:szCs w:val="24"/>
        </w:rPr>
      </w:pPr>
    </w:p>
    <w:p w14:paraId="582E41CD" w14:textId="0C787858" w:rsidR="0051627F" w:rsidRPr="0051627F" w:rsidRDefault="0051627F" w:rsidP="0051627F">
      <w:pPr>
        <w:keepNext/>
        <w:jc w:val="center"/>
        <w:outlineLvl w:val="0"/>
        <w:rPr>
          <w:rFonts w:ascii="Calibri" w:hAnsi="Calibri" w:cs="Calibri"/>
          <w:b/>
          <w:bCs/>
          <w:smallCaps/>
          <w:color w:val="008000"/>
          <w:spacing w:val="-3"/>
          <w:sz w:val="44"/>
          <w:szCs w:val="44"/>
        </w:rPr>
      </w:pPr>
      <w:bookmarkStart w:id="2" w:name="_Toc57017055"/>
      <w:r w:rsidRPr="0051627F">
        <w:rPr>
          <w:rFonts w:ascii="Calibri" w:hAnsi="Calibri" w:cs="Calibri"/>
          <w:b/>
          <w:bCs/>
          <w:smallCaps/>
          <w:color w:val="008000"/>
          <w:spacing w:val="-3"/>
          <w:sz w:val="44"/>
          <w:szCs w:val="44"/>
        </w:rPr>
        <w:t xml:space="preserve">Contract Number </w:t>
      </w:r>
      <w:bookmarkEnd w:id="2"/>
      <w:sdt>
        <w:sdtPr>
          <w:rPr>
            <w:rFonts w:ascii="Candara" w:hAnsi="Candara"/>
            <w:b/>
            <w:bCs/>
            <w:smallCaps/>
            <w:color w:val="008000"/>
            <w:sz w:val="44"/>
            <w:szCs w:val="44"/>
            <w:highlight w:val="yellow"/>
          </w:rPr>
          <w:alias w:val="Subject"/>
          <w:tag w:val=""/>
          <w:id w:val="813214143"/>
          <w:placeholder>
            <w:docPart w:val="234A3E7641F54EEFB0E18BF77A83A2EC"/>
          </w:placeholder>
          <w:dataBinding w:prefixMappings="xmlns:ns0='http://purl.org/dc/elements/1.1/' xmlns:ns1='http://schemas.openxmlformats.org/package/2006/metadata/core-properties' " w:xpath="/ns1:coreProperties[1]/ns0:subject[1]" w:storeItemID="{6C3C8BC8-F283-45AE-878A-BAB7291924A1}"/>
          <w:text/>
        </w:sdtPr>
        <w:sdtEndPr/>
        <w:sdtContent>
          <w:r w:rsidRPr="0051627F">
            <w:rPr>
              <w:rFonts w:ascii="Candara" w:hAnsi="Candara"/>
              <w:b/>
              <w:bCs/>
              <w:smallCaps/>
              <w:color w:val="008000"/>
              <w:sz w:val="44"/>
              <w:szCs w:val="44"/>
              <w:highlight w:val="yellow"/>
            </w:rPr>
            <w:t>Contract No.</w:t>
          </w:r>
        </w:sdtContent>
      </w:sdt>
    </w:p>
    <w:p w14:paraId="019F43D9" w14:textId="77777777" w:rsidR="0051627F" w:rsidRDefault="0051627F" w:rsidP="0051627F"/>
    <w:p w14:paraId="55FA7E4C" w14:textId="77777777" w:rsidR="0051627F" w:rsidRDefault="0051627F" w:rsidP="0051627F"/>
    <w:p w14:paraId="05CC18BC" w14:textId="77777777" w:rsidR="0051627F" w:rsidRDefault="0051627F" w:rsidP="0051627F"/>
    <w:p w14:paraId="01DD8B30" w14:textId="77777777" w:rsidR="0051627F" w:rsidRDefault="0051627F" w:rsidP="0051627F"/>
    <w:p w14:paraId="2B316E54" w14:textId="77777777" w:rsidR="0051627F" w:rsidRDefault="0051627F" w:rsidP="0051627F"/>
    <w:p w14:paraId="226267B5" w14:textId="77777777" w:rsidR="0051627F" w:rsidRDefault="0051627F" w:rsidP="0051627F"/>
    <w:p w14:paraId="34315768" w14:textId="77777777" w:rsidR="0051627F" w:rsidRDefault="0051627F" w:rsidP="0051627F"/>
    <w:p w14:paraId="63F303A6" w14:textId="77777777" w:rsidR="0051627F" w:rsidRDefault="0051627F" w:rsidP="0051627F"/>
    <w:p w14:paraId="7CDFF375" w14:textId="77777777" w:rsidR="0051627F" w:rsidRDefault="0051627F" w:rsidP="0051627F"/>
    <w:p w14:paraId="368BCEE2" w14:textId="77777777" w:rsidR="0051627F" w:rsidRDefault="0051627F" w:rsidP="0051627F"/>
    <w:tbl>
      <w:tblPr>
        <w:tblW w:w="9214" w:type="dxa"/>
        <w:tblInd w:w="108" w:type="dxa"/>
        <w:tblBorders>
          <w:bottom w:val="single" w:sz="6" w:space="0" w:color="auto"/>
        </w:tblBorders>
        <w:tblLayout w:type="fixed"/>
        <w:tblLook w:val="0000" w:firstRow="0" w:lastRow="0" w:firstColumn="0" w:lastColumn="0" w:noHBand="0" w:noVBand="0"/>
      </w:tblPr>
      <w:tblGrid>
        <w:gridCol w:w="1172"/>
        <w:gridCol w:w="8042"/>
      </w:tblGrid>
      <w:tr w:rsidR="0051627F" w:rsidRPr="00F172A8" w14:paraId="0EF54B9A" w14:textId="77777777" w:rsidTr="00B5222D">
        <w:trPr>
          <w:cantSplit/>
        </w:trPr>
        <w:tc>
          <w:tcPr>
            <w:tcW w:w="1172" w:type="dxa"/>
          </w:tcPr>
          <w:p w14:paraId="2C8C85DA" w14:textId="77777777" w:rsidR="0051627F" w:rsidRPr="00F172A8" w:rsidRDefault="0051627F" w:rsidP="00B5222D">
            <w:pPr>
              <w:tabs>
                <w:tab w:val="left" w:pos="3960"/>
                <w:tab w:val="left" w:pos="6300"/>
                <w:tab w:val="left" w:pos="8640"/>
              </w:tabs>
              <w:spacing w:before="240" w:after="120"/>
              <w:rPr>
                <w:rFonts w:ascii="Candara" w:hAnsi="Candara"/>
                <w:b/>
              </w:rPr>
            </w:pPr>
            <w:r w:rsidRPr="00F172A8">
              <w:rPr>
                <w:rFonts w:ascii="Candara" w:hAnsi="Candara"/>
                <w:noProof/>
                <w:lang w:val="en-US" w:eastAsia="en-US"/>
              </w:rPr>
              <w:lastRenderedPageBreak/>
              <w:drawing>
                <wp:anchor distT="0" distB="0" distL="114300" distR="114300" simplePos="0" relativeHeight="251659264" behindDoc="1" locked="0" layoutInCell="1" allowOverlap="1" wp14:anchorId="5552A84B" wp14:editId="40671BE1">
                  <wp:simplePos x="0" y="0"/>
                  <wp:positionH relativeFrom="page">
                    <wp:posOffset>56540</wp:posOffset>
                  </wp:positionH>
                  <wp:positionV relativeFrom="page">
                    <wp:posOffset>122199</wp:posOffset>
                  </wp:positionV>
                  <wp:extent cx="620201" cy="621891"/>
                  <wp:effectExtent l="0" t="0" r="8890" b="698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201" cy="621891"/>
                          </a:xfrm>
                          <a:prstGeom prst="rect">
                            <a:avLst/>
                          </a:prstGeom>
                          <a:noFill/>
                        </pic:spPr>
                      </pic:pic>
                    </a:graphicData>
                  </a:graphic>
                  <wp14:sizeRelH relativeFrom="page">
                    <wp14:pctWidth>0</wp14:pctWidth>
                  </wp14:sizeRelH>
                  <wp14:sizeRelV relativeFrom="page">
                    <wp14:pctHeight>0</wp14:pctHeight>
                  </wp14:sizeRelV>
                </wp:anchor>
              </w:drawing>
            </w:r>
          </w:p>
        </w:tc>
        <w:tc>
          <w:tcPr>
            <w:tcW w:w="8042" w:type="dxa"/>
          </w:tcPr>
          <w:p w14:paraId="25F7B631" w14:textId="77777777" w:rsidR="0051627F" w:rsidRDefault="0051627F" w:rsidP="00B5222D">
            <w:pPr>
              <w:tabs>
                <w:tab w:val="left" w:pos="3960"/>
                <w:tab w:val="left" w:pos="6300"/>
                <w:tab w:val="left" w:pos="8460"/>
                <w:tab w:val="left" w:pos="8640"/>
              </w:tabs>
              <w:ind w:right="-7"/>
              <w:jc w:val="center"/>
              <w:rPr>
                <w:rFonts w:ascii="Candara" w:hAnsi="Candara"/>
              </w:rPr>
            </w:pPr>
          </w:p>
          <w:p w14:paraId="2B153FE8" w14:textId="77777777" w:rsidR="0051627F" w:rsidRPr="00F172A8" w:rsidRDefault="0051627F" w:rsidP="00B5222D">
            <w:pPr>
              <w:tabs>
                <w:tab w:val="left" w:pos="3960"/>
                <w:tab w:val="left" w:pos="6300"/>
                <w:tab w:val="left" w:pos="8460"/>
                <w:tab w:val="left" w:pos="8640"/>
              </w:tabs>
              <w:ind w:right="-7"/>
              <w:jc w:val="center"/>
              <w:rPr>
                <w:rFonts w:ascii="Candara" w:hAnsi="Candara"/>
              </w:rPr>
            </w:pPr>
            <w:r w:rsidRPr="00F172A8">
              <w:rPr>
                <w:rFonts w:ascii="Candara" w:hAnsi="Candara"/>
              </w:rPr>
              <w:object w:dxaOrig="8640" w:dyaOrig="996" w14:anchorId="54D108AF">
                <v:shape id="_x0000_i1027" type="#_x0000_t75" style="width:254.2pt;height:38.2pt" o:ole="" fillcolor="window">
                  <v:imagedata r:id="rId9" o:title=""/>
                </v:shape>
                <o:OLEObject Type="Embed" ProgID="Word.Picture.8" ShapeID="_x0000_i1027" DrawAspect="Content" ObjectID="_1838714075" r:id="rId16"/>
              </w:object>
            </w:r>
          </w:p>
          <w:p w14:paraId="69417368" w14:textId="77777777" w:rsidR="0051627F" w:rsidRPr="00F172A8" w:rsidRDefault="0051627F" w:rsidP="00B5222D">
            <w:pPr>
              <w:tabs>
                <w:tab w:val="left" w:pos="3960"/>
                <w:tab w:val="left" w:pos="6300"/>
                <w:tab w:val="left" w:pos="8460"/>
                <w:tab w:val="left" w:pos="8640"/>
              </w:tabs>
              <w:ind w:right="-7"/>
              <w:jc w:val="center"/>
              <w:rPr>
                <w:rFonts w:ascii="Candara" w:hAnsi="Candara"/>
                <w:b/>
                <w:sz w:val="28"/>
              </w:rPr>
            </w:pPr>
            <w:r w:rsidRPr="00F172A8">
              <w:rPr>
                <w:rFonts w:ascii="Candara" w:hAnsi="Candara"/>
                <w:b/>
                <w:sz w:val="28"/>
              </w:rPr>
              <w:t>Oman LNG LLC</w:t>
            </w:r>
          </w:p>
        </w:tc>
      </w:tr>
    </w:tbl>
    <w:p w14:paraId="73621F38" w14:textId="77777777" w:rsidR="0051627F" w:rsidRPr="00F172A8" w:rsidRDefault="0051627F" w:rsidP="0051627F">
      <w:pPr>
        <w:outlineLvl w:val="0"/>
        <w:rPr>
          <w:rFonts w:ascii="Candara" w:hAnsi="Candara"/>
          <w:b/>
          <w:sz w:val="24"/>
          <w:szCs w:val="24"/>
          <w:u w:val="single"/>
        </w:rPr>
      </w:pPr>
    </w:p>
    <w:p w14:paraId="1654A41A" w14:textId="77777777" w:rsidR="0051627F" w:rsidRPr="00F172A8" w:rsidRDefault="0051627F" w:rsidP="0051627F">
      <w:pPr>
        <w:jc w:val="center"/>
        <w:outlineLvl w:val="0"/>
        <w:rPr>
          <w:rFonts w:ascii="Candara" w:hAnsi="Candara" w:cstheme="majorBidi"/>
          <w:b/>
          <w:sz w:val="24"/>
          <w:szCs w:val="24"/>
        </w:rPr>
      </w:pPr>
      <w:r w:rsidRPr="00F172A8">
        <w:rPr>
          <w:rFonts w:ascii="Candara" w:hAnsi="Candara" w:cstheme="majorBidi"/>
          <w:b/>
          <w:sz w:val="24"/>
          <w:szCs w:val="24"/>
        </w:rPr>
        <w:t>Section A</w:t>
      </w:r>
    </w:p>
    <w:p w14:paraId="48283D8E" w14:textId="77777777" w:rsidR="0051627F" w:rsidRPr="00F172A8" w:rsidRDefault="0051627F" w:rsidP="0051627F">
      <w:pPr>
        <w:pStyle w:val="Heading3"/>
        <w:rPr>
          <w:rFonts w:ascii="Candara" w:hAnsi="Candara"/>
          <w:sz w:val="24"/>
          <w:szCs w:val="24"/>
        </w:rPr>
      </w:pPr>
      <w:r w:rsidRPr="00F172A8">
        <w:rPr>
          <w:rFonts w:ascii="Candara" w:hAnsi="Candara" w:cstheme="majorBidi"/>
          <w:smallCaps/>
          <w:sz w:val="24"/>
          <w:szCs w:val="24"/>
          <w:u w:val="single"/>
        </w:rPr>
        <w:t>Form of agreement</w:t>
      </w:r>
    </w:p>
    <w:p w14:paraId="4ACE4EB2" w14:textId="77777777" w:rsidR="0051627F" w:rsidRPr="00F172A8" w:rsidRDefault="0051627F" w:rsidP="0051627F">
      <w:pPr>
        <w:rPr>
          <w:rFonts w:ascii="Candara" w:hAnsi="Candara" w:cstheme="majorBidi"/>
          <w:sz w:val="22"/>
          <w:szCs w:val="22"/>
        </w:rPr>
      </w:pPr>
    </w:p>
    <w:tbl>
      <w:tblPr>
        <w:tblW w:w="940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376"/>
        <w:gridCol w:w="7024"/>
      </w:tblGrid>
      <w:tr w:rsidR="0051627F" w:rsidRPr="00F172A8" w14:paraId="262EB34A" w14:textId="77777777" w:rsidTr="00B5222D">
        <w:tc>
          <w:tcPr>
            <w:tcW w:w="2376" w:type="dxa"/>
            <w:tcBorders>
              <w:top w:val="single" w:sz="4" w:space="0" w:color="auto"/>
              <w:bottom w:val="single" w:sz="4" w:space="0" w:color="auto"/>
              <w:right w:val="single" w:sz="4" w:space="0" w:color="auto"/>
            </w:tcBorders>
          </w:tcPr>
          <w:p w14:paraId="67ADE1E5" w14:textId="77777777" w:rsidR="0051627F" w:rsidRPr="00F172A8" w:rsidRDefault="0051627F" w:rsidP="00B5222D">
            <w:pPr>
              <w:spacing w:before="120" w:after="120"/>
              <w:rPr>
                <w:rFonts w:ascii="Candara" w:hAnsi="Candara" w:cstheme="majorBidi"/>
                <w:b/>
                <w:sz w:val="22"/>
                <w:szCs w:val="22"/>
              </w:rPr>
            </w:pPr>
            <w:r w:rsidRPr="00F172A8">
              <w:rPr>
                <w:rFonts w:ascii="Candara" w:hAnsi="Candara" w:cstheme="majorBidi"/>
                <w:b/>
                <w:sz w:val="22"/>
                <w:szCs w:val="22"/>
              </w:rPr>
              <w:t>CONTRACT Title:</w:t>
            </w:r>
          </w:p>
        </w:tc>
        <w:tc>
          <w:tcPr>
            <w:tcW w:w="7024" w:type="dxa"/>
            <w:tcBorders>
              <w:top w:val="single" w:sz="4" w:space="0" w:color="auto"/>
              <w:left w:val="single" w:sz="4" w:space="0" w:color="auto"/>
              <w:bottom w:val="single" w:sz="4" w:space="0" w:color="auto"/>
            </w:tcBorders>
            <w:vAlign w:val="center"/>
          </w:tcPr>
          <w:sdt>
            <w:sdtPr>
              <w:rPr>
                <w:rFonts w:ascii="Candara" w:hAnsi="Candara" w:cstheme="majorBidi"/>
                <w:b/>
                <w:sz w:val="22"/>
                <w:szCs w:val="22"/>
              </w:rPr>
              <w:alias w:val="Title"/>
              <w:tag w:val=""/>
              <w:id w:val="-905223695"/>
              <w:placeholder>
                <w:docPart w:val="5E4C2571E4384106BDF2DE6FFF591936"/>
              </w:placeholder>
              <w:dataBinding w:prefixMappings="xmlns:ns0='http://purl.org/dc/elements/1.1/' xmlns:ns1='http://schemas.openxmlformats.org/package/2006/metadata/core-properties' " w:xpath="/ns1:coreProperties[1]/ns0:title[1]" w:storeItemID="{6C3C8BC8-F283-45AE-878A-BAB7291924A1}"/>
              <w:text/>
            </w:sdtPr>
            <w:sdtEndPr/>
            <w:sdtContent>
              <w:p w14:paraId="14C0093A" w14:textId="3BA3C939" w:rsidR="0051627F" w:rsidRPr="0051627F" w:rsidRDefault="0051627F" w:rsidP="0051627F">
                <w:pPr>
                  <w:rPr>
                    <w:rFonts w:ascii="Candara" w:hAnsi="Candara"/>
                    <w:b/>
                    <w:bCs/>
                    <w:smallCaps/>
                    <w:color w:val="008000"/>
                    <w:sz w:val="56"/>
                    <w:szCs w:val="56"/>
                    <w:highlight w:val="yellow"/>
                  </w:rPr>
                </w:pPr>
                <w:r w:rsidRPr="0051627F">
                  <w:rPr>
                    <w:rFonts w:ascii="Candara" w:hAnsi="Candara" w:cstheme="majorBidi"/>
                    <w:b/>
                    <w:sz w:val="22"/>
                    <w:szCs w:val="22"/>
                  </w:rPr>
                  <w:t>Contract Title</w:t>
                </w:r>
              </w:p>
            </w:sdtContent>
          </w:sdt>
        </w:tc>
      </w:tr>
      <w:tr w:rsidR="0051627F" w:rsidRPr="00F172A8" w14:paraId="04B0A5B3" w14:textId="77777777" w:rsidTr="00B5222D">
        <w:tc>
          <w:tcPr>
            <w:tcW w:w="2376" w:type="dxa"/>
            <w:tcBorders>
              <w:top w:val="single" w:sz="4" w:space="0" w:color="auto"/>
              <w:bottom w:val="single" w:sz="4" w:space="0" w:color="auto"/>
              <w:right w:val="single" w:sz="4" w:space="0" w:color="auto"/>
            </w:tcBorders>
          </w:tcPr>
          <w:p w14:paraId="68A0E0B7" w14:textId="77777777" w:rsidR="0051627F" w:rsidRPr="00F172A8" w:rsidRDefault="0051627F" w:rsidP="00B5222D">
            <w:pPr>
              <w:spacing w:before="120" w:after="120"/>
              <w:rPr>
                <w:rFonts w:ascii="Candara" w:hAnsi="Candara" w:cstheme="majorBidi"/>
                <w:b/>
                <w:sz w:val="22"/>
                <w:szCs w:val="22"/>
              </w:rPr>
            </w:pPr>
            <w:r w:rsidRPr="00F172A8">
              <w:rPr>
                <w:rFonts w:ascii="Candara" w:hAnsi="Candara" w:cstheme="majorBidi"/>
                <w:b/>
                <w:sz w:val="22"/>
                <w:szCs w:val="22"/>
              </w:rPr>
              <w:t>CONTRACT Number:</w:t>
            </w:r>
          </w:p>
        </w:tc>
        <w:tc>
          <w:tcPr>
            <w:tcW w:w="7024" w:type="dxa"/>
            <w:tcBorders>
              <w:top w:val="single" w:sz="4" w:space="0" w:color="auto"/>
              <w:left w:val="single" w:sz="4" w:space="0" w:color="auto"/>
              <w:bottom w:val="single" w:sz="4" w:space="0" w:color="auto"/>
            </w:tcBorders>
          </w:tcPr>
          <w:p w14:paraId="7ED9CD94" w14:textId="308674A7" w:rsidR="0051627F" w:rsidRPr="00436070" w:rsidRDefault="00856852" w:rsidP="00B5222D">
            <w:pPr>
              <w:pStyle w:val="Heading8"/>
              <w:rPr>
                <w:rFonts w:ascii="Candara" w:hAnsi="Candara" w:cstheme="majorBidi"/>
                <w:b w:val="0"/>
                <w:bCs w:val="0"/>
                <w:sz w:val="22"/>
                <w:szCs w:val="22"/>
              </w:rPr>
            </w:pPr>
            <w:sdt>
              <w:sdtPr>
                <w:rPr>
                  <w:rFonts w:ascii="Candara" w:hAnsi="Candara" w:cstheme="majorBidi"/>
                  <w:bCs w:val="0"/>
                  <w:sz w:val="22"/>
                  <w:szCs w:val="22"/>
                </w:rPr>
                <w:alias w:val="Subject"/>
                <w:tag w:val=""/>
                <w:id w:val="1575929184"/>
                <w:placeholder>
                  <w:docPart w:val="5C63CBA0509B4F0E8424B6FA50D1B400"/>
                </w:placeholder>
                <w:dataBinding w:prefixMappings="xmlns:ns0='http://purl.org/dc/elements/1.1/' xmlns:ns1='http://schemas.openxmlformats.org/package/2006/metadata/core-properties' " w:xpath="/ns1:coreProperties[1]/ns0:subject[1]" w:storeItemID="{6C3C8BC8-F283-45AE-878A-BAB7291924A1}"/>
                <w:text/>
              </w:sdtPr>
              <w:sdtEndPr/>
              <w:sdtContent>
                <w:r w:rsidR="0051627F" w:rsidRPr="0051627F">
                  <w:rPr>
                    <w:rFonts w:ascii="Candara" w:hAnsi="Candara" w:cstheme="majorBidi"/>
                    <w:bCs w:val="0"/>
                    <w:sz w:val="22"/>
                    <w:szCs w:val="22"/>
                  </w:rPr>
                  <w:t>Contract No.</w:t>
                </w:r>
              </w:sdtContent>
            </w:sdt>
          </w:p>
        </w:tc>
      </w:tr>
      <w:tr w:rsidR="0051627F" w:rsidRPr="00F172A8" w14:paraId="52F5BEC7" w14:textId="77777777" w:rsidTr="00B5222D">
        <w:tc>
          <w:tcPr>
            <w:tcW w:w="2376" w:type="dxa"/>
            <w:tcBorders>
              <w:top w:val="single" w:sz="4" w:space="0" w:color="auto"/>
            </w:tcBorders>
          </w:tcPr>
          <w:p w14:paraId="07D16C1E" w14:textId="77777777" w:rsidR="0051627F" w:rsidRPr="00F172A8" w:rsidRDefault="0051627F" w:rsidP="00B5222D">
            <w:pPr>
              <w:spacing w:before="120" w:after="120"/>
              <w:ind w:left="426" w:hanging="426"/>
              <w:rPr>
                <w:rFonts w:ascii="Candara" w:hAnsi="Candara" w:cstheme="majorBidi"/>
                <w:b/>
                <w:sz w:val="22"/>
                <w:szCs w:val="22"/>
              </w:rPr>
            </w:pPr>
            <w:r w:rsidRPr="00F172A8">
              <w:rPr>
                <w:rFonts w:ascii="Candara" w:hAnsi="Candara" w:cstheme="majorBidi"/>
                <w:b/>
                <w:sz w:val="22"/>
                <w:szCs w:val="22"/>
              </w:rPr>
              <w:t>EFFECTIVE DATE:</w:t>
            </w:r>
          </w:p>
        </w:tc>
        <w:tc>
          <w:tcPr>
            <w:tcW w:w="7024" w:type="dxa"/>
            <w:tcBorders>
              <w:top w:val="single" w:sz="4" w:space="0" w:color="auto"/>
            </w:tcBorders>
          </w:tcPr>
          <w:p w14:paraId="082D7532" w14:textId="6D3A9167" w:rsidR="0051627F" w:rsidRPr="00F93420" w:rsidRDefault="00856852" w:rsidP="00B5222D">
            <w:pPr>
              <w:spacing w:before="120" w:after="120"/>
              <w:rPr>
                <w:rFonts w:ascii="Candara" w:hAnsi="Candara" w:cstheme="majorBidi"/>
                <w:b/>
                <w:bCs/>
                <w:sz w:val="22"/>
                <w:szCs w:val="22"/>
              </w:rPr>
            </w:pPr>
            <w:sdt>
              <w:sdtPr>
                <w:rPr>
                  <w:rFonts w:ascii="Candara" w:hAnsi="Candara"/>
                  <w:sz w:val="22"/>
                  <w:szCs w:val="22"/>
                  <w:highlight w:val="yellow"/>
                </w:rPr>
                <w:id w:val="1573616517"/>
                <w:placeholder>
                  <w:docPart w:val="6AD213C6973B454488FB4E05B537AE94"/>
                </w:placeholder>
                <w:showingPlcHdr/>
                <w:date>
                  <w:dateFormat w:val="d-MMM-yy"/>
                  <w:lid w:val="en-US"/>
                  <w:storeMappedDataAs w:val="dateTime"/>
                  <w:calendar w:val="gregorian"/>
                </w:date>
              </w:sdtPr>
              <w:sdtEndPr/>
              <w:sdtContent>
                <w:r w:rsidR="0051627F" w:rsidRPr="00D63102">
                  <w:rPr>
                    <w:rStyle w:val="PlaceholderText"/>
                    <w:rFonts w:ascii="Candara" w:eastAsiaTheme="minorHAnsi" w:hAnsi="Candara"/>
                    <w:b/>
                    <w:bCs/>
                    <w:highlight w:val="yellow"/>
                  </w:rPr>
                  <w:t>Click or tap to enter a date.</w:t>
                </w:r>
              </w:sdtContent>
            </w:sdt>
          </w:p>
        </w:tc>
      </w:tr>
      <w:tr w:rsidR="0051627F" w:rsidRPr="00F172A8" w14:paraId="6C0099A6" w14:textId="77777777" w:rsidTr="00B5222D">
        <w:tc>
          <w:tcPr>
            <w:tcW w:w="2376" w:type="dxa"/>
          </w:tcPr>
          <w:p w14:paraId="38A4BA4D" w14:textId="77777777" w:rsidR="0051627F" w:rsidRPr="00F172A8" w:rsidRDefault="0051627F" w:rsidP="00B5222D">
            <w:pPr>
              <w:spacing w:before="120" w:after="120"/>
              <w:ind w:left="426" w:hanging="426"/>
              <w:rPr>
                <w:rFonts w:ascii="Candara" w:hAnsi="Candara" w:cstheme="majorBidi"/>
                <w:b/>
                <w:sz w:val="22"/>
                <w:szCs w:val="22"/>
              </w:rPr>
            </w:pPr>
            <w:r w:rsidRPr="00F172A8">
              <w:rPr>
                <w:rFonts w:ascii="Candara" w:hAnsi="Candara"/>
                <w:b/>
                <w:sz w:val="22"/>
                <w:szCs w:val="22"/>
              </w:rPr>
              <w:t>COMPLETION DATE:</w:t>
            </w:r>
          </w:p>
        </w:tc>
        <w:tc>
          <w:tcPr>
            <w:tcW w:w="7024" w:type="dxa"/>
          </w:tcPr>
          <w:p w14:paraId="228BE5EE" w14:textId="3CCC20B6" w:rsidR="0051627F" w:rsidRPr="00D63102" w:rsidRDefault="00856852" w:rsidP="00B5222D">
            <w:pPr>
              <w:spacing w:before="120" w:after="120"/>
              <w:rPr>
                <w:rFonts w:ascii="Candara" w:hAnsi="Candara" w:cstheme="majorBidi"/>
                <w:b/>
                <w:bCs/>
                <w:sz w:val="22"/>
                <w:szCs w:val="22"/>
              </w:rPr>
            </w:pPr>
            <w:sdt>
              <w:sdtPr>
                <w:rPr>
                  <w:rFonts w:ascii="Candara" w:hAnsi="Candara"/>
                  <w:b/>
                  <w:bCs/>
                  <w:sz w:val="22"/>
                  <w:szCs w:val="22"/>
                  <w:highlight w:val="yellow"/>
                </w:rPr>
                <w:id w:val="-1814322793"/>
                <w:placeholder>
                  <w:docPart w:val="0FE37F81295646B6BE97645B4EA82D04"/>
                </w:placeholder>
                <w:showingPlcHdr/>
                <w:date>
                  <w:dateFormat w:val="d-MMM-yy"/>
                  <w:lid w:val="en-US"/>
                  <w:storeMappedDataAs w:val="dateTime"/>
                  <w:calendar w:val="gregorian"/>
                </w:date>
              </w:sdtPr>
              <w:sdtEndPr/>
              <w:sdtContent>
                <w:r w:rsidR="0051627F" w:rsidRPr="00D63102">
                  <w:rPr>
                    <w:rStyle w:val="PlaceholderText"/>
                    <w:rFonts w:ascii="Candara" w:eastAsiaTheme="minorHAnsi" w:hAnsi="Candara"/>
                    <w:b/>
                    <w:bCs/>
                    <w:highlight w:val="yellow"/>
                  </w:rPr>
                  <w:t>Click or tap to enter a date.</w:t>
                </w:r>
              </w:sdtContent>
            </w:sdt>
          </w:p>
        </w:tc>
      </w:tr>
    </w:tbl>
    <w:p w14:paraId="6E136C5D" w14:textId="77777777" w:rsidR="0051627F" w:rsidRPr="00F172A8" w:rsidRDefault="0051627F" w:rsidP="0051627F">
      <w:pPr>
        <w:jc w:val="both"/>
        <w:rPr>
          <w:rFonts w:ascii="Candara" w:hAnsi="Candara" w:cstheme="majorBidi"/>
          <w:b/>
          <w:sz w:val="22"/>
          <w:szCs w:val="22"/>
        </w:rPr>
      </w:pPr>
    </w:p>
    <w:p w14:paraId="7A311DBF" w14:textId="77777777" w:rsidR="0051627F" w:rsidRPr="00F172A8" w:rsidRDefault="0051627F" w:rsidP="0051627F">
      <w:pPr>
        <w:jc w:val="both"/>
        <w:rPr>
          <w:rFonts w:ascii="Candara" w:hAnsi="Candara" w:cstheme="majorBidi"/>
          <w:sz w:val="22"/>
          <w:szCs w:val="22"/>
        </w:rPr>
      </w:pPr>
      <w:r w:rsidRPr="00F172A8">
        <w:rPr>
          <w:rFonts w:ascii="Candara" w:hAnsi="Candara" w:cstheme="majorBidi"/>
          <w:b/>
          <w:sz w:val="22"/>
          <w:szCs w:val="22"/>
        </w:rPr>
        <w:t xml:space="preserve">This CONTRACT is entered into by and between: </w:t>
      </w:r>
    </w:p>
    <w:p w14:paraId="494F333B" w14:textId="77777777" w:rsidR="0051627F" w:rsidRPr="00F172A8" w:rsidRDefault="0051627F" w:rsidP="0051627F">
      <w:pPr>
        <w:pStyle w:val="ListParagraph"/>
        <w:numPr>
          <w:ilvl w:val="0"/>
          <w:numId w:val="3"/>
        </w:numPr>
        <w:tabs>
          <w:tab w:val="left" w:pos="9070"/>
        </w:tabs>
        <w:ind w:right="-20"/>
        <w:jc w:val="both"/>
        <w:rPr>
          <w:rFonts w:ascii="Candara" w:hAnsi="Candara" w:cstheme="majorBidi"/>
          <w:sz w:val="22"/>
          <w:szCs w:val="22"/>
        </w:rPr>
      </w:pPr>
      <w:r w:rsidRPr="00F172A8">
        <w:rPr>
          <w:rFonts w:ascii="Candara" w:hAnsi="Candara" w:cstheme="majorBidi"/>
          <w:b/>
          <w:sz w:val="22"/>
          <w:szCs w:val="22"/>
        </w:rPr>
        <w:t>OMAN LNG LLC</w:t>
      </w:r>
      <w:r w:rsidRPr="00F172A8">
        <w:rPr>
          <w:rFonts w:ascii="Candara" w:hAnsi="Candara" w:cstheme="majorBidi"/>
          <w:sz w:val="22"/>
          <w:szCs w:val="22"/>
        </w:rPr>
        <w:t>, a limited liability company duly organised and existing under the laws of the Sultanate of Oman and having its registered office at P.O. Box 560, Mina Al Fahal P.C. 116, Muscat, Sultanate of Oman (hereinafter referred to as “</w:t>
      </w:r>
      <w:r w:rsidRPr="00F172A8">
        <w:rPr>
          <w:rFonts w:ascii="Candara" w:hAnsi="Candara" w:cstheme="majorBidi"/>
          <w:b/>
          <w:bCs/>
          <w:sz w:val="22"/>
          <w:szCs w:val="22"/>
        </w:rPr>
        <w:t>COMPANY</w:t>
      </w:r>
      <w:r w:rsidRPr="00F172A8">
        <w:rPr>
          <w:rFonts w:ascii="Candara" w:hAnsi="Candara" w:cstheme="majorBidi"/>
          <w:sz w:val="22"/>
          <w:szCs w:val="22"/>
        </w:rPr>
        <w:t>”); and</w:t>
      </w:r>
    </w:p>
    <w:p w14:paraId="7E6D283C" w14:textId="77777777" w:rsidR="0051627F" w:rsidRPr="00F172A8" w:rsidRDefault="0051627F" w:rsidP="0051627F">
      <w:pPr>
        <w:pStyle w:val="ListParagraph"/>
        <w:numPr>
          <w:ilvl w:val="0"/>
          <w:numId w:val="3"/>
        </w:numPr>
        <w:tabs>
          <w:tab w:val="left" w:pos="9070"/>
        </w:tabs>
        <w:ind w:right="-20"/>
        <w:jc w:val="both"/>
        <w:rPr>
          <w:rFonts w:ascii="Candara" w:hAnsi="Candara" w:cstheme="majorBidi"/>
          <w:sz w:val="22"/>
          <w:szCs w:val="22"/>
        </w:rPr>
      </w:pPr>
      <w:r w:rsidRPr="00E71867">
        <w:rPr>
          <w:rFonts w:ascii="Candara" w:hAnsi="Candara" w:cstheme="majorBidi"/>
          <w:bCs/>
          <w:sz w:val="22"/>
          <w:szCs w:val="22"/>
        </w:rPr>
        <w:t>________________________________, a corporation duly organised and existing under the laws of ______________ and</w:t>
      </w:r>
      <w:r w:rsidRPr="00F172A8">
        <w:rPr>
          <w:rFonts w:ascii="Candara" w:hAnsi="Candara" w:cstheme="majorBidi"/>
          <w:sz w:val="22"/>
          <w:szCs w:val="22"/>
        </w:rPr>
        <w:t xml:space="preserve"> having its principal office at ___________________________________________________________ (hereinafter referred to as “</w:t>
      </w:r>
      <w:r w:rsidRPr="00F172A8">
        <w:rPr>
          <w:rFonts w:ascii="Candara" w:hAnsi="Candara" w:cstheme="majorBidi"/>
          <w:b/>
          <w:bCs/>
          <w:sz w:val="22"/>
          <w:szCs w:val="22"/>
        </w:rPr>
        <w:t>CONTRACTOR</w:t>
      </w:r>
      <w:r w:rsidRPr="00F172A8">
        <w:rPr>
          <w:rFonts w:ascii="Candara" w:hAnsi="Candara" w:cstheme="majorBidi"/>
          <w:sz w:val="22"/>
          <w:szCs w:val="22"/>
        </w:rPr>
        <w:t>”).</w:t>
      </w:r>
    </w:p>
    <w:p w14:paraId="3CAD82C7" w14:textId="77777777" w:rsidR="0051627F" w:rsidRPr="00F172A8" w:rsidRDefault="0051627F" w:rsidP="0051627F">
      <w:pPr>
        <w:tabs>
          <w:tab w:val="left" w:pos="9070"/>
        </w:tabs>
        <w:ind w:right="-20"/>
        <w:jc w:val="both"/>
        <w:rPr>
          <w:rFonts w:ascii="Candara" w:hAnsi="Candara" w:cstheme="majorBidi"/>
          <w:sz w:val="22"/>
          <w:szCs w:val="22"/>
        </w:rPr>
      </w:pPr>
    </w:p>
    <w:p w14:paraId="677EE53B" w14:textId="77777777" w:rsidR="0051627F" w:rsidRPr="00F172A8" w:rsidRDefault="0051627F" w:rsidP="0051627F">
      <w:pPr>
        <w:tabs>
          <w:tab w:val="left" w:pos="9070"/>
        </w:tabs>
        <w:ind w:right="-20"/>
        <w:jc w:val="both"/>
        <w:rPr>
          <w:rFonts w:ascii="Candara" w:hAnsi="Candara" w:cstheme="majorBidi"/>
          <w:sz w:val="22"/>
          <w:szCs w:val="22"/>
        </w:rPr>
      </w:pPr>
      <w:r w:rsidRPr="00F172A8">
        <w:rPr>
          <w:rFonts w:ascii="Candara" w:hAnsi="Candara" w:cstheme="majorBidi"/>
          <w:sz w:val="22"/>
          <w:szCs w:val="22"/>
        </w:rPr>
        <w:t>Hereinafter referred to individually as a “Party” or collectively as the “</w:t>
      </w:r>
      <w:r w:rsidRPr="00F172A8">
        <w:rPr>
          <w:rFonts w:ascii="Candara" w:hAnsi="Candara" w:cstheme="majorBidi"/>
          <w:b/>
          <w:bCs/>
          <w:sz w:val="22"/>
          <w:szCs w:val="22"/>
        </w:rPr>
        <w:t>Parties</w:t>
      </w:r>
      <w:r w:rsidRPr="00F172A8">
        <w:rPr>
          <w:rFonts w:ascii="Candara" w:hAnsi="Candara" w:cstheme="majorBidi"/>
          <w:sz w:val="22"/>
          <w:szCs w:val="22"/>
        </w:rPr>
        <w:t>”)</w:t>
      </w:r>
    </w:p>
    <w:p w14:paraId="0A2CF994" w14:textId="77777777" w:rsidR="0051627F" w:rsidRPr="00F172A8" w:rsidRDefault="0051627F" w:rsidP="0051627F">
      <w:pPr>
        <w:tabs>
          <w:tab w:val="left" w:pos="9070"/>
        </w:tabs>
        <w:ind w:right="-20"/>
        <w:jc w:val="both"/>
        <w:rPr>
          <w:rFonts w:ascii="Candara" w:hAnsi="Candara" w:cstheme="majorBidi"/>
          <w:sz w:val="22"/>
          <w:szCs w:val="22"/>
        </w:rPr>
      </w:pPr>
    </w:p>
    <w:p w14:paraId="7A6F60E1" w14:textId="77777777" w:rsidR="0051627F" w:rsidRPr="00F172A8" w:rsidRDefault="0051627F" w:rsidP="0051627F">
      <w:pPr>
        <w:tabs>
          <w:tab w:val="left" w:pos="9070"/>
        </w:tabs>
        <w:ind w:right="-20"/>
        <w:jc w:val="both"/>
        <w:rPr>
          <w:rFonts w:ascii="Candara" w:hAnsi="Candara" w:cstheme="majorBidi"/>
          <w:sz w:val="22"/>
          <w:szCs w:val="22"/>
        </w:rPr>
      </w:pPr>
      <w:r w:rsidRPr="00F172A8">
        <w:rPr>
          <w:rFonts w:ascii="Candara" w:hAnsi="Candara" w:cstheme="majorBidi"/>
          <w:sz w:val="22"/>
          <w:szCs w:val="22"/>
        </w:rPr>
        <w:t>WHEREAS</w:t>
      </w:r>
    </w:p>
    <w:p w14:paraId="1DE487D5" w14:textId="77777777" w:rsidR="0051627F" w:rsidRPr="00F172A8" w:rsidRDefault="0051627F" w:rsidP="0051627F">
      <w:pPr>
        <w:tabs>
          <w:tab w:val="left" w:pos="9070"/>
        </w:tabs>
        <w:ind w:right="-20"/>
        <w:jc w:val="both"/>
        <w:rPr>
          <w:rFonts w:ascii="Candara" w:hAnsi="Candara" w:cstheme="majorBidi"/>
          <w:sz w:val="22"/>
          <w:szCs w:val="22"/>
        </w:rPr>
      </w:pPr>
    </w:p>
    <w:p w14:paraId="633BC607" w14:textId="77777777" w:rsidR="0051627F" w:rsidRPr="00F172A8" w:rsidRDefault="0051627F" w:rsidP="0051627F">
      <w:pPr>
        <w:pStyle w:val="Level3"/>
        <w:numPr>
          <w:ilvl w:val="0"/>
          <w:numId w:val="1"/>
        </w:numPr>
        <w:tabs>
          <w:tab w:val="clear" w:pos="720"/>
        </w:tabs>
        <w:ind w:hanging="720"/>
        <w:rPr>
          <w:rFonts w:ascii="Candara" w:hAnsi="Candara" w:cstheme="majorBidi"/>
          <w:sz w:val="22"/>
          <w:szCs w:val="22"/>
        </w:rPr>
      </w:pPr>
      <w:r w:rsidRPr="00F172A8">
        <w:rPr>
          <w:rFonts w:ascii="Candara" w:hAnsi="Candara" w:cstheme="majorBidi"/>
          <w:sz w:val="22"/>
          <w:szCs w:val="22"/>
        </w:rPr>
        <w:t>COMPANY wishes that certain WORK shall be carried out, all as described in the CONTRACT; and</w:t>
      </w:r>
    </w:p>
    <w:p w14:paraId="0728D79C" w14:textId="04BD6A75" w:rsidR="0051627F" w:rsidRPr="00F172A8" w:rsidRDefault="0051627F" w:rsidP="0051627F">
      <w:pPr>
        <w:pStyle w:val="Level3"/>
        <w:numPr>
          <w:ilvl w:val="0"/>
          <w:numId w:val="1"/>
        </w:numPr>
        <w:tabs>
          <w:tab w:val="clear" w:pos="720"/>
          <w:tab w:val="left" w:pos="2790"/>
        </w:tabs>
        <w:ind w:hanging="720"/>
        <w:rPr>
          <w:rFonts w:ascii="Candara" w:hAnsi="Candara" w:cstheme="majorBidi"/>
          <w:sz w:val="22"/>
          <w:szCs w:val="22"/>
          <w:lang w:eastAsia="en-GB"/>
        </w:rPr>
      </w:pPr>
      <w:r w:rsidRPr="00F172A8">
        <w:rPr>
          <w:rFonts w:ascii="Candara" w:hAnsi="Candara" w:cstheme="majorBidi"/>
          <w:sz w:val="22"/>
          <w:szCs w:val="22"/>
        </w:rPr>
        <w:t xml:space="preserve">CONTRACTOR represents that it is able and willing to </w:t>
      </w:r>
      <w:r w:rsidR="0079315F">
        <w:rPr>
          <w:rFonts w:ascii="Candara" w:hAnsi="Candara" w:cstheme="majorBidi"/>
          <w:sz w:val="22"/>
          <w:szCs w:val="22"/>
        </w:rPr>
        <w:t>perform</w:t>
      </w:r>
      <w:r w:rsidRPr="00F172A8">
        <w:rPr>
          <w:rFonts w:ascii="Candara" w:hAnsi="Candara" w:cstheme="majorBidi"/>
          <w:sz w:val="22"/>
          <w:szCs w:val="22"/>
        </w:rPr>
        <w:t xml:space="preserve"> the WORK in accordance with the terms of the CONTRACT</w:t>
      </w:r>
      <w:r w:rsidRPr="00F172A8">
        <w:rPr>
          <w:rFonts w:ascii="Candara" w:hAnsi="Candara" w:cstheme="majorBidi"/>
          <w:sz w:val="22"/>
          <w:szCs w:val="22"/>
          <w:lang w:eastAsia="en-GB"/>
        </w:rPr>
        <w:t>;</w:t>
      </w:r>
    </w:p>
    <w:p w14:paraId="44E41FB6" w14:textId="77777777" w:rsidR="0051627F" w:rsidRPr="00F172A8" w:rsidRDefault="0051627F" w:rsidP="0051627F">
      <w:pPr>
        <w:jc w:val="both"/>
        <w:rPr>
          <w:rFonts w:ascii="Candara" w:hAnsi="Candara" w:cstheme="majorBidi"/>
          <w:sz w:val="22"/>
          <w:szCs w:val="22"/>
        </w:rPr>
      </w:pPr>
    </w:p>
    <w:p w14:paraId="7EA1711D" w14:textId="77777777" w:rsidR="0051627F" w:rsidRPr="00F172A8" w:rsidRDefault="0051627F" w:rsidP="0051627F">
      <w:pPr>
        <w:spacing w:after="240"/>
        <w:rPr>
          <w:rFonts w:ascii="Candara" w:hAnsi="Candara" w:cstheme="majorBidi"/>
          <w:b/>
          <w:bCs/>
          <w:sz w:val="22"/>
          <w:szCs w:val="22"/>
        </w:rPr>
      </w:pPr>
      <w:r w:rsidRPr="00F172A8">
        <w:rPr>
          <w:rFonts w:ascii="Candara" w:hAnsi="Candara" w:cstheme="majorBidi"/>
          <w:b/>
          <w:bCs/>
          <w:sz w:val="22"/>
          <w:szCs w:val="22"/>
        </w:rPr>
        <w:t>NOW, THEREFORE:</w:t>
      </w:r>
    </w:p>
    <w:p w14:paraId="127D6A3C" w14:textId="77777777" w:rsidR="0051627F" w:rsidRPr="00F172A8" w:rsidRDefault="0051627F" w:rsidP="0051627F">
      <w:pPr>
        <w:spacing w:after="120"/>
        <w:rPr>
          <w:rFonts w:ascii="Candara" w:hAnsi="Candara" w:cstheme="majorBidi"/>
          <w:sz w:val="22"/>
          <w:szCs w:val="22"/>
        </w:rPr>
      </w:pPr>
      <w:r w:rsidRPr="00F172A8">
        <w:rPr>
          <w:rFonts w:ascii="Candara" w:hAnsi="Candara" w:cstheme="majorBidi"/>
          <w:sz w:val="22"/>
          <w:szCs w:val="22"/>
        </w:rPr>
        <w:t>The parties hereby agree as follows:</w:t>
      </w:r>
    </w:p>
    <w:p w14:paraId="150C1680" w14:textId="5CEA6595" w:rsidR="0051627F" w:rsidRPr="00C05023" w:rsidRDefault="0051627F" w:rsidP="00C05023">
      <w:pPr>
        <w:numPr>
          <w:ilvl w:val="0"/>
          <w:numId w:val="2"/>
        </w:numPr>
        <w:spacing w:after="120" w:line="240" w:lineRule="atLeast"/>
        <w:ind w:hanging="720"/>
        <w:jc w:val="both"/>
        <w:rPr>
          <w:rFonts w:ascii="Candara" w:hAnsi="Candara" w:cstheme="majorBidi"/>
          <w:sz w:val="22"/>
          <w:szCs w:val="22"/>
        </w:rPr>
      </w:pPr>
      <w:r w:rsidRPr="00F172A8">
        <w:rPr>
          <w:rFonts w:ascii="Candara" w:hAnsi="Candara" w:cstheme="majorBidi"/>
          <w:sz w:val="22"/>
          <w:szCs w:val="22"/>
        </w:rPr>
        <w:t>In the CONTRACT all capitalised words and/or expressions shall have the meanings as are respectively assigned to them in this Form of Agreement or elsewhere in the CONTRACT. Such words and expressions shall have the same defined meaning whether used in the singular or the plural.</w:t>
      </w:r>
    </w:p>
    <w:p w14:paraId="0BC7F316" w14:textId="77777777" w:rsidR="0051627F" w:rsidRPr="00F172A8" w:rsidRDefault="0051627F" w:rsidP="0051627F">
      <w:pPr>
        <w:rPr>
          <w:rFonts w:ascii="Candara" w:hAnsi="Candara" w:cstheme="majorBidi"/>
          <w:sz w:val="24"/>
        </w:rPr>
      </w:pPr>
    </w:p>
    <w:p w14:paraId="10C54A84" w14:textId="77777777" w:rsidR="0051627F" w:rsidRPr="00F172A8" w:rsidRDefault="0051627F" w:rsidP="0051627F">
      <w:pPr>
        <w:rPr>
          <w:rFonts w:ascii="Candara" w:hAnsi="Candara" w:cstheme="majorBidi"/>
          <w:sz w:val="24"/>
        </w:rPr>
      </w:pPr>
    </w:p>
    <w:p w14:paraId="7BC87447" w14:textId="77777777" w:rsidR="0051627F" w:rsidRPr="00F172A8" w:rsidRDefault="0051627F" w:rsidP="0051627F">
      <w:pPr>
        <w:rPr>
          <w:rFonts w:ascii="Candara" w:hAnsi="Candara" w:cstheme="majorBidi"/>
          <w:sz w:val="24"/>
        </w:rPr>
      </w:pPr>
    </w:p>
    <w:p w14:paraId="5421CF30" w14:textId="77777777" w:rsidR="0051627F" w:rsidRPr="00F172A8" w:rsidRDefault="0051627F" w:rsidP="0051627F">
      <w:pPr>
        <w:rPr>
          <w:rFonts w:ascii="Candara" w:hAnsi="Candara" w:cstheme="majorBidi"/>
          <w:sz w:val="24"/>
        </w:rPr>
        <w:sectPr w:rsidR="0051627F" w:rsidRPr="00F172A8" w:rsidSect="0051627F">
          <w:headerReference w:type="default" r:id="rId17"/>
          <w:footerReference w:type="default" r:id="rId18"/>
          <w:headerReference w:type="first" r:id="rId19"/>
          <w:pgSz w:w="11906" w:h="16838"/>
          <w:pgMar w:top="1418" w:right="1418" w:bottom="1134" w:left="1418" w:header="737" w:footer="206" w:gutter="0"/>
          <w:cols w:space="720"/>
          <w:docGrid w:linePitch="272"/>
        </w:sectPr>
      </w:pPr>
    </w:p>
    <w:p w14:paraId="301646F8" w14:textId="77777777" w:rsidR="0051627F" w:rsidRPr="00C05023" w:rsidRDefault="0051627F" w:rsidP="0051627F">
      <w:pPr>
        <w:pStyle w:val="ListParagraph"/>
        <w:numPr>
          <w:ilvl w:val="0"/>
          <w:numId w:val="2"/>
        </w:numPr>
        <w:ind w:hanging="720"/>
        <w:jc w:val="both"/>
        <w:rPr>
          <w:rFonts w:ascii="Candara" w:hAnsi="Candara" w:cstheme="majorBidi"/>
          <w:sz w:val="22"/>
          <w:szCs w:val="22"/>
        </w:rPr>
      </w:pPr>
      <w:r w:rsidRPr="00C05023">
        <w:rPr>
          <w:rFonts w:ascii="Candara" w:hAnsi="Candara" w:cstheme="majorBidi"/>
          <w:sz w:val="22"/>
          <w:szCs w:val="22"/>
        </w:rPr>
        <w:lastRenderedPageBreak/>
        <w:t>The following Sections shall be deemed to form, and shall be read and construed as part of, the “</w:t>
      </w:r>
      <w:r w:rsidRPr="00C05023">
        <w:rPr>
          <w:rFonts w:ascii="Candara" w:hAnsi="Candara" w:cstheme="majorBidi"/>
          <w:b/>
          <w:bCs/>
          <w:sz w:val="22"/>
          <w:szCs w:val="22"/>
        </w:rPr>
        <w:t>CONTRACT</w:t>
      </w:r>
      <w:r w:rsidRPr="00C05023">
        <w:rPr>
          <w:rFonts w:ascii="Candara" w:hAnsi="Candara" w:cstheme="majorBidi"/>
          <w:sz w:val="22"/>
          <w:szCs w:val="22"/>
        </w:rPr>
        <w:t xml:space="preserve">”: </w:t>
      </w:r>
    </w:p>
    <w:p w14:paraId="61AD6C76" w14:textId="77777777"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 xml:space="preserve">Section A – Form of Agreement </w:t>
      </w:r>
    </w:p>
    <w:p w14:paraId="5526D8F0" w14:textId="77777777"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Section B 1 – General Conditions of Contract</w:t>
      </w:r>
    </w:p>
    <w:p w14:paraId="4E5D4282" w14:textId="2D88A7CD"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 xml:space="preserve">Section B 2 – Special Conditions of Contract </w:t>
      </w:r>
      <w:ins w:id="3" w:author="Al Riyami, Azza OLNG-SCC/12" w:date="2026-03-10T11:02:00Z">
        <w:r w:rsidR="00645E32" w:rsidRPr="00C05023">
          <w:rPr>
            <w:rFonts w:ascii="Candara" w:hAnsi="Candara"/>
            <w:i/>
            <w:color w:val="FF0000"/>
            <w:sz w:val="22"/>
            <w:szCs w:val="22"/>
          </w:rPr>
          <w:t>[replace with “NOT USED”</w:t>
        </w:r>
      </w:ins>
      <w:ins w:id="4" w:author="Al Riyami, Azza OLNG-SCC/12" w:date="2026-04-05T11:23:00Z" w16du:dateUtc="2026-04-05T07:23:00Z">
        <w:r w:rsidR="001A2D3B" w:rsidRPr="00C05023">
          <w:rPr>
            <w:rFonts w:ascii="Candara" w:hAnsi="Candara"/>
            <w:i/>
            <w:color w:val="FF0000"/>
            <w:sz w:val="22"/>
            <w:szCs w:val="22"/>
          </w:rPr>
          <w:t xml:space="preserve"> if not applicable</w:t>
        </w:r>
      </w:ins>
      <w:ins w:id="5" w:author="Al Riyami, Azza OLNG-SCC/12" w:date="2026-03-10T11:02:00Z">
        <w:r w:rsidR="00645E32" w:rsidRPr="00C05023">
          <w:rPr>
            <w:rFonts w:ascii="Candara" w:hAnsi="Candara"/>
            <w:i/>
            <w:color w:val="FF0000"/>
            <w:sz w:val="22"/>
            <w:szCs w:val="22"/>
          </w:rPr>
          <w:t>]</w:t>
        </w:r>
      </w:ins>
    </w:p>
    <w:p w14:paraId="6ACD4E77" w14:textId="77777777"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Section C – QHSSE Requirements</w:t>
      </w:r>
    </w:p>
    <w:p w14:paraId="614811E1" w14:textId="77777777"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Section D – Scope of Work</w:t>
      </w:r>
    </w:p>
    <w:p w14:paraId="5BEA7BC0" w14:textId="4413F710" w:rsidR="00645E32" w:rsidRPr="00C05023" w:rsidDel="006B54D1" w:rsidRDefault="0051627F" w:rsidP="001A2D3B">
      <w:pPr>
        <w:tabs>
          <w:tab w:val="left" w:pos="1134"/>
        </w:tabs>
        <w:ind w:left="720"/>
        <w:jc w:val="both"/>
        <w:rPr>
          <w:del w:id="6" w:author="Al Riyami, Azza OLNG-SCC/12" w:date="2026-03-10T11:03:00Z"/>
          <w:rFonts w:ascii="Candara" w:hAnsi="Candara" w:cstheme="majorBidi"/>
          <w:sz w:val="22"/>
          <w:szCs w:val="22"/>
        </w:rPr>
      </w:pPr>
      <w:r w:rsidRPr="00C05023">
        <w:rPr>
          <w:rFonts w:ascii="Candara" w:hAnsi="Candara" w:cstheme="majorBidi"/>
          <w:sz w:val="22"/>
          <w:szCs w:val="22"/>
        </w:rPr>
        <w:t>Section E – Schedule of Prices</w:t>
      </w:r>
    </w:p>
    <w:p w14:paraId="2E9B4D0E" w14:textId="45690EFA" w:rsidR="0051627F" w:rsidRPr="00C05023" w:rsidRDefault="0051627F" w:rsidP="00645E32">
      <w:pPr>
        <w:tabs>
          <w:tab w:val="left" w:pos="1134"/>
        </w:tabs>
        <w:ind w:left="720"/>
        <w:jc w:val="both"/>
        <w:rPr>
          <w:rFonts w:ascii="Candara" w:hAnsi="Candara"/>
          <w:i/>
          <w:color w:val="FF0000"/>
          <w:sz w:val="22"/>
          <w:szCs w:val="22"/>
        </w:rPr>
      </w:pPr>
      <w:r w:rsidRPr="00C05023">
        <w:rPr>
          <w:rFonts w:ascii="Candara" w:hAnsi="Candara" w:cstheme="majorBidi"/>
          <w:sz w:val="22"/>
          <w:szCs w:val="22"/>
        </w:rPr>
        <w:t xml:space="preserve">Section F – Execution Methodology </w:t>
      </w:r>
    </w:p>
    <w:p w14:paraId="16E7CB69" w14:textId="77777777"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Section G – Administration Instructions</w:t>
      </w:r>
    </w:p>
    <w:p w14:paraId="55732CE5" w14:textId="0B613B8E" w:rsidR="0051627F" w:rsidRPr="00C05023" w:rsidRDefault="0051627F" w:rsidP="0051627F">
      <w:pPr>
        <w:tabs>
          <w:tab w:val="left" w:pos="1134"/>
        </w:tabs>
        <w:ind w:left="720"/>
        <w:jc w:val="both"/>
        <w:rPr>
          <w:rFonts w:ascii="Candara" w:hAnsi="Candara"/>
          <w:i/>
          <w:color w:val="FF0000"/>
          <w:sz w:val="22"/>
          <w:szCs w:val="22"/>
        </w:rPr>
      </w:pPr>
      <w:r w:rsidRPr="00C05023">
        <w:rPr>
          <w:rFonts w:ascii="Candara" w:hAnsi="Candara" w:cstheme="majorBidi"/>
          <w:sz w:val="22"/>
          <w:szCs w:val="22"/>
        </w:rPr>
        <w:t xml:space="preserve">Section H – In Country Value </w:t>
      </w:r>
      <w:ins w:id="7" w:author="Al Riyami, Azza OLNG-SCC/12" w:date="2026-03-10T11:02:00Z">
        <w:r w:rsidR="00645E32" w:rsidRPr="00C05023">
          <w:rPr>
            <w:rFonts w:ascii="Candara" w:hAnsi="Candara"/>
            <w:i/>
            <w:color w:val="FF0000"/>
            <w:sz w:val="22"/>
            <w:szCs w:val="22"/>
          </w:rPr>
          <w:t>[replace with “NOT USED”</w:t>
        </w:r>
      </w:ins>
      <w:ins w:id="8" w:author="Al Riyami, Azza OLNG-SCC/12" w:date="2026-04-05T11:24:00Z" w16du:dateUtc="2026-04-05T07:24:00Z">
        <w:r w:rsidR="001A2D3B" w:rsidRPr="00C05023">
          <w:rPr>
            <w:rFonts w:ascii="Candara" w:hAnsi="Candara"/>
            <w:i/>
            <w:color w:val="FF0000"/>
            <w:sz w:val="22"/>
            <w:szCs w:val="22"/>
          </w:rPr>
          <w:t xml:space="preserve"> if not applicable</w:t>
        </w:r>
      </w:ins>
      <w:ins w:id="9" w:author="Al Riyami, Azza OLNG-SCC/12" w:date="2026-03-10T11:02:00Z">
        <w:r w:rsidR="00645E32" w:rsidRPr="00C05023">
          <w:rPr>
            <w:rFonts w:ascii="Candara" w:hAnsi="Candara"/>
            <w:i/>
            <w:color w:val="FF0000"/>
            <w:sz w:val="22"/>
            <w:szCs w:val="22"/>
          </w:rPr>
          <w:t>]</w:t>
        </w:r>
      </w:ins>
    </w:p>
    <w:p w14:paraId="3E8E3E69" w14:textId="4337175B" w:rsidR="0051627F" w:rsidRPr="00C05023" w:rsidDel="006E090C" w:rsidRDefault="0051627F" w:rsidP="0051627F">
      <w:pPr>
        <w:tabs>
          <w:tab w:val="left" w:pos="1134"/>
        </w:tabs>
        <w:ind w:left="720"/>
        <w:jc w:val="both"/>
        <w:rPr>
          <w:del w:id="10" w:author="Al Riyami, Azza OLNG-SCC/12" w:date="2026-03-10T10:52:00Z"/>
          <w:rFonts w:ascii="Candara" w:hAnsi="Candara" w:cstheme="majorBidi"/>
          <w:sz w:val="22"/>
          <w:szCs w:val="22"/>
        </w:rPr>
      </w:pPr>
      <w:del w:id="11" w:author="Al Riyami, Azza OLNG-SCC/12" w:date="2026-03-10T10:52:00Z">
        <w:r w:rsidRPr="00C05023" w:rsidDel="006E090C">
          <w:rPr>
            <w:rFonts w:ascii="Candara" w:hAnsi="Candara" w:cstheme="majorBidi"/>
            <w:sz w:val="22"/>
            <w:szCs w:val="22"/>
          </w:rPr>
          <w:delText>Section I – Secrecy Declaration (Not Used)</w:delText>
        </w:r>
      </w:del>
    </w:p>
    <w:p w14:paraId="71FD073A" w14:textId="5A950D91" w:rsidR="0051627F" w:rsidRPr="00C05023" w:rsidRDefault="0051627F" w:rsidP="0051627F">
      <w:pPr>
        <w:tabs>
          <w:tab w:val="left" w:pos="1134"/>
        </w:tabs>
        <w:ind w:left="720"/>
        <w:jc w:val="both"/>
        <w:rPr>
          <w:rFonts w:ascii="Candara" w:hAnsi="Candara" w:cstheme="majorBidi"/>
          <w:sz w:val="22"/>
          <w:szCs w:val="22"/>
        </w:rPr>
      </w:pPr>
      <w:r w:rsidRPr="00C05023">
        <w:rPr>
          <w:rFonts w:ascii="Candara" w:eastAsia="Calibri" w:hAnsi="Candara" w:cs="Calibri"/>
          <w:sz w:val="22"/>
          <w:szCs w:val="22"/>
        </w:rPr>
        <w:t>S</w:t>
      </w:r>
      <w:r w:rsidRPr="00C05023">
        <w:rPr>
          <w:rFonts w:ascii="Candara" w:eastAsia="Calibri" w:hAnsi="Candara" w:cs="Calibri"/>
          <w:spacing w:val="-1"/>
          <w:sz w:val="22"/>
          <w:szCs w:val="22"/>
        </w:rPr>
        <w:t>e</w:t>
      </w:r>
      <w:r w:rsidRPr="00C05023">
        <w:rPr>
          <w:rFonts w:ascii="Candara" w:eastAsia="Calibri" w:hAnsi="Candara" w:cs="Calibri"/>
          <w:spacing w:val="1"/>
          <w:sz w:val="22"/>
          <w:szCs w:val="22"/>
        </w:rPr>
        <w:t>c</w:t>
      </w:r>
      <w:r w:rsidRPr="00C05023">
        <w:rPr>
          <w:rFonts w:ascii="Candara" w:eastAsia="Calibri" w:hAnsi="Candara" w:cs="Calibri"/>
          <w:sz w:val="22"/>
          <w:szCs w:val="22"/>
        </w:rPr>
        <w:t>tion</w:t>
      </w:r>
      <w:r w:rsidRPr="00C05023">
        <w:rPr>
          <w:rFonts w:ascii="Candara" w:eastAsia="Calibri" w:hAnsi="Candara" w:cs="Calibri"/>
          <w:spacing w:val="20"/>
          <w:sz w:val="22"/>
          <w:szCs w:val="22"/>
        </w:rPr>
        <w:t xml:space="preserve"> </w:t>
      </w:r>
      <w:r w:rsidRPr="00C05023">
        <w:rPr>
          <w:rFonts w:ascii="Candara" w:eastAsia="Calibri" w:hAnsi="Candara" w:cs="Calibri"/>
          <w:sz w:val="22"/>
          <w:szCs w:val="22"/>
        </w:rPr>
        <w:t>J</w:t>
      </w:r>
      <w:r w:rsidRPr="00C05023">
        <w:rPr>
          <w:rFonts w:ascii="Candara" w:eastAsia="Calibri" w:hAnsi="Candara" w:cs="Calibri"/>
          <w:spacing w:val="3"/>
          <w:sz w:val="22"/>
          <w:szCs w:val="22"/>
        </w:rPr>
        <w:t xml:space="preserve"> </w:t>
      </w:r>
      <w:r w:rsidRPr="00C05023">
        <w:rPr>
          <w:rFonts w:ascii="Candara" w:eastAsia="Calibri" w:hAnsi="Candara" w:cs="Calibri"/>
          <w:sz w:val="22"/>
          <w:szCs w:val="22"/>
        </w:rPr>
        <w:t>–</w:t>
      </w:r>
      <w:r w:rsidRPr="00C05023">
        <w:rPr>
          <w:rFonts w:ascii="Candara" w:eastAsia="Calibri" w:hAnsi="Candara" w:cs="Calibri"/>
          <w:spacing w:val="5"/>
          <w:sz w:val="22"/>
          <w:szCs w:val="22"/>
        </w:rPr>
        <w:t xml:space="preserve"> </w:t>
      </w:r>
      <w:r w:rsidRPr="00C05023">
        <w:rPr>
          <w:rFonts w:ascii="Candara" w:eastAsia="Calibri" w:hAnsi="Candara" w:cs="Calibri"/>
          <w:spacing w:val="-1"/>
          <w:sz w:val="22"/>
          <w:szCs w:val="22"/>
        </w:rPr>
        <w:t>J</w:t>
      </w:r>
      <w:r w:rsidRPr="00C05023">
        <w:rPr>
          <w:rFonts w:ascii="Candara" w:eastAsia="Calibri" w:hAnsi="Candara" w:cs="Calibri"/>
          <w:spacing w:val="1"/>
          <w:sz w:val="22"/>
          <w:szCs w:val="22"/>
        </w:rPr>
        <w:t>S</w:t>
      </w:r>
      <w:r w:rsidRPr="00C05023">
        <w:rPr>
          <w:rFonts w:ascii="Candara" w:eastAsia="Calibri" w:hAnsi="Candara" w:cs="Calibri"/>
          <w:sz w:val="22"/>
          <w:szCs w:val="22"/>
        </w:rPr>
        <w:t>RS</w:t>
      </w:r>
      <w:r w:rsidRPr="00C05023">
        <w:rPr>
          <w:rFonts w:ascii="Candara" w:eastAsia="Calibri" w:hAnsi="Candara" w:cs="Calibri"/>
          <w:spacing w:val="13"/>
          <w:sz w:val="22"/>
          <w:szCs w:val="22"/>
        </w:rPr>
        <w:t xml:space="preserve"> </w:t>
      </w:r>
      <w:r w:rsidRPr="00C05023">
        <w:rPr>
          <w:rFonts w:ascii="Candara" w:eastAsia="Calibri" w:hAnsi="Candara" w:cs="Calibri"/>
          <w:sz w:val="22"/>
          <w:szCs w:val="22"/>
        </w:rPr>
        <w:t>Registr</w:t>
      </w:r>
      <w:r w:rsidRPr="00C05023">
        <w:rPr>
          <w:rFonts w:ascii="Candara" w:eastAsia="Calibri" w:hAnsi="Candara" w:cs="Calibri"/>
          <w:spacing w:val="-2"/>
          <w:sz w:val="22"/>
          <w:szCs w:val="22"/>
        </w:rPr>
        <w:t>a</w:t>
      </w:r>
      <w:r w:rsidRPr="00C05023">
        <w:rPr>
          <w:rFonts w:ascii="Candara" w:eastAsia="Calibri" w:hAnsi="Candara" w:cs="Calibri"/>
          <w:spacing w:val="3"/>
          <w:sz w:val="22"/>
          <w:szCs w:val="22"/>
        </w:rPr>
        <w:t>t</w:t>
      </w:r>
      <w:r w:rsidRPr="00C05023">
        <w:rPr>
          <w:rFonts w:ascii="Candara" w:eastAsia="Calibri" w:hAnsi="Candara" w:cs="Calibri"/>
          <w:sz w:val="22"/>
          <w:szCs w:val="22"/>
        </w:rPr>
        <w:t>ion</w:t>
      </w:r>
      <w:r w:rsidRPr="00C05023">
        <w:rPr>
          <w:rFonts w:ascii="Candara" w:eastAsia="Calibri" w:hAnsi="Candara" w:cs="Calibri"/>
          <w:spacing w:val="30"/>
          <w:sz w:val="22"/>
          <w:szCs w:val="22"/>
        </w:rPr>
        <w:t xml:space="preserve"> </w:t>
      </w:r>
      <w:r w:rsidRPr="00C05023">
        <w:rPr>
          <w:rFonts w:ascii="Candara" w:eastAsia="Calibri" w:hAnsi="Candara" w:cs="Calibri"/>
          <w:w w:val="103"/>
          <w:sz w:val="22"/>
          <w:szCs w:val="22"/>
        </w:rPr>
        <w:t>R</w:t>
      </w:r>
      <w:r w:rsidRPr="00C05023">
        <w:rPr>
          <w:rFonts w:ascii="Candara" w:eastAsia="Calibri" w:hAnsi="Candara" w:cs="Calibri"/>
          <w:spacing w:val="2"/>
          <w:w w:val="103"/>
          <w:sz w:val="22"/>
          <w:szCs w:val="22"/>
        </w:rPr>
        <w:t>e</w:t>
      </w:r>
      <w:r w:rsidRPr="00C05023">
        <w:rPr>
          <w:rFonts w:ascii="Candara" w:eastAsia="Calibri" w:hAnsi="Candara" w:cs="Calibri"/>
          <w:w w:val="103"/>
          <w:sz w:val="22"/>
          <w:szCs w:val="22"/>
        </w:rPr>
        <w:t>q</w:t>
      </w:r>
      <w:r w:rsidRPr="00C05023">
        <w:rPr>
          <w:rFonts w:ascii="Candara" w:eastAsia="Calibri" w:hAnsi="Candara" w:cs="Calibri"/>
          <w:spacing w:val="2"/>
          <w:w w:val="103"/>
          <w:sz w:val="22"/>
          <w:szCs w:val="22"/>
        </w:rPr>
        <w:t>u</w:t>
      </w:r>
      <w:r w:rsidRPr="00C05023">
        <w:rPr>
          <w:rFonts w:ascii="Candara" w:eastAsia="Calibri" w:hAnsi="Candara" w:cs="Calibri"/>
          <w:spacing w:val="-2"/>
          <w:w w:val="103"/>
          <w:sz w:val="22"/>
          <w:szCs w:val="22"/>
        </w:rPr>
        <w:t>i</w:t>
      </w:r>
      <w:r w:rsidRPr="00C05023">
        <w:rPr>
          <w:rFonts w:ascii="Candara" w:eastAsia="Calibri" w:hAnsi="Candara" w:cs="Calibri"/>
          <w:w w:val="103"/>
          <w:sz w:val="22"/>
          <w:szCs w:val="22"/>
        </w:rPr>
        <w:t>remen</w:t>
      </w:r>
      <w:r w:rsidRPr="00C05023">
        <w:rPr>
          <w:rFonts w:ascii="Candara" w:eastAsia="Calibri" w:hAnsi="Candara" w:cs="Calibri"/>
          <w:spacing w:val="2"/>
          <w:w w:val="103"/>
          <w:sz w:val="22"/>
          <w:szCs w:val="22"/>
        </w:rPr>
        <w:t>t</w:t>
      </w:r>
      <w:r w:rsidRPr="00C05023">
        <w:rPr>
          <w:rFonts w:ascii="Candara" w:eastAsia="Calibri" w:hAnsi="Candara" w:cs="Calibri"/>
          <w:w w:val="103"/>
          <w:sz w:val="22"/>
          <w:szCs w:val="22"/>
        </w:rPr>
        <w:t>s</w:t>
      </w:r>
    </w:p>
    <w:p w14:paraId="130B280C" w14:textId="1AD23B15"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 xml:space="preserve">Section K – OPAL Requirements </w:t>
      </w:r>
    </w:p>
    <w:p w14:paraId="03DA769B" w14:textId="461B127C" w:rsidR="00DC75D4" w:rsidRPr="00435CE3" w:rsidRDefault="00DC75D4" w:rsidP="00435CE3">
      <w:pPr>
        <w:tabs>
          <w:tab w:val="left" w:pos="1134"/>
        </w:tabs>
        <w:ind w:left="720"/>
        <w:jc w:val="both"/>
        <w:rPr>
          <w:rFonts w:ascii="Candara" w:hAnsi="Candara"/>
          <w:i/>
          <w:color w:val="FF0000"/>
          <w:sz w:val="22"/>
          <w:szCs w:val="22"/>
          <w:rPrChange w:id="12" w:author="Al Riyami, Azza OLNG-SCC/12" w:date="2026-04-05T14:50:00Z" w16du:dateUtc="2026-04-05T10:50:00Z">
            <w:rPr>
              <w:rFonts w:ascii="Candara" w:hAnsi="Candara" w:cstheme="majorBidi"/>
              <w:sz w:val="22"/>
              <w:szCs w:val="22"/>
            </w:rPr>
          </w:rPrChange>
        </w:rPr>
      </w:pPr>
      <w:r w:rsidRPr="00C05023">
        <w:rPr>
          <w:rFonts w:ascii="Candara" w:hAnsi="Candara" w:cstheme="majorBidi"/>
          <w:sz w:val="22"/>
          <w:szCs w:val="22"/>
        </w:rPr>
        <w:t>Section M – Minimum Salaries</w:t>
      </w:r>
      <w:ins w:id="13" w:author="Al Riyami, Azza OLNG-SCC/12" w:date="2026-04-05T14:50:00Z" w16du:dateUtc="2026-04-05T10:50:00Z">
        <w:r w:rsidR="00435CE3">
          <w:rPr>
            <w:rFonts w:ascii="Candara" w:hAnsi="Candara" w:cstheme="majorBidi"/>
            <w:sz w:val="22"/>
            <w:szCs w:val="22"/>
          </w:rPr>
          <w:t xml:space="preserve"> </w:t>
        </w:r>
        <w:r w:rsidR="00435CE3" w:rsidRPr="00C05023">
          <w:rPr>
            <w:rFonts w:ascii="Candara" w:hAnsi="Candara"/>
            <w:i/>
            <w:color w:val="FF0000"/>
            <w:sz w:val="22"/>
            <w:szCs w:val="22"/>
          </w:rPr>
          <w:t>[replace with “NOT USED” if not applicable]</w:t>
        </w:r>
      </w:ins>
    </w:p>
    <w:p w14:paraId="77CCB8CD" w14:textId="77777777" w:rsidR="00DC75D4" w:rsidRPr="00C05023" w:rsidDel="00B62C81" w:rsidRDefault="00DC75D4" w:rsidP="0051627F">
      <w:pPr>
        <w:tabs>
          <w:tab w:val="left" w:pos="1134"/>
        </w:tabs>
        <w:ind w:left="720"/>
        <w:jc w:val="both"/>
        <w:rPr>
          <w:del w:id="14" w:author="Al Riyami, Azza OLNG-SCC/12" w:date="2026-03-10T10:53:00Z"/>
          <w:rFonts w:ascii="Candara" w:hAnsi="Candara" w:cstheme="majorBidi"/>
          <w:sz w:val="22"/>
          <w:szCs w:val="22"/>
        </w:rPr>
      </w:pPr>
    </w:p>
    <w:p w14:paraId="2E0BFE19" w14:textId="77777777" w:rsidR="0051627F" w:rsidRPr="00C05023" w:rsidRDefault="0051627F" w:rsidP="0051627F">
      <w:pPr>
        <w:tabs>
          <w:tab w:val="left" w:pos="1134"/>
        </w:tabs>
        <w:ind w:left="720"/>
        <w:jc w:val="both"/>
        <w:rPr>
          <w:rFonts w:ascii="Candara" w:hAnsi="Candara" w:cstheme="majorBidi"/>
          <w:sz w:val="22"/>
          <w:szCs w:val="22"/>
        </w:rPr>
      </w:pPr>
      <w:r w:rsidRPr="00C05023">
        <w:rPr>
          <w:rFonts w:ascii="Candara" w:hAnsi="Candara" w:cstheme="majorBidi"/>
          <w:sz w:val="22"/>
          <w:szCs w:val="22"/>
        </w:rPr>
        <w:t xml:space="preserve">  </w:t>
      </w:r>
    </w:p>
    <w:p w14:paraId="1D1FBF3B" w14:textId="77777777" w:rsidR="0051627F" w:rsidRPr="00C05023" w:rsidRDefault="0051627F" w:rsidP="0051627F">
      <w:pPr>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The Sections shall be read as one document, the contents of which, in the event of ambiguity or contradiction between the Sections, shall be given precedence in the order listed in Article 2 above with the exception that Section B2 – Special Conditions of Contract shall take precedence over Section B1 – General Conditions of Contract.</w:t>
      </w:r>
    </w:p>
    <w:p w14:paraId="65F7EC1C" w14:textId="77777777" w:rsidR="0051627F" w:rsidRPr="00C05023" w:rsidRDefault="0051627F" w:rsidP="0051627F">
      <w:pPr>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CONTRACTOR shall perform the WORK and COMPANY shall pay the CONTRACT prices and CONTRACT rates in accordance with the CONTRACT.</w:t>
      </w:r>
    </w:p>
    <w:p w14:paraId="7329D86B" w14:textId="2592CA17" w:rsidR="0051627F" w:rsidRPr="00C05023" w:rsidRDefault="0051627F" w:rsidP="0051627F">
      <w:pPr>
        <w:keepNext/>
        <w:keepLines/>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Th</w:t>
      </w:r>
      <w:ins w:id="15" w:author="Al Riyami, Azza OLNG-SCC/12" w:date="2026-03-10T12:07:00Z">
        <w:r w:rsidR="00480A50" w:rsidRPr="00C05023">
          <w:rPr>
            <w:rFonts w:ascii="Candara" w:hAnsi="Candara" w:cstheme="majorBidi"/>
            <w:sz w:val="22"/>
            <w:szCs w:val="22"/>
          </w:rPr>
          <w:t>is</w:t>
        </w:r>
      </w:ins>
      <w:r w:rsidR="006C6001" w:rsidRPr="00C05023">
        <w:rPr>
          <w:rFonts w:ascii="Candara" w:hAnsi="Candara" w:cstheme="majorBidi"/>
          <w:sz w:val="22"/>
          <w:szCs w:val="22"/>
        </w:rPr>
        <w:t xml:space="preserve"> </w:t>
      </w:r>
      <w:del w:id="16" w:author="Al Riyami, Azza OLNG-SCC/12" w:date="2026-03-10T12:07:00Z">
        <w:r w:rsidRPr="00C05023" w:rsidDel="00480A50">
          <w:rPr>
            <w:rFonts w:ascii="Candara" w:hAnsi="Candara" w:cstheme="majorBidi"/>
            <w:sz w:val="22"/>
            <w:szCs w:val="22"/>
          </w:rPr>
          <w:delText xml:space="preserve">terms and conditions of the </w:delText>
        </w:r>
      </w:del>
      <w:r w:rsidRPr="00C05023">
        <w:rPr>
          <w:rFonts w:ascii="Candara" w:hAnsi="Candara" w:cstheme="majorBidi"/>
          <w:sz w:val="22"/>
          <w:szCs w:val="22"/>
        </w:rPr>
        <w:t xml:space="preserve">CONTRACT shall </w:t>
      </w:r>
      <w:ins w:id="17" w:author="Al Riyami, Azza OLNG-SCC/12" w:date="2026-03-10T12:07:00Z">
        <w:r w:rsidR="00480A50" w:rsidRPr="00C05023">
          <w:rPr>
            <w:rFonts w:ascii="Candara" w:hAnsi="Candara" w:cstheme="majorBidi"/>
            <w:sz w:val="22"/>
            <w:szCs w:val="22"/>
          </w:rPr>
          <w:t xml:space="preserve">become </w:t>
        </w:r>
      </w:ins>
      <w:ins w:id="18" w:author="Al Riyami, Azza OLNG-SCC/12" w:date="2026-03-10T12:08:00Z">
        <w:r w:rsidR="00BA6E42" w:rsidRPr="00C05023">
          <w:rPr>
            <w:rFonts w:ascii="Candara" w:hAnsi="Candara" w:cstheme="majorBidi"/>
            <w:sz w:val="22"/>
            <w:szCs w:val="22"/>
          </w:rPr>
          <w:t xml:space="preserve">effective on the </w:t>
        </w:r>
      </w:ins>
      <w:del w:id="19" w:author="Al Riyami, Azza OLNG-SCC/12" w:date="2026-03-10T12:07:00Z">
        <w:r w:rsidRPr="00C05023" w:rsidDel="00480A50">
          <w:rPr>
            <w:rFonts w:ascii="Candara" w:hAnsi="Candara" w:cstheme="majorBidi"/>
            <w:sz w:val="22"/>
            <w:szCs w:val="22"/>
          </w:rPr>
          <w:delText>ap</w:delText>
        </w:r>
      </w:del>
      <w:del w:id="20" w:author="Al Riyami, Azza OLNG-SCC/12" w:date="2026-03-10T12:08:00Z">
        <w:r w:rsidRPr="00C05023" w:rsidDel="00480A50">
          <w:rPr>
            <w:rFonts w:ascii="Candara" w:hAnsi="Candara" w:cstheme="majorBidi"/>
            <w:sz w:val="22"/>
            <w:szCs w:val="22"/>
          </w:rPr>
          <w:delText xml:space="preserve">ply from </w:delText>
        </w:r>
      </w:del>
      <w:r w:rsidRPr="00C05023">
        <w:rPr>
          <w:rFonts w:ascii="Candara" w:hAnsi="Candara" w:cstheme="majorBidi"/>
          <w:sz w:val="22"/>
          <w:szCs w:val="22"/>
        </w:rPr>
        <w:t>Effective Date as set forth in Appendix 1 hereof (hereinafter “EFFECTIVE DATE”).</w:t>
      </w:r>
    </w:p>
    <w:p w14:paraId="27607071" w14:textId="4E4E792E" w:rsidR="0051627F" w:rsidRPr="00C05023" w:rsidRDefault="0051627F" w:rsidP="0051627F">
      <w:pPr>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The CONTRACT DURATION shall be the period set forth in Appendix 1 hereof, commencing on the EFFECTIVE DATE.</w:t>
      </w:r>
    </w:p>
    <w:p w14:paraId="39C6645C" w14:textId="25264C0C" w:rsidR="0051627F" w:rsidRPr="00C05023" w:rsidRDefault="0051627F" w:rsidP="0051627F">
      <w:pPr>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COMPANY shall have the right</w:t>
      </w:r>
      <w:ins w:id="21" w:author="Al Riyami, Azza OLNG-SCC/12" w:date="2026-03-10T11:26:00Z">
        <w:r w:rsidR="001714BC" w:rsidRPr="00C05023">
          <w:rPr>
            <w:rFonts w:ascii="Candara" w:hAnsi="Candara" w:cstheme="majorBidi"/>
            <w:sz w:val="22"/>
            <w:szCs w:val="22"/>
          </w:rPr>
          <w:t xml:space="preserve">, at its </w:t>
        </w:r>
      </w:ins>
      <w:ins w:id="22" w:author="Al Riyami, Azza OLNG-SCC/12" w:date="2026-03-10T11:27:00Z">
        <w:r w:rsidR="001C1A4D" w:rsidRPr="00C05023">
          <w:rPr>
            <w:rFonts w:ascii="Candara" w:hAnsi="Candara" w:cstheme="majorBidi"/>
            <w:sz w:val="22"/>
            <w:szCs w:val="22"/>
          </w:rPr>
          <w:t>sole discretion,</w:t>
        </w:r>
      </w:ins>
      <w:r w:rsidRPr="00C05023">
        <w:rPr>
          <w:rFonts w:ascii="Candara" w:hAnsi="Candara" w:cstheme="majorBidi"/>
          <w:sz w:val="22"/>
          <w:szCs w:val="22"/>
        </w:rPr>
        <w:t xml:space="preserve"> to extend the CONTRACT DURATION </w:t>
      </w:r>
      <w:r w:rsidR="00902E17" w:rsidRPr="00C05023">
        <w:rPr>
          <w:rFonts w:ascii="Candara" w:hAnsi="Candara" w:cstheme="majorBidi"/>
          <w:sz w:val="22"/>
          <w:szCs w:val="22"/>
        </w:rPr>
        <w:t xml:space="preserve">for </w:t>
      </w:r>
      <w:ins w:id="23" w:author="Al Riyami, Azza OLNG-SCC/12" w:date="2026-03-10T11:27:00Z">
        <w:r w:rsidR="00902E17" w:rsidRPr="00C05023">
          <w:rPr>
            <w:rFonts w:ascii="Candara" w:hAnsi="Candara" w:cstheme="majorBidi"/>
            <w:sz w:val="22"/>
            <w:szCs w:val="22"/>
          </w:rPr>
          <w:t>the optional ext</w:t>
        </w:r>
      </w:ins>
      <w:ins w:id="24" w:author="Al Riyami, Azza OLNG-SCC/12" w:date="2026-03-10T11:28:00Z">
        <w:r w:rsidR="00902E17" w:rsidRPr="00C05023">
          <w:rPr>
            <w:rFonts w:ascii="Candara" w:hAnsi="Candara" w:cstheme="majorBidi"/>
            <w:sz w:val="22"/>
            <w:szCs w:val="22"/>
          </w:rPr>
          <w:t xml:space="preserve">ension period(s) specified in Appendix </w:t>
        </w:r>
      </w:ins>
      <w:ins w:id="25" w:author="Al Riyami, Azza OLNG-SCC/12" w:date="2026-04-05T14:57:00Z" w16du:dateUtc="2026-04-05T10:57:00Z">
        <w:r w:rsidR="00C37A64">
          <w:rPr>
            <w:rFonts w:ascii="Candara" w:hAnsi="Candara" w:cstheme="majorBidi"/>
            <w:sz w:val="22"/>
            <w:szCs w:val="22"/>
          </w:rPr>
          <w:t xml:space="preserve">1 </w:t>
        </w:r>
      </w:ins>
      <w:ins w:id="26" w:author="Al Riyami, Azza OLNG-SCC/12" w:date="2026-03-10T11:28:00Z">
        <w:r w:rsidR="00902E17" w:rsidRPr="00C05023">
          <w:rPr>
            <w:rFonts w:ascii="Candara" w:hAnsi="Candara" w:cstheme="majorBidi"/>
            <w:sz w:val="22"/>
            <w:szCs w:val="22"/>
          </w:rPr>
          <w:t>of Section A</w:t>
        </w:r>
      </w:ins>
      <w:r w:rsidR="00902E17" w:rsidRPr="00C05023">
        <w:rPr>
          <w:rFonts w:ascii="Candara" w:hAnsi="Candara" w:cstheme="majorBidi"/>
          <w:sz w:val="22"/>
          <w:szCs w:val="22"/>
        </w:rPr>
        <w:t xml:space="preserve"> </w:t>
      </w:r>
      <w:r w:rsidRPr="00C05023">
        <w:rPr>
          <w:rFonts w:ascii="Candara" w:hAnsi="Candara" w:cstheme="majorBidi"/>
          <w:sz w:val="22"/>
          <w:szCs w:val="22"/>
        </w:rPr>
        <w:t>under unchanged terms and conditions (subject to any adjustment to the rates and prices specifically stated as being applicable under the terms of the CONTRACT)</w:t>
      </w:r>
      <w:ins w:id="27" w:author="Al Riyami, Azza OLNG-SCC/12" w:date="2026-03-10T11:28:00Z">
        <w:r w:rsidR="00F81374" w:rsidRPr="00C05023">
          <w:rPr>
            <w:rFonts w:ascii="Candara" w:hAnsi="Candara" w:cstheme="majorBidi"/>
            <w:sz w:val="22"/>
            <w:szCs w:val="22"/>
          </w:rPr>
          <w:t xml:space="preserve">. </w:t>
        </w:r>
      </w:ins>
      <w:del w:id="28" w:author="Al Riyami, Azza OLNG-SCC/12" w:date="2026-03-10T11:29:00Z">
        <w:r w:rsidRPr="00C05023" w:rsidDel="00F81374">
          <w:rPr>
            <w:rFonts w:ascii="Candara" w:hAnsi="Candara" w:cstheme="majorBidi"/>
            <w:sz w:val="22"/>
            <w:szCs w:val="22"/>
          </w:rPr>
          <w:delText>additional period of from the date of end of the initial CONTRACT DURATION</w:delText>
        </w:r>
        <w:r w:rsidRPr="00C05023" w:rsidDel="00F81374">
          <w:rPr>
            <w:rFonts w:ascii="Candara" w:eastAsia="Calibri" w:hAnsi="Candara" w:cs="Calibri"/>
            <w:sz w:val="22"/>
            <w:szCs w:val="22"/>
          </w:rPr>
          <w:delText xml:space="preserve">, </w:delText>
        </w:r>
      </w:del>
      <w:ins w:id="29" w:author="Al Riyami, Azza OLNG-SCC/12" w:date="2026-03-10T11:29:00Z">
        <w:r w:rsidR="00F81374" w:rsidRPr="00C05023">
          <w:rPr>
            <w:rFonts w:ascii="Candara" w:hAnsi="Candara" w:cstheme="majorBidi"/>
            <w:sz w:val="22"/>
            <w:szCs w:val="22"/>
          </w:rPr>
          <w:t>E</w:t>
        </w:r>
      </w:ins>
      <w:del w:id="30" w:author="Al Riyami, Azza OLNG-SCC/12" w:date="2026-03-10T11:29:00Z">
        <w:r w:rsidRPr="00C05023" w:rsidDel="00F81374">
          <w:rPr>
            <w:rFonts w:ascii="Candara" w:hAnsi="Candara" w:cstheme="majorBidi"/>
            <w:sz w:val="22"/>
            <w:szCs w:val="22"/>
          </w:rPr>
          <w:delText>e</w:delText>
        </w:r>
      </w:del>
      <w:r w:rsidRPr="00C05023">
        <w:rPr>
          <w:rFonts w:ascii="Candara" w:hAnsi="Candara" w:cstheme="majorBidi"/>
          <w:sz w:val="22"/>
          <w:szCs w:val="22"/>
        </w:rPr>
        <w:t xml:space="preserve">ach such extension(s) being notified in writing, by COMPANY to CONTRACTOR, within a minimum of </w:t>
      </w:r>
      <w:ins w:id="31" w:author="Al Riyami, Azza OLNG-SCC/12" w:date="2026-03-10T11:29:00Z">
        <w:r w:rsidR="00DF09EB" w:rsidRPr="00C05023">
          <w:rPr>
            <w:rFonts w:ascii="Candara" w:hAnsi="Candara" w:cstheme="majorBidi"/>
            <w:sz w:val="22"/>
            <w:szCs w:val="22"/>
          </w:rPr>
          <w:t xml:space="preserve">sixty (60) </w:t>
        </w:r>
      </w:ins>
      <w:r w:rsidRPr="00C05023">
        <w:rPr>
          <w:rFonts w:ascii="Candara" w:hAnsi="Candara" w:cstheme="majorBidi"/>
          <w:sz w:val="22"/>
          <w:szCs w:val="22"/>
        </w:rPr>
        <w:t xml:space="preserve">days prior to the end of the CONTRACT DURATION. </w:t>
      </w:r>
    </w:p>
    <w:p w14:paraId="0B04F7F0" w14:textId="77777777" w:rsidR="0051627F" w:rsidRPr="00C05023" w:rsidRDefault="0051627F" w:rsidP="0051627F">
      <w:pPr>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 xml:space="preserve">The CONTRACT COMPLETION DATE shall be the end date of the CONTRACT DURATION, including any extension(s) in accordance with Article 7 above, or the date in which all rights and obligations under a CALL-OFF issued within the CONTRACT DURATION are fully discharged, whichever is later.    </w:t>
      </w:r>
    </w:p>
    <w:p w14:paraId="63F5FA64" w14:textId="0034F151" w:rsidR="00A83B9C" w:rsidRPr="00C05023" w:rsidRDefault="00A83B9C" w:rsidP="00A83B9C">
      <w:pPr>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 xml:space="preserve">For the CONTRACT DURATION, CONTRACTOR undertakes to carry out the performance of the WORK, including WORK subject to any CALL-OFF, in accordance with the CONTRACT. </w:t>
      </w:r>
      <w:r w:rsidRPr="00C05023">
        <w:rPr>
          <w:rFonts w:ascii="Candara" w:hAnsi="Candara" w:cstheme="majorBidi"/>
          <w:sz w:val="22"/>
          <w:szCs w:val="22"/>
          <w:highlight w:val="cyan"/>
        </w:rPr>
        <w:t xml:space="preserve">COMPANY does not </w:t>
      </w:r>
      <w:del w:id="32" w:author="Al Riyami, Azza OLNG-SCC/12" w:date="2026-03-10T12:02:00Z">
        <w:r w:rsidRPr="00C05023" w:rsidDel="00647E95">
          <w:rPr>
            <w:rFonts w:ascii="Candara" w:hAnsi="Candara" w:cstheme="majorBidi"/>
            <w:sz w:val="22"/>
            <w:szCs w:val="22"/>
            <w:highlight w:val="cyan"/>
          </w:rPr>
          <w:delText xml:space="preserve">give any </w:delText>
        </w:r>
      </w:del>
      <w:r w:rsidRPr="00C05023">
        <w:rPr>
          <w:rFonts w:ascii="Candara" w:hAnsi="Candara" w:cstheme="majorBidi"/>
          <w:sz w:val="22"/>
          <w:szCs w:val="22"/>
          <w:highlight w:val="cyan"/>
        </w:rPr>
        <w:t xml:space="preserve">guarantee </w:t>
      </w:r>
      <w:del w:id="33" w:author="Al Riyami, Azza OLNG-SCC/12" w:date="2026-03-10T12:02:00Z">
        <w:r w:rsidRPr="00C05023" w:rsidDel="00647E95">
          <w:rPr>
            <w:rFonts w:ascii="Candara" w:hAnsi="Candara" w:cstheme="majorBidi"/>
            <w:sz w:val="22"/>
            <w:szCs w:val="22"/>
            <w:highlight w:val="cyan"/>
          </w:rPr>
          <w:delText xml:space="preserve">as </w:delText>
        </w:r>
      </w:del>
      <w:ins w:id="34" w:author="Al Riyami, Azza OLNG-SCC/12" w:date="2026-03-10T12:02:00Z">
        <w:r w:rsidR="00647E95" w:rsidRPr="00C05023">
          <w:rPr>
            <w:rFonts w:ascii="Candara" w:hAnsi="Candara" w:cstheme="majorBidi"/>
            <w:sz w:val="22"/>
            <w:szCs w:val="22"/>
            <w:highlight w:val="cyan"/>
          </w:rPr>
          <w:t xml:space="preserve">any </w:t>
        </w:r>
      </w:ins>
      <w:del w:id="35" w:author="Al Riyami, Azza OLNG-SCC/12" w:date="2026-03-10T12:02:00Z">
        <w:r w:rsidRPr="00C05023" w:rsidDel="00647E95">
          <w:rPr>
            <w:rFonts w:ascii="Candara" w:hAnsi="Candara" w:cstheme="majorBidi"/>
            <w:sz w:val="22"/>
            <w:szCs w:val="22"/>
            <w:highlight w:val="cyan"/>
          </w:rPr>
          <w:delText xml:space="preserve">to a </w:delText>
        </w:r>
      </w:del>
      <w:r w:rsidRPr="00C05023">
        <w:rPr>
          <w:rFonts w:ascii="Candara" w:hAnsi="Candara" w:cstheme="majorBidi"/>
          <w:sz w:val="22"/>
          <w:szCs w:val="22"/>
          <w:highlight w:val="cyan"/>
        </w:rPr>
        <w:t xml:space="preserve">minimum </w:t>
      </w:r>
      <w:ins w:id="36" w:author="Al Riyami, Azza OLNG-SCC/12" w:date="2026-03-10T12:03:00Z">
        <w:r w:rsidR="003E59E8" w:rsidRPr="00C05023">
          <w:rPr>
            <w:rFonts w:ascii="Candara" w:hAnsi="Candara" w:cstheme="majorBidi"/>
            <w:sz w:val="22"/>
            <w:szCs w:val="22"/>
            <w:highlight w:val="cyan"/>
          </w:rPr>
          <w:t>volume of WORK to be ordered under t</w:t>
        </w:r>
      </w:ins>
      <w:r w:rsidR="00EE2B69" w:rsidRPr="00C05023">
        <w:rPr>
          <w:rFonts w:ascii="Candara" w:hAnsi="Candara" w:cstheme="majorBidi"/>
          <w:sz w:val="22"/>
          <w:szCs w:val="22"/>
          <w:highlight w:val="cyan"/>
        </w:rPr>
        <w:t>hi</w:t>
      </w:r>
      <w:ins w:id="37" w:author="Al Riyami, Azza OLNG-SCC/12" w:date="2026-03-10T12:03:00Z">
        <w:r w:rsidR="003E59E8" w:rsidRPr="00C05023">
          <w:rPr>
            <w:rFonts w:ascii="Candara" w:hAnsi="Candara" w:cstheme="majorBidi"/>
            <w:sz w:val="22"/>
            <w:szCs w:val="22"/>
            <w:highlight w:val="cyan"/>
          </w:rPr>
          <w:t xml:space="preserve">s </w:t>
        </w:r>
        <w:commentRangeStart w:id="38"/>
        <w:r w:rsidR="003E59E8" w:rsidRPr="00C05023">
          <w:rPr>
            <w:rFonts w:ascii="Candara" w:hAnsi="Candara" w:cstheme="majorBidi"/>
            <w:sz w:val="22"/>
            <w:szCs w:val="22"/>
            <w:highlight w:val="cyan"/>
          </w:rPr>
          <w:t>CONTRACT</w:t>
        </w:r>
      </w:ins>
      <w:commentRangeEnd w:id="38"/>
      <w:r w:rsidR="00A048BF" w:rsidRPr="00C05023">
        <w:rPr>
          <w:rStyle w:val="CommentReference"/>
          <w:rFonts w:ascii="Candara" w:hAnsi="Candara" w:cstheme="majorBidi"/>
          <w:sz w:val="22"/>
          <w:szCs w:val="22"/>
          <w:highlight w:val="cyan"/>
        </w:rPr>
        <w:commentReference w:id="38"/>
      </w:r>
      <w:ins w:id="39" w:author="Al Riyami, Azza OLNG-SCC/12" w:date="2026-03-10T12:03:00Z">
        <w:r w:rsidR="003E59E8" w:rsidRPr="00C05023">
          <w:rPr>
            <w:rFonts w:ascii="Candara" w:hAnsi="Candara" w:cstheme="majorBidi"/>
            <w:sz w:val="22"/>
            <w:szCs w:val="22"/>
            <w:highlight w:val="cyan"/>
          </w:rPr>
          <w:t xml:space="preserve">. </w:t>
        </w:r>
      </w:ins>
      <w:del w:id="40" w:author="Al Riyami, Azza OLNG-SCC/12" w:date="2026-03-10T12:04:00Z">
        <w:r w:rsidRPr="00C05023" w:rsidDel="008E4084">
          <w:rPr>
            <w:rFonts w:ascii="Candara" w:hAnsi="Candara" w:cstheme="majorBidi"/>
            <w:sz w:val="22"/>
            <w:szCs w:val="22"/>
            <w:highlight w:val="cyan"/>
          </w:rPr>
          <w:delText>of workload for CONTRACTOR.</w:delText>
        </w:r>
      </w:del>
    </w:p>
    <w:p w14:paraId="51BDE07F" w14:textId="77777777" w:rsidR="0051627F" w:rsidRPr="00C05023" w:rsidRDefault="0051627F" w:rsidP="0051627F">
      <w:pPr>
        <w:numPr>
          <w:ilvl w:val="0"/>
          <w:numId w:val="2"/>
        </w:numPr>
        <w:spacing w:after="120" w:line="240" w:lineRule="atLeast"/>
        <w:ind w:hanging="720"/>
        <w:jc w:val="both"/>
        <w:rPr>
          <w:rFonts w:ascii="Candara" w:hAnsi="Candara" w:cstheme="majorBidi"/>
          <w:sz w:val="22"/>
          <w:szCs w:val="22"/>
        </w:rPr>
      </w:pPr>
      <w:r w:rsidRPr="00C05023">
        <w:rPr>
          <w:rFonts w:ascii="Candara" w:hAnsi="Candara" w:cstheme="majorBidi"/>
          <w:sz w:val="22"/>
          <w:szCs w:val="22"/>
        </w:rPr>
        <w:t>Unless COMPANY specifically instructs CONTRACTOR to the contrary, CONTRACTOR shall complete all WORK in progress, which is the subject of any CALL–OFF issued before the expiry of the CONTRACT DURATION.  Where WORK in progress extends past the CONTRACT DURATION end date, the CONTRACT DURATION shall be deemed to have been extended until such WORK in progress is completed, and all terms and conditions of the CONTRACT shall be deemed to be in full force and effect during such periods of extension.</w:t>
      </w:r>
    </w:p>
    <w:p w14:paraId="754F8CA7" w14:textId="58BDB8C2" w:rsidR="00760C9E" w:rsidRPr="00C05023" w:rsidRDefault="00760C9E" w:rsidP="00A83B9C">
      <w:pPr>
        <w:numPr>
          <w:ilvl w:val="0"/>
          <w:numId w:val="2"/>
        </w:numPr>
        <w:spacing w:after="120" w:line="240" w:lineRule="atLeast"/>
        <w:ind w:hanging="720"/>
        <w:jc w:val="both"/>
        <w:rPr>
          <w:rFonts w:ascii="Candara" w:hAnsi="Candara" w:cstheme="majorBidi"/>
          <w:sz w:val="22"/>
          <w:szCs w:val="22"/>
          <w:highlight w:val="cyan"/>
        </w:rPr>
      </w:pPr>
      <w:ins w:id="41" w:author="Al Riyami, Azza OLNG-SCC/12" w:date="2026-03-10T11:06:00Z">
        <w:r w:rsidRPr="00C05023">
          <w:rPr>
            <w:rFonts w:ascii="Candara" w:hAnsi="Candara" w:cstheme="majorBidi"/>
            <w:sz w:val="22"/>
            <w:szCs w:val="22"/>
            <w:highlight w:val="cyan"/>
          </w:rPr>
          <w:lastRenderedPageBreak/>
          <w:t xml:space="preserve">If a value for the Performance Bond is stated in Appendix 1 herein, the CONTRACTOR shall provide the COMPANY with a Performance Bond in </w:t>
        </w:r>
        <w:commentRangeStart w:id="42"/>
        <w:r w:rsidRPr="00C05023">
          <w:rPr>
            <w:rFonts w:ascii="Candara" w:hAnsi="Candara" w:cstheme="majorBidi"/>
            <w:sz w:val="22"/>
            <w:szCs w:val="22"/>
            <w:highlight w:val="cyan"/>
          </w:rPr>
          <w:t>accordance with Appendix 2 herein</w:t>
        </w:r>
      </w:ins>
      <w:commentRangeEnd w:id="42"/>
      <w:r w:rsidR="00A048BF" w:rsidRPr="00C05023">
        <w:rPr>
          <w:rStyle w:val="CommentReference"/>
          <w:rFonts w:ascii="Candara" w:hAnsi="Candara" w:cstheme="majorBidi"/>
          <w:sz w:val="22"/>
          <w:szCs w:val="22"/>
          <w:highlight w:val="cyan"/>
        </w:rPr>
        <w:commentReference w:id="42"/>
      </w:r>
      <w:ins w:id="43" w:author="Al Riyami, Azza OLNG-SCC/12" w:date="2026-03-10T11:06:00Z">
        <w:r w:rsidRPr="00C05023">
          <w:rPr>
            <w:rFonts w:ascii="Candara" w:hAnsi="Candara" w:cstheme="majorBidi"/>
            <w:sz w:val="22"/>
            <w:szCs w:val="22"/>
            <w:highlight w:val="cyan"/>
          </w:rPr>
          <w:t xml:space="preserve">. </w:t>
        </w:r>
      </w:ins>
    </w:p>
    <w:p w14:paraId="7C5A39BB" w14:textId="4F9033C9" w:rsidR="0051627F" w:rsidRPr="00C05023" w:rsidRDefault="0051627F" w:rsidP="0051627F">
      <w:pPr>
        <w:pStyle w:val="Level1"/>
        <w:numPr>
          <w:ilvl w:val="0"/>
          <w:numId w:val="2"/>
        </w:numPr>
        <w:ind w:hanging="720"/>
        <w:rPr>
          <w:rFonts w:ascii="Candara" w:hAnsi="Candara" w:cstheme="majorBidi"/>
          <w:sz w:val="22"/>
          <w:szCs w:val="22"/>
        </w:rPr>
      </w:pPr>
      <w:r w:rsidRPr="00C05023">
        <w:rPr>
          <w:rFonts w:ascii="Candara" w:hAnsi="Candara" w:cstheme="majorBidi"/>
          <w:sz w:val="22"/>
          <w:szCs w:val="22"/>
        </w:rPr>
        <w:t xml:space="preserve">The CONTRACT constitutes the entire agreement between the Parties hereto and supersedes all prior negotiations, representations or agreements related to the CONTRACT, either written or oral.  Any changes, alterations, modifications or amendments to the CONTRACT shall not be effective unless explicitly evidenced in writing and duly signed by the </w:t>
      </w:r>
      <w:ins w:id="44" w:author="Al Riyami, Azza OLNG-SCC/12" w:date="2026-03-10T11:59:00Z">
        <w:r w:rsidR="00A945F3" w:rsidRPr="00C05023">
          <w:rPr>
            <w:rFonts w:ascii="Candara" w:hAnsi="Candara" w:cstheme="majorBidi"/>
            <w:sz w:val="22"/>
            <w:szCs w:val="22"/>
          </w:rPr>
          <w:t>authori</w:t>
        </w:r>
        <w:r w:rsidR="001F7C56" w:rsidRPr="00C05023">
          <w:rPr>
            <w:rFonts w:ascii="Candara" w:hAnsi="Candara" w:cstheme="majorBidi"/>
            <w:sz w:val="22"/>
            <w:szCs w:val="22"/>
          </w:rPr>
          <w:t xml:space="preserve">sed </w:t>
        </w:r>
      </w:ins>
      <w:ins w:id="45" w:author="Al Riyami, Azza OLNG-SCC/12" w:date="2026-03-10T12:00:00Z">
        <w:r w:rsidR="001F7C56" w:rsidRPr="00C05023">
          <w:rPr>
            <w:rFonts w:ascii="Candara" w:hAnsi="Candara" w:cstheme="majorBidi"/>
            <w:sz w:val="22"/>
            <w:szCs w:val="22"/>
          </w:rPr>
          <w:t xml:space="preserve">representatives by both </w:t>
        </w:r>
      </w:ins>
      <w:r w:rsidRPr="00C05023">
        <w:rPr>
          <w:rFonts w:ascii="Candara" w:hAnsi="Candara" w:cstheme="majorBidi"/>
          <w:sz w:val="22"/>
          <w:szCs w:val="22"/>
        </w:rPr>
        <w:t>Parties</w:t>
      </w:r>
      <w:del w:id="46" w:author="Al Riyami, Azza OLNG-SCC/12" w:date="2026-03-10T11:59:00Z">
        <w:r w:rsidRPr="00C05023" w:rsidDel="00A945F3">
          <w:rPr>
            <w:rFonts w:ascii="Candara" w:hAnsi="Candara" w:cstheme="majorBidi"/>
            <w:sz w:val="22"/>
            <w:szCs w:val="22"/>
          </w:rPr>
          <w:delText xml:space="preserve"> to the CONTRACT</w:delText>
        </w:r>
      </w:del>
      <w:r w:rsidRPr="00C05023">
        <w:rPr>
          <w:rFonts w:ascii="Candara" w:hAnsi="Candara" w:cstheme="majorBidi"/>
          <w:sz w:val="22"/>
          <w:szCs w:val="22"/>
        </w:rPr>
        <w:t>.</w:t>
      </w:r>
      <w:ins w:id="47" w:author="Al Riyami, Azza OLNG-SCC/12" w:date="2026-03-10T11:58:00Z">
        <w:r w:rsidR="001E1ECC" w:rsidRPr="00C05023">
          <w:rPr>
            <w:rFonts w:ascii="Candara" w:hAnsi="Candara" w:cstheme="majorBidi"/>
            <w:sz w:val="22"/>
            <w:szCs w:val="22"/>
          </w:rPr>
          <w:t xml:space="preserve"> Any terms and conditions submitted by CONTRACTOR, including those contained in any quotation, proposal, acknowledgement or invoice, shall have no effect unless expressly accepted by COMPANY in writing.</w:t>
        </w:r>
      </w:ins>
    </w:p>
    <w:p w14:paraId="2C65B3B8" w14:textId="77777777" w:rsidR="0051627F" w:rsidRPr="00C05023" w:rsidRDefault="0051627F" w:rsidP="0051627F">
      <w:pPr>
        <w:pStyle w:val="Level1"/>
        <w:keepNext/>
        <w:tabs>
          <w:tab w:val="left" w:pos="720"/>
        </w:tabs>
        <w:spacing w:before="240" w:after="240"/>
        <w:ind w:left="0" w:firstLine="0"/>
        <w:rPr>
          <w:rFonts w:ascii="Candara" w:hAnsi="Candara" w:cstheme="majorBidi"/>
          <w:sz w:val="22"/>
          <w:szCs w:val="22"/>
        </w:rPr>
      </w:pPr>
      <w:r w:rsidRPr="00C05023">
        <w:rPr>
          <w:rFonts w:ascii="Candara" w:hAnsi="Candara" w:cstheme="majorBidi"/>
          <w:sz w:val="22"/>
          <w:szCs w:val="22"/>
        </w:rPr>
        <w:t>IN WITNESS WHEREOF authorised signatories of the parties have executed this CONTRACT in duplicate, as follows:</w:t>
      </w:r>
    </w:p>
    <w:tbl>
      <w:tblPr>
        <w:tblW w:w="9400" w:type="dxa"/>
        <w:tblLayout w:type="fixed"/>
        <w:tblLook w:val="0000" w:firstRow="0" w:lastRow="0" w:firstColumn="0" w:lastColumn="0" w:noHBand="0" w:noVBand="0"/>
      </w:tblPr>
      <w:tblGrid>
        <w:gridCol w:w="1809"/>
        <w:gridCol w:w="2835"/>
        <w:gridCol w:w="1560"/>
        <w:gridCol w:w="3196"/>
      </w:tblGrid>
      <w:tr w:rsidR="0051627F" w:rsidRPr="00F172A8" w14:paraId="7B59E1D0" w14:textId="77777777" w:rsidTr="00B5222D">
        <w:tc>
          <w:tcPr>
            <w:tcW w:w="4644" w:type="dxa"/>
            <w:gridSpan w:val="2"/>
          </w:tcPr>
          <w:p w14:paraId="54AC6C30" w14:textId="77777777" w:rsidR="0051627F" w:rsidRPr="00F172A8" w:rsidRDefault="0051627F" w:rsidP="00B5222D">
            <w:pPr>
              <w:tabs>
                <w:tab w:val="left" w:pos="1985"/>
              </w:tabs>
              <w:rPr>
                <w:rFonts w:ascii="Candara" w:hAnsi="Candara" w:cstheme="majorBidi"/>
                <w:sz w:val="22"/>
                <w:szCs w:val="22"/>
              </w:rPr>
            </w:pPr>
            <w:r w:rsidRPr="00F172A8">
              <w:rPr>
                <w:rFonts w:ascii="Candara" w:hAnsi="Candara" w:cstheme="majorBidi"/>
                <w:sz w:val="22"/>
                <w:szCs w:val="22"/>
              </w:rPr>
              <w:t xml:space="preserve">For and on behalf of </w:t>
            </w:r>
            <w:r w:rsidRPr="00F172A8">
              <w:rPr>
                <w:rFonts w:ascii="Candara" w:hAnsi="Candara" w:cstheme="majorBidi"/>
                <w:b/>
                <w:sz w:val="22"/>
                <w:szCs w:val="22"/>
              </w:rPr>
              <w:t>CONTRACTOR</w:t>
            </w:r>
          </w:p>
        </w:tc>
        <w:tc>
          <w:tcPr>
            <w:tcW w:w="4756" w:type="dxa"/>
            <w:gridSpan w:val="2"/>
          </w:tcPr>
          <w:p w14:paraId="75BF5F2D" w14:textId="77777777" w:rsidR="0051627F" w:rsidRPr="00F172A8" w:rsidRDefault="0051627F" w:rsidP="00B5222D">
            <w:pPr>
              <w:tabs>
                <w:tab w:val="left" w:pos="1985"/>
              </w:tabs>
              <w:rPr>
                <w:rFonts w:ascii="Candara" w:hAnsi="Candara" w:cstheme="majorBidi"/>
                <w:sz w:val="22"/>
                <w:szCs w:val="22"/>
              </w:rPr>
            </w:pPr>
            <w:r w:rsidRPr="00F172A8">
              <w:rPr>
                <w:rFonts w:ascii="Candara" w:hAnsi="Candara" w:cstheme="majorBidi"/>
                <w:sz w:val="22"/>
                <w:szCs w:val="22"/>
              </w:rPr>
              <w:t>For and on behalf of</w:t>
            </w:r>
            <w:r w:rsidRPr="00F172A8">
              <w:rPr>
                <w:rFonts w:ascii="Candara" w:hAnsi="Candara" w:cstheme="majorBidi"/>
                <w:b/>
                <w:sz w:val="22"/>
                <w:szCs w:val="22"/>
              </w:rPr>
              <w:t xml:space="preserve"> COMPANY</w:t>
            </w:r>
          </w:p>
          <w:p w14:paraId="49B33736" w14:textId="77777777" w:rsidR="0051627F" w:rsidRPr="00F172A8" w:rsidRDefault="0051627F" w:rsidP="00B5222D">
            <w:pPr>
              <w:tabs>
                <w:tab w:val="left" w:pos="1985"/>
              </w:tabs>
              <w:jc w:val="center"/>
              <w:rPr>
                <w:rFonts w:ascii="Candara" w:hAnsi="Candara" w:cstheme="majorBidi"/>
                <w:sz w:val="22"/>
                <w:szCs w:val="22"/>
              </w:rPr>
            </w:pPr>
          </w:p>
        </w:tc>
      </w:tr>
      <w:tr w:rsidR="0051627F" w:rsidRPr="00F172A8" w14:paraId="5D0EAC9B" w14:textId="77777777" w:rsidTr="00B5222D">
        <w:tc>
          <w:tcPr>
            <w:tcW w:w="1809" w:type="dxa"/>
          </w:tcPr>
          <w:p w14:paraId="4238E88A" w14:textId="77777777" w:rsidR="0051627F" w:rsidRPr="00F172A8" w:rsidRDefault="0051627F" w:rsidP="00B5222D">
            <w:pPr>
              <w:tabs>
                <w:tab w:val="left" w:pos="1985"/>
              </w:tabs>
              <w:spacing w:before="240"/>
              <w:rPr>
                <w:rFonts w:ascii="Candara" w:hAnsi="Candara" w:cstheme="majorBidi"/>
                <w:sz w:val="22"/>
                <w:szCs w:val="22"/>
              </w:rPr>
            </w:pPr>
            <w:r w:rsidRPr="00F172A8">
              <w:rPr>
                <w:rFonts w:ascii="Candara" w:hAnsi="Candara" w:cstheme="majorBidi"/>
                <w:sz w:val="22"/>
                <w:szCs w:val="22"/>
              </w:rPr>
              <w:t>Signature:</w:t>
            </w:r>
          </w:p>
        </w:tc>
        <w:tc>
          <w:tcPr>
            <w:tcW w:w="2835" w:type="dxa"/>
            <w:tcBorders>
              <w:bottom w:val="single" w:sz="6" w:space="0" w:color="auto"/>
            </w:tcBorders>
          </w:tcPr>
          <w:p w14:paraId="1C3DD944" w14:textId="77777777" w:rsidR="0051627F" w:rsidRPr="00F172A8" w:rsidRDefault="0051627F" w:rsidP="00B5222D">
            <w:pPr>
              <w:tabs>
                <w:tab w:val="left" w:pos="1985"/>
              </w:tabs>
              <w:spacing w:before="240"/>
              <w:rPr>
                <w:rFonts w:ascii="Candara" w:hAnsi="Candara" w:cstheme="majorBidi"/>
                <w:sz w:val="22"/>
                <w:szCs w:val="22"/>
              </w:rPr>
            </w:pPr>
          </w:p>
        </w:tc>
        <w:tc>
          <w:tcPr>
            <w:tcW w:w="1560" w:type="dxa"/>
          </w:tcPr>
          <w:p w14:paraId="0BC4C519" w14:textId="77777777" w:rsidR="0051627F" w:rsidRPr="00F172A8" w:rsidRDefault="0051627F" w:rsidP="00B5222D">
            <w:pPr>
              <w:tabs>
                <w:tab w:val="left" w:pos="1985"/>
              </w:tabs>
              <w:spacing w:before="240"/>
              <w:rPr>
                <w:rFonts w:ascii="Candara" w:hAnsi="Candara" w:cstheme="majorBidi"/>
                <w:sz w:val="22"/>
                <w:szCs w:val="22"/>
              </w:rPr>
            </w:pPr>
            <w:r w:rsidRPr="00F172A8">
              <w:rPr>
                <w:rFonts w:ascii="Candara" w:hAnsi="Candara" w:cstheme="majorBidi"/>
                <w:sz w:val="22"/>
                <w:szCs w:val="22"/>
              </w:rPr>
              <w:t xml:space="preserve"> Signature:</w:t>
            </w:r>
          </w:p>
        </w:tc>
        <w:tc>
          <w:tcPr>
            <w:tcW w:w="3196" w:type="dxa"/>
          </w:tcPr>
          <w:p w14:paraId="16C9F6D3" w14:textId="77777777" w:rsidR="0051627F" w:rsidRPr="00F172A8" w:rsidRDefault="0051627F" w:rsidP="00B5222D">
            <w:pPr>
              <w:tabs>
                <w:tab w:val="left" w:pos="1985"/>
              </w:tabs>
              <w:spacing w:before="240"/>
              <w:rPr>
                <w:rFonts w:ascii="Candara" w:hAnsi="Candara" w:cstheme="majorBidi"/>
                <w:sz w:val="22"/>
                <w:szCs w:val="22"/>
              </w:rPr>
            </w:pPr>
          </w:p>
        </w:tc>
      </w:tr>
      <w:tr w:rsidR="0051627F" w:rsidRPr="00F172A8" w14:paraId="19F4F6F5" w14:textId="77777777" w:rsidTr="00B5222D">
        <w:tc>
          <w:tcPr>
            <w:tcW w:w="1809" w:type="dxa"/>
          </w:tcPr>
          <w:p w14:paraId="170099BE" w14:textId="77777777" w:rsidR="0051627F" w:rsidRPr="00F172A8" w:rsidRDefault="0051627F" w:rsidP="00B5222D">
            <w:pPr>
              <w:tabs>
                <w:tab w:val="left" w:pos="1985"/>
              </w:tabs>
              <w:spacing w:before="240"/>
              <w:rPr>
                <w:rFonts w:ascii="Candara" w:hAnsi="Candara" w:cstheme="majorBidi"/>
                <w:sz w:val="22"/>
                <w:szCs w:val="22"/>
              </w:rPr>
            </w:pPr>
            <w:r w:rsidRPr="00F172A8">
              <w:rPr>
                <w:rFonts w:ascii="Candara" w:hAnsi="Candara" w:cstheme="majorBidi"/>
                <w:sz w:val="22"/>
                <w:szCs w:val="22"/>
              </w:rPr>
              <w:t>Name:</w:t>
            </w:r>
          </w:p>
        </w:tc>
        <w:tc>
          <w:tcPr>
            <w:tcW w:w="2835" w:type="dxa"/>
            <w:tcBorders>
              <w:top w:val="single" w:sz="6" w:space="0" w:color="auto"/>
              <w:bottom w:val="single" w:sz="6" w:space="0" w:color="auto"/>
            </w:tcBorders>
          </w:tcPr>
          <w:p w14:paraId="0D16C2ED" w14:textId="77777777" w:rsidR="0051627F" w:rsidRPr="00F172A8" w:rsidRDefault="0051627F" w:rsidP="00B5222D">
            <w:pPr>
              <w:tabs>
                <w:tab w:val="left" w:pos="1985"/>
              </w:tabs>
              <w:spacing w:before="240"/>
              <w:rPr>
                <w:rFonts w:ascii="Candara" w:hAnsi="Candara" w:cstheme="majorBidi"/>
                <w:sz w:val="22"/>
                <w:szCs w:val="22"/>
              </w:rPr>
            </w:pPr>
          </w:p>
        </w:tc>
        <w:tc>
          <w:tcPr>
            <w:tcW w:w="1560" w:type="dxa"/>
          </w:tcPr>
          <w:p w14:paraId="3D40BAB7" w14:textId="77777777" w:rsidR="0051627F" w:rsidRPr="00F172A8" w:rsidRDefault="0051627F" w:rsidP="00B5222D">
            <w:pPr>
              <w:tabs>
                <w:tab w:val="left" w:pos="1985"/>
              </w:tabs>
              <w:spacing w:before="240"/>
              <w:rPr>
                <w:rFonts w:ascii="Candara" w:hAnsi="Candara" w:cstheme="majorBidi"/>
                <w:sz w:val="22"/>
                <w:szCs w:val="22"/>
              </w:rPr>
            </w:pPr>
            <w:r w:rsidRPr="00F172A8">
              <w:rPr>
                <w:rFonts w:ascii="Candara" w:hAnsi="Candara" w:cstheme="majorBidi"/>
                <w:sz w:val="22"/>
                <w:szCs w:val="22"/>
              </w:rPr>
              <w:t xml:space="preserve"> Name:</w:t>
            </w:r>
          </w:p>
        </w:tc>
        <w:tc>
          <w:tcPr>
            <w:tcW w:w="3196" w:type="dxa"/>
            <w:tcBorders>
              <w:top w:val="single" w:sz="6" w:space="0" w:color="auto"/>
            </w:tcBorders>
          </w:tcPr>
          <w:p w14:paraId="7747D64B" w14:textId="77777777" w:rsidR="0051627F" w:rsidRPr="00F172A8" w:rsidRDefault="0051627F" w:rsidP="00B5222D">
            <w:pPr>
              <w:pStyle w:val="Heading7"/>
              <w:rPr>
                <w:rFonts w:ascii="Candara" w:hAnsi="Candara" w:cstheme="majorBidi"/>
                <w:sz w:val="22"/>
                <w:szCs w:val="22"/>
              </w:rPr>
            </w:pPr>
          </w:p>
        </w:tc>
      </w:tr>
      <w:tr w:rsidR="0051627F" w:rsidRPr="00F172A8" w14:paraId="77A45B73" w14:textId="77777777" w:rsidTr="00B5222D">
        <w:tc>
          <w:tcPr>
            <w:tcW w:w="1809" w:type="dxa"/>
          </w:tcPr>
          <w:p w14:paraId="65B2C448" w14:textId="77777777" w:rsidR="0051627F" w:rsidRPr="00F172A8" w:rsidRDefault="0051627F" w:rsidP="00B5222D">
            <w:pPr>
              <w:tabs>
                <w:tab w:val="left" w:pos="1985"/>
              </w:tabs>
              <w:spacing w:before="240"/>
              <w:rPr>
                <w:rFonts w:ascii="Candara" w:hAnsi="Candara" w:cstheme="majorBidi"/>
                <w:sz w:val="22"/>
                <w:szCs w:val="22"/>
              </w:rPr>
            </w:pPr>
            <w:r w:rsidRPr="00F172A8">
              <w:rPr>
                <w:rFonts w:ascii="Candara" w:hAnsi="Candara" w:cstheme="majorBidi"/>
                <w:sz w:val="22"/>
                <w:szCs w:val="22"/>
              </w:rPr>
              <w:t>Title:</w:t>
            </w:r>
          </w:p>
        </w:tc>
        <w:tc>
          <w:tcPr>
            <w:tcW w:w="2835" w:type="dxa"/>
            <w:tcBorders>
              <w:top w:val="single" w:sz="6" w:space="0" w:color="auto"/>
              <w:bottom w:val="single" w:sz="6" w:space="0" w:color="auto"/>
            </w:tcBorders>
          </w:tcPr>
          <w:p w14:paraId="1620EF9A" w14:textId="77777777" w:rsidR="0051627F" w:rsidRPr="00F172A8" w:rsidRDefault="0051627F" w:rsidP="00B5222D">
            <w:pPr>
              <w:tabs>
                <w:tab w:val="left" w:pos="1985"/>
              </w:tabs>
              <w:spacing w:before="240"/>
              <w:rPr>
                <w:rFonts w:ascii="Candara" w:hAnsi="Candara" w:cstheme="majorBidi"/>
                <w:sz w:val="22"/>
                <w:szCs w:val="22"/>
              </w:rPr>
            </w:pPr>
          </w:p>
        </w:tc>
        <w:tc>
          <w:tcPr>
            <w:tcW w:w="1560" w:type="dxa"/>
          </w:tcPr>
          <w:p w14:paraId="08949A93" w14:textId="77777777" w:rsidR="0051627F" w:rsidRPr="00F172A8" w:rsidRDefault="0051627F" w:rsidP="00B5222D">
            <w:pPr>
              <w:tabs>
                <w:tab w:val="left" w:pos="1985"/>
              </w:tabs>
              <w:spacing w:before="240"/>
              <w:rPr>
                <w:rFonts w:ascii="Candara" w:hAnsi="Candara" w:cstheme="majorBidi"/>
                <w:sz w:val="22"/>
                <w:szCs w:val="22"/>
              </w:rPr>
            </w:pPr>
            <w:r w:rsidRPr="00F172A8">
              <w:rPr>
                <w:rFonts w:ascii="Candara" w:hAnsi="Candara" w:cstheme="majorBidi"/>
                <w:sz w:val="22"/>
                <w:szCs w:val="22"/>
              </w:rPr>
              <w:t xml:space="preserve"> Title:</w:t>
            </w:r>
          </w:p>
        </w:tc>
        <w:tc>
          <w:tcPr>
            <w:tcW w:w="3196" w:type="dxa"/>
            <w:tcBorders>
              <w:top w:val="single" w:sz="6" w:space="0" w:color="auto"/>
              <w:bottom w:val="single" w:sz="6" w:space="0" w:color="auto"/>
            </w:tcBorders>
          </w:tcPr>
          <w:p w14:paraId="47FAB2A6" w14:textId="77777777" w:rsidR="0051627F" w:rsidRPr="00F172A8" w:rsidRDefault="0051627F" w:rsidP="00B5222D">
            <w:pPr>
              <w:tabs>
                <w:tab w:val="left" w:pos="1985"/>
              </w:tabs>
              <w:spacing w:before="240"/>
              <w:jc w:val="center"/>
              <w:rPr>
                <w:rFonts w:ascii="Candara" w:hAnsi="Candara" w:cstheme="majorBidi"/>
                <w:sz w:val="22"/>
                <w:szCs w:val="22"/>
              </w:rPr>
            </w:pPr>
          </w:p>
        </w:tc>
      </w:tr>
    </w:tbl>
    <w:p w14:paraId="7755401D" w14:textId="77777777" w:rsidR="0051627F" w:rsidRPr="00F172A8" w:rsidRDefault="0051627F" w:rsidP="0051627F">
      <w:pPr>
        <w:tabs>
          <w:tab w:val="left" w:pos="1985"/>
        </w:tabs>
        <w:rPr>
          <w:rFonts w:ascii="Candara" w:hAnsi="Candara" w:cstheme="majorBidi"/>
          <w:sz w:val="22"/>
          <w:szCs w:val="22"/>
        </w:rPr>
      </w:pPr>
    </w:p>
    <w:tbl>
      <w:tblPr>
        <w:tblW w:w="0" w:type="auto"/>
        <w:tblLayout w:type="fixed"/>
        <w:tblLook w:val="0000" w:firstRow="0" w:lastRow="0" w:firstColumn="0" w:lastColumn="0" w:noHBand="0" w:noVBand="0"/>
      </w:tblPr>
      <w:tblGrid>
        <w:gridCol w:w="1809"/>
        <w:gridCol w:w="2835"/>
        <w:gridCol w:w="1560"/>
        <w:gridCol w:w="3118"/>
      </w:tblGrid>
      <w:tr w:rsidR="0051627F" w:rsidRPr="00F172A8" w14:paraId="3A9ECCE2" w14:textId="77777777" w:rsidTr="00B5222D">
        <w:tc>
          <w:tcPr>
            <w:tcW w:w="1809" w:type="dxa"/>
          </w:tcPr>
          <w:p w14:paraId="1C8983C3" w14:textId="77777777" w:rsidR="0051627F" w:rsidRPr="00F172A8" w:rsidRDefault="0051627F" w:rsidP="00B5222D">
            <w:pPr>
              <w:tabs>
                <w:tab w:val="left" w:pos="1985"/>
              </w:tabs>
              <w:rPr>
                <w:rFonts w:ascii="Candara" w:hAnsi="Candara" w:cstheme="majorBidi"/>
                <w:sz w:val="22"/>
                <w:szCs w:val="22"/>
              </w:rPr>
            </w:pPr>
            <w:r w:rsidRPr="00F172A8">
              <w:rPr>
                <w:rFonts w:ascii="Candara" w:hAnsi="Candara" w:cstheme="majorBidi"/>
                <w:sz w:val="22"/>
                <w:szCs w:val="22"/>
              </w:rPr>
              <w:t>Date:</w:t>
            </w:r>
          </w:p>
        </w:tc>
        <w:tc>
          <w:tcPr>
            <w:tcW w:w="2835" w:type="dxa"/>
            <w:tcBorders>
              <w:bottom w:val="single" w:sz="6" w:space="0" w:color="auto"/>
            </w:tcBorders>
          </w:tcPr>
          <w:p w14:paraId="6290809E" w14:textId="77777777" w:rsidR="0051627F" w:rsidRPr="00F172A8" w:rsidRDefault="0051627F" w:rsidP="00B5222D">
            <w:pPr>
              <w:rPr>
                <w:rFonts w:ascii="Candara" w:hAnsi="Candara" w:cstheme="majorBidi"/>
                <w:sz w:val="22"/>
                <w:szCs w:val="22"/>
              </w:rPr>
            </w:pPr>
          </w:p>
        </w:tc>
        <w:tc>
          <w:tcPr>
            <w:tcW w:w="1560" w:type="dxa"/>
          </w:tcPr>
          <w:p w14:paraId="5CA310C0" w14:textId="77777777" w:rsidR="0051627F" w:rsidRPr="00F172A8" w:rsidRDefault="0051627F" w:rsidP="00B5222D">
            <w:pPr>
              <w:tabs>
                <w:tab w:val="left" w:pos="1985"/>
              </w:tabs>
              <w:rPr>
                <w:rFonts w:ascii="Candara" w:hAnsi="Candara" w:cstheme="majorBidi"/>
                <w:sz w:val="22"/>
                <w:szCs w:val="22"/>
              </w:rPr>
            </w:pPr>
            <w:r w:rsidRPr="00F172A8">
              <w:rPr>
                <w:rFonts w:ascii="Candara" w:hAnsi="Candara" w:cstheme="majorBidi"/>
                <w:sz w:val="22"/>
                <w:szCs w:val="22"/>
              </w:rPr>
              <w:t>Date:</w:t>
            </w:r>
          </w:p>
        </w:tc>
        <w:tc>
          <w:tcPr>
            <w:tcW w:w="3118" w:type="dxa"/>
            <w:tcBorders>
              <w:bottom w:val="single" w:sz="6" w:space="0" w:color="auto"/>
            </w:tcBorders>
          </w:tcPr>
          <w:p w14:paraId="76C69068" w14:textId="77777777" w:rsidR="0051627F" w:rsidRPr="00F172A8" w:rsidRDefault="0051627F" w:rsidP="00B5222D">
            <w:pPr>
              <w:tabs>
                <w:tab w:val="left" w:pos="1985"/>
              </w:tabs>
              <w:rPr>
                <w:rFonts w:ascii="Candara" w:hAnsi="Candara" w:cstheme="majorBidi"/>
                <w:sz w:val="22"/>
                <w:szCs w:val="22"/>
              </w:rPr>
            </w:pPr>
          </w:p>
        </w:tc>
      </w:tr>
    </w:tbl>
    <w:p w14:paraId="7926D18A" w14:textId="77777777" w:rsidR="0051627F" w:rsidRPr="00F172A8" w:rsidRDefault="0051627F" w:rsidP="0051627F">
      <w:pPr>
        <w:pStyle w:val="Heading9"/>
        <w:jc w:val="left"/>
        <w:rPr>
          <w:rFonts w:ascii="Candara" w:hAnsi="Candara" w:cstheme="majorBidi"/>
          <w:sz w:val="22"/>
          <w:szCs w:val="22"/>
        </w:rPr>
      </w:pPr>
    </w:p>
    <w:tbl>
      <w:tblPr>
        <w:tblW w:w="9400" w:type="dxa"/>
        <w:tblLayout w:type="fixed"/>
        <w:tblLook w:val="0000" w:firstRow="0" w:lastRow="0" w:firstColumn="0" w:lastColumn="0" w:noHBand="0" w:noVBand="0"/>
      </w:tblPr>
      <w:tblGrid>
        <w:gridCol w:w="1809"/>
        <w:gridCol w:w="2835"/>
        <w:gridCol w:w="1560"/>
        <w:gridCol w:w="3118"/>
        <w:gridCol w:w="78"/>
      </w:tblGrid>
      <w:tr w:rsidR="0051627F" w:rsidRPr="00F172A8" w14:paraId="1BA26090" w14:textId="77777777" w:rsidTr="00B5222D">
        <w:tc>
          <w:tcPr>
            <w:tcW w:w="4644" w:type="dxa"/>
            <w:gridSpan w:val="2"/>
          </w:tcPr>
          <w:p w14:paraId="61419A5C" w14:textId="77777777" w:rsidR="0051627F" w:rsidRPr="00F172A8" w:rsidRDefault="0051627F" w:rsidP="00B5222D">
            <w:pPr>
              <w:tabs>
                <w:tab w:val="left" w:pos="1985"/>
              </w:tabs>
              <w:rPr>
                <w:rFonts w:ascii="Candara" w:hAnsi="Candara" w:cstheme="majorBidi"/>
                <w:sz w:val="22"/>
                <w:szCs w:val="22"/>
              </w:rPr>
            </w:pPr>
          </w:p>
        </w:tc>
        <w:tc>
          <w:tcPr>
            <w:tcW w:w="4756" w:type="dxa"/>
            <w:gridSpan w:val="3"/>
          </w:tcPr>
          <w:p w14:paraId="2CCBA5BF" w14:textId="77777777" w:rsidR="0051627F" w:rsidRPr="00F172A8" w:rsidRDefault="0051627F" w:rsidP="00B5222D">
            <w:pPr>
              <w:tabs>
                <w:tab w:val="left" w:pos="1985"/>
              </w:tabs>
              <w:jc w:val="center"/>
              <w:rPr>
                <w:rFonts w:ascii="Candara" w:hAnsi="Candara" w:cstheme="majorBidi"/>
                <w:sz w:val="22"/>
                <w:szCs w:val="22"/>
              </w:rPr>
            </w:pPr>
          </w:p>
        </w:tc>
      </w:tr>
      <w:tr w:rsidR="0051627F" w:rsidRPr="00F172A8" w14:paraId="2A9F2DC5" w14:textId="27D73BAF" w:rsidTr="00B5222D">
        <w:trPr>
          <w:gridAfter w:val="1"/>
          <w:wAfter w:w="78" w:type="dxa"/>
        </w:trPr>
        <w:tc>
          <w:tcPr>
            <w:tcW w:w="1809" w:type="dxa"/>
          </w:tcPr>
          <w:p w14:paraId="3F5F356D" w14:textId="7711E7F7" w:rsidR="0051627F" w:rsidRPr="00F172A8" w:rsidRDefault="0051627F" w:rsidP="00B5222D">
            <w:pPr>
              <w:tabs>
                <w:tab w:val="left" w:pos="993"/>
                <w:tab w:val="left" w:pos="1985"/>
              </w:tabs>
              <w:rPr>
                <w:rFonts w:ascii="Candara" w:hAnsi="Candara" w:cstheme="majorBidi"/>
                <w:b/>
                <w:sz w:val="22"/>
                <w:szCs w:val="22"/>
              </w:rPr>
            </w:pPr>
            <w:r w:rsidRPr="00F172A8">
              <w:rPr>
                <w:rFonts w:ascii="Candara" w:hAnsi="Candara" w:cstheme="majorBidi"/>
                <w:b/>
                <w:sz w:val="22"/>
                <w:szCs w:val="22"/>
              </w:rPr>
              <w:t>Witness:</w:t>
            </w:r>
          </w:p>
        </w:tc>
        <w:tc>
          <w:tcPr>
            <w:tcW w:w="2835" w:type="dxa"/>
          </w:tcPr>
          <w:p w14:paraId="42916A84" w14:textId="04FCE053" w:rsidR="0051627F" w:rsidRPr="00F172A8" w:rsidRDefault="0051627F" w:rsidP="00B5222D">
            <w:pPr>
              <w:tabs>
                <w:tab w:val="left" w:pos="1985"/>
              </w:tabs>
              <w:rPr>
                <w:rFonts w:ascii="Candara" w:hAnsi="Candara" w:cstheme="majorBidi"/>
                <w:sz w:val="22"/>
                <w:szCs w:val="22"/>
              </w:rPr>
            </w:pPr>
          </w:p>
        </w:tc>
        <w:tc>
          <w:tcPr>
            <w:tcW w:w="1560" w:type="dxa"/>
          </w:tcPr>
          <w:p w14:paraId="5FB03493" w14:textId="6C80F0D8" w:rsidR="0051627F" w:rsidRPr="00F172A8" w:rsidRDefault="0051627F" w:rsidP="00B5222D">
            <w:pPr>
              <w:tabs>
                <w:tab w:val="left" w:pos="905"/>
              </w:tabs>
              <w:rPr>
                <w:rFonts w:ascii="Candara" w:hAnsi="Candara" w:cstheme="majorBidi"/>
                <w:b/>
                <w:sz w:val="22"/>
                <w:szCs w:val="22"/>
              </w:rPr>
            </w:pPr>
            <w:r w:rsidRPr="00F172A8">
              <w:rPr>
                <w:rFonts w:ascii="Candara" w:hAnsi="Candara" w:cstheme="majorBidi"/>
                <w:b/>
                <w:sz w:val="22"/>
                <w:szCs w:val="22"/>
              </w:rPr>
              <w:t>Witness:</w:t>
            </w:r>
          </w:p>
        </w:tc>
        <w:tc>
          <w:tcPr>
            <w:tcW w:w="3118" w:type="dxa"/>
          </w:tcPr>
          <w:p w14:paraId="05DDD774" w14:textId="29A486E1" w:rsidR="0051627F" w:rsidRPr="00F172A8" w:rsidRDefault="0051627F" w:rsidP="00B5222D">
            <w:pPr>
              <w:tabs>
                <w:tab w:val="left" w:pos="1985"/>
              </w:tabs>
              <w:rPr>
                <w:rFonts w:ascii="Candara" w:hAnsi="Candara" w:cstheme="majorBidi"/>
                <w:sz w:val="22"/>
                <w:szCs w:val="22"/>
              </w:rPr>
            </w:pPr>
          </w:p>
        </w:tc>
      </w:tr>
    </w:tbl>
    <w:p w14:paraId="37ABB3FC" w14:textId="0719692B" w:rsidR="0051627F" w:rsidRPr="00F172A8" w:rsidRDefault="0051627F" w:rsidP="0051627F">
      <w:pPr>
        <w:rPr>
          <w:rFonts w:ascii="Candara" w:hAnsi="Candara" w:cstheme="majorBidi"/>
          <w:sz w:val="22"/>
          <w:szCs w:val="22"/>
        </w:rPr>
      </w:pPr>
    </w:p>
    <w:tbl>
      <w:tblPr>
        <w:tblW w:w="0" w:type="auto"/>
        <w:tblLayout w:type="fixed"/>
        <w:tblLook w:val="0000" w:firstRow="0" w:lastRow="0" w:firstColumn="0" w:lastColumn="0" w:noHBand="0" w:noVBand="0"/>
      </w:tblPr>
      <w:tblGrid>
        <w:gridCol w:w="1809"/>
        <w:gridCol w:w="2835"/>
        <w:gridCol w:w="1560"/>
        <w:gridCol w:w="3118"/>
      </w:tblGrid>
      <w:tr w:rsidR="0051627F" w:rsidRPr="00F172A8" w14:paraId="11E0A1CF" w14:textId="30F0434B" w:rsidTr="00B5222D">
        <w:tc>
          <w:tcPr>
            <w:tcW w:w="1809" w:type="dxa"/>
          </w:tcPr>
          <w:p w14:paraId="5124A715" w14:textId="7288CEF2" w:rsidR="0051627F" w:rsidRPr="00F172A8" w:rsidRDefault="0051627F" w:rsidP="00B5222D">
            <w:pPr>
              <w:tabs>
                <w:tab w:val="left" w:pos="993"/>
                <w:tab w:val="left" w:pos="1985"/>
              </w:tabs>
              <w:rPr>
                <w:rFonts w:ascii="Candara" w:hAnsi="Candara" w:cstheme="majorBidi"/>
                <w:sz w:val="22"/>
                <w:szCs w:val="22"/>
              </w:rPr>
            </w:pPr>
            <w:r w:rsidRPr="00F172A8">
              <w:rPr>
                <w:rFonts w:ascii="Candara" w:hAnsi="Candara" w:cstheme="majorBidi"/>
                <w:sz w:val="22"/>
                <w:szCs w:val="22"/>
              </w:rPr>
              <w:t>Signature:</w:t>
            </w:r>
          </w:p>
        </w:tc>
        <w:tc>
          <w:tcPr>
            <w:tcW w:w="2835" w:type="dxa"/>
            <w:tcBorders>
              <w:bottom w:val="single" w:sz="6" w:space="0" w:color="auto"/>
            </w:tcBorders>
          </w:tcPr>
          <w:p w14:paraId="062AB6FC" w14:textId="05780358" w:rsidR="0051627F" w:rsidRPr="00F172A8" w:rsidRDefault="0051627F" w:rsidP="00B5222D">
            <w:pPr>
              <w:tabs>
                <w:tab w:val="left" w:pos="1985"/>
              </w:tabs>
              <w:rPr>
                <w:rFonts w:ascii="Candara" w:hAnsi="Candara" w:cstheme="majorBidi"/>
                <w:sz w:val="22"/>
                <w:szCs w:val="22"/>
              </w:rPr>
            </w:pPr>
          </w:p>
        </w:tc>
        <w:tc>
          <w:tcPr>
            <w:tcW w:w="1560" w:type="dxa"/>
          </w:tcPr>
          <w:p w14:paraId="2FBA99AB" w14:textId="6B305589" w:rsidR="0051627F" w:rsidRPr="00F172A8" w:rsidRDefault="0051627F" w:rsidP="00B5222D">
            <w:pPr>
              <w:tabs>
                <w:tab w:val="left" w:pos="905"/>
              </w:tabs>
              <w:rPr>
                <w:rFonts w:ascii="Candara" w:hAnsi="Candara" w:cstheme="majorBidi"/>
                <w:sz w:val="22"/>
                <w:szCs w:val="22"/>
              </w:rPr>
            </w:pPr>
            <w:r w:rsidRPr="00F172A8">
              <w:rPr>
                <w:rFonts w:ascii="Candara" w:hAnsi="Candara" w:cstheme="majorBidi"/>
                <w:sz w:val="22"/>
                <w:szCs w:val="22"/>
              </w:rPr>
              <w:t>Signature:</w:t>
            </w:r>
          </w:p>
        </w:tc>
        <w:tc>
          <w:tcPr>
            <w:tcW w:w="3118" w:type="dxa"/>
            <w:tcBorders>
              <w:bottom w:val="single" w:sz="6" w:space="0" w:color="auto"/>
            </w:tcBorders>
          </w:tcPr>
          <w:p w14:paraId="24A610D6" w14:textId="384E5A70" w:rsidR="0051627F" w:rsidRPr="00F172A8" w:rsidRDefault="0051627F" w:rsidP="00B5222D">
            <w:pPr>
              <w:tabs>
                <w:tab w:val="left" w:pos="1985"/>
              </w:tabs>
              <w:rPr>
                <w:rFonts w:ascii="Candara" w:hAnsi="Candara" w:cstheme="majorBidi"/>
                <w:sz w:val="22"/>
                <w:szCs w:val="22"/>
              </w:rPr>
            </w:pPr>
          </w:p>
        </w:tc>
      </w:tr>
    </w:tbl>
    <w:p w14:paraId="71AC4149" w14:textId="0C526E77" w:rsidR="0051627F" w:rsidRPr="00F172A8" w:rsidRDefault="0051627F" w:rsidP="0051627F">
      <w:pPr>
        <w:pStyle w:val="Header"/>
        <w:tabs>
          <w:tab w:val="clear" w:pos="4153"/>
          <w:tab w:val="clear" w:pos="8306"/>
        </w:tabs>
        <w:rPr>
          <w:rFonts w:ascii="Candara" w:hAnsi="Candara" w:cstheme="majorBidi"/>
          <w:sz w:val="22"/>
          <w:szCs w:val="22"/>
        </w:rPr>
      </w:pPr>
    </w:p>
    <w:tbl>
      <w:tblPr>
        <w:tblW w:w="0" w:type="auto"/>
        <w:tblLayout w:type="fixed"/>
        <w:tblLook w:val="0000" w:firstRow="0" w:lastRow="0" w:firstColumn="0" w:lastColumn="0" w:noHBand="0" w:noVBand="0"/>
      </w:tblPr>
      <w:tblGrid>
        <w:gridCol w:w="1809"/>
        <w:gridCol w:w="2835"/>
        <w:gridCol w:w="1560"/>
        <w:gridCol w:w="3118"/>
      </w:tblGrid>
      <w:tr w:rsidR="0051627F" w:rsidRPr="00F172A8" w14:paraId="414ACEB4" w14:textId="54FA5FD3" w:rsidTr="00B5222D">
        <w:tc>
          <w:tcPr>
            <w:tcW w:w="1809" w:type="dxa"/>
          </w:tcPr>
          <w:p w14:paraId="78518B79" w14:textId="159D4B9A" w:rsidR="0051627F" w:rsidRPr="00F172A8" w:rsidRDefault="0051627F" w:rsidP="00B5222D">
            <w:pPr>
              <w:tabs>
                <w:tab w:val="left" w:pos="993"/>
                <w:tab w:val="left" w:pos="1985"/>
              </w:tabs>
              <w:rPr>
                <w:rFonts w:ascii="Candara" w:hAnsi="Candara" w:cstheme="majorBidi"/>
                <w:sz w:val="22"/>
                <w:szCs w:val="22"/>
              </w:rPr>
            </w:pPr>
            <w:r w:rsidRPr="00F172A8">
              <w:rPr>
                <w:rFonts w:ascii="Candara" w:hAnsi="Candara" w:cstheme="majorBidi"/>
                <w:sz w:val="22"/>
                <w:szCs w:val="22"/>
              </w:rPr>
              <w:t>Name:</w:t>
            </w:r>
          </w:p>
        </w:tc>
        <w:tc>
          <w:tcPr>
            <w:tcW w:w="2835" w:type="dxa"/>
            <w:tcBorders>
              <w:bottom w:val="single" w:sz="6" w:space="0" w:color="auto"/>
            </w:tcBorders>
          </w:tcPr>
          <w:p w14:paraId="6B6087D5" w14:textId="4E6A230B" w:rsidR="0051627F" w:rsidRPr="00F172A8" w:rsidRDefault="0051627F" w:rsidP="00B5222D">
            <w:pPr>
              <w:tabs>
                <w:tab w:val="left" w:pos="1985"/>
              </w:tabs>
              <w:rPr>
                <w:rFonts w:ascii="Candara" w:hAnsi="Candara" w:cstheme="majorBidi"/>
                <w:sz w:val="22"/>
                <w:szCs w:val="22"/>
              </w:rPr>
            </w:pPr>
          </w:p>
        </w:tc>
        <w:tc>
          <w:tcPr>
            <w:tcW w:w="1560" w:type="dxa"/>
          </w:tcPr>
          <w:p w14:paraId="7147DF5A" w14:textId="217755E8" w:rsidR="0051627F" w:rsidRPr="00F172A8" w:rsidRDefault="0051627F" w:rsidP="00B5222D">
            <w:pPr>
              <w:tabs>
                <w:tab w:val="left" w:pos="905"/>
              </w:tabs>
              <w:rPr>
                <w:rFonts w:ascii="Candara" w:hAnsi="Candara" w:cstheme="majorBidi"/>
                <w:sz w:val="22"/>
                <w:szCs w:val="22"/>
              </w:rPr>
            </w:pPr>
            <w:r w:rsidRPr="00F172A8">
              <w:rPr>
                <w:rFonts w:ascii="Candara" w:hAnsi="Candara" w:cstheme="majorBidi"/>
                <w:sz w:val="22"/>
                <w:szCs w:val="22"/>
              </w:rPr>
              <w:t>Name:</w:t>
            </w:r>
          </w:p>
        </w:tc>
        <w:tc>
          <w:tcPr>
            <w:tcW w:w="3118" w:type="dxa"/>
            <w:tcBorders>
              <w:bottom w:val="single" w:sz="6" w:space="0" w:color="auto"/>
            </w:tcBorders>
          </w:tcPr>
          <w:p w14:paraId="6D506BF7" w14:textId="7A27692A" w:rsidR="0051627F" w:rsidRPr="00F172A8" w:rsidRDefault="0051627F" w:rsidP="00B5222D">
            <w:pPr>
              <w:tabs>
                <w:tab w:val="left" w:pos="1985"/>
              </w:tabs>
              <w:rPr>
                <w:rFonts w:ascii="Candara" w:hAnsi="Candara" w:cstheme="majorBidi"/>
                <w:sz w:val="22"/>
                <w:szCs w:val="22"/>
              </w:rPr>
            </w:pPr>
          </w:p>
        </w:tc>
      </w:tr>
    </w:tbl>
    <w:p w14:paraId="6DE89F7D" w14:textId="243B0D54" w:rsidR="0051627F" w:rsidRPr="00F172A8" w:rsidRDefault="0051627F" w:rsidP="0051627F">
      <w:pPr>
        <w:rPr>
          <w:rFonts w:ascii="Candara" w:hAnsi="Candara" w:cstheme="majorBidi"/>
          <w:sz w:val="22"/>
          <w:szCs w:val="22"/>
        </w:rPr>
      </w:pPr>
    </w:p>
    <w:tbl>
      <w:tblPr>
        <w:tblW w:w="0" w:type="auto"/>
        <w:tblLayout w:type="fixed"/>
        <w:tblLook w:val="0000" w:firstRow="0" w:lastRow="0" w:firstColumn="0" w:lastColumn="0" w:noHBand="0" w:noVBand="0"/>
      </w:tblPr>
      <w:tblGrid>
        <w:gridCol w:w="1809"/>
        <w:gridCol w:w="2835"/>
        <w:gridCol w:w="1560"/>
        <w:gridCol w:w="3118"/>
      </w:tblGrid>
      <w:tr w:rsidR="0051627F" w:rsidRPr="00F172A8" w14:paraId="3733FACA" w14:textId="3495D9EC" w:rsidTr="00B5222D">
        <w:tc>
          <w:tcPr>
            <w:tcW w:w="1809" w:type="dxa"/>
          </w:tcPr>
          <w:p w14:paraId="103B5EEC" w14:textId="619B2551" w:rsidR="0051627F" w:rsidRPr="00F172A8" w:rsidRDefault="0051627F" w:rsidP="00B5222D">
            <w:pPr>
              <w:tabs>
                <w:tab w:val="left" w:pos="993"/>
                <w:tab w:val="left" w:pos="1985"/>
              </w:tabs>
              <w:rPr>
                <w:rFonts w:ascii="Candara" w:hAnsi="Candara" w:cstheme="majorBidi"/>
                <w:sz w:val="22"/>
                <w:szCs w:val="22"/>
              </w:rPr>
            </w:pPr>
            <w:r w:rsidRPr="00F172A8">
              <w:rPr>
                <w:rFonts w:ascii="Candara" w:hAnsi="Candara" w:cstheme="majorBidi"/>
                <w:sz w:val="22"/>
                <w:szCs w:val="22"/>
              </w:rPr>
              <w:t>Title:</w:t>
            </w:r>
          </w:p>
        </w:tc>
        <w:tc>
          <w:tcPr>
            <w:tcW w:w="2835" w:type="dxa"/>
            <w:tcBorders>
              <w:bottom w:val="single" w:sz="6" w:space="0" w:color="auto"/>
            </w:tcBorders>
          </w:tcPr>
          <w:p w14:paraId="50B53569" w14:textId="17F38C8A" w:rsidR="0051627F" w:rsidRPr="00F172A8" w:rsidRDefault="0051627F" w:rsidP="00B5222D">
            <w:pPr>
              <w:tabs>
                <w:tab w:val="left" w:pos="1985"/>
              </w:tabs>
              <w:rPr>
                <w:rFonts w:ascii="Candara" w:hAnsi="Candara" w:cstheme="majorBidi"/>
                <w:sz w:val="22"/>
                <w:szCs w:val="22"/>
              </w:rPr>
            </w:pPr>
          </w:p>
        </w:tc>
        <w:tc>
          <w:tcPr>
            <w:tcW w:w="1560" w:type="dxa"/>
          </w:tcPr>
          <w:p w14:paraId="52CEE764" w14:textId="428E14EC" w:rsidR="0051627F" w:rsidRPr="00F172A8" w:rsidRDefault="0051627F" w:rsidP="00B5222D">
            <w:pPr>
              <w:tabs>
                <w:tab w:val="left" w:pos="905"/>
              </w:tabs>
              <w:rPr>
                <w:rFonts w:ascii="Candara" w:hAnsi="Candara" w:cstheme="majorBidi"/>
                <w:sz w:val="22"/>
                <w:szCs w:val="22"/>
              </w:rPr>
            </w:pPr>
            <w:r w:rsidRPr="00F172A8">
              <w:rPr>
                <w:rFonts w:ascii="Candara" w:hAnsi="Candara" w:cstheme="majorBidi"/>
                <w:sz w:val="22"/>
                <w:szCs w:val="22"/>
              </w:rPr>
              <w:t>Title:</w:t>
            </w:r>
          </w:p>
        </w:tc>
        <w:tc>
          <w:tcPr>
            <w:tcW w:w="3118" w:type="dxa"/>
            <w:tcBorders>
              <w:bottom w:val="single" w:sz="6" w:space="0" w:color="auto"/>
            </w:tcBorders>
          </w:tcPr>
          <w:p w14:paraId="668FD6E5" w14:textId="5FC5713B" w:rsidR="0051627F" w:rsidRPr="00F172A8" w:rsidRDefault="0051627F" w:rsidP="00B5222D">
            <w:pPr>
              <w:tabs>
                <w:tab w:val="left" w:pos="1985"/>
              </w:tabs>
              <w:rPr>
                <w:rFonts w:ascii="Candara" w:hAnsi="Candara" w:cstheme="majorBidi"/>
                <w:sz w:val="22"/>
                <w:szCs w:val="22"/>
              </w:rPr>
            </w:pPr>
          </w:p>
        </w:tc>
      </w:tr>
    </w:tbl>
    <w:p w14:paraId="6028EAED" w14:textId="73D60561" w:rsidR="0051627F" w:rsidRPr="00F172A8" w:rsidRDefault="0051627F" w:rsidP="0051627F">
      <w:pPr>
        <w:rPr>
          <w:rFonts w:ascii="Candara" w:hAnsi="Candara" w:cstheme="majorBidi"/>
          <w:sz w:val="22"/>
          <w:szCs w:val="22"/>
        </w:rPr>
      </w:pPr>
    </w:p>
    <w:tbl>
      <w:tblPr>
        <w:tblW w:w="0" w:type="auto"/>
        <w:tblLayout w:type="fixed"/>
        <w:tblLook w:val="0000" w:firstRow="0" w:lastRow="0" w:firstColumn="0" w:lastColumn="0" w:noHBand="0" w:noVBand="0"/>
      </w:tblPr>
      <w:tblGrid>
        <w:gridCol w:w="1809"/>
        <w:gridCol w:w="2835"/>
        <w:gridCol w:w="1560"/>
        <w:gridCol w:w="3118"/>
      </w:tblGrid>
      <w:tr w:rsidR="0051627F" w:rsidRPr="00F172A8" w14:paraId="20992EA3" w14:textId="2E6D1708" w:rsidTr="00B5222D">
        <w:tc>
          <w:tcPr>
            <w:tcW w:w="1809" w:type="dxa"/>
          </w:tcPr>
          <w:p w14:paraId="1CC9743F" w14:textId="36723DF0" w:rsidR="0051627F" w:rsidRPr="00F172A8" w:rsidRDefault="0051627F" w:rsidP="00B5222D">
            <w:pPr>
              <w:tabs>
                <w:tab w:val="left" w:pos="1985"/>
              </w:tabs>
              <w:rPr>
                <w:rFonts w:ascii="Candara" w:hAnsi="Candara" w:cstheme="majorBidi"/>
                <w:sz w:val="22"/>
                <w:szCs w:val="22"/>
              </w:rPr>
            </w:pPr>
            <w:r w:rsidRPr="00F172A8">
              <w:rPr>
                <w:rFonts w:ascii="Candara" w:hAnsi="Candara" w:cstheme="majorBidi"/>
                <w:sz w:val="22"/>
                <w:szCs w:val="22"/>
              </w:rPr>
              <w:t>Date:</w:t>
            </w:r>
          </w:p>
        </w:tc>
        <w:tc>
          <w:tcPr>
            <w:tcW w:w="2835" w:type="dxa"/>
            <w:tcBorders>
              <w:bottom w:val="single" w:sz="6" w:space="0" w:color="auto"/>
            </w:tcBorders>
          </w:tcPr>
          <w:p w14:paraId="777D48CF" w14:textId="57BEFED2" w:rsidR="0051627F" w:rsidRPr="00F172A8" w:rsidRDefault="0051627F" w:rsidP="00B5222D">
            <w:pPr>
              <w:rPr>
                <w:rFonts w:ascii="Candara" w:hAnsi="Candara" w:cstheme="majorBidi"/>
                <w:sz w:val="22"/>
                <w:szCs w:val="22"/>
              </w:rPr>
            </w:pPr>
          </w:p>
        </w:tc>
        <w:tc>
          <w:tcPr>
            <w:tcW w:w="1560" w:type="dxa"/>
          </w:tcPr>
          <w:p w14:paraId="1C5F28AF" w14:textId="7931805F" w:rsidR="0051627F" w:rsidRPr="00F172A8" w:rsidRDefault="0051627F" w:rsidP="00B5222D">
            <w:pPr>
              <w:tabs>
                <w:tab w:val="left" w:pos="1985"/>
              </w:tabs>
              <w:rPr>
                <w:rFonts w:ascii="Candara" w:hAnsi="Candara" w:cstheme="majorBidi"/>
                <w:sz w:val="22"/>
                <w:szCs w:val="22"/>
              </w:rPr>
            </w:pPr>
            <w:r w:rsidRPr="00F172A8">
              <w:rPr>
                <w:rFonts w:ascii="Candara" w:hAnsi="Candara" w:cstheme="majorBidi"/>
                <w:sz w:val="22"/>
                <w:szCs w:val="22"/>
              </w:rPr>
              <w:t>Date:</w:t>
            </w:r>
          </w:p>
        </w:tc>
        <w:tc>
          <w:tcPr>
            <w:tcW w:w="3118" w:type="dxa"/>
            <w:tcBorders>
              <w:bottom w:val="single" w:sz="6" w:space="0" w:color="auto"/>
            </w:tcBorders>
          </w:tcPr>
          <w:p w14:paraId="09A8823E" w14:textId="7B16A2B6" w:rsidR="0051627F" w:rsidRPr="00F172A8" w:rsidRDefault="0051627F" w:rsidP="00B5222D">
            <w:pPr>
              <w:tabs>
                <w:tab w:val="left" w:pos="1985"/>
              </w:tabs>
              <w:rPr>
                <w:rFonts w:ascii="Candara" w:hAnsi="Candara" w:cstheme="majorBidi"/>
                <w:sz w:val="22"/>
                <w:szCs w:val="22"/>
              </w:rPr>
            </w:pPr>
          </w:p>
        </w:tc>
      </w:tr>
    </w:tbl>
    <w:p w14:paraId="2F9ED9D7" w14:textId="2A194B93" w:rsidR="0051627F" w:rsidRPr="00F172A8" w:rsidRDefault="0051627F" w:rsidP="0051627F">
      <w:pPr>
        <w:pStyle w:val="Heading9"/>
        <w:jc w:val="left"/>
        <w:rPr>
          <w:rFonts w:ascii="Candara" w:hAnsi="Candara" w:cstheme="majorBidi"/>
          <w:sz w:val="22"/>
          <w:szCs w:val="22"/>
        </w:rPr>
      </w:pPr>
    </w:p>
    <w:p w14:paraId="7C17D08A" w14:textId="27750CB0" w:rsidR="0051627F" w:rsidRPr="00F172A8" w:rsidRDefault="0051627F" w:rsidP="0051627F">
      <w:pPr>
        <w:rPr>
          <w:rFonts w:ascii="Candara" w:hAnsi="Candara"/>
          <w:lang w:eastAsia="en-US"/>
        </w:rPr>
      </w:pPr>
    </w:p>
    <w:p w14:paraId="38A82A41" w14:textId="50747DF3" w:rsidR="0051627F" w:rsidRPr="00F172A8" w:rsidRDefault="0051627F" w:rsidP="0051627F">
      <w:pPr>
        <w:rPr>
          <w:rFonts w:ascii="Candara" w:hAnsi="Candara"/>
          <w:lang w:eastAsia="en-US"/>
        </w:rPr>
      </w:pPr>
    </w:p>
    <w:p w14:paraId="2669DDA6" w14:textId="2010AE18" w:rsidR="0051627F" w:rsidRPr="00F172A8" w:rsidRDefault="0051627F" w:rsidP="0051627F">
      <w:pPr>
        <w:rPr>
          <w:rFonts w:ascii="Candara" w:hAnsi="Candara"/>
          <w:lang w:eastAsia="en-US"/>
        </w:rPr>
      </w:pPr>
    </w:p>
    <w:p w14:paraId="46F3AF2C" w14:textId="77777777" w:rsidR="0051627F" w:rsidRPr="00F172A8" w:rsidRDefault="0051627F" w:rsidP="0051627F">
      <w:pPr>
        <w:rPr>
          <w:rFonts w:ascii="Candara" w:hAnsi="Candara"/>
          <w:lang w:eastAsia="en-US"/>
        </w:rPr>
      </w:pPr>
    </w:p>
    <w:p w14:paraId="0D93F46B" w14:textId="77777777" w:rsidR="0051627F" w:rsidRPr="00F172A8" w:rsidRDefault="0051627F" w:rsidP="0051627F">
      <w:pPr>
        <w:rPr>
          <w:rFonts w:ascii="Candara" w:hAnsi="Candara"/>
          <w:lang w:eastAsia="en-US"/>
        </w:rPr>
      </w:pPr>
    </w:p>
    <w:p w14:paraId="001460A7" w14:textId="77777777" w:rsidR="0051627F" w:rsidRPr="00F172A8" w:rsidRDefault="0051627F" w:rsidP="0051627F">
      <w:pPr>
        <w:rPr>
          <w:rFonts w:ascii="Candara" w:hAnsi="Candara"/>
          <w:lang w:eastAsia="en-US"/>
        </w:rPr>
      </w:pPr>
    </w:p>
    <w:p w14:paraId="28CC877D" w14:textId="77777777" w:rsidR="0051627F" w:rsidRPr="00F172A8" w:rsidRDefault="0051627F" w:rsidP="0051627F">
      <w:pPr>
        <w:rPr>
          <w:rFonts w:ascii="Candara" w:hAnsi="Candara"/>
          <w:lang w:eastAsia="en-US"/>
        </w:rPr>
      </w:pPr>
    </w:p>
    <w:p w14:paraId="49768F51" w14:textId="77777777" w:rsidR="0051627F" w:rsidRPr="00F172A8" w:rsidRDefault="0051627F" w:rsidP="0051627F">
      <w:pPr>
        <w:rPr>
          <w:rFonts w:ascii="Candara" w:hAnsi="Candara"/>
          <w:lang w:eastAsia="en-US"/>
        </w:rPr>
      </w:pPr>
    </w:p>
    <w:p w14:paraId="6464F3C9" w14:textId="77777777" w:rsidR="0051627F" w:rsidRPr="00F172A8" w:rsidRDefault="0051627F" w:rsidP="0051627F">
      <w:pPr>
        <w:rPr>
          <w:rFonts w:ascii="Candara" w:hAnsi="Candara"/>
          <w:lang w:eastAsia="en-US"/>
        </w:rPr>
      </w:pPr>
    </w:p>
    <w:p w14:paraId="0FE94C4D" w14:textId="77777777" w:rsidR="0051627F" w:rsidRPr="00F172A8" w:rsidRDefault="0051627F" w:rsidP="0051627F">
      <w:pPr>
        <w:rPr>
          <w:rFonts w:ascii="Candara" w:hAnsi="Candara"/>
          <w:lang w:eastAsia="en-US"/>
        </w:rPr>
      </w:pPr>
    </w:p>
    <w:p w14:paraId="0420D721" w14:textId="77777777" w:rsidR="0051627F" w:rsidRDefault="0051627F" w:rsidP="0051627F">
      <w:pPr>
        <w:tabs>
          <w:tab w:val="left" w:pos="1141"/>
        </w:tabs>
        <w:rPr>
          <w:rFonts w:ascii="Candara" w:hAnsi="Candara"/>
          <w:lang w:eastAsia="en-US"/>
        </w:rPr>
      </w:pPr>
    </w:p>
    <w:p w14:paraId="7AE9C674" w14:textId="77777777" w:rsidR="0051627F" w:rsidRDefault="0051627F" w:rsidP="0051627F">
      <w:pPr>
        <w:tabs>
          <w:tab w:val="left" w:pos="1141"/>
        </w:tabs>
        <w:rPr>
          <w:rFonts w:ascii="Candara" w:hAnsi="Candara"/>
          <w:lang w:eastAsia="en-US"/>
        </w:rPr>
      </w:pPr>
    </w:p>
    <w:p w14:paraId="756F5C8E" w14:textId="77777777" w:rsidR="0051627F" w:rsidRDefault="0051627F" w:rsidP="0051627F">
      <w:pPr>
        <w:tabs>
          <w:tab w:val="left" w:pos="1141"/>
        </w:tabs>
        <w:rPr>
          <w:rFonts w:ascii="Candara" w:hAnsi="Candara"/>
          <w:lang w:eastAsia="en-US"/>
        </w:rPr>
      </w:pPr>
    </w:p>
    <w:p w14:paraId="4C3E9CB6" w14:textId="77777777" w:rsidR="0051627F" w:rsidRDefault="0051627F" w:rsidP="0051627F">
      <w:pPr>
        <w:tabs>
          <w:tab w:val="left" w:pos="1141"/>
        </w:tabs>
        <w:rPr>
          <w:rFonts w:ascii="Candara" w:hAnsi="Candara"/>
          <w:lang w:eastAsia="en-US"/>
        </w:rPr>
      </w:pPr>
    </w:p>
    <w:p w14:paraId="190EC5F7" w14:textId="77777777" w:rsidR="0051627F" w:rsidRPr="00F172A8" w:rsidRDefault="0051627F" w:rsidP="0051627F">
      <w:pPr>
        <w:tabs>
          <w:tab w:val="left" w:pos="1141"/>
        </w:tabs>
        <w:rPr>
          <w:rFonts w:ascii="Candara" w:hAnsi="Candara"/>
          <w:lang w:eastAsia="en-US"/>
        </w:rPr>
      </w:pPr>
    </w:p>
    <w:p w14:paraId="5BDD8673" w14:textId="77777777" w:rsidR="006A4168" w:rsidRDefault="006A4168">
      <w:pPr>
        <w:spacing w:after="160" w:line="259" w:lineRule="auto"/>
        <w:rPr>
          <w:ins w:id="48" w:author="Al Riyami, Azza OLNG-SCC/12" w:date="2026-03-10T11:09:00Z"/>
          <w:rFonts w:ascii="Candara" w:hAnsi="Candara"/>
          <w:b/>
          <w:bCs/>
          <w:sz w:val="22"/>
          <w:szCs w:val="22"/>
          <w:u w:val="single"/>
          <w:lang w:eastAsia="en-US"/>
        </w:rPr>
      </w:pPr>
      <w:ins w:id="49" w:author="Al Riyami, Azza OLNG-SCC/12" w:date="2026-03-10T11:09:00Z">
        <w:r>
          <w:rPr>
            <w:rFonts w:ascii="Candara" w:hAnsi="Candara"/>
            <w:sz w:val="22"/>
            <w:szCs w:val="22"/>
          </w:rPr>
          <w:br w:type="page"/>
        </w:r>
      </w:ins>
    </w:p>
    <w:p w14:paraId="66CD5205" w14:textId="72A916D3" w:rsidR="0051627F" w:rsidRDefault="0051627F" w:rsidP="007C228A">
      <w:pPr>
        <w:pStyle w:val="Heading9"/>
        <w:rPr>
          <w:rFonts w:ascii="Candara" w:hAnsi="Candara"/>
          <w:sz w:val="22"/>
          <w:szCs w:val="22"/>
        </w:rPr>
        <w:pPrChange w:id="50" w:author="Al Riyami, Azza OLNG-SCC/12" w:date="2026-04-26T13:08:00Z" w16du:dateUtc="2026-04-26T09:08:00Z">
          <w:pPr>
            <w:pStyle w:val="Heading9"/>
            <w:jc w:val="left"/>
          </w:pPr>
        </w:pPrChange>
      </w:pPr>
      <w:r w:rsidRPr="00F172A8">
        <w:rPr>
          <w:rFonts w:ascii="Candara" w:hAnsi="Candara"/>
          <w:sz w:val="22"/>
          <w:szCs w:val="22"/>
        </w:rPr>
        <w:lastRenderedPageBreak/>
        <w:t>APPENDIX 1 – CONTRACT Schedule</w:t>
      </w:r>
    </w:p>
    <w:p w14:paraId="6DD079FB" w14:textId="77777777" w:rsidR="0051627F" w:rsidRPr="003C148B" w:rsidRDefault="0051627F" w:rsidP="0051627F">
      <w:pPr>
        <w:rPr>
          <w:lang w:eastAsia="en-US"/>
        </w:rPr>
      </w:pPr>
    </w:p>
    <w:p w14:paraId="71E48F29" w14:textId="77777777" w:rsidR="0051627F" w:rsidRPr="00F172A8" w:rsidRDefault="0051627F" w:rsidP="0051627F">
      <w:pPr>
        <w:rPr>
          <w:rFonts w:ascii="Candara" w:hAnsi="Candara"/>
          <w:lang w:eastAsia="en-US"/>
        </w:rPr>
      </w:pP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8"/>
        <w:gridCol w:w="2160"/>
        <w:gridCol w:w="3599"/>
      </w:tblGrid>
      <w:tr w:rsidR="0051627F" w:rsidRPr="00F172A8" w14:paraId="4DA954A4" w14:textId="77777777" w:rsidTr="005B0F4D">
        <w:trPr>
          <w:trHeight w:val="498"/>
        </w:trPr>
        <w:tc>
          <w:tcPr>
            <w:tcW w:w="3528" w:type="dxa"/>
            <w:vAlign w:val="center"/>
          </w:tcPr>
          <w:p w14:paraId="68551732" w14:textId="77777777" w:rsidR="0051627F" w:rsidRPr="00586511" w:rsidRDefault="0051627F" w:rsidP="00B5222D">
            <w:pPr>
              <w:pStyle w:val="List2"/>
              <w:numPr>
                <w:ilvl w:val="0"/>
                <w:numId w:val="0"/>
              </w:numPr>
              <w:ind w:left="156"/>
              <w:jc w:val="center"/>
              <w:rPr>
                <w:rFonts w:ascii="Candara" w:hAnsi="Candara" w:cs="Times New Roman"/>
                <w:b/>
                <w:bCs/>
                <w:sz w:val="22"/>
                <w:szCs w:val="22"/>
              </w:rPr>
            </w:pPr>
            <w:r w:rsidRPr="00586511">
              <w:rPr>
                <w:rFonts w:ascii="Candara" w:hAnsi="Candara" w:cs="Times New Roman"/>
                <w:b/>
                <w:bCs/>
                <w:sz w:val="22"/>
                <w:szCs w:val="22"/>
              </w:rPr>
              <w:t>Item Description</w:t>
            </w:r>
          </w:p>
        </w:tc>
        <w:tc>
          <w:tcPr>
            <w:tcW w:w="2160" w:type="dxa"/>
            <w:vAlign w:val="center"/>
          </w:tcPr>
          <w:p w14:paraId="29F7E38C" w14:textId="7D29A84A" w:rsidR="0051627F" w:rsidRPr="00586511" w:rsidRDefault="0051627F" w:rsidP="005B0F4D">
            <w:pPr>
              <w:jc w:val="center"/>
              <w:rPr>
                <w:rFonts w:ascii="Candara" w:hAnsi="Candara"/>
                <w:b/>
                <w:bCs/>
                <w:sz w:val="22"/>
                <w:szCs w:val="22"/>
              </w:rPr>
            </w:pPr>
            <w:r w:rsidRPr="00586511">
              <w:rPr>
                <w:rFonts w:ascii="Candara" w:hAnsi="Candara"/>
                <w:b/>
                <w:bCs/>
                <w:sz w:val="22"/>
                <w:szCs w:val="22"/>
              </w:rPr>
              <w:t xml:space="preserve">Section/Clause No. of CONTRACT </w:t>
            </w:r>
          </w:p>
        </w:tc>
        <w:tc>
          <w:tcPr>
            <w:tcW w:w="3599" w:type="dxa"/>
            <w:vAlign w:val="center"/>
          </w:tcPr>
          <w:p w14:paraId="25E141E2" w14:textId="77777777" w:rsidR="0051627F" w:rsidRPr="00586511" w:rsidRDefault="0051627F" w:rsidP="00B5222D">
            <w:pPr>
              <w:jc w:val="center"/>
              <w:rPr>
                <w:rFonts w:ascii="Candara" w:hAnsi="Candara"/>
                <w:b/>
                <w:bCs/>
                <w:sz w:val="22"/>
                <w:szCs w:val="22"/>
                <w:highlight w:val="yellow"/>
              </w:rPr>
            </w:pPr>
            <w:r w:rsidRPr="00586511">
              <w:rPr>
                <w:rFonts w:ascii="Candara" w:hAnsi="Candara"/>
                <w:b/>
                <w:bCs/>
                <w:sz w:val="22"/>
                <w:szCs w:val="22"/>
              </w:rPr>
              <w:t>Detail Particulars</w:t>
            </w:r>
          </w:p>
        </w:tc>
      </w:tr>
      <w:tr w:rsidR="0051627F" w:rsidRPr="00F172A8" w14:paraId="3CDF20D9" w14:textId="77777777" w:rsidTr="00B5222D">
        <w:tc>
          <w:tcPr>
            <w:tcW w:w="3528" w:type="dxa"/>
          </w:tcPr>
          <w:p w14:paraId="7420F3BD" w14:textId="77777777" w:rsidR="0051627F" w:rsidRPr="00586511" w:rsidRDefault="0051627F" w:rsidP="00B5222D">
            <w:pPr>
              <w:pStyle w:val="List2"/>
              <w:numPr>
                <w:ilvl w:val="0"/>
                <w:numId w:val="5"/>
              </w:numPr>
              <w:jc w:val="left"/>
              <w:rPr>
                <w:rFonts w:ascii="Candara" w:hAnsi="Candara" w:cs="Times New Roman"/>
                <w:b/>
                <w:bCs/>
                <w:sz w:val="22"/>
                <w:szCs w:val="22"/>
              </w:rPr>
            </w:pPr>
            <w:r w:rsidRPr="00586511">
              <w:rPr>
                <w:rFonts w:ascii="Candara" w:hAnsi="Candara" w:cs="Times New Roman"/>
                <w:b/>
                <w:bCs/>
                <w:sz w:val="22"/>
                <w:szCs w:val="22"/>
              </w:rPr>
              <w:t>EFFECTIVE DATE</w:t>
            </w:r>
          </w:p>
        </w:tc>
        <w:tc>
          <w:tcPr>
            <w:tcW w:w="2160" w:type="dxa"/>
          </w:tcPr>
          <w:p w14:paraId="2F338389" w14:textId="77777777" w:rsidR="0051627F" w:rsidRPr="00586511" w:rsidRDefault="0051627F" w:rsidP="00B5222D">
            <w:pPr>
              <w:jc w:val="center"/>
              <w:rPr>
                <w:rFonts w:ascii="Candara" w:hAnsi="Candara"/>
                <w:sz w:val="22"/>
                <w:szCs w:val="22"/>
              </w:rPr>
            </w:pPr>
            <w:r w:rsidRPr="00586511">
              <w:rPr>
                <w:rFonts w:ascii="Candara" w:hAnsi="Candara"/>
                <w:sz w:val="22"/>
                <w:szCs w:val="22"/>
              </w:rPr>
              <w:t>Section A, Clause 5</w:t>
            </w:r>
          </w:p>
        </w:tc>
        <w:tc>
          <w:tcPr>
            <w:tcW w:w="3599" w:type="dxa"/>
          </w:tcPr>
          <w:p w14:paraId="6649EB92" w14:textId="3045561B" w:rsidR="0051627F" w:rsidRPr="00C004AF" w:rsidRDefault="00856852" w:rsidP="00B5222D">
            <w:pPr>
              <w:rPr>
                <w:rFonts w:ascii="Candara" w:hAnsi="Candara"/>
                <w:sz w:val="22"/>
                <w:szCs w:val="22"/>
                <w:highlight w:val="yellow"/>
              </w:rPr>
            </w:pPr>
            <w:sdt>
              <w:sdtPr>
                <w:rPr>
                  <w:rFonts w:ascii="Candara" w:hAnsi="Candara"/>
                  <w:sz w:val="22"/>
                  <w:szCs w:val="22"/>
                  <w:highlight w:val="yellow"/>
                </w:rPr>
                <w:id w:val="985364236"/>
                <w:placeholder>
                  <w:docPart w:val="C4CA8573CAE842458DAB9D125BD155D5"/>
                </w:placeholder>
                <w:showingPlcHdr/>
                <w:date>
                  <w:dateFormat w:val="d-MMM-yy"/>
                  <w:lid w:val="en-US"/>
                  <w:storeMappedDataAs w:val="dateTime"/>
                  <w:calendar w:val="gregorian"/>
                </w:date>
              </w:sdtPr>
              <w:sdtEndPr/>
              <w:sdtContent>
                <w:r w:rsidR="009E1481" w:rsidRPr="00C004AF">
                  <w:rPr>
                    <w:rStyle w:val="PlaceholderText"/>
                    <w:rFonts w:ascii="Candara" w:eastAsiaTheme="minorHAnsi" w:hAnsi="Candara"/>
                    <w:sz w:val="22"/>
                    <w:szCs w:val="22"/>
                    <w:highlight w:val="yellow"/>
                  </w:rPr>
                  <w:t>Click or tap to enter a date.</w:t>
                </w:r>
              </w:sdtContent>
            </w:sdt>
          </w:p>
        </w:tc>
      </w:tr>
      <w:tr w:rsidR="0051627F" w:rsidRPr="00F172A8" w14:paraId="42F033B5" w14:textId="77777777" w:rsidTr="00B5222D">
        <w:tc>
          <w:tcPr>
            <w:tcW w:w="3528" w:type="dxa"/>
          </w:tcPr>
          <w:p w14:paraId="56FBF262" w14:textId="77777777" w:rsidR="0051627F" w:rsidRPr="00586511" w:rsidRDefault="0051627F" w:rsidP="00B5222D">
            <w:pPr>
              <w:pStyle w:val="List2"/>
              <w:numPr>
                <w:ilvl w:val="0"/>
                <w:numId w:val="5"/>
              </w:numPr>
              <w:jc w:val="left"/>
              <w:rPr>
                <w:rFonts w:ascii="Candara" w:hAnsi="Candara" w:cs="Times New Roman"/>
                <w:b/>
                <w:bCs/>
                <w:sz w:val="22"/>
                <w:szCs w:val="22"/>
              </w:rPr>
            </w:pPr>
            <w:r w:rsidRPr="00586511">
              <w:rPr>
                <w:rFonts w:ascii="Candara" w:hAnsi="Candara" w:cs="Times New Roman"/>
                <w:b/>
                <w:bCs/>
                <w:sz w:val="22"/>
                <w:szCs w:val="22"/>
              </w:rPr>
              <w:t xml:space="preserve">CONTRACT DURATION </w:t>
            </w:r>
          </w:p>
        </w:tc>
        <w:tc>
          <w:tcPr>
            <w:tcW w:w="2160" w:type="dxa"/>
          </w:tcPr>
          <w:p w14:paraId="1A8E735E" w14:textId="77777777" w:rsidR="0051627F" w:rsidRPr="00586511" w:rsidRDefault="0051627F" w:rsidP="00B5222D">
            <w:pPr>
              <w:jc w:val="center"/>
              <w:rPr>
                <w:rFonts w:ascii="Candara" w:hAnsi="Candara"/>
                <w:sz w:val="22"/>
                <w:szCs w:val="22"/>
              </w:rPr>
            </w:pPr>
            <w:r w:rsidRPr="00586511">
              <w:rPr>
                <w:rFonts w:ascii="Candara" w:hAnsi="Candara"/>
                <w:sz w:val="22"/>
                <w:szCs w:val="22"/>
              </w:rPr>
              <w:t>Section A, Clause 6</w:t>
            </w:r>
          </w:p>
        </w:tc>
        <w:tc>
          <w:tcPr>
            <w:tcW w:w="3599" w:type="dxa"/>
          </w:tcPr>
          <w:p w14:paraId="65ECA7DA" w14:textId="51408123" w:rsidR="0051627F" w:rsidRPr="00C004AF" w:rsidRDefault="00DE0DEA" w:rsidP="00B5222D">
            <w:pPr>
              <w:rPr>
                <w:rFonts w:ascii="Candara" w:hAnsi="Candara"/>
                <w:sz w:val="22"/>
                <w:szCs w:val="22"/>
                <w:highlight w:val="yellow"/>
              </w:rPr>
            </w:pPr>
            <w:r w:rsidRPr="00C004AF">
              <w:rPr>
                <w:rFonts w:ascii="Candara" w:hAnsi="Candara"/>
                <w:sz w:val="22"/>
                <w:szCs w:val="22"/>
                <w:highlight w:val="yellow"/>
              </w:rPr>
              <w:t xml:space="preserve">To be </w:t>
            </w:r>
            <w:r w:rsidR="005B0F4D" w:rsidRPr="00C004AF">
              <w:rPr>
                <w:rFonts w:ascii="Candara" w:hAnsi="Candara"/>
                <w:sz w:val="22"/>
                <w:szCs w:val="22"/>
                <w:highlight w:val="yellow"/>
              </w:rPr>
              <w:t xml:space="preserve">inserted </w:t>
            </w:r>
          </w:p>
        </w:tc>
      </w:tr>
      <w:tr w:rsidR="0051627F" w:rsidRPr="00F172A8" w14:paraId="0C285E21" w14:textId="77777777" w:rsidTr="00B5222D">
        <w:tc>
          <w:tcPr>
            <w:tcW w:w="3528" w:type="dxa"/>
          </w:tcPr>
          <w:p w14:paraId="13FC749B" w14:textId="77777777" w:rsidR="0051627F" w:rsidRPr="00586511" w:rsidRDefault="0051627F" w:rsidP="00B5222D">
            <w:pPr>
              <w:pStyle w:val="List2"/>
              <w:numPr>
                <w:ilvl w:val="0"/>
                <w:numId w:val="5"/>
              </w:numPr>
              <w:jc w:val="left"/>
              <w:rPr>
                <w:rFonts w:ascii="Candara" w:hAnsi="Candara" w:cs="Times New Roman"/>
                <w:b/>
                <w:bCs/>
                <w:sz w:val="22"/>
                <w:szCs w:val="22"/>
              </w:rPr>
            </w:pPr>
            <w:r w:rsidRPr="00586511">
              <w:rPr>
                <w:rFonts w:ascii="Candara" w:hAnsi="Candara"/>
                <w:b/>
                <w:sz w:val="22"/>
                <w:szCs w:val="22"/>
              </w:rPr>
              <w:t>COMPLETION DATE</w:t>
            </w:r>
          </w:p>
        </w:tc>
        <w:tc>
          <w:tcPr>
            <w:tcW w:w="2160" w:type="dxa"/>
          </w:tcPr>
          <w:p w14:paraId="57122D95" w14:textId="77777777" w:rsidR="0051627F" w:rsidRPr="00586511" w:rsidRDefault="0051627F" w:rsidP="00B5222D">
            <w:pPr>
              <w:jc w:val="center"/>
              <w:rPr>
                <w:rFonts w:ascii="Candara" w:hAnsi="Candara"/>
                <w:sz w:val="22"/>
                <w:szCs w:val="22"/>
              </w:rPr>
            </w:pPr>
            <w:r w:rsidRPr="00586511">
              <w:rPr>
                <w:rFonts w:ascii="Candara" w:hAnsi="Candara"/>
                <w:sz w:val="22"/>
                <w:szCs w:val="22"/>
              </w:rPr>
              <w:t>Section A, Clause 8</w:t>
            </w:r>
          </w:p>
        </w:tc>
        <w:tc>
          <w:tcPr>
            <w:tcW w:w="3599" w:type="dxa"/>
          </w:tcPr>
          <w:p w14:paraId="6F6B8DB5" w14:textId="3E5A540D" w:rsidR="0051627F" w:rsidRPr="00C004AF" w:rsidRDefault="00856852" w:rsidP="00B5222D">
            <w:pPr>
              <w:rPr>
                <w:rFonts w:ascii="Candara" w:hAnsi="Candara"/>
                <w:sz w:val="22"/>
                <w:szCs w:val="22"/>
                <w:highlight w:val="yellow"/>
              </w:rPr>
            </w:pPr>
            <w:sdt>
              <w:sdtPr>
                <w:rPr>
                  <w:rFonts w:ascii="Candara" w:hAnsi="Candara"/>
                  <w:sz w:val="22"/>
                  <w:szCs w:val="22"/>
                  <w:highlight w:val="yellow"/>
                </w:rPr>
                <w:id w:val="1581633079"/>
                <w:placeholder>
                  <w:docPart w:val="FA2735EF006C4279A0FAA71009E81902"/>
                </w:placeholder>
                <w:showingPlcHdr/>
                <w:date>
                  <w:dateFormat w:val="d-MMM-yy"/>
                  <w:lid w:val="en-US"/>
                  <w:storeMappedDataAs w:val="dateTime"/>
                  <w:calendar w:val="gregorian"/>
                </w:date>
              </w:sdtPr>
              <w:sdtEndPr/>
              <w:sdtContent>
                <w:r w:rsidR="009E1481" w:rsidRPr="00C004AF">
                  <w:rPr>
                    <w:rStyle w:val="PlaceholderText"/>
                    <w:rFonts w:ascii="Candara" w:eastAsiaTheme="minorHAnsi" w:hAnsi="Candara"/>
                    <w:sz w:val="22"/>
                    <w:szCs w:val="22"/>
                    <w:highlight w:val="yellow"/>
                  </w:rPr>
                  <w:t>Click or tap to enter a date.</w:t>
                </w:r>
              </w:sdtContent>
            </w:sdt>
          </w:p>
        </w:tc>
      </w:tr>
      <w:tr w:rsidR="00396C75" w:rsidRPr="00F172A8" w14:paraId="4B39D849" w14:textId="77777777" w:rsidTr="00B5222D">
        <w:tc>
          <w:tcPr>
            <w:tcW w:w="3528" w:type="dxa"/>
          </w:tcPr>
          <w:p w14:paraId="028A7491" w14:textId="1612E2D6" w:rsidR="00396C75" w:rsidRPr="00586511" w:rsidRDefault="00396C75" w:rsidP="00396C75">
            <w:pPr>
              <w:pStyle w:val="List2"/>
              <w:numPr>
                <w:ilvl w:val="0"/>
                <w:numId w:val="5"/>
              </w:numPr>
              <w:jc w:val="left"/>
              <w:rPr>
                <w:rFonts w:ascii="Candara" w:hAnsi="Candara"/>
                <w:b/>
                <w:sz w:val="22"/>
                <w:szCs w:val="22"/>
              </w:rPr>
            </w:pPr>
            <w:ins w:id="51" w:author="Al Riyami, Azza OLNG-SCC/12" w:date="2026-03-10T11:13:00Z">
              <w:r w:rsidRPr="00586511">
                <w:rPr>
                  <w:rFonts w:ascii="Candara" w:hAnsi="Candara"/>
                  <w:b/>
                  <w:sz w:val="22"/>
                  <w:szCs w:val="22"/>
                </w:rPr>
                <w:t xml:space="preserve">CONTRACT </w:t>
              </w:r>
              <w:r w:rsidR="00B56FFF" w:rsidRPr="00586511">
                <w:rPr>
                  <w:rFonts w:ascii="Candara" w:hAnsi="Candara"/>
                  <w:b/>
                  <w:sz w:val="22"/>
                  <w:szCs w:val="22"/>
                </w:rPr>
                <w:t xml:space="preserve">OPTIONAL </w:t>
              </w:r>
              <w:r w:rsidRPr="00586511">
                <w:rPr>
                  <w:rFonts w:ascii="Candara" w:hAnsi="Candara"/>
                  <w:b/>
                  <w:sz w:val="22"/>
                  <w:szCs w:val="22"/>
                </w:rPr>
                <w:t>EXTENSION PERIOD</w:t>
              </w:r>
            </w:ins>
          </w:p>
        </w:tc>
        <w:tc>
          <w:tcPr>
            <w:tcW w:w="2160" w:type="dxa"/>
          </w:tcPr>
          <w:p w14:paraId="14A67FCC" w14:textId="784C2D0B" w:rsidR="00396C75" w:rsidRPr="00586511" w:rsidRDefault="00396C75" w:rsidP="00396C75">
            <w:pPr>
              <w:jc w:val="center"/>
              <w:rPr>
                <w:rFonts w:ascii="Candara" w:hAnsi="Candara"/>
                <w:sz w:val="22"/>
                <w:szCs w:val="22"/>
              </w:rPr>
            </w:pPr>
            <w:ins w:id="52" w:author="Al Riyami, Azza OLNG-SCC/12" w:date="2026-03-10T11:13:00Z">
              <w:r w:rsidRPr="00586511">
                <w:rPr>
                  <w:rFonts w:ascii="Candara" w:hAnsi="Candara"/>
                  <w:sz w:val="22"/>
                  <w:szCs w:val="22"/>
                </w:rPr>
                <w:t>Section A, Clause 6</w:t>
              </w:r>
            </w:ins>
          </w:p>
        </w:tc>
        <w:tc>
          <w:tcPr>
            <w:tcW w:w="3599" w:type="dxa"/>
          </w:tcPr>
          <w:p w14:paraId="13341A55" w14:textId="77777777" w:rsidR="00396C75" w:rsidRPr="00C004AF" w:rsidRDefault="00396C75" w:rsidP="00396C75">
            <w:pPr>
              <w:rPr>
                <w:ins w:id="53" w:author="Al Riyami, Azza OLNG-SCC/12" w:date="2026-03-10T11:30:00Z"/>
                <w:rFonts w:ascii="Candara" w:hAnsi="Candara"/>
                <w:sz w:val="22"/>
                <w:szCs w:val="22"/>
                <w:highlight w:val="cyan"/>
              </w:rPr>
            </w:pPr>
            <w:ins w:id="54" w:author="Al Riyami, Azza OLNG-SCC/12" w:date="2026-03-10T11:13:00Z">
              <w:r w:rsidRPr="00C004AF">
                <w:rPr>
                  <w:rFonts w:ascii="Candara" w:hAnsi="Candara"/>
                  <w:sz w:val="22"/>
                  <w:szCs w:val="22"/>
                  <w:highlight w:val="cyan"/>
                </w:rPr>
                <w:t>To be inserted</w:t>
              </w:r>
            </w:ins>
          </w:p>
          <w:p w14:paraId="78881186" w14:textId="4AFE55C3" w:rsidR="00586511" w:rsidRPr="00C004AF" w:rsidRDefault="008F75FF" w:rsidP="00396C75">
            <w:pPr>
              <w:rPr>
                <w:rFonts w:ascii="Candara" w:hAnsi="Candara"/>
                <w:sz w:val="22"/>
                <w:szCs w:val="22"/>
                <w:highlight w:val="cyan"/>
              </w:rPr>
            </w:pPr>
            <w:ins w:id="55" w:author="Al Riyami, Azza OLNG-SCC/12" w:date="2026-03-10T11:31:00Z">
              <w:r w:rsidRPr="00C004AF">
                <w:rPr>
                  <w:rFonts w:ascii="Candara" w:hAnsi="Candara"/>
                  <w:sz w:val="22"/>
                  <w:szCs w:val="22"/>
                  <w:highlight w:val="cyan"/>
                </w:rPr>
                <w:t>[…] periods up to […] months each</w:t>
              </w:r>
            </w:ins>
          </w:p>
          <w:p w14:paraId="4C238E08" w14:textId="77777777" w:rsidR="008F75FF" w:rsidRPr="00C004AF" w:rsidRDefault="008F75FF" w:rsidP="00396C75">
            <w:pPr>
              <w:rPr>
                <w:rFonts w:ascii="Candara" w:hAnsi="Candara"/>
                <w:sz w:val="22"/>
                <w:szCs w:val="22"/>
                <w:highlight w:val="cyan"/>
              </w:rPr>
            </w:pPr>
          </w:p>
          <w:p w14:paraId="52817387" w14:textId="5EB6A027" w:rsidR="008F07E8" w:rsidRPr="00C004AF" w:rsidRDefault="00586511" w:rsidP="00396C75">
            <w:pPr>
              <w:rPr>
                <w:rFonts w:ascii="Candara" w:hAnsi="Candara"/>
                <w:sz w:val="22"/>
                <w:szCs w:val="22"/>
                <w:highlight w:val="yellow"/>
              </w:rPr>
            </w:pPr>
            <w:ins w:id="56" w:author="Al Riyami, Azza OLNG-SCC/12" w:date="2026-03-10T11:30:00Z">
              <w:r w:rsidRPr="00C004AF">
                <w:rPr>
                  <w:rFonts w:ascii="Candara" w:hAnsi="Candara"/>
                  <w:sz w:val="22"/>
                  <w:szCs w:val="22"/>
                  <w:highlight w:val="cyan"/>
                </w:rPr>
                <w:t>[</w:t>
              </w:r>
            </w:ins>
            <w:ins w:id="57" w:author="Al Riyami, Azza OLNG-SCC/12" w:date="2026-03-10T11:34:00Z">
              <w:r w:rsidR="00864D61" w:rsidRPr="00C004AF">
                <w:rPr>
                  <w:rFonts w:ascii="Candara" w:hAnsi="Candara"/>
                  <w:sz w:val="22"/>
                  <w:szCs w:val="22"/>
                  <w:highlight w:val="cyan"/>
                </w:rPr>
                <w:t xml:space="preserve">e.g., </w:t>
              </w:r>
            </w:ins>
            <w:ins w:id="58" w:author="Al Riyami, Azza OLNG-SCC/12" w:date="2026-03-10T11:32:00Z">
              <w:r w:rsidR="008F75FF" w:rsidRPr="00C004AF">
                <w:rPr>
                  <w:rFonts w:ascii="Candara" w:hAnsi="Candara"/>
                  <w:sz w:val="22"/>
                  <w:szCs w:val="22"/>
                  <w:highlight w:val="cyan"/>
                </w:rPr>
                <w:t>Two (2</w:t>
              </w:r>
            </w:ins>
            <w:ins w:id="59" w:author="Al Riyami, Azza OLNG-SCC/12" w:date="2026-03-10T11:33:00Z">
              <w:r w:rsidR="008F75FF" w:rsidRPr="00C004AF">
                <w:rPr>
                  <w:rFonts w:ascii="Candara" w:hAnsi="Candara"/>
                  <w:sz w:val="22"/>
                  <w:szCs w:val="22"/>
                  <w:highlight w:val="cyan"/>
                </w:rPr>
                <w:t>)</w:t>
              </w:r>
            </w:ins>
            <w:ins w:id="60" w:author="Al Riyami, Azza OLNG-SCC/12" w:date="2026-03-10T11:32:00Z">
              <w:r w:rsidR="008F75FF" w:rsidRPr="00C004AF">
                <w:rPr>
                  <w:rFonts w:ascii="Candara" w:hAnsi="Candara"/>
                  <w:sz w:val="22"/>
                  <w:szCs w:val="22"/>
                  <w:highlight w:val="cyan"/>
                </w:rPr>
                <w:t xml:space="preserve"> years up to One (1) year </w:t>
              </w:r>
            </w:ins>
            <w:ins w:id="61" w:author="Al Riyami, Azza OLNG-SCC/12" w:date="2026-03-10T11:33:00Z">
              <w:r w:rsidR="008F75FF" w:rsidRPr="00C004AF">
                <w:rPr>
                  <w:rFonts w:ascii="Candara" w:hAnsi="Candara"/>
                  <w:sz w:val="22"/>
                  <w:szCs w:val="22"/>
                  <w:highlight w:val="cyan"/>
                </w:rPr>
                <w:t xml:space="preserve">extension </w:t>
              </w:r>
              <w:r w:rsidR="00864D61" w:rsidRPr="00C004AF">
                <w:rPr>
                  <w:rFonts w:ascii="Candara" w:hAnsi="Candara"/>
                  <w:sz w:val="22"/>
                  <w:szCs w:val="22"/>
                  <w:highlight w:val="cyan"/>
                </w:rPr>
                <w:t>each time</w:t>
              </w:r>
            </w:ins>
          </w:p>
        </w:tc>
      </w:tr>
      <w:tr w:rsidR="00396C75" w:rsidRPr="00F172A8" w14:paraId="23898E2E" w14:textId="77777777" w:rsidTr="00B5222D">
        <w:trPr>
          <w:trHeight w:val="141"/>
        </w:trPr>
        <w:tc>
          <w:tcPr>
            <w:tcW w:w="3528" w:type="dxa"/>
          </w:tcPr>
          <w:p w14:paraId="03AFD7C2" w14:textId="77777777" w:rsidR="00396C75" w:rsidRPr="00586511" w:rsidRDefault="00396C75" w:rsidP="00396C75">
            <w:pPr>
              <w:pStyle w:val="List2"/>
              <w:numPr>
                <w:ilvl w:val="0"/>
                <w:numId w:val="5"/>
              </w:numPr>
              <w:jc w:val="left"/>
              <w:rPr>
                <w:rFonts w:ascii="Candara" w:hAnsi="Candara" w:cs="Times New Roman"/>
                <w:b/>
                <w:bCs/>
                <w:sz w:val="22"/>
                <w:szCs w:val="22"/>
              </w:rPr>
            </w:pPr>
            <w:r w:rsidRPr="00586511">
              <w:rPr>
                <w:rFonts w:ascii="Candara" w:hAnsi="Candara" w:cs="Times New Roman"/>
                <w:b/>
                <w:bCs/>
                <w:sz w:val="22"/>
                <w:szCs w:val="22"/>
              </w:rPr>
              <w:t>COMPANY’S CONTRACT HOLDER</w:t>
            </w:r>
          </w:p>
        </w:tc>
        <w:tc>
          <w:tcPr>
            <w:tcW w:w="2160" w:type="dxa"/>
          </w:tcPr>
          <w:p w14:paraId="0BF4D0B2" w14:textId="77777777" w:rsidR="00396C75" w:rsidRPr="00586511" w:rsidRDefault="00396C75" w:rsidP="00396C75">
            <w:pPr>
              <w:jc w:val="center"/>
              <w:rPr>
                <w:rFonts w:ascii="Candara" w:hAnsi="Candara"/>
                <w:sz w:val="22"/>
                <w:szCs w:val="22"/>
              </w:rPr>
            </w:pPr>
            <w:r w:rsidRPr="00586511">
              <w:rPr>
                <w:rFonts w:ascii="Candara" w:hAnsi="Candara"/>
                <w:sz w:val="22"/>
                <w:szCs w:val="22"/>
              </w:rPr>
              <w:t>Section B1, Clause 1</w:t>
            </w:r>
          </w:p>
        </w:tc>
        <w:tc>
          <w:tcPr>
            <w:tcW w:w="3599" w:type="dxa"/>
          </w:tcPr>
          <w:p w14:paraId="49F6FE60" w14:textId="463C1E1F" w:rsidR="00396C75" w:rsidRPr="00C004AF" w:rsidRDefault="00396C75" w:rsidP="00396C75">
            <w:pPr>
              <w:rPr>
                <w:rFonts w:ascii="Candara" w:hAnsi="Candara"/>
                <w:sz w:val="22"/>
                <w:szCs w:val="22"/>
                <w:highlight w:val="yellow"/>
              </w:rPr>
            </w:pPr>
            <w:r w:rsidRPr="00C004AF">
              <w:rPr>
                <w:rFonts w:ascii="Candara" w:hAnsi="Candara"/>
                <w:sz w:val="22"/>
                <w:szCs w:val="22"/>
                <w:highlight w:val="yellow"/>
              </w:rPr>
              <w:t xml:space="preserve">Insert name and title </w:t>
            </w:r>
          </w:p>
        </w:tc>
      </w:tr>
      <w:tr w:rsidR="00396C75" w:rsidRPr="00F172A8" w14:paraId="47B61E4C" w14:textId="77777777" w:rsidTr="00B5222D">
        <w:trPr>
          <w:trHeight w:val="141"/>
        </w:trPr>
        <w:tc>
          <w:tcPr>
            <w:tcW w:w="3528" w:type="dxa"/>
          </w:tcPr>
          <w:p w14:paraId="6F20445D" w14:textId="77777777" w:rsidR="00396C75" w:rsidRPr="00586511" w:rsidRDefault="00396C75" w:rsidP="00396C75">
            <w:pPr>
              <w:pStyle w:val="List2"/>
              <w:numPr>
                <w:ilvl w:val="0"/>
                <w:numId w:val="5"/>
              </w:numPr>
              <w:jc w:val="left"/>
              <w:rPr>
                <w:rFonts w:ascii="Candara" w:hAnsi="Candara" w:cs="Times New Roman"/>
                <w:b/>
                <w:bCs/>
                <w:sz w:val="22"/>
                <w:szCs w:val="22"/>
              </w:rPr>
            </w:pPr>
            <w:r w:rsidRPr="00586511">
              <w:rPr>
                <w:rFonts w:ascii="Candara" w:hAnsi="Candara" w:cs="Times New Roman"/>
                <w:b/>
                <w:bCs/>
                <w:sz w:val="22"/>
                <w:szCs w:val="22"/>
              </w:rPr>
              <w:t>CONTRACTOR REPRESENTATIVE</w:t>
            </w:r>
          </w:p>
        </w:tc>
        <w:tc>
          <w:tcPr>
            <w:tcW w:w="2160" w:type="dxa"/>
          </w:tcPr>
          <w:p w14:paraId="43EB92D4" w14:textId="77777777" w:rsidR="00396C75" w:rsidRPr="00586511" w:rsidRDefault="00396C75" w:rsidP="00396C75">
            <w:pPr>
              <w:jc w:val="center"/>
              <w:rPr>
                <w:rFonts w:ascii="Candara" w:hAnsi="Candara"/>
                <w:sz w:val="22"/>
                <w:szCs w:val="22"/>
              </w:rPr>
            </w:pPr>
            <w:r w:rsidRPr="00586511">
              <w:rPr>
                <w:rFonts w:ascii="Candara" w:hAnsi="Candara"/>
                <w:sz w:val="22"/>
                <w:szCs w:val="22"/>
              </w:rPr>
              <w:t>Section G, Clause 2</w:t>
            </w:r>
          </w:p>
        </w:tc>
        <w:tc>
          <w:tcPr>
            <w:tcW w:w="3599" w:type="dxa"/>
          </w:tcPr>
          <w:p w14:paraId="3F6CB059" w14:textId="36C6DCA1" w:rsidR="00396C75" w:rsidRPr="00C004AF" w:rsidRDefault="00396C75" w:rsidP="00396C75">
            <w:pPr>
              <w:rPr>
                <w:rFonts w:ascii="Candara" w:hAnsi="Candara"/>
                <w:b/>
                <w:bCs/>
                <w:sz w:val="22"/>
                <w:szCs w:val="22"/>
                <w:highlight w:val="yellow"/>
              </w:rPr>
            </w:pPr>
            <w:r w:rsidRPr="00C004AF">
              <w:rPr>
                <w:rFonts w:ascii="Candara" w:hAnsi="Candara"/>
                <w:sz w:val="22"/>
                <w:szCs w:val="22"/>
                <w:highlight w:val="yellow"/>
              </w:rPr>
              <w:t>Insert name and title</w:t>
            </w:r>
          </w:p>
        </w:tc>
      </w:tr>
      <w:tr w:rsidR="00396C75" w:rsidRPr="00F172A8" w14:paraId="78838513" w14:textId="77777777" w:rsidTr="00B5222D">
        <w:trPr>
          <w:trHeight w:val="141"/>
        </w:trPr>
        <w:tc>
          <w:tcPr>
            <w:tcW w:w="3528" w:type="dxa"/>
          </w:tcPr>
          <w:p w14:paraId="30B52CE4" w14:textId="77777777" w:rsidR="00396C75" w:rsidRPr="00586511" w:rsidRDefault="00396C75" w:rsidP="00396C75">
            <w:pPr>
              <w:pStyle w:val="List2"/>
              <w:numPr>
                <w:ilvl w:val="0"/>
                <w:numId w:val="5"/>
              </w:numPr>
              <w:jc w:val="left"/>
              <w:rPr>
                <w:rFonts w:ascii="Candara" w:hAnsi="Candara" w:cs="Times New Roman"/>
                <w:b/>
                <w:bCs/>
                <w:sz w:val="22"/>
                <w:szCs w:val="22"/>
              </w:rPr>
            </w:pPr>
            <w:r w:rsidRPr="00586511">
              <w:rPr>
                <w:rFonts w:ascii="Candara" w:hAnsi="Candara" w:cs="Times New Roman"/>
                <w:b/>
                <w:bCs/>
                <w:sz w:val="22"/>
                <w:szCs w:val="22"/>
              </w:rPr>
              <w:t>Value of Performance Bond</w:t>
            </w:r>
          </w:p>
          <w:p w14:paraId="3187F428" w14:textId="77777777" w:rsidR="00396C75" w:rsidRPr="00586511" w:rsidRDefault="00396C75" w:rsidP="00396C75">
            <w:pPr>
              <w:pStyle w:val="List2"/>
              <w:numPr>
                <w:ilvl w:val="0"/>
                <w:numId w:val="0"/>
              </w:numPr>
              <w:ind w:left="516"/>
              <w:jc w:val="left"/>
              <w:rPr>
                <w:rFonts w:ascii="Candara" w:hAnsi="Candara" w:cs="Times New Roman"/>
                <w:sz w:val="22"/>
                <w:szCs w:val="22"/>
              </w:rPr>
            </w:pPr>
            <w:r w:rsidRPr="00586511">
              <w:rPr>
                <w:rFonts w:ascii="Candara" w:hAnsi="Candara" w:cs="Times New Roman"/>
                <w:sz w:val="22"/>
                <w:szCs w:val="22"/>
              </w:rPr>
              <w:t>(See Appendix 2 to the Form of Agreement)</w:t>
            </w:r>
          </w:p>
        </w:tc>
        <w:tc>
          <w:tcPr>
            <w:tcW w:w="2160" w:type="dxa"/>
          </w:tcPr>
          <w:p w14:paraId="47AE6764" w14:textId="77777777" w:rsidR="00396C75" w:rsidRPr="00586511" w:rsidRDefault="00396C75" w:rsidP="00396C75">
            <w:pPr>
              <w:jc w:val="center"/>
              <w:rPr>
                <w:rFonts w:ascii="Candara" w:hAnsi="Candara"/>
                <w:sz w:val="22"/>
                <w:szCs w:val="22"/>
              </w:rPr>
            </w:pPr>
            <w:r w:rsidRPr="00586511">
              <w:rPr>
                <w:rFonts w:ascii="Candara" w:hAnsi="Candara"/>
                <w:sz w:val="22"/>
                <w:szCs w:val="22"/>
              </w:rPr>
              <w:t>Section A, Appendix 2</w:t>
            </w:r>
          </w:p>
        </w:tc>
        <w:tc>
          <w:tcPr>
            <w:tcW w:w="3599" w:type="dxa"/>
          </w:tcPr>
          <w:p w14:paraId="08C13E66" w14:textId="51319F19" w:rsidR="00396C75" w:rsidRPr="00C004AF" w:rsidRDefault="00396C75" w:rsidP="00396C75">
            <w:pPr>
              <w:rPr>
                <w:rFonts w:ascii="Candara" w:hAnsi="Candara"/>
                <w:sz w:val="22"/>
                <w:szCs w:val="22"/>
                <w:highlight w:val="yellow"/>
              </w:rPr>
            </w:pPr>
            <w:r w:rsidRPr="00C004AF">
              <w:rPr>
                <w:rFonts w:ascii="Candara" w:hAnsi="Candara"/>
                <w:sz w:val="22"/>
                <w:szCs w:val="22"/>
                <w:highlight w:val="cyan"/>
              </w:rPr>
              <w:t>To be inserted</w:t>
            </w:r>
          </w:p>
        </w:tc>
      </w:tr>
    </w:tbl>
    <w:p w14:paraId="689528AE" w14:textId="77777777" w:rsidR="0051627F" w:rsidRPr="00F172A8" w:rsidRDefault="0051627F" w:rsidP="0051627F">
      <w:pPr>
        <w:rPr>
          <w:rFonts w:ascii="Candara" w:hAnsi="Candara"/>
          <w:lang w:eastAsia="en-US"/>
        </w:rPr>
      </w:pPr>
    </w:p>
    <w:p w14:paraId="3D4681F0" w14:textId="77777777" w:rsidR="0051627F" w:rsidRPr="00F172A8" w:rsidRDefault="0051627F" w:rsidP="0051627F">
      <w:pPr>
        <w:tabs>
          <w:tab w:val="left" w:pos="1141"/>
        </w:tabs>
        <w:rPr>
          <w:rFonts w:ascii="Candara" w:hAnsi="Candara"/>
          <w:lang w:eastAsia="en-US"/>
        </w:rPr>
      </w:pPr>
    </w:p>
    <w:p w14:paraId="54F3AF26" w14:textId="77777777" w:rsidR="0051627F" w:rsidRPr="00F172A8" w:rsidRDefault="0051627F" w:rsidP="0051627F">
      <w:pPr>
        <w:tabs>
          <w:tab w:val="left" w:pos="1141"/>
        </w:tabs>
        <w:rPr>
          <w:rFonts w:ascii="Candara" w:hAnsi="Candara"/>
          <w:lang w:eastAsia="en-US"/>
        </w:rPr>
      </w:pPr>
    </w:p>
    <w:p w14:paraId="23933247" w14:textId="77777777" w:rsidR="0051627F" w:rsidRPr="00F172A8" w:rsidRDefault="0051627F" w:rsidP="0051627F">
      <w:pPr>
        <w:tabs>
          <w:tab w:val="left" w:pos="1141"/>
        </w:tabs>
        <w:rPr>
          <w:rFonts w:ascii="Candara" w:hAnsi="Candara"/>
          <w:lang w:eastAsia="en-US"/>
        </w:rPr>
      </w:pPr>
    </w:p>
    <w:p w14:paraId="60FC8FBA" w14:textId="77777777" w:rsidR="0051627F" w:rsidRPr="00F172A8" w:rsidRDefault="0051627F" w:rsidP="0051627F">
      <w:pPr>
        <w:tabs>
          <w:tab w:val="left" w:pos="1141"/>
        </w:tabs>
        <w:rPr>
          <w:rFonts w:ascii="Candara" w:hAnsi="Candara"/>
          <w:lang w:eastAsia="en-US"/>
        </w:rPr>
      </w:pPr>
    </w:p>
    <w:p w14:paraId="5422CCC7" w14:textId="77777777" w:rsidR="0051627F" w:rsidRDefault="0051627F" w:rsidP="0051627F">
      <w:pPr>
        <w:tabs>
          <w:tab w:val="left" w:pos="1141"/>
        </w:tabs>
        <w:rPr>
          <w:rFonts w:ascii="Candara" w:hAnsi="Candara"/>
          <w:lang w:eastAsia="en-US"/>
        </w:rPr>
      </w:pPr>
    </w:p>
    <w:p w14:paraId="5616D1F2" w14:textId="77777777" w:rsidR="0051627F" w:rsidRDefault="0051627F" w:rsidP="0051627F">
      <w:pPr>
        <w:tabs>
          <w:tab w:val="left" w:pos="1141"/>
        </w:tabs>
        <w:rPr>
          <w:rFonts w:ascii="Candara" w:hAnsi="Candara"/>
          <w:lang w:eastAsia="en-US"/>
        </w:rPr>
      </w:pPr>
    </w:p>
    <w:p w14:paraId="44812115" w14:textId="77777777" w:rsidR="0051627F" w:rsidRDefault="0051627F" w:rsidP="0051627F">
      <w:pPr>
        <w:tabs>
          <w:tab w:val="left" w:pos="1141"/>
        </w:tabs>
        <w:rPr>
          <w:rFonts w:ascii="Candara" w:hAnsi="Candara"/>
          <w:lang w:eastAsia="en-US"/>
        </w:rPr>
      </w:pPr>
    </w:p>
    <w:p w14:paraId="28DEF93F" w14:textId="77777777" w:rsidR="0051627F" w:rsidRDefault="0051627F" w:rsidP="0051627F">
      <w:pPr>
        <w:tabs>
          <w:tab w:val="left" w:pos="1141"/>
        </w:tabs>
        <w:rPr>
          <w:rFonts w:ascii="Candara" w:hAnsi="Candara"/>
          <w:lang w:eastAsia="en-US"/>
        </w:rPr>
      </w:pPr>
    </w:p>
    <w:p w14:paraId="0D0CBED4" w14:textId="77777777" w:rsidR="0051627F" w:rsidRDefault="0051627F" w:rsidP="0051627F">
      <w:pPr>
        <w:tabs>
          <w:tab w:val="left" w:pos="1141"/>
        </w:tabs>
        <w:rPr>
          <w:rFonts w:ascii="Candara" w:hAnsi="Candara"/>
          <w:lang w:eastAsia="en-US"/>
        </w:rPr>
      </w:pPr>
    </w:p>
    <w:p w14:paraId="3D0195CB" w14:textId="77777777" w:rsidR="0051627F" w:rsidRDefault="0051627F" w:rsidP="0051627F">
      <w:pPr>
        <w:tabs>
          <w:tab w:val="left" w:pos="1141"/>
        </w:tabs>
        <w:rPr>
          <w:rFonts w:ascii="Candara" w:hAnsi="Candara"/>
          <w:lang w:eastAsia="en-US"/>
        </w:rPr>
      </w:pPr>
    </w:p>
    <w:p w14:paraId="00DC713B" w14:textId="77777777" w:rsidR="0051627F" w:rsidRDefault="0051627F" w:rsidP="0051627F">
      <w:pPr>
        <w:tabs>
          <w:tab w:val="left" w:pos="1141"/>
        </w:tabs>
        <w:rPr>
          <w:rFonts w:ascii="Candara" w:hAnsi="Candara"/>
          <w:lang w:eastAsia="en-US"/>
        </w:rPr>
      </w:pPr>
    </w:p>
    <w:p w14:paraId="23F087CD" w14:textId="77777777" w:rsidR="0051627F" w:rsidRDefault="0051627F" w:rsidP="0051627F">
      <w:pPr>
        <w:tabs>
          <w:tab w:val="left" w:pos="1141"/>
        </w:tabs>
        <w:rPr>
          <w:rFonts w:ascii="Candara" w:hAnsi="Candara"/>
          <w:lang w:eastAsia="en-US"/>
        </w:rPr>
      </w:pPr>
    </w:p>
    <w:p w14:paraId="5D96931F" w14:textId="77777777" w:rsidR="0051627F" w:rsidRDefault="0051627F" w:rsidP="0051627F">
      <w:pPr>
        <w:tabs>
          <w:tab w:val="left" w:pos="1141"/>
        </w:tabs>
        <w:rPr>
          <w:rFonts w:ascii="Candara" w:hAnsi="Candara"/>
          <w:lang w:eastAsia="en-US"/>
        </w:rPr>
      </w:pPr>
    </w:p>
    <w:p w14:paraId="7496F4D2" w14:textId="77777777" w:rsidR="0051627F" w:rsidRDefault="0051627F" w:rsidP="0051627F">
      <w:pPr>
        <w:tabs>
          <w:tab w:val="left" w:pos="1141"/>
        </w:tabs>
        <w:rPr>
          <w:rFonts w:ascii="Candara" w:hAnsi="Candara"/>
          <w:lang w:eastAsia="en-US"/>
        </w:rPr>
      </w:pPr>
    </w:p>
    <w:p w14:paraId="5E3B1BAA" w14:textId="77777777" w:rsidR="0051627F" w:rsidRDefault="0051627F" w:rsidP="0051627F">
      <w:pPr>
        <w:tabs>
          <w:tab w:val="left" w:pos="1141"/>
        </w:tabs>
        <w:rPr>
          <w:rFonts w:ascii="Candara" w:hAnsi="Candara"/>
          <w:lang w:eastAsia="en-US"/>
        </w:rPr>
      </w:pPr>
    </w:p>
    <w:p w14:paraId="1CA140DF" w14:textId="77777777" w:rsidR="0051627F" w:rsidRDefault="0051627F" w:rsidP="0051627F">
      <w:pPr>
        <w:tabs>
          <w:tab w:val="left" w:pos="1141"/>
        </w:tabs>
        <w:rPr>
          <w:rFonts w:ascii="Candara" w:hAnsi="Candara"/>
          <w:lang w:eastAsia="en-US"/>
        </w:rPr>
      </w:pPr>
    </w:p>
    <w:p w14:paraId="71426501" w14:textId="77777777" w:rsidR="0051627F" w:rsidRDefault="0051627F" w:rsidP="0051627F">
      <w:pPr>
        <w:tabs>
          <w:tab w:val="left" w:pos="1141"/>
        </w:tabs>
        <w:rPr>
          <w:rFonts w:ascii="Candara" w:hAnsi="Candara"/>
          <w:lang w:eastAsia="en-US"/>
        </w:rPr>
      </w:pPr>
    </w:p>
    <w:p w14:paraId="1B29C7D5" w14:textId="77777777" w:rsidR="0051627F" w:rsidRDefault="0051627F" w:rsidP="0051627F">
      <w:pPr>
        <w:tabs>
          <w:tab w:val="left" w:pos="1141"/>
        </w:tabs>
        <w:rPr>
          <w:rFonts w:ascii="Candara" w:hAnsi="Candara"/>
          <w:lang w:eastAsia="en-US"/>
        </w:rPr>
      </w:pPr>
    </w:p>
    <w:p w14:paraId="2CE40295" w14:textId="77777777" w:rsidR="0051627F" w:rsidRDefault="0051627F" w:rsidP="0051627F">
      <w:pPr>
        <w:tabs>
          <w:tab w:val="left" w:pos="1141"/>
        </w:tabs>
        <w:rPr>
          <w:rFonts w:ascii="Candara" w:hAnsi="Candara"/>
          <w:lang w:eastAsia="en-US"/>
        </w:rPr>
      </w:pPr>
    </w:p>
    <w:p w14:paraId="4243DD8E" w14:textId="77777777" w:rsidR="0051627F" w:rsidRDefault="0051627F" w:rsidP="0051627F">
      <w:pPr>
        <w:tabs>
          <w:tab w:val="left" w:pos="1141"/>
        </w:tabs>
        <w:rPr>
          <w:rFonts w:ascii="Candara" w:hAnsi="Candara"/>
          <w:lang w:eastAsia="en-US"/>
        </w:rPr>
      </w:pPr>
    </w:p>
    <w:p w14:paraId="409758BE" w14:textId="77777777" w:rsidR="0051627F" w:rsidRDefault="0051627F" w:rsidP="0051627F">
      <w:pPr>
        <w:tabs>
          <w:tab w:val="left" w:pos="1141"/>
        </w:tabs>
        <w:rPr>
          <w:rFonts w:ascii="Candara" w:hAnsi="Candara"/>
          <w:lang w:eastAsia="en-US"/>
        </w:rPr>
      </w:pPr>
    </w:p>
    <w:p w14:paraId="093447CB" w14:textId="77777777" w:rsidR="0051627F" w:rsidRDefault="0051627F" w:rsidP="0051627F">
      <w:pPr>
        <w:tabs>
          <w:tab w:val="left" w:pos="1141"/>
        </w:tabs>
        <w:rPr>
          <w:rFonts w:ascii="Candara" w:hAnsi="Candara"/>
          <w:lang w:eastAsia="en-US"/>
        </w:rPr>
      </w:pPr>
    </w:p>
    <w:p w14:paraId="35B2F743" w14:textId="77777777" w:rsidR="0051627F" w:rsidRDefault="0051627F" w:rsidP="0051627F">
      <w:pPr>
        <w:tabs>
          <w:tab w:val="left" w:pos="1141"/>
        </w:tabs>
        <w:rPr>
          <w:rFonts w:ascii="Candara" w:hAnsi="Candara"/>
          <w:lang w:eastAsia="en-US"/>
        </w:rPr>
      </w:pPr>
    </w:p>
    <w:p w14:paraId="2DC487E1" w14:textId="77777777" w:rsidR="0051627F" w:rsidRDefault="0051627F" w:rsidP="0051627F">
      <w:pPr>
        <w:tabs>
          <w:tab w:val="left" w:pos="1141"/>
        </w:tabs>
        <w:rPr>
          <w:rFonts w:ascii="Candara" w:hAnsi="Candara"/>
          <w:lang w:eastAsia="en-US"/>
        </w:rPr>
      </w:pPr>
    </w:p>
    <w:p w14:paraId="679D819A" w14:textId="77777777" w:rsidR="0051627F" w:rsidRDefault="0051627F" w:rsidP="0051627F">
      <w:pPr>
        <w:tabs>
          <w:tab w:val="left" w:pos="1141"/>
        </w:tabs>
        <w:rPr>
          <w:rFonts w:ascii="Candara" w:hAnsi="Candara"/>
          <w:lang w:eastAsia="en-US"/>
        </w:rPr>
      </w:pPr>
    </w:p>
    <w:p w14:paraId="2081D9FF" w14:textId="77777777" w:rsidR="0051627F" w:rsidRDefault="0051627F" w:rsidP="0051627F">
      <w:pPr>
        <w:tabs>
          <w:tab w:val="left" w:pos="1141"/>
        </w:tabs>
        <w:rPr>
          <w:rFonts w:ascii="Candara" w:hAnsi="Candara"/>
          <w:lang w:eastAsia="en-US"/>
        </w:rPr>
      </w:pPr>
    </w:p>
    <w:p w14:paraId="3094D871" w14:textId="77777777" w:rsidR="0051627F" w:rsidRDefault="0051627F" w:rsidP="0051627F">
      <w:pPr>
        <w:tabs>
          <w:tab w:val="left" w:pos="1141"/>
        </w:tabs>
        <w:rPr>
          <w:rFonts w:ascii="Candara" w:hAnsi="Candara"/>
          <w:lang w:eastAsia="en-US"/>
        </w:rPr>
      </w:pPr>
    </w:p>
    <w:p w14:paraId="5940217E" w14:textId="77777777" w:rsidR="0051627F" w:rsidRDefault="0051627F" w:rsidP="0051627F">
      <w:pPr>
        <w:tabs>
          <w:tab w:val="left" w:pos="1141"/>
        </w:tabs>
        <w:rPr>
          <w:rFonts w:ascii="Candara" w:hAnsi="Candara"/>
          <w:lang w:eastAsia="en-US"/>
        </w:rPr>
      </w:pPr>
    </w:p>
    <w:p w14:paraId="0C51D2B1" w14:textId="77777777" w:rsidR="0051627F" w:rsidRDefault="0051627F" w:rsidP="0051627F">
      <w:pPr>
        <w:tabs>
          <w:tab w:val="left" w:pos="1141"/>
        </w:tabs>
        <w:rPr>
          <w:rFonts w:ascii="Candara" w:hAnsi="Candara"/>
          <w:lang w:eastAsia="en-US"/>
        </w:rPr>
      </w:pPr>
    </w:p>
    <w:p w14:paraId="3A0C83B4" w14:textId="77777777" w:rsidR="0051627F" w:rsidRDefault="0051627F" w:rsidP="0051627F">
      <w:pPr>
        <w:rPr>
          <w:rFonts w:ascii="Candara" w:hAnsi="Candara"/>
          <w:lang w:eastAsia="en-US"/>
        </w:rPr>
      </w:pPr>
      <w:r>
        <w:rPr>
          <w:rFonts w:ascii="Candara" w:hAnsi="Candara"/>
          <w:lang w:eastAsia="en-US"/>
        </w:rPr>
        <w:br w:type="page"/>
      </w:r>
    </w:p>
    <w:p w14:paraId="0D255B19" w14:textId="77777777" w:rsidR="0051627F" w:rsidRPr="004D7915" w:rsidRDefault="0051627F" w:rsidP="0051627F">
      <w:pPr>
        <w:tabs>
          <w:tab w:val="left" w:pos="1141"/>
        </w:tabs>
        <w:jc w:val="center"/>
        <w:rPr>
          <w:rFonts w:ascii="Candara" w:hAnsi="Candara"/>
          <w:b/>
          <w:bCs/>
          <w:sz w:val="28"/>
          <w:szCs w:val="28"/>
          <w:highlight w:val="cyan"/>
          <w:lang w:eastAsia="en-US"/>
        </w:rPr>
      </w:pPr>
      <w:r w:rsidRPr="004D7915">
        <w:rPr>
          <w:rFonts w:ascii="Candara" w:hAnsi="Candara"/>
          <w:b/>
          <w:bCs/>
          <w:sz w:val="28"/>
          <w:szCs w:val="28"/>
          <w:highlight w:val="cyan"/>
          <w:lang w:eastAsia="en-US"/>
        </w:rPr>
        <w:lastRenderedPageBreak/>
        <w:t>Appendix 2 – Performance Bond</w:t>
      </w:r>
    </w:p>
    <w:p w14:paraId="6D24853A" w14:textId="77777777" w:rsidR="0051627F" w:rsidRPr="004D7915" w:rsidRDefault="0051627F" w:rsidP="0051627F">
      <w:pPr>
        <w:tabs>
          <w:tab w:val="left" w:pos="1141"/>
        </w:tabs>
        <w:rPr>
          <w:rFonts w:ascii="Candara" w:hAnsi="Candara"/>
          <w:highlight w:val="cyan"/>
          <w:lang w:eastAsia="en-US"/>
        </w:rPr>
      </w:pPr>
    </w:p>
    <w:p w14:paraId="2D17F649" w14:textId="14D14223" w:rsidR="0051627F" w:rsidRPr="004D7915" w:rsidRDefault="0051627F" w:rsidP="0051627F">
      <w:pPr>
        <w:pStyle w:val="ListParagraph"/>
        <w:numPr>
          <w:ilvl w:val="0"/>
          <w:numId w:val="6"/>
        </w:numPr>
        <w:spacing w:after="120"/>
        <w:contextualSpacing w:val="0"/>
        <w:jc w:val="both"/>
        <w:rPr>
          <w:rFonts w:ascii="Candara" w:hAnsi="Candara" w:cstheme="majorBidi"/>
          <w:sz w:val="22"/>
          <w:szCs w:val="22"/>
          <w:highlight w:val="cyan"/>
        </w:rPr>
      </w:pPr>
      <w:r w:rsidRPr="004D7915">
        <w:rPr>
          <w:rFonts w:ascii="Candara" w:hAnsi="Candara" w:cstheme="majorBidi"/>
          <w:sz w:val="22"/>
          <w:szCs w:val="22"/>
          <w:highlight w:val="cyan"/>
        </w:rPr>
        <w:t>The CONTRACTOR shall, at its sole expense, provide to the COMPANY an unconditional and irrevocable Performance Bond issued by a reputable bank in Oman</w:t>
      </w:r>
      <w:ins w:id="62" w:author="Al Riyami, Azza OLNG-SCC/12" w:date="2026-03-10T12:05:00Z">
        <w:r w:rsidR="00A53C26" w:rsidRPr="004D7915">
          <w:rPr>
            <w:rFonts w:ascii="Candara" w:hAnsi="Candara" w:cstheme="majorBidi"/>
            <w:sz w:val="22"/>
            <w:szCs w:val="22"/>
            <w:highlight w:val="cyan"/>
          </w:rPr>
          <w:t xml:space="preserve"> and payable upon first written demand without</w:t>
        </w:r>
        <w:r w:rsidR="000E2955" w:rsidRPr="004D7915">
          <w:rPr>
            <w:rFonts w:ascii="Candara" w:hAnsi="Candara" w:cstheme="majorBidi"/>
            <w:sz w:val="22"/>
            <w:szCs w:val="22"/>
            <w:highlight w:val="cyan"/>
          </w:rPr>
          <w:t xml:space="preserve"> pr</w:t>
        </w:r>
      </w:ins>
      <w:ins w:id="63" w:author="Al Riyami, Azza OLNG-SCC/12" w:date="2026-03-10T12:06:00Z">
        <w:r w:rsidR="000E2955" w:rsidRPr="004D7915">
          <w:rPr>
            <w:rFonts w:ascii="Candara" w:hAnsi="Candara" w:cstheme="majorBidi"/>
            <w:sz w:val="22"/>
            <w:szCs w:val="22"/>
            <w:highlight w:val="cyan"/>
          </w:rPr>
          <w:t>oof or conditions</w:t>
        </w:r>
      </w:ins>
      <w:r w:rsidRPr="004D7915">
        <w:rPr>
          <w:rFonts w:ascii="Candara" w:hAnsi="Candara" w:cstheme="majorBidi"/>
          <w:sz w:val="22"/>
          <w:szCs w:val="22"/>
          <w:highlight w:val="cyan"/>
        </w:rPr>
        <w:t xml:space="preserve">, as approved by the COMPANY, substantially in the form stipulated below. </w:t>
      </w:r>
    </w:p>
    <w:p w14:paraId="0B501DDF" w14:textId="77777777" w:rsidR="0051627F" w:rsidRPr="004D7915" w:rsidRDefault="0051627F" w:rsidP="0051627F">
      <w:pPr>
        <w:pStyle w:val="ListParagraph"/>
        <w:numPr>
          <w:ilvl w:val="0"/>
          <w:numId w:val="6"/>
        </w:numPr>
        <w:spacing w:after="120"/>
        <w:contextualSpacing w:val="0"/>
        <w:jc w:val="both"/>
        <w:rPr>
          <w:rFonts w:ascii="Candara" w:hAnsi="Candara" w:cstheme="majorBidi"/>
          <w:sz w:val="22"/>
          <w:szCs w:val="22"/>
          <w:highlight w:val="cyan"/>
        </w:rPr>
      </w:pPr>
      <w:r w:rsidRPr="004D7915">
        <w:rPr>
          <w:rFonts w:ascii="Candara" w:hAnsi="Candara" w:cstheme="majorBidi"/>
          <w:sz w:val="22"/>
          <w:szCs w:val="22"/>
          <w:highlight w:val="cyan"/>
        </w:rPr>
        <w:t>The performance bond shall be issued to the COMPANY no later than fifteen (15) days after the EFFECTIVE DATE and shall be valid and in full force and effect during the Contract Term and for three (3) Months thereafter, for the period stipulated in the form of the performance bond below.  In no event shall the COMPANY be obliged to make any payments to the CONTRACTOR under the CONTRACT before having received the performance bond on the terms stated below.</w:t>
      </w:r>
    </w:p>
    <w:p w14:paraId="1B96B534" w14:textId="77777777" w:rsidR="0051627F" w:rsidRPr="004D7915" w:rsidRDefault="0051627F" w:rsidP="0051627F">
      <w:pPr>
        <w:pStyle w:val="ListParagraph"/>
        <w:numPr>
          <w:ilvl w:val="0"/>
          <w:numId w:val="6"/>
        </w:numPr>
        <w:spacing w:after="120"/>
        <w:contextualSpacing w:val="0"/>
        <w:jc w:val="both"/>
        <w:rPr>
          <w:rFonts w:ascii="Candara" w:hAnsi="Candara" w:cstheme="majorBidi"/>
          <w:sz w:val="22"/>
          <w:szCs w:val="22"/>
          <w:highlight w:val="cyan"/>
        </w:rPr>
      </w:pPr>
      <w:r w:rsidRPr="004D7915">
        <w:rPr>
          <w:rFonts w:ascii="Candara" w:hAnsi="Candara" w:cstheme="majorBidi"/>
          <w:sz w:val="22"/>
          <w:szCs w:val="22"/>
          <w:highlight w:val="cyan"/>
        </w:rPr>
        <w:t xml:space="preserve">The CONTRACTOR shall ensure that the performance bond is amended periodically to reflect any extension of the CONTRACT COMPLETION DATE or WARRANTY PERIOD or any approved increase in the CONTRACT PRICE and shall submit the revised original of such document to the COMPANY. </w:t>
      </w:r>
    </w:p>
    <w:p w14:paraId="7FB24069" w14:textId="77777777" w:rsidR="0051627F" w:rsidRPr="004D7915" w:rsidRDefault="0051627F" w:rsidP="0051627F">
      <w:pPr>
        <w:pStyle w:val="ListParagraph"/>
        <w:numPr>
          <w:ilvl w:val="0"/>
          <w:numId w:val="6"/>
        </w:numPr>
        <w:spacing w:after="120"/>
        <w:contextualSpacing w:val="0"/>
        <w:jc w:val="both"/>
        <w:rPr>
          <w:rFonts w:ascii="Candara" w:hAnsi="Candara" w:cstheme="majorBidi"/>
          <w:sz w:val="22"/>
          <w:szCs w:val="22"/>
          <w:highlight w:val="cyan"/>
        </w:rPr>
      </w:pPr>
      <w:r w:rsidRPr="004D7915">
        <w:rPr>
          <w:rFonts w:ascii="Candara" w:hAnsi="Candara" w:cstheme="majorBidi"/>
          <w:sz w:val="22"/>
          <w:szCs w:val="22"/>
          <w:highlight w:val="cyan"/>
        </w:rPr>
        <w:t>In the event the CONTRACTOR defaults or otherwise fails to perform an obligation under the CONTRACT and, having been given written notice of such default by the COMPANY, the CONTRACTOR fails to remedy such default within a specified or reasonable period, the COMPANY shall have the right to call on the performance bond to recover the costs incurred by the COMPANY due to the CONTRACTOR’s default.</w:t>
      </w:r>
    </w:p>
    <w:p w14:paraId="745E0902" w14:textId="77777777" w:rsidR="0051627F" w:rsidRPr="009A74D0" w:rsidRDefault="0051627F" w:rsidP="0051627F">
      <w:pPr>
        <w:pStyle w:val="ListParagraph"/>
        <w:spacing w:after="120" w:line="240" w:lineRule="atLeast"/>
        <w:rPr>
          <w:rFonts w:ascii="Candara" w:hAnsi="Candara" w:cstheme="majorBidi"/>
          <w:sz w:val="22"/>
          <w:szCs w:val="22"/>
        </w:rPr>
      </w:pPr>
    </w:p>
    <w:p w14:paraId="568C7E26" w14:textId="77777777" w:rsidR="0051627F" w:rsidRDefault="0051627F" w:rsidP="0051627F">
      <w:pPr>
        <w:rPr>
          <w:rFonts w:ascii="Candara" w:hAnsi="Candara" w:cstheme="majorBidi"/>
          <w:sz w:val="22"/>
          <w:szCs w:val="22"/>
        </w:rPr>
      </w:pPr>
      <w:r>
        <w:rPr>
          <w:rFonts w:ascii="Candara" w:hAnsi="Candara" w:cstheme="majorBidi"/>
          <w:sz w:val="22"/>
          <w:szCs w:val="22"/>
        </w:rPr>
        <w:br w:type="page"/>
      </w:r>
    </w:p>
    <w:p w14:paraId="66D04B59" w14:textId="77777777" w:rsidR="0051627F" w:rsidRPr="004D7915" w:rsidRDefault="0051627F" w:rsidP="0051627F">
      <w:pPr>
        <w:jc w:val="center"/>
        <w:rPr>
          <w:rFonts w:ascii="Candara" w:hAnsi="Candara" w:cstheme="majorBidi"/>
          <w:sz w:val="22"/>
          <w:szCs w:val="22"/>
          <w:highlight w:val="cyan"/>
        </w:rPr>
      </w:pPr>
      <w:r w:rsidRPr="004D7915">
        <w:rPr>
          <w:rFonts w:ascii="Candara" w:hAnsi="Candara" w:cstheme="majorBidi"/>
          <w:sz w:val="22"/>
          <w:szCs w:val="22"/>
          <w:highlight w:val="cyan"/>
        </w:rPr>
        <w:lastRenderedPageBreak/>
        <w:t>Name of Issuing Bank</w:t>
      </w:r>
    </w:p>
    <w:p w14:paraId="5FE7837A" w14:textId="77777777" w:rsidR="0051627F" w:rsidRPr="004D7915" w:rsidRDefault="0051627F" w:rsidP="0051627F">
      <w:pPr>
        <w:jc w:val="center"/>
        <w:rPr>
          <w:rFonts w:ascii="Candara" w:hAnsi="Candara" w:cstheme="majorBidi"/>
          <w:sz w:val="22"/>
          <w:szCs w:val="22"/>
          <w:highlight w:val="cyan"/>
        </w:rPr>
      </w:pPr>
      <w:r w:rsidRPr="004D7915">
        <w:rPr>
          <w:rFonts w:ascii="Candara" w:hAnsi="Candara" w:cstheme="majorBidi"/>
          <w:sz w:val="22"/>
          <w:szCs w:val="22"/>
          <w:highlight w:val="cyan"/>
        </w:rPr>
        <w:t>Reference No: []</w:t>
      </w:r>
    </w:p>
    <w:p w14:paraId="4FABB99C" w14:textId="77777777" w:rsidR="0051627F" w:rsidRPr="004D7915" w:rsidRDefault="0051627F" w:rsidP="0051627F">
      <w:pPr>
        <w:jc w:val="center"/>
        <w:rPr>
          <w:rFonts w:ascii="Candara" w:hAnsi="Candara" w:cstheme="majorBidi"/>
          <w:sz w:val="22"/>
          <w:szCs w:val="22"/>
          <w:highlight w:val="cyan"/>
        </w:rPr>
      </w:pPr>
      <w:r w:rsidRPr="004D7915">
        <w:rPr>
          <w:rFonts w:ascii="Candara" w:hAnsi="Candara" w:cstheme="majorBidi"/>
          <w:sz w:val="22"/>
          <w:szCs w:val="22"/>
          <w:highlight w:val="cyan"/>
        </w:rPr>
        <w:t>Issue Date: ………………</w:t>
      </w:r>
    </w:p>
    <w:p w14:paraId="09FC6ACB" w14:textId="77777777" w:rsidR="0051627F" w:rsidRPr="004D7915" w:rsidRDefault="0051627F" w:rsidP="0051627F">
      <w:pPr>
        <w:pStyle w:val="BodyText"/>
        <w:jc w:val="left"/>
        <w:rPr>
          <w:rFonts w:ascii="Candara" w:hAnsi="Candara" w:cstheme="majorBidi"/>
          <w:sz w:val="22"/>
          <w:szCs w:val="22"/>
          <w:highlight w:val="cyan"/>
        </w:rPr>
      </w:pPr>
      <w:r w:rsidRPr="004D7915">
        <w:rPr>
          <w:rFonts w:ascii="Candara" w:hAnsi="Candara" w:cstheme="majorBidi"/>
          <w:sz w:val="22"/>
          <w:szCs w:val="22"/>
          <w:highlight w:val="cyan"/>
        </w:rPr>
        <w:t>Oman LNG L.L.C.</w:t>
      </w:r>
    </w:p>
    <w:p w14:paraId="3399AE69" w14:textId="77777777" w:rsidR="0051627F" w:rsidRPr="004D7915" w:rsidRDefault="0051627F" w:rsidP="0051627F">
      <w:pPr>
        <w:pStyle w:val="BodyText"/>
        <w:rPr>
          <w:rFonts w:ascii="Candara" w:hAnsi="Candara"/>
          <w:sz w:val="22"/>
          <w:szCs w:val="22"/>
          <w:highlight w:val="cyan"/>
        </w:rPr>
      </w:pPr>
      <w:r w:rsidRPr="004D7915">
        <w:rPr>
          <w:rFonts w:ascii="Candara" w:hAnsi="Candara"/>
          <w:sz w:val="22"/>
          <w:szCs w:val="22"/>
          <w:highlight w:val="cyan"/>
        </w:rPr>
        <w:t>P.O. Box 560,</w:t>
      </w:r>
    </w:p>
    <w:p w14:paraId="29C4C29F" w14:textId="77777777" w:rsidR="0051627F" w:rsidRPr="004D7915" w:rsidRDefault="0051627F" w:rsidP="0051627F">
      <w:pPr>
        <w:pStyle w:val="BodyText"/>
        <w:rPr>
          <w:rFonts w:ascii="Candara" w:hAnsi="Candara"/>
          <w:sz w:val="22"/>
          <w:szCs w:val="22"/>
          <w:highlight w:val="cyan"/>
        </w:rPr>
      </w:pPr>
      <w:r w:rsidRPr="004D7915">
        <w:rPr>
          <w:rFonts w:ascii="Candara" w:hAnsi="Candara"/>
          <w:sz w:val="22"/>
          <w:szCs w:val="22"/>
          <w:highlight w:val="cyan"/>
        </w:rPr>
        <w:t>Mina Al Fahal,</w:t>
      </w:r>
    </w:p>
    <w:p w14:paraId="7C6B0462" w14:textId="77777777" w:rsidR="0051627F" w:rsidRPr="004D7915" w:rsidRDefault="0051627F" w:rsidP="0051627F">
      <w:pPr>
        <w:pStyle w:val="BodyText"/>
        <w:rPr>
          <w:rFonts w:ascii="Candara" w:hAnsi="Candara"/>
          <w:sz w:val="22"/>
          <w:szCs w:val="22"/>
          <w:highlight w:val="cyan"/>
        </w:rPr>
      </w:pPr>
      <w:r w:rsidRPr="004D7915">
        <w:rPr>
          <w:rFonts w:ascii="Candara" w:hAnsi="Candara"/>
          <w:sz w:val="22"/>
          <w:szCs w:val="22"/>
          <w:highlight w:val="cyan"/>
        </w:rPr>
        <w:t>Post Code 116,</w:t>
      </w:r>
    </w:p>
    <w:p w14:paraId="30940D67" w14:textId="77777777" w:rsidR="0051627F" w:rsidRPr="004D7915" w:rsidRDefault="0051627F" w:rsidP="0051627F">
      <w:pPr>
        <w:pStyle w:val="BodyText"/>
        <w:spacing w:after="120"/>
        <w:jc w:val="left"/>
        <w:rPr>
          <w:rFonts w:ascii="Candara" w:hAnsi="Candara" w:cstheme="majorBidi"/>
          <w:sz w:val="22"/>
          <w:szCs w:val="22"/>
          <w:highlight w:val="cyan"/>
        </w:rPr>
      </w:pPr>
      <w:r w:rsidRPr="004D7915">
        <w:rPr>
          <w:rFonts w:ascii="Candara" w:hAnsi="Candara" w:cstheme="majorBidi"/>
          <w:sz w:val="22"/>
          <w:szCs w:val="22"/>
          <w:highlight w:val="cyan"/>
        </w:rPr>
        <w:t>Sultanate of Oman</w:t>
      </w:r>
    </w:p>
    <w:p w14:paraId="3AD2EE2D" w14:textId="77777777" w:rsidR="0051627F" w:rsidRPr="004D7915" w:rsidRDefault="0051627F" w:rsidP="0051627F">
      <w:pPr>
        <w:jc w:val="center"/>
        <w:rPr>
          <w:rFonts w:ascii="Candara" w:hAnsi="Candara" w:cstheme="majorBidi"/>
          <w:b/>
          <w:bCs/>
          <w:sz w:val="22"/>
          <w:szCs w:val="22"/>
          <w:highlight w:val="cyan"/>
        </w:rPr>
      </w:pPr>
      <w:r w:rsidRPr="004D7915">
        <w:rPr>
          <w:rFonts w:ascii="Candara" w:hAnsi="Candara" w:cstheme="majorBidi"/>
          <w:b/>
          <w:bCs/>
          <w:sz w:val="22"/>
          <w:szCs w:val="22"/>
          <w:highlight w:val="cyan"/>
        </w:rPr>
        <w:t>Performance Bond</w:t>
      </w:r>
    </w:p>
    <w:p w14:paraId="4908124F" w14:textId="77777777" w:rsidR="0051627F" w:rsidRPr="004D7915" w:rsidRDefault="0051627F" w:rsidP="0051627F">
      <w:pPr>
        <w:widowControl w:val="0"/>
        <w:autoSpaceDE w:val="0"/>
        <w:autoSpaceDN w:val="0"/>
        <w:adjustRightInd w:val="0"/>
        <w:spacing w:before="7" w:line="226" w:lineRule="exact"/>
        <w:ind w:right="409"/>
        <w:jc w:val="both"/>
        <w:rPr>
          <w:rFonts w:ascii="Candara" w:hAnsi="Candara" w:cstheme="majorBidi"/>
          <w:sz w:val="22"/>
          <w:szCs w:val="22"/>
          <w:highlight w:val="cyan"/>
        </w:rPr>
      </w:pPr>
    </w:p>
    <w:p w14:paraId="6726D8DF" w14:textId="77777777" w:rsidR="006A0A6D" w:rsidRPr="004D7915" w:rsidRDefault="0051627F" w:rsidP="006A0A6D">
      <w:pPr>
        <w:pStyle w:val="Header"/>
        <w:rPr>
          <w:rFonts w:ascii="Candara" w:hAnsi="Candara"/>
          <w:sz w:val="18"/>
          <w:szCs w:val="18"/>
          <w:highlight w:val="cyan"/>
        </w:rPr>
      </w:pPr>
      <w:r w:rsidRPr="004D7915">
        <w:rPr>
          <w:rFonts w:ascii="Candara" w:hAnsi="Candara" w:cstheme="majorBidi"/>
          <w:noProof/>
          <w:sz w:val="22"/>
          <w:szCs w:val="22"/>
          <w:highlight w:val="cyan"/>
        </w:rPr>
        <mc:AlternateContent>
          <mc:Choice Requires="wps">
            <w:drawing>
              <wp:anchor distT="0" distB="0" distL="114300" distR="114300" simplePos="0" relativeHeight="251662336" behindDoc="1" locked="0" layoutInCell="0" allowOverlap="1" wp14:anchorId="63A3CF97" wp14:editId="1E5FCCB8">
                <wp:simplePos x="0" y="0"/>
                <wp:positionH relativeFrom="page">
                  <wp:posOffset>6725920</wp:posOffset>
                </wp:positionH>
                <wp:positionV relativeFrom="page">
                  <wp:posOffset>915670</wp:posOffset>
                </wp:positionV>
                <wp:extent cx="5715" cy="0"/>
                <wp:effectExtent l="0" t="0" r="0" b="0"/>
                <wp:wrapNone/>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 cy="0"/>
                        </a:xfrm>
                        <a:custGeom>
                          <a:avLst/>
                          <a:gdLst>
                            <a:gd name="T0" fmla="*/ 0 w 9"/>
                            <a:gd name="T1" fmla="*/ 9 w 9"/>
                          </a:gdLst>
                          <a:ahLst/>
                          <a:cxnLst>
                            <a:cxn ang="0">
                              <a:pos x="T0" y="0"/>
                            </a:cxn>
                            <a:cxn ang="0">
                              <a:pos x="T1" y="0"/>
                            </a:cxn>
                          </a:cxnLst>
                          <a:rect l="0" t="0" r="r" b="b"/>
                          <a:pathLst>
                            <a:path w="9">
                              <a:moveTo>
                                <a:pt x="0" y="0"/>
                              </a:moveTo>
                              <a:lnTo>
                                <a:pt x="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4995FF3" id="Freeform 4"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29.6pt,72.1pt,530.05pt,72.1pt" coordsize="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" o:allowincell="f" filled="f" strokeweight=".58pt">
                <v:path arrowok="t" o:connecttype="custom" o:connectlocs="0,0;5715,0" o:connectangles="0,0"/>
                <w10:wrap anchorx="page" anchory="page"/>
              </v:polyline>
            </w:pict>
          </mc:Fallback>
        </mc:AlternateContent>
      </w:r>
      <w:r w:rsidRPr="004D7915">
        <w:rPr>
          <w:rFonts w:ascii="Candara" w:hAnsi="Candara" w:cstheme="majorBidi"/>
          <w:noProof/>
          <w:sz w:val="22"/>
          <w:szCs w:val="22"/>
          <w:highlight w:val="cyan"/>
        </w:rPr>
        <mc:AlternateContent>
          <mc:Choice Requires="wps">
            <w:drawing>
              <wp:anchor distT="0" distB="0" distL="114300" distR="114300" simplePos="0" relativeHeight="251661312" behindDoc="1" locked="0" layoutInCell="0" allowOverlap="1" wp14:anchorId="5C3D61CB" wp14:editId="39DD965E">
                <wp:simplePos x="0" y="0"/>
                <wp:positionH relativeFrom="page">
                  <wp:posOffset>4497705</wp:posOffset>
                </wp:positionH>
                <wp:positionV relativeFrom="page">
                  <wp:posOffset>915670</wp:posOffset>
                </wp:positionV>
                <wp:extent cx="5715" cy="0"/>
                <wp:effectExtent l="0" t="0" r="0" b="0"/>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 cy="0"/>
                        </a:xfrm>
                        <a:custGeom>
                          <a:avLst/>
                          <a:gdLst>
                            <a:gd name="T0" fmla="*/ 0 w 9"/>
                            <a:gd name="T1" fmla="*/ 9 w 9"/>
                          </a:gdLst>
                          <a:ahLst/>
                          <a:cxnLst>
                            <a:cxn ang="0">
                              <a:pos x="T0" y="0"/>
                            </a:cxn>
                            <a:cxn ang="0">
                              <a:pos x="T1" y="0"/>
                            </a:cxn>
                          </a:cxnLst>
                          <a:rect l="0" t="0" r="r" b="b"/>
                          <a:pathLst>
                            <a:path w="9">
                              <a:moveTo>
                                <a:pt x="0" y="0"/>
                              </a:moveTo>
                              <a:lnTo>
                                <a:pt x="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9BE219D" id="Freeform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354.15pt,72.1pt,354.6pt,72.1pt" coordsize="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" o:allowincell="f" filled="f" strokeweight=".58pt">
                <v:path arrowok="t" o:connecttype="custom" o:connectlocs="0,0;5715,0" o:connectangles="0,0"/>
                <w10:wrap anchorx="page" anchory="page"/>
              </v:polyline>
            </w:pict>
          </mc:Fallback>
        </mc:AlternateContent>
      </w:r>
      <w:r w:rsidRPr="004D7915">
        <w:rPr>
          <w:rFonts w:ascii="Candara" w:hAnsi="Candara" w:cstheme="majorBidi"/>
          <w:noProof/>
          <w:sz w:val="22"/>
          <w:szCs w:val="22"/>
          <w:highlight w:val="cyan"/>
        </w:rPr>
        <mc:AlternateContent>
          <mc:Choice Requires="wps">
            <w:drawing>
              <wp:anchor distT="0" distB="0" distL="114300" distR="114300" simplePos="0" relativeHeight="251660288" behindDoc="1" locked="0" layoutInCell="0" allowOverlap="1" wp14:anchorId="04DE6407" wp14:editId="62B005C8">
                <wp:simplePos x="0" y="0"/>
                <wp:positionH relativeFrom="page">
                  <wp:posOffset>828675</wp:posOffset>
                </wp:positionH>
                <wp:positionV relativeFrom="page">
                  <wp:posOffset>915670</wp:posOffset>
                </wp:positionV>
                <wp:extent cx="6350" cy="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0"/>
                        </a:xfrm>
                        <a:custGeom>
                          <a:avLst/>
                          <a:gdLst>
                            <a:gd name="T0" fmla="*/ 0 w 10"/>
                            <a:gd name="T1" fmla="*/ 9 w 10"/>
                          </a:gdLst>
                          <a:ahLst/>
                          <a:cxnLst>
                            <a:cxn ang="0">
                              <a:pos x="T0" y="0"/>
                            </a:cxn>
                            <a:cxn ang="0">
                              <a:pos x="T1" y="0"/>
                            </a:cxn>
                          </a:cxnLst>
                          <a:rect l="0" t="0" r="r" b="b"/>
                          <a:pathLst>
                            <a:path w="10">
                              <a:moveTo>
                                <a:pt x="0" y="0"/>
                              </a:moveTo>
                              <a:lnTo>
                                <a:pt x="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E62837F" id="Freeform 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65.25pt,72.1pt,65.7pt,72.1pt" coordsize="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" o:allowincell="f" filled="f" strokeweight=".58pt">
                <v:path arrowok="t" o:connecttype="custom" o:connectlocs="0,0;5715,0" o:connectangles="0,0"/>
                <w10:wrap anchorx="page" anchory="page"/>
              </v:polyline>
            </w:pict>
          </mc:Fallback>
        </mc:AlternateContent>
      </w:r>
      <w:r w:rsidRPr="004D7915">
        <w:rPr>
          <w:rFonts w:ascii="Candara" w:hAnsi="Candara" w:cstheme="majorBidi"/>
          <w:sz w:val="22"/>
          <w:szCs w:val="22"/>
          <w:highlight w:val="cyan"/>
        </w:rPr>
        <w:t xml:space="preserve">We have been informed that Oman LNG L.L.C. (‘COMPANY’) located in Muscat, Sultanate of Oman, has awarded CONTRACT no </w:t>
      </w:r>
      <w:sdt>
        <w:sdtPr>
          <w:rPr>
            <w:rFonts w:ascii="Candara" w:hAnsi="Candara" w:cstheme="majorBidi"/>
            <w:b/>
            <w:bCs/>
            <w:sz w:val="22"/>
            <w:szCs w:val="22"/>
            <w:highlight w:val="cyan"/>
          </w:rPr>
          <w:alias w:val="Subject"/>
          <w:tag w:val=""/>
          <w:id w:val="-1927723881"/>
          <w:placeholder>
            <w:docPart w:val="998566F7510549E388A2F1115F6CF1AA"/>
          </w:placeholder>
          <w:dataBinding w:prefixMappings="xmlns:ns0='http://purl.org/dc/elements/1.1/' xmlns:ns1='http://schemas.openxmlformats.org/package/2006/metadata/core-properties' " w:xpath="/ns1:coreProperties[1]/ns0:subject[1]" w:storeItemID="{6C3C8BC8-F283-45AE-878A-BAB7291924A1}"/>
          <w:text/>
        </w:sdtPr>
        <w:sdtEndPr/>
        <w:sdtContent>
          <w:r w:rsidR="006A0A6D" w:rsidRPr="004D7915">
            <w:rPr>
              <w:rFonts w:ascii="Candara" w:hAnsi="Candara" w:cstheme="majorBidi"/>
              <w:b/>
              <w:bCs/>
              <w:sz w:val="22"/>
              <w:szCs w:val="22"/>
              <w:highlight w:val="cyan"/>
            </w:rPr>
            <w:t>Contract No.</w:t>
          </w:r>
        </w:sdtContent>
      </w:sdt>
      <w:r w:rsidR="006A0A6D" w:rsidRPr="004D7915">
        <w:rPr>
          <w:rFonts w:ascii="Candara" w:hAnsi="Candara" w:cstheme="majorBidi"/>
          <w:sz w:val="22"/>
          <w:szCs w:val="22"/>
          <w:highlight w:val="cyan"/>
        </w:rPr>
        <w:t xml:space="preserve"> </w:t>
      </w:r>
      <w:r w:rsidRPr="004D7915">
        <w:rPr>
          <w:rFonts w:ascii="Candara" w:hAnsi="Candara" w:cstheme="majorBidi"/>
          <w:sz w:val="22"/>
          <w:szCs w:val="22"/>
          <w:highlight w:val="cyan"/>
        </w:rPr>
        <w:t>to</w:t>
      </w:r>
      <w:r w:rsidR="006A0A6D" w:rsidRPr="004D7915">
        <w:rPr>
          <w:rFonts w:ascii="Candara" w:hAnsi="Candara" w:cstheme="majorBidi"/>
          <w:sz w:val="22"/>
          <w:szCs w:val="22"/>
          <w:highlight w:val="cyan"/>
        </w:rPr>
        <w:t xml:space="preserve"> </w:t>
      </w:r>
      <w:r w:rsidRPr="004D7915">
        <w:rPr>
          <w:rFonts w:ascii="Candara" w:hAnsi="Candara" w:cstheme="majorBidi"/>
          <w:sz w:val="22"/>
          <w:szCs w:val="22"/>
          <w:highlight w:val="cyan"/>
        </w:rPr>
        <w:t xml:space="preserve">………………….(‘CONTRACTOR’) whose registered office is at……………………………..for the </w:t>
      </w:r>
      <w:sdt>
        <w:sdtPr>
          <w:rPr>
            <w:rFonts w:ascii="Candara" w:hAnsi="Candara" w:cstheme="majorBidi"/>
            <w:b/>
            <w:bCs/>
            <w:sz w:val="22"/>
            <w:szCs w:val="22"/>
            <w:highlight w:val="cyan"/>
          </w:rPr>
          <w:alias w:val="Title"/>
          <w:tag w:val=""/>
          <w:id w:val="-1015306898"/>
          <w:placeholder>
            <w:docPart w:val="FD557CAD517F4A538406D0F74159C986"/>
          </w:placeholder>
          <w:dataBinding w:prefixMappings="xmlns:ns0='http://purl.org/dc/elements/1.1/' xmlns:ns1='http://schemas.openxmlformats.org/package/2006/metadata/core-properties' " w:xpath="/ns1:coreProperties[1]/ns0:title[1]" w:storeItemID="{6C3C8BC8-F283-45AE-878A-BAB7291924A1}"/>
          <w:text/>
        </w:sdtPr>
        <w:sdtEndPr/>
        <w:sdtContent>
          <w:r w:rsidR="006A0A6D" w:rsidRPr="004D7915">
            <w:rPr>
              <w:rFonts w:ascii="Candara" w:hAnsi="Candara" w:cstheme="majorBidi"/>
              <w:b/>
              <w:bCs/>
              <w:sz w:val="22"/>
              <w:szCs w:val="22"/>
              <w:highlight w:val="cyan"/>
            </w:rPr>
            <w:t>Contract Title</w:t>
          </w:r>
        </w:sdtContent>
      </w:sdt>
    </w:p>
    <w:p w14:paraId="55B331FF" w14:textId="585ABE20" w:rsidR="0051627F" w:rsidRPr="004D7915" w:rsidRDefault="0051627F" w:rsidP="006A0A6D">
      <w:pPr>
        <w:pStyle w:val="Header"/>
        <w:rPr>
          <w:rFonts w:ascii="Candara" w:hAnsi="Candara"/>
          <w:sz w:val="18"/>
          <w:szCs w:val="18"/>
          <w:highlight w:val="cyan"/>
        </w:rPr>
      </w:pPr>
    </w:p>
    <w:p w14:paraId="5691E08C" w14:textId="77777777" w:rsidR="0051627F" w:rsidRPr="004D7915" w:rsidRDefault="0051627F" w:rsidP="0051627F">
      <w:pPr>
        <w:pStyle w:val="BodyText"/>
        <w:spacing w:before="240" w:after="120" w:line="276" w:lineRule="auto"/>
        <w:ind w:right="-20"/>
        <w:rPr>
          <w:rFonts w:ascii="Candara" w:hAnsi="Candara"/>
          <w:sz w:val="22"/>
          <w:szCs w:val="22"/>
          <w:highlight w:val="cyan"/>
        </w:rPr>
      </w:pPr>
      <w:r w:rsidRPr="004D7915">
        <w:rPr>
          <w:rFonts w:ascii="Candara" w:hAnsi="Candara"/>
          <w:sz w:val="22"/>
          <w:szCs w:val="22"/>
          <w:highlight w:val="cyan"/>
        </w:rPr>
        <w:t>In order to ensure</w:t>
      </w:r>
    </w:p>
    <w:p w14:paraId="35603DB1" w14:textId="77777777" w:rsidR="0051627F" w:rsidRPr="004D7915" w:rsidRDefault="0051627F" w:rsidP="0051627F">
      <w:pPr>
        <w:pStyle w:val="BodyText"/>
        <w:numPr>
          <w:ilvl w:val="0"/>
          <w:numId w:val="7"/>
        </w:numPr>
        <w:spacing w:after="120" w:line="276" w:lineRule="auto"/>
        <w:ind w:right="-20"/>
        <w:rPr>
          <w:rFonts w:ascii="Candara" w:hAnsi="Candara"/>
          <w:sz w:val="22"/>
          <w:szCs w:val="22"/>
          <w:highlight w:val="cyan"/>
        </w:rPr>
      </w:pPr>
      <w:r w:rsidRPr="004D7915">
        <w:rPr>
          <w:rFonts w:ascii="Candara" w:hAnsi="Candara"/>
          <w:sz w:val="22"/>
          <w:szCs w:val="22"/>
          <w:highlight w:val="cyan"/>
        </w:rPr>
        <w:t>the timely commencement and completion of the Services by Contractor as required under the Contract, and</w:t>
      </w:r>
    </w:p>
    <w:p w14:paraId="482B792E" w14:textId="77777777" w:rsidR="0051627F" w:rsidRPr="004D7915" w:rsidRDefault="0051627F" w:rsidP="0051627F">
      <w:pPr>
        <w:pStyle w:val="BodyText"/>
        <w:numPr>
          <w:ilvl w:val="0"/>
          <w:numId w:val="7"/>
        </w:numPr>
        <w:spacing w:after="120" w:line="276" w:lineRule="auto"/>
        <w:ind w:right="-20"/>
        <w:rPr>
          <w:rFonts w:ascii="Candara" w:hAnsi="Candara"/>
          <w:sz w:val="22"/>
          <w:szCs w:val="22"/>
          <w:highlight w:val="cyan"/>
        </w:rPr>
      </w:pPr>
      <w:r w:rsidRPr="004D7915">
        <w:rPr>
          <w:rFonts w:ascii="Candara" w:hAnsi="Candara"/>
          <w:sz w:val="22"/>
          <w:szCs w:val="22"/>
          <w:highlight w:val="cyan"/>
        </w:rPr>
        <w:t>that Contractor will carry out all other obligations in accordance with the terms of the Contract,</w:t>
      </w:r>
    </w:p>
    <w:p w14:paraId="46D4B74C" w14:textId="2D64E5C5" w:rsidR="0051627F" w:rsidRPr="004D7915" w:rsidRDefault="0051627F" w:rsidP="0051627F">
      <w:pPr>
        <w:pStyle w:val="BodyText"/>
        <w:spacing w:before="240" w:after="120" w:line="276" w:lineRule="auto"/>
        <w:ind w:right="-20"/>
        <w:rPr>
          <w:rFonts w:ascii="Candara" w:hAnsi="Candara"/>
          <w:sz w:val="22"/>
          <w:szCs w:val="22"/>
          <w:highlight w:val="cyan"/>
        </w:rPr>
      </w:pPr>
      <w:r w:rsidRPr="004D7915">
        <w:rPr>
          <w:rFonts w:ascii="Candara" w:hAnsi="Candara"/>
          <w:sz w:val="22"/>
          <w:szCs w:val="22"/>
          <w:highlight w:val="cyan"/>
        </w:rPr>
        <w:t>We the undersigned ……………………………………………………. whose address is ………………………… …………………………….………hereby inform you that by virtue of this bond we shall be liable to Oman LNG L.L.C in Muscat in the sum of an amount of</w:t>
      </w:r>
      <w:r w:rsidR="0019040C" w:rsidRPr="004D7915">
        <w:rPr>
          <w:rFonts w:ascii="Candara" w:hAnsi="Candara"/>
          <w:sz w:val="22"/>
          <w:szCs w:val="22"/>
          <w:highlight w:val="cyan"/>
        </w:rPr>
        <w:t xml:space="preserve"> </w:t>
      </w:r>
      <w:r w:rsidR="0019040C" w:rsidRPr="004D7915">
        <w:rPr>
          <w:rFonts w:ascii="Candara" w:hAnsi="Candara"/>
          <w:b/>
          <w:bCs/>
          <w:sz w:val="22"/>
          <w:szCs w:val="22"/>
          <w:highlight w:val="yellow"/>
        </w:rPr>
        <w:t>XX</w:t>
      </w:r>
      <w:r w:rsidRPr="004D7915">
        <w:rPr>
          <w:rFonts w:ascii="Candara" w:hAnsi="Candara"/>
          <w:b/>
          <w:bCs/>
          <w:sz w:val="22"/>
          <w:szCs w:val="22"/>
          <w:highlight w:val="yellow"/>
        </w:rPr>
        <w:t>% of the ACV</w:t>
      </w:r>
      <w:r w:rsidRPr="004D7915">
        <w:rPr>
          <w:rFonts w:ascii="Candara" w:hAnsi="Candara"/>
          <w:sz w:val="22"/>
          <w:szCs w:val="22"/>
          <w:highlight w:val="cyan"/>
        </w:rPr>
        <w:t>.</w:t>
      </w:r>
    </w:p>
    <w:p w14:paraId="6988B36D" w14:textId="77777777" w:rsidR="0051627F" w:rsidRPr="004D7915" w:rsidRDefault="0051627F" w:rsidP="0051627F">
      <w:pPr>
        <w:pStyle w:val="BodyText"/>
        <w:spacing w:before="240" w:after="120" w:line="276" w:lineRule="auto"/>
        <w:ind w:right="-20"/>
        <w:rPr>
          <w:rFonts w:ascii="Candara" w:hAnsi="Candara" w:cstheme="majorBidi"/>
          <w:sz w:val="22"/>
          <w:szCs w:val="22"/>
          <w:highlight w:val="cyan"/>
        </w:rPr>
      </w:pPr>
      <w:r w:rsidRPr="004D7915">
        <w:rPr>
          <w:rFonts w:ascii="Candara" w:hAnsi="Candara" w:cstheme="majorBidi"/>
          <w:sz w:val="22"/>
          <w:szCs w:val="22"/>
          <w:highlight w:val="cyan"/>
        </w:rPr>
        <w:t>Accordingly, we hereby irrevocably and unconditionally undertake, as a primary obligation and not as a surety, to pay you upon your first written demand, accompanied by the original of this Guarantee and any amendments thereto (if any), without the need to provide any proof or satisfy any conditions, other than your written statement that the CONTRACTOR has failed to perform its obligations under the CONTRACT. We shall make such payment without reference to the CONTRACTOR and without accepting or considering any objection or contestation from the CONTRACTOR. Any sum demanded shall not exceed the guaranteed amount stated above.</w:t>
      </w:r>
    </w:p>
    <w:p w14:paraId="3C584E1D" w14:textId="77777777" w:rsidR="0051627F" w:rsidRPr="004D7915" w:rsidRDefault="0051627F" w:rsidP="0051627F">
      <w:pPr>
        <w:pStyle w:val="BodyText"/>
        <w:spacing w:before="240" w:after="120" w:line="276" w:lineRule="auto"/>
        <w:ind w:right="-20"/>
        <w:rPr>
          <w:rFonts w:ascii="Candara" w:hAnsi="Candara" w:cstheme="majorBidi"/>
          <w:sz w:val="22"/>
          <w:szCs w:val="22"/>
          <w:highlight w:val="cyan"/>
        </w:rPr>
      </w:pPr>
      <w:r w:rsidRPr="004D7915">
        <w:rPr>
          <w:rFonts w:ascii="Candara" w:hAnsi="Candara" w:cstheme="majorBidi"/>
          <w:sz w:val="22"/>
          <w:szCs w:val="22"/>
          <w:highlight w:val="cyan"/>
        </w:rPr>
        <w:t>This guarantee is effective from</w:t>
      </w:r>
      <w:r w:rsidRPr="004D7915" w:rsidDel="00637658">
        <w:rPr>
          <w:rFonts w:ascii="Candara" w:hAnsi="Candara" w:cstheme="majorBidi"/>
          <w:sz w:val="22"/>
          <w:szCs w:val="22"/>
          <w:highlight w:val="cyan"/>
        </w:rPr>
        <w:t xml:space="preserve"> </w:t>
      </w:r>
      <w:r w:rsidRPr="004D7915">
        <w:rPr>
          <w:rFonts w:ascii="Candara" w:hAnsi="Candara" w:cstheme="majorBidi"/>
          <w:b/>
          <w:bCs/>
          <w:sz w:val="22"/>
          <w:szCs w:val="22"/>
          <w:highlight w:val="yellow"/>
        </w:rPr>
        <w:t>TBA</w:t>
      </w:r>
      <w:r w:rsidRPr="004D7915">
        <w:rPr>
          <w:rFonts w:ascii="Candara" w:hAnsi="Candara" w:cstheme="majorBidi"/>
          <w:sz w:val="22"/>
          <w:szCs w:val="22"/>
          <w:highlight w:val="cyan"/>
        </w:rPr>
        <w:t xml:space="preserve">, and shall remain valid for the full amount until </w:t>
      </w:r>
      <w:r w:rsidRPr="004D7915">
        <w:rPr>
          <w:rFonts w:ascii="Candara" w:hAnsi="Candara" w:cstheme="majorBidi"/>
          <w:b/>
          <w:bCs/>
          <w:sz w:val="22"/>
          <w:szCs w:val="22"/>
          <w:highlight w:val="yellow"/>
        </w:rPr>
        <w:t>TBA</w:t>
      </w:r>
      <w:r w:rsidRPr="004D7915">
        <w:rPr>
          <w:rFonts w:ascii="Candara" w:hAnsi="Candara" w:cstheme="majorBidi"/>
          <w:sz w:val="22"/>
          <w:szCs w:val="22"/>
          <w:highlight w:val="cyan"/>
        </w:rPr>
        <w:t xml:space="preserve"> the expiry date of the CONTRACT. Upon the expiry date, this Performance Bond shall no longer be valid and be returned to the undersigned bank.</w:t>
      </w:r>
    </w:p>
    <w:p w14:paraId="22B98F7F" w14:textId="77777777" w:rsidR="0051627F" w:rsidRPr="004D7915" w:rsidRDefault="0051627F" w:rsidP="0051627F">
      <w:pPr>
        <w:pStyle w:val="BodyText"/>
        <w:spacing w:before="240" w:after="120" w:line="276" w:lineRule="auto"/>
        <w:ind w:right="-20"/>
        <w:rPr>
          <w:rFonts w:ascii="Candara" w:hAnsi="Candara" w:cstheme="majorBidi"/>
          <w:sz w:val="22"/>
          <w:szCs w:val="22"/>
          <w:highlight w:val="cyan"/>
        </w:rPr>
      </w:pPr>
      <w:r w:rsidRPr="004D7915">
        <w:rPr>
          <w:rFonts w:ascii="Candara" w:hAnsi="Candara" w:cstheme="majorBidi"/>
          <w:sz w:val="22"/>
          <w:szCs w:val="22"/>
          <w:highlight w:val="cyan"/>
        </w:rPr>
        <w:t>This guarantee is non-assignable and non-transferrable</w:t>
      </w:r>
    </w:p>
    <w:p w14:paraId="43C2B043" w14:textId="77777777" w:rsidR="0051627F" w:rsidRPr="004D7915" w:rsidRDefault="0051627F" w:rsidP="0051627F">
      <w:pPr>
        <w:pStyle w:val="BodyText"/>
        <w:spacing w:before="240" w:after="120" w:line="276" w:lineRule="auto"/>
        <w:ind w:right="-20"/>
        <w:rPr>
          <w:rFonts w:ascii="Candara" w:hAnsi="Candara" w:cstheme="majorBidi"/>
          <w:sz w:val="22"/>
          <w:szCs w:val="22"/>
          <w:highlight w:val="cyan"/>
        </w:rPr>
      </w:pPr>
      <w:r w:rsidRPr="004D7915">
        <w:rPr>
          <w:rFonts w:ascii="Candara" w:hAnsi="Candara" w:cstheme="majorBidi"/>
          <w:sz w:val="22"/>
          <w:szCs w:val="22"/>
          <w:highlight w:val="cyan"/>
        </w:rPr>
        <w:t>The bank shall be released in relation to the beneficiary if a demand from beneficiary for payment does not reach us within the validity period of the letter of guarantee, unless it is expressly agreed prior to the coming to an end of such period that the same is to be renewed.</w:t>
      </w:r>
    </w:p>
    <w:p w14:paraId="1EF0CBDD" w14:textId="77777777" w:rsidR="0051627F" w:rsidRPr="004D7915" w:rsidRDefault="0051627F" w:rsidP="0051627F">
      <w:pPr>
        <w:pStyle w:val="BodyText"/>
        <w:spacing w:before="240" w:after="120" w:line="276" w:lineRule="auto"/>
        <w:ind w:right="-20"/>
        <w:rPr>
          <w:rFonts w:ascii="Candara" w:hAnsi="Candara" w:cstheme="majorBidi"/>
          <w:sz w:val="22"/>
          <w:szCs w:val="22"/>
          <w:highlight w:val="cyan"/>
        </w:rPr>
      </w:pPr>
      <w:r w:rsidRPr="004D7915">
        <w:rPr>
          <w:rFonts w:ascii="Candara" w:hAnsi="Candara" w:cstheme="majorBidi"/>
          <w:sz w:val="22"/>
          <w:szCs w:val="22"/>
          <w:highlight w:val="cyan"/>
        </w:rPr>
        <w:t>This performance bond shall be governed by and construed in accordance with the Laws of the Sultanate of Oman.</w:t>
      </w:r>
    </w:p>
    <w:p w14:paraId="16C9A8BE" w14:textId="77777777" w:rsidR="0051627F" w:rsidRPr="004D7915" w:rsidRDefault="0051627F" w:rsidP="0051627F">
      <w:pPr>
        <w:pStyle w:val="BodyText"/>
        <w:spacing w:after="120"/>
        <w:rPr>
          <w:rFonts w:ascii="Candara" w:hAnsi="Candara"/>
          <w:sz w:val="22"/>
          <w:szCs w:val="22"/>
          <w:highlight w:val="cyan"/>
        </w:rPr>
      </w:pPr>
    </w:p>
    <w:p w14:paraId="515B3120" w14:textId="77777777" w:rsidR="0051627F" w:rsidRPr="00FE13CE" w:rsidRDefault="0051627F" w:rsidP="0051627F">
      <w:pPr>
        <w:pStyle w:val="BodyText"/>
        <w:spacing w:after="120"/>
        <w:rPr>
          <w:rFonts w:ascii="Candara" w:hAnsi="Candara"/>
          <w:b/>
          <w:bCs/>
          <w:sz w:val="22"/>
          <w:szCs w:val="22"/>
        </w:rPr>
      </w:pPr>
      <w:r w:rsidRPr="004D7915">
        <w:rPr>
          <w:rFonts w:ascii="Candara" w:hAnsi="Candara"/>
          <w:b/>
          <w:bCs/>
          <w:sz w:val="22"/>
          <w:szCs w:val="22"/>
          <w:highlight w:val="cyan"/>
        </w:rPr>
        <w:t>Authorized Signatories</w:t>
      </w:r>
      <w:r w:rsidRPr="00FE13CE">
        <w:rPr>
          <w:rFonts w:ascii="Candara" w:hAnsi="Candara" w:cstheme="majorBidi"/>
          <w:b/>
          <w:bCs/>
          <w:noProof/>
          <w:sz w:val="22"/>
          <w:szCs w:val="22"/>
        </w:rPr>
        <mc:AlternateContent>
          <mc:Choice Requires="wps">
            <w:drawing>
              <wp:anchor distT="0" distB="0" distL="114300" distR="114300" simplePos="0" relativeHeight="251663360" behindDoc="1" locked="0" layoutInCell="0" allowOverlap="1" wp14:anchorId="15DAAE10" wp14:editId="01545E94">
                <wp:simplePos x="0" y="0"/>
                <wp:positionH relativeFrom="page">
                  <wp:posOffset>881380</wp:posOffset>
                </wp:positionH>
                <wp:positionV relativeFrom="page">
                  <wp:posOffset>10090150</wp:posOffset>
                </wp:positionV>
                <wp:extent cx="5798185" cy="0"/>
                <wp:effectExtent l="0" t="0" r="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8185" cy="0"/>
                        </a:xfrm>
                        <a:custGeom>
                          <a:avLst/>
                          <a:gdLst>
                            <a:gd name="T0" fmla="*/ 0 w 9131"/>
                            <a:gd name="T1" fmla="*/ 9130 w 9131"/>
                          </a:gdLst>
                          <a:ahLst/>
                          <a:cxnLst>
                            <a:cxn ang="0">
                              <a:pos x="T0" y="0"/>
                            </a:cxn>
                            <a:cxn ang="0">
                              <a:pos x="T1" y="0"/>
                            </a:cxn>
                          </a:cxnLst>
                          <a:rect l="0" t="0" r="r" b="b"/>
                          <a:pathLst>
                            <a:path w="9131">
                              <a:moveTo>
                                <a:pt x="0" y="0"/>
                              </a:moveTo>
                              <a:lnTo>
                                <a:pt x="913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894AF5A" id="Freeform 1"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69.4pt,794.5pt,525.9pt,794.5pt" coordsize="91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" o:allowincell="f" filled="f" strokeweight=".58pt">
                <v:path arrowok="t" o:connecttype="custom" o:connectlocs="0,0;5797550,0" o:connectangles="0,0"/>
                <w10:wrap anchorx="page" anchory="page"/>
              </v:polyline>
            </w:pict>
          </mc:Fallback>
        </mc:AlternateContent>
      </w:r>
    </w:p>
    <w:p w14:paraId="05D5D71A" w14:textId="77777777" w:rsidR="00FF7421" w:rsidRDefault="00FF7421"/>
    <w:sectPr w:rsidR="00FF7421" w:rsidSect="00D118D0">
      <w:headerReference w:type="default" r:id="rId20"/>
      <w:pgSz w:w="11906" w:h="16838"/>
      <w:pgMar w:top="1418" w:right="1418" w:bottom="1134" w:left="1418" w:header="737" w:footer="11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 Riyami, Azza OLNG-SCC/12" w:date="2026-04-05T11:22:00Z" w:initials="AA">
    <w:p w14:paraId="044DD21A" w14:textId="77777777" w:rsidR="001F0CC5" w:rsidRDefault="001F0CC5" w:rsidP="001F0CC5">
      <w:pPr>
        <w:pStyle w:val="CommentText"/>
      </w:pPr>
      <w:r>
        <w:rPr>
          <w:rStyle w:val="CommentReference"/>
        </w:rPr>
        <w:annotationRef/>
      </w:r>
      <w:r>
        <w:t xml:space="preserve">Any text highlighted in </w:t>
      </w:r>
      <w:r>
        <w:rPr>
          <w:b/>
          <w:bCs/>
        </w:rPr>
        <w:t>yellow</w:t>
      </w:r>
      <w:r>
        <w:t xml:space="preserve"> shall be added or amended. </w:t>
      </w:r>
    </w:p>
    <w:p w14:paraId="3881DEA7" w14:textId="77777777" w:rsidR="001F0CC5" w:rsidRDefault="001F0CC5" w:rsidP="001F0CC5">
      <w:pPr>
        <w:pStyle w:val="CommentText"/>
      </w:pPr>
    </w:p>
    <w:p w14:paraId="55DFA013" w14:textId="77777777" w:rsidR="001F0CC5" w:rsidRDefault="001F0CC5" w:rsidP="001F0CC5">
      <w:pPr>
        <w:pStyle w:val="CommentText"/>
      </w:pPr>
      <w:r>
        <w:t xml:space="preserve">Any text highlighted in </w:t>
      </w:r>
      <w:r>
        <w:rPr>
          <w:b/>
          <w:bCs/>
        </w:rPr>
        <w:t>blue</w:t>
      </w:r>
      <w:r>
        <w:t xml:space="preserve"> shall be reviewed for applicability.</w:t>
      </w:r>
    </w:p>
  </w:comment>
  <w:comment w:id="38" w:author="Al Riyami, Azza OLNG-SCC/12" w:date="2026-04-05T11:54:00Z" w:initials="AA">
    <w:p w14:paraId="3431155C" w14:textId="77777777" w:rsidR="00A048BF" w:rsidRDefault="00A048BF" w:rsidP="00A048BF">
      <w:pPr>
        <w:pStyle w:val="CommentText"/>
      </w:pPr>
      <w:r>
        <w:rPr>
          <w:rStyle w:val="CommentReference"/>
        </w:rPr>
        <w:annotationRef/>
      </w:r>
      <w:r>
        <w:t>Applicable only for call-off contracts</w:t>
      </w:r>
    </w:p>
  </w:comment>
  <w:comment w:id="42" w:author="Al Riyami, Azza OLNG-SCC/12" w:date="2026-04-05T11:53:00Z" w:initials="AA">
    <w:p w14:paraId="516B3D38" w14:textId="10EB1DAD" w:rsidR="00A048BF" w:rsidRDefault="00A048BF" w:rsidP="00A048BF">
      <w:pPr>
        <w:pStyle w:val="CommentText"/>
      </w:pPr>
      <w:r>
        <w:rPr>
          <w:rStyle w:val="CommentReference"/>
        </w:rPr>
        <w:annotationRef/>
      </w:r>
      <w:r>
        <w:t>Delete this article if performance bond is not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DFA013" w15:done="0"/>
  <w15:commentEx w15:paraId="3431155C" w15:done="0"/>
  <w15:commentEx w15:paraId="516B3D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628F0A" w16cex:dateUtc="2026-04-05T07:22:00Z"/>
  <w16cex:commentExtensible w16cex:durableId="0869702F" w16cex:dateUtc="2026-04-05T07:54:00Z"/>
  <w16cex:commentExtensible w16cex:durableId="5BB146BB" w16cex:dateUtc="2026-04-05T0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DFA013" w16cid:durableId="09628F0A"/>
  <w16cid:commentId w16cid:paraId="3431155C" w16cid:durableId="0869702F"/>
  <w16cid:commentId w16cid:paraId="516B3D38" w16cid:durableId="5BB146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6CD4" w14:textId="77777777" w:rsidR="00856852" w:rsidRDefault="00856852" w:rsidP="0051627F">
      <w:r>
        <w:separator/>
      </w:r>
    </w:p>
  </w:endnote>
  <w:endnote w:type="continuationSeparator" w:id="0">
    <w:p w14:paraId="6974E3B6" w14:textId="77777777" w:rsidR="00856852" w:rsidRDefault="00856852" w:rsidP="00516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012D" w14:textId="77777777" w:rsidR="00C004AF" w:rsidRPr="00FA2A9D" w:rsidRDefault="00D63102" w:rsidP="00F172A8">
    <w:pPr>
      <w:pStyle w:val="Footer"/>
      <w:pBdr>
        <w:top w:val="single" w:sz="4" w:space="0" w:color="auto"/>
      </w:pBdr>
      <w:tabs>
        <w:tab w:val="clear" w:pos="4153"/>
        <w:tab w:val="clear" w:pos="8306"/>
        <w:tab w:val="right" w:pos="9090"/>
      </w:tabs>
      <w:rPr>
        <w:rFonts w:ascii="Candara" w:hAnsi="Candara"/>
      </w:rPr>
    </w:pPr>
    <w:r>
      <w:rPr>
        <w:rFonts w:ascii="Candara" w:hAnsi="Candara"/>
        <w:noProof/>
        <w:snapToGrid w:val="0"/>
        <w:lang w:eastAsia="en-US"/>
      </w:rPr>
      <w:t>Section A  - Form of Agreement</w:t>
    </w:r>
    <w:r w:rsidRPr="00FA2A9D">
      <w:rPr>
        <w:rFonts w:ascii="Candara" w:hAnsi="Candara"/>
      </w:rPr>
      <w:t xml:space="preserve">                                                                                                            </w:t>
    </w:r>
    <w:r>
      <w:rPr>
        <w:rFonts w:ascii="Candara" w:hAnsi="Candara"/>
      </w:rPr>
      <w:t xml:space="preserve">                </w:t>
    </w:r>
    <w:r w:rsidRPr="00FA2A9D">
      <w:rPr>
        <w:rFonts w:ascii="Candara" w:hAnsi="Candara"/>
      </w:rPr>
      <w:t xml:space="preserve">  Page </w:t>
    </w:r>
    <w:r w:rsidRPr="00FA2A9D">
      <w:rPr>
        <w:rStyle w:val="PageNumber"/>
        <w:rFonts w:ascii="Candara" w:hAnsi="Candara"/>
      </w:rPr>
      <w:fldChar w:fldCharType="begin"/>
    </w:r>
    <w:r w:rsidRPr="00FA2A9D">
      <w:rPr>
        <w:rStyle w:val="PageNumber"/>
        <w:rFonts w:ascii="Candara" w:hAnsi="Candara"/>
      </w:rPr>
      <w:instrText xml:space="preserve"> PAGE </w:instrText>
    </w:r>
    <w:r w:rsidRPr="00FA2A9D">
      <w:rPr>
        <w:rStyle w:val="PageNumber"/>
        <w:rFonts w:ascii="Candara" w:hAnsi="Candara"/>
      </w:rPr>
      <w:fldChar w:fldCharType="separate"/>
    </w:r>
    <w:r>
      <w:rPr>
        <w:rStyle w:val="PageNumber"/>
        <w:rFonts w:ascii="Candara" w:hAnsi="Candara"/>
        <w:noProof/>
      </w:rPr>
      <w:t>5</w:t>
    </w:r>
    <w:r w:rsidRPr="00FA2A9D">
      <w:rPr>
        <w:rStyle w:val="PageNumber"/>
        <w:rFonts w:ascii="Candara" w:hAnsi="Candara"/>
      </w:rPr>
      <w:fldChar w:fldCharType="end"/>
    </w:r>
    <w:r w:rsidRPr="00FA2A9D">
      <w:rPr>
        <w:rStyle w:val="PageNumber"/>
        <w:rFonts w:ascii="Candara" w:hAnsi="Candara"/>
      </w:rPr>
      <w:t xml:space="preserve"> of </w:t>
    </w:r>
    <w:r w:rsidRPr="00FA2A9D">
      <w:rPr>
        <w:rStyle w:val="PageNumber"/>
        <w:rFonts w:ascii="Candara" w:hAnsi="Candara"/>
      </w:rPr>
      <w:fldChar w:fldCharType="begin"/>
    </w:r>
    <w:r w:rsidRPr="00FA2A9D">
      <w:rPr>
        <w:rStyle w:val="PageNumber"/>
        <w:rFonts w:ascii="Candara" w:hAnsi="Candara"/>
      </w:rPr>
      <w:instrText xml:space="preserve"> NUMPAGES </w:instrText>
    </w:r>
    <w:r w:rsidRPr="00FA2A9D">
      <w:rPr>
        <w:rStyle w:val="PageNumber"/>
        <w:rFonts w:ascii="Candara" w:hAnsi="Candara"/>
      </w:rPr>
      <w:fldChar w:fldCharType="separate"/>
    </w:r>
    <w:r>
      <w:rPr>
        <w:rStyle w:val="PageNumber"/>
        <w:rFonts w:ascii="Candara" w:hAnsi="Candara"/>
        <w:noProof/>
      </w:rPr>
      <w:t>5</w:t>
    </w:r>
    <w:r w:rsidRPr="00FA2A9D">
      <w:rPr>
        <w:rStyle w:val="PageNumber"/>
        <w:rFonts w:ascii="Candara" w:hAnsi="Candara"/>
      </w:rPr>
      <w:fldChar w:fldCharType="end"/>
    </w:r>
    <w:r w:rsidRPr="00FA2A9D">
      <w:rPr>
        <w:rFonts w:ascii="Candara" w:hAnsi="Candara"/>
      </w:rPr>
      <w:tab/>
    </w:r>
  </w:p>
  <w:p w14:paraId="19E2D1AD" w14:textId="77777777" w:rsidR="00C004AF" w:rsidRDefault="00C004AF">
    <w:pPr>
      <w:pStyle w:val="Footer"/>
      <w:rPr>
        <w:snapToGrid w:val="0"/>
        <w:lang w:eastAsia="en-US"/>
      </w:rPr>
    </w:pPr>
  </w:p>
  <w:p w14:paraId="2D928CEA" w14:textId="77777777" w:rsidR="00C004AF" w:rsidRDefault="00C00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2E64" w14:textId="77777777" w:rsidR="00856852" w:rsidRDefault="00856852" w:rsidP="0051627F">
      <w:r>
        <w:separator/>
      </w:r>
    </w:p>
  </w:footnote>
  <w:footnote w:type="continuationSeparator" w:id="0">
    <w:p w14:paraId="37518D30" w14:textId="77777777" w:rsidR="00856852" w:rsidRDefault="00856852" w:rsidP="00516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256984913"/>
      <w:placeholder>
        <w:docPart w:val="A716D942CB8045A29D05EFD47DAA223C"/>
      </w:placeholder>
      <w:dataBinding w:prefixMappings="xmlns:ns0='http://purl.org/dc/elements/1.1/' xmlns:ns1='http://schemas.openxmlformats.org/package/2006/metadata/core-properties' " w:xpath="/ns1:coreProperties[1]/ns0:subject[1]" w:storeItemID="{6C3C8BC8-F283-45AE-878A-BAB7291924A1}"/>
      <w:text/>
    </w:sdtPr>
    <w:sdtEndPr/>
    <w:sdtContent>
      <w:p w14:paraId="655385BF" w14:textId="77777777" w:rsidR="0051627F" w:rsidRPr="00F063DA" w:rsidRDefault="0051627F" w:rsidP="0051627F">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284397442"/>
      <w:placeholder>
        <w:docPart w:val="1233980F57C249E3A3E6F88BC48A864E"/>
      </w:placeholder>
      <w:dataBinding w:prefixMappings="xmlns:ns0='http://purl.org/dc/elements/1.1/' xmlns:ns1='http://schemas.openxmlformats.org/package/2006/metadata/core-properties' " w:xpath="/ns1:coreProperties[1]/ns0:title[1]" w:storeItemID="{6C3C8BC8-F283-45AE-878A-BAB7291924A1}"/>
      <w:text/>
    </w:sdtPr>
    <w:sdtEndPr/>
    <w:sdtContent>
      <w:p w14:paraId="5D3CFD11" w14:textId="7B1B367D" w:rsidR="0051627F" w:rsidRPr="0051627F" w:rsidRDefault="0051627F" w:rsidP="0051627F">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257E225838CF48DABDDE5EFEBC5A2083"/>
      </w:placeholder>
      <w:dataBinding w:prefixMappings="xmlns:ns0='http://purl.org/dc/elements/1.1/' xmlns:ns1='http://schemas.openxmlformats.org/package/2006/metadata/core-properties' " w:xpath="/ns1:coreProperties[1]/ns0:subject[1]" w:storeItemID="{6C3C8BC8-F283-45AE-878A-BAB7291924A1}"/>
      <w:text/>
    </w:sdtPr>
    <w:sdtEndPr/>
    <w:sdtContent>
      <w:p w14:paraId="75465416" w14:textId="77777777" w:rsidR="0051627F" w:rsidRPr="00F063DA" w:rsidRDefault="0051627F" w:rsidP="0051627F">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2363EFC6C1BD41B1B68A10BA18669962"/>
      </w:placeholder>
      <w:dataBinding w:prefixMappings="xmlns:ns0='http://purl.org/dc/elements/1.1/' xmlns:ns1='http://schemas.openxmlformats.org/package/2006/metadata/core-properties' " w:xpath="/ns1:coreProperties[1]/ns0:title[1]" w:storeItemID="{6C3C8BC8-F283-45AE-878A-BAB7291924A1}"/>
      <w:text/>
    </w:sdtPr>
    <w:sdtEndPr/>
    <w:sdtContent>
      <w:p w14:paraId="2614B406" w14:textId="77777777" w:rsidR="0051627F" w:rsidRPr="00F063DA" w:rsidRDefault="0051627F" w:rsidP="0051627F">
        <w:pPr>
          <w:pStyle w:val="Header"/>
          <w:rPr>
            <w:rFonts w:ascii="Candara" w:hAnsi="Candara"/>
            <w:sz w:val="18"/>
            <w:szCs w:val="18"/>
          </w:rPr>
        </w:pPr>
        <w:r w:rsidRPr="00F063DA">
          <w:rPr>
            <w:rFonts w:ascii="Candara" w:hAnsi="Candara"/>
            <w:sz w:val="18"/>
            <w:szCs w:val="18"/>
          </w:rPr>
          <w:t>Contract Title</w:t>
        </w:r>
      </w:p>
    </w:sdtContent>
  </w:sdt>
  <w:p w14:paraId="46B529D5" w14:textId="77777777" w:rsidR="0051627F" w:rsidRDefault="005162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014073492"/>
      <w:placeholder>
        <w:docPart w:val="182E45FCFC9B4F59916394F8B637729D"/>
      </w:placeholder>
      <w:dataBinding w:prefixMappings="xmlns:ns0='http://purl.org/dc/elements/1.1/' xmlns:ns1='http://schemas.openxmlformats.org/package/2006/metadata/core-properties' " w:xpath="/ns1:coreProperties[1]/ns0:subject[1]" w:storeItemID="{6C3C8BC8-F283-45AE-878A-BAB7291924A1}"/>
      <w:text/>
    </w:sdtPr>
    <w:sdtEndPr/>
    <w:sdtContent>
      <w:p w14:paraId="44D9B17C" w14:textId="77777777" w:rsidR="006A0A6D" w:rsidRPr="00F063DA" w:rsidRDefault="006A0A6D" w:rsidP="006A0A6D">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731852763"/>
      <w:placeholder>
        <w:docPart w:val="37D3D941BB434EBE9DB8526AA7DA9267"/>
      </w:placeholder>
      <w:dataBinding w:prefixMappings="xmlns:ns0='http://purl.org/dc/elements/1.1/' xmlns:ns1='http://schemas.openxmlformats.org/package/2006/metadata/core-properties' " w:xpath="/ns1:coreProperties[1]/ns0:title[1]" w:storeItemID="{6C3C8BC8-F283-45AE-878A-BAB7291924A1}"/>
      <w:text/>
    </w:sdtPr>
    <w:sdtEndPr/>
    <w:sdtContent>
      <w:p w14:paraId="45B81D12" w14:textId="51042288" w:rsidR="00C004AF" w:rsidRPr="006A0A6D" w:rsidRDefault="006A0A6D" w:rsidP="006A0A6D">
        <w:pPr>
          <w:pStyle w:val="Header"/>
          <w:rPr>
            <w:rFonts w:ascii="Candara" w:hAnsi="Candara"/>
            <w:sz w:val="18"/>
            <w:szCs w:val="18"/>
          </w:rPr>
        </w:pPr>
        <w:r w:rsidRPr="00F063DA">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67EC"/>
    <w:multiLevelType w:val="hybridMultilevel"/>
    <w:tmpl w:val="11F65530"/>
    <w:lvl w:ilvl="0" w:tplc="04090011">
      <w:start w:val="1"/>
      <w:numFmt w:val="decimal"/>
      <w:lvlText w:val="%1)"/>
      <w:lvlJc w:val="left"/>
      <w:pPr>
        <w:tabs>
          <w:tab w:val="num" w:pos="516"/>
        </w:tabs>
        <w:ind w:left="516"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51B25F8"/>
    <w:multiLevelType w:val="hybridMultilevel"/>
    <w:tmpl w:val="B118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F3D1A"/>
    <w:multiLevelType w:val="hybridMultilevel"/>
    <w:tmpl w:val="4CA24C4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7A13BEA"/>
    <w:multiLevelType w:val="hybridMultilevel"/>
    <w:tmpl w:val="35148680"/>
    <w:lvl w:ilvl="0" w:tplc="E45E7E96">
      <w:start w:val="1"/>
      <w:numFmt w:val="decimal"/>
      <w:pStyle w:val="List2"/>
      <w:lvlText w:val="%1)"/>
      <w:lvlJc w:val="left"/>
      <w:pPr>
        <w:tabs>
          <w:tab w:val="num" w:pos="851"/>
        </w:tabs>
        <w:ind w:left="851" w:hanging="851"/>
      </w:pPr>
      <w:rPr>
        <w:rFonts w:hint="default"/>
      </w:rPr>
    </w:lvl>
    <w:lvl w:ilvl="1" w:tplc="DA8017A0">
      <w:start w:val="1"/>
      <w:numFmt w:val="bullet"/>
      <w:pStyle w:val="ListBullet2"/>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2C91805"/>
    <w:multiLevelType w:val="hybridMultilevel"/>
    <w:tmpl w:val="3CFC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846DF1"/>
    <w:multiLevelType w:val="hybridMultilevel"/>
    <w:tmpl w:val="30B642B4"/>
    <w:lvl w:ilvl="0" w:tplc="7AC0AF06">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6B2003"/>
    <w:multiLevelType w:val="hybridMultilevel"/>
    <w:tmpl w:val="E942411E"/>
    <w:lvl w:ilvl="0" w:tplc="74C66702">
      <w:start w:val="1"/>
      <w:numFmt w:val="decimal"/>
      <w:lvlText w:val="%1."/>
      <w:lvlJc w:val="left"/>
      <w:pPr>
        <w:tabs>
          <w:tab w:val="num" w:pos="720"/>
        </w:tabs>
        <w:ind w:left="720" w:hanging="360"/>
      </w:pPr>
      <w:rPr>
        <w:rFonts w:hint="default"/>
        <w:sz w:val="20"/>
        <w:szCs w:val="20"/>
      </w:rPr>
    </w:lvl>
    <w:lvl w:ilvl="1" w:tplc="A3E28D3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66885202">
    <w:abstractNumId w:val="2"/>
  </w:num>
  <w:num w:numId="2" w16cid:durableId="1049231453">
    <w:abstractNumId w:val="6"/>
  </w:num>
  <w:num w:numId="3" w16cid:durableId="1250771290">
    <w:abstractNumId w:val="5"/>
  </w:num>
  <w:num w:numId="4" w16cid:durableId="457801680">
    <w:abstractNumId w:val="3"/>
  </w:num>
  <w:num w:numId="5" w16cid:durableId="1984578561">
    <w:abstractNumId w:val="0"/>
  </w:num>
  <w:num w:numId="6" w16cid:durableId="228152546">
    <w:abstractNumId w:val="4"/>
  </w:num>
  <w:num w:numId="7" w16cid:durableId="7079971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27F"/>
    <w:rsid w:val="00034720"/>
    <w:rsid w:val="000E2955"/>
    <w:rsid w:val="00135EF6"/>
    <w:rsid w:val="00170163"/>
    <w:rsid w:val="001714BC"/>
    <w:rsid w:val="0019040C"/>
    <w:rsid w:val="001A2D3B"/>
    <w:rsid w:val="001C1A4D"/>
    <w:rsid w:val="001C7AE9"/>
    <w:rsid w:val="001E1ECC"/>
    <w:rsid w:val="001F0CC5"/>
    <w:rsid w:val="001F262A"/>
    <w:rsid w:val="001F7C56"/>
    <w:rsid w:val="00291A83"/>
    <w:rsid w:val="003219D4"/>
    <w:rsid w:val="00375DFD"/>
    <w:rsid w:val="003857EA"/>
    <w:rsid w:val="00396C75"/>
    <w:rsid w:val="003E59E8"/>
    <w:rsid w:val="00406A28"/>
    <w:rsid w:val="00435CE3"/>
    <w:rsid w:val="00480A50"/>
    <w:rsid w:val="004D7915"/>
    <w:rsid w:val="004E4D26"/>
    <w:rsid w:val="0051627F"/>
    <w:rsid w:val="00586511"/>
    <w:rsid w:val="005B036D"/>
    <w:rsid w:val="005B0F4D"/>
    <w:rsid w:val="00645E32"/>
    <w:rsid w:val="00647E95"/>
    <w:rsid w:val="006750F7"/>
    <w:rsid w:val="00691706"/>
    <w:rsid w:val="0069374E"/>
    <w:rsid w:val="006A0A6D"/>
    <w:rsid w:val="006A4168"/>
    <w:rsid w:val="006B54D1"/>
    <w:rsid w:val="006C6001"/>
    <w:rsid w:val="006E090C"/>
    <w:rsid w:val="007007C7"/>
    <w:rsid w:val="007504F6"/>
    <w:rsid w:val="00760C9E"/>
    <w:rsid w:val="00776182"/>
    <w:rsid w:val="0079315F"/>
    <w:rsid w:val="007C228A"/>
    <w:rsid w:val="007F77EE"/>
    <w:rsid w:val="00854205"/>
    <w:rsid w:val="00856852"/>
    <w:rsid w:val="00864D61"/>
    <w:rsid w:val="008E4084"/>
    <w:rsid w:val="008F07E8"/>
    <w:rsid w:val="008F206F"/>
    <w:rsid w:val="008F75FF"/>
    <w:rsid w:val="00902E17"/>
    <w:rsid w:val="009B694D"/>
    <w:rsid w:val="009E1481"/>
    <w:rsid w:val="00A048BF"/>
    <w:rsid w:val="00A32051"/>
    <w:rsid w:val="00A53C26"/>
    <w:rsid w:val="00A83B9C"/>
    <w:rsid w:val="00A90F7F"/>
    <w:rsid w:val="00A945F3"/>
    <w:rsid w:val="00B24035"/>
    <w:rsid w:val="00B56FFF"/>
    <w:rsid w:val="00B62AC0"/>
    <w:rsid w:val="00B62C81"/>
    <w:rsid w:val="00B660F3"/>
    <w:rsid w:val="00B818E8"/>
    <w:rsid w:val="00BA6E42"/>
    <w:rsid w:val="00BF5C4D"/>
    <w:rsid w:val="00C004AF"/>
    <w:rsid w:val="00C01992"/>
    <w:rsid w:val="00C05023"/>
    <w:rsid w:val="00C37A64"/>
    <w:rsid w:val="00C5091E"/>
    <w:rsid w:val="00D40A14"/>
    <w:rsid w:val="00D63102"/>
    <w:rsid w:val="00DB45C9"/>
    <w:rsid w:val="00DB465E"/>
    <w:rsid w:val="00DB512A"/>
    <w:rsid w:val="00DC75D4"/>
    <w:rsid w:val="00DE0DEA"/>
    <w:rsid w:val="00DF09EB"/>
    <w:rsid w:val="00E74562"/>
    <w:rsid w:val="00EE2B69"/>
    <w:rsid w:val="00EE5158"/>
    <w:rsid w:val="00F4029D"/>
    <w:rsid w:val="00F81374"/>
    <w:rsid w:val="00FA360B"/>
    <w:rsid w:val="00FA409D"/>
    <w:rsid w:val="00FC3D64"/>
    <w:rsid w:val="00FF508F"/>
    <w:rsid w:val="00FF5F7A"/>
    <w:rsid w:val="00FF7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355F"/>
  <w15:chartTrackingRefBased/>
  <w15:docId w15:val="{DEA7B8DE-B8B2-4F6B-B691-E7BD803B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27F"/>
    <w:pPr>
      <w:spacing w:after="0" w:line="240" w:lineRule="auto"/>
    </w:pPr>
    <w:rPr>
      <w:rFonts w:ascii="Times New Roman" w:eastAsia="Times New Roman" w:hAnsi="Times New Roman" w:cs="Times New Roman"/>
      <w:szCs w:val="20"/>
      <w:lang w:val="en-GB" w:eastAsia="en-GB"/>
    </w:rPr>
  </w:style>
  <w:style w:type="paragraph" w:styleId="Heading3">
    <w:name w:val="heading 3"/>
    <w:basedOn w:val="Normal"/>
    <w:next w:val="Normal"/>
    <w:link w:val="Heading3Char"/>
    <w:qFormat/>
    <w:rsid w:val="0051627F"/>
    <w:pPr>
      <w:keepNext/>
      <w:jc w:val="center"/>
      <w:outlineLvl w:val="2"/>
    </w:pPr>
    <w:rPr>
      <w:b/>
      <w:bCs/>
      <w:sz w:val="28"/>
      <w:szCs w:val="28"/>
    </w:rPr>
  </w:style>
  <w:style w:type="paragraph" w:styleId="Heading7">
    <w:name w:val="heading 7"/>
    <w:basedOn w:val="Normal"/>
    <w:next w:val="Normal"/>
    <w:link w:val="Heading7Char"/>
    <w:qFormat/>
    <w:rsid w:val="0051627F"/>
    <w:pPr>
      <w:keepNext/>
      <w:tabs>
        <w:tab w:val="left" w:pos="1985"/>
      </w:tabs>
      <w:spacing w:before="240"/>
      <w:jc w:val="center"/>
      <w:outlineLvl w:val="6"/>
    </w:pPr>
    <w:rPr>
      <w:sz w:val="24"/>
      <w:szCs w:val="24"/>
    </w:rPr>
  </w:style>
  <w:style w:type="paragraph" w:styleId="Heading8">
    <w:name w:val="heading 8"/>
    <w:basedOn w:val="Normal"/>
    <w:next w:val="Normal"/>
    <w:link w:val="Heading8Char"/>
    <w:qFormat/>
    <w:rsid w:val="0051627F"/>
    <w:pPr>
      <w:keepNext/>
      <w:spacing w:before="120" w:after="120"/>
      <w:outlineLvl w:val="7"/>
    </w:pPr>
    <w:rPr>
      <w:b/>
      <w:bCs/>
      <w:sz w:val="24"/>
      <w:szCs w:val="24"/>
    </w:rPr>
  </w:style>
  <w:style w:type="paragraph" w:styleId="Heading9">
    <w:name w:val="heading 9"/>
    <w:basedOn w:val="Normal"/>
    <w:next w:val="Normal"/>
    <w:link w:val="Heading9Char"/>
    <w:qFormat/>
    <w:rsid w:val="0051627F"/>
    <w:pPr>
      <w:keepNext/>
      <w:ind w:right="450"/>
      <w:jc w:val="center"/>
      <w:outlineLvl w:val="8"/>
    </w:pPr>
    <w:rPr>
      <w:b/>
      <w:bCs/>
      <w:sz w:val="28"/>
      <w:szCs w:val="28"/>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1627F"/>
    <w:rPr>
      <w:rFonts w:ascii="Times New Roman" w:eastAsia="Times New Roman" w:hAnsi="Times New Roman" w:cs="Times New Roman"/>
      <w:b/>
      <w:bCs/>
      <w:sz w:val="28"/>
      <w:szCs w:val="28"/>
      <w:lang w:val="en-GB" w:eastAsia="en-GB"/>
    </w:rPr>
  </w:style>
  <w:style w:type="character" w:customStyle="1" w:styleId="Heading7Char">
    <w:name w:val="Heading 7 Char"/>
    <w:basedOn w:val="DefaultParagraphFont"/>
    <w:link w:val="Heading7"/>
    <w:rsid w:val="0051627F"/>
    <w:rPr>
      <w:rFonts w:ascii="Times New Roman" w:eastAsia="Times New Roman" w:hAnsi="Times New Roman" w:cs="Times New Roman"/>
      <w:sz w:val="24"/>
      <w:szCs w:val="24"/>
      <w:lang w:val="en-GB" w:eastAsia="en-GB"/>
    </w:rPr>
  </w:style>
  <w:style w:type="character" w:customStyle="1" w:styleId="Heading8Char">
    <w:name w:val="Heading 8 Char"/>
    <w:basedOn w:val="DefaultParagraphFont"/>
    <w:link w:val="Heading8"/>
    <w:rsid w:val="0051627F"/>
    <w:rPr>
      <w:rFonts w:ascii="Times New Roman" w:eastAsia="Times New Roman" w:hAnsi="Times New Roman" w:cs="Times New Roman"/>
      <w:b/>
      <w:bCs/>
      <w:sz w:val="24"/>
      <w:szCs w:val="24"/>
      <w:lang w:val="en-GB" w:eastAsia="en-GB"/>
    </w:rPr>
  </w:style>
  <w:style w:type="character" w:customStyle="1" w:styleId="Heading9Char">
    <w:name w:val="Heading 9 Char"/>
    <w:basedOn w:val="DefaultParagraphFont"/>
    <w:link w:val="Heading9"/>
    <w:rsid w:val="0051627F"/>
    <w:rPr>
      <w:rFonts w:ascii="Times New Roman" w:eastAsia="Times New Roman" w:hAnsi="Times New Roman" w:cs="Times New Roman"/>
      <w:b/>
      <w:bCs/>
      <w:sz w:val="28"/>
      <w:szCs w:val="28"/>
      <w:u w:val="single"/>
      <w:lang w:val="en-GB"/>
    </w:rPr>
  </w:style>
  <w:style w:type="paragraph" w:styleId="Header">
    <w:name w:val="header"/>
    <w:basedOn w:val="Normal"/>
    <w:link w:val="HeaderChar"/>
    <w:rsid w:val="0051627F"/>
    <w:pPr>
      <w:tabs>
        <w:tab w:val="center" w:pos="4153"/>
        <w:tab w:val="right" w:pos="8306"/>
      </w:tabs>
    </w:pPr>
  </w:style>
  <w:style w:type="character" w:customStyle="1" w:styleId="HeaderChar">
    <w:name w:val="Header Char"/>
    <w:basedOn w:val="DefaultParagraphFont"/>
    <w:link w:val="Header"/>
    <w:rsid w:val="0051627F"/>
    <w:rPr>
      <w:rFonts w:ascii="Times New Roman" w:eastAsia="Times New Roman" w:hAnsi="Times New Roman" w:cs="Times New Roman"/>
      <w:szCs w:val="20"/>
      <w:lang w:val="en-GB" w:eastAsia="en-GB"/>
    </w:rPr>
  </w:style>
  <w:style w:type="paragraph" w:styleId="Footer">
    <w:name w:val="footer"/>
    <w:basedOn w:val="Normal"/>
    <w:link w:val="FooterChar"/>
    <w:rsid w:val="0051627F"/>
    <w:pPr>
      <w:tabs>
        <w:tab w:val="center" w:pos="4153"/>
        <w:tab w:val="right" w:pos="8306"/>
      </w:tabs>
    </w:pPr>
  </w:style>
  <w:style w:type="character" w:customStyle="1" w:styleId="FooterChar">
    <w:name w:val="Footer Char"/>
    <w:basedOn w:val="DefaultParagraphFont"/>
    <w:link w:val="Footer"/>
    <w:rsid w:val="0051627F"/>
    <w:rPr>
      <w:rFonts w:ascii="Times New Roman" w:eastAsia="Times New Roman" w:hAnsi="Times New Roman" w:cs="Times New Roman"/>
      <w:szCs w:val="20"/>
      <w:lang w:val="en-GB" w:eastAsia="en-GB"/>
    </w:rPr>
  </w:style>
  <w:style w:type="character" w:styleId="PageNumber">
    <w:name w:val="page number"/>
    <w:basedOn w:val="DefaultParagraphFont"/>
    <w:rsid w:val="0051627F"/>
  </w:style>
  <w:style w:type="paragraph" w:styleId="BodyText">
    <w:name w:val="Body Text"/>
    <w:basedOn w:val="Normal"/>
    <w:link w:val="BodyTextChar"/>
    <w:rsid w:val="0051627F"/>
    <w:pPr>
      <w:ind w:right="450"/>
      <w:jc w:val="both"/>
    </w:pPr>
    <w:rPr>
      <w:sz w:val="24"/>
      <w:szCs w:val="24"/>
    </w:rPr>
  </w:style>
  <w:style w:type="character" w:customStyle="1" w:styleId="BodyTextChar">
    <w:name w:val="Body Text Char"/>
    <w:basedOn w:val="DefaultParagraphFont"/>
    <w:link w:val="BodyText"/>
    <w:rsid w:val="0051627F"/>
    <w:rPr>
      <w:rFonts w:ascii="Times New Roman" w:eastAsia="Times New Roman" w:hAnsi="Times New Roman" w:cs="Times New Roman"/>
      <w:sz w:val="24"/>
      <w:szCs w:val="24"/>
      <w:lang w:val="en-GB" w:eastAsia="en-GB"/>
    </w:rPr>
  </w:style>
  <w:style w:type="paragraph" w:styleId="CommentText">
    <w:name w:val="annotation text"/>
    <w:basedOn w:val="Normal"/>
    <w:link w:val="CommentTextChar"/>
    <w:semiHidden/>
    <w:rsid w:val="0051627F"/>
  </w:style>
  <w:style w:type="character" w:customStyle="1" w:styleId="CommentTextChar">
    <w:name w:val="Comment Text Char"/>
    <w:basedOn w:val="DefaultParagraphFont"/>
    <w:link w:val="CommentText"/>
    <w:semiHidden/>
    <w:rsid w:val="0051627F"/>
    <w:rPr>
      <w:rFonts w:ascii="Times New Roman" w:eastAsia="Times New Roman" w:hAnsi="Times New Roman" w:cs="Times New Roman"/>
      <w:szCs w:val="20"/>
      <w:lang w:val="en-GB" w:eastAsia="en-GB"/>
    </w:rPr>
  </w:style>
  <w:style w:type="paragraph" w:customStyle="1" w:styleId="Level3">
    <w:name w:val="Level 3"/>
    <w:basedOn w:val="Normal"/>
    <w:rsid w:val="0051627F"/>
    <w:pPr>
      <w:spacing w:after="120" w:line="240" w:lineRule="atLeast"/>
      <w:jc w:val="both"/>
    </w:pPr>
    <w:rPr>
      <w:rFonts w:ascii="Arial" w:hAnsi="Arial"/>
      <w:lang w:eastAsia="en-US"/>
    </w:rPr>
  </w:style>
  <w:style w:type="paragraph" w:styleId="ListParagraph">
    <w:name w:val="List Paragraph"/>
    <w:basedOn w:val="Normal"/>
    <w:uiPriority w:val="34"/>
    <w:qFormat/>
    <w:rsid w:val="0051627F"/>
    <w:pPr>
      <w:ind w:left="720"/>
      <w:contextualSpacing/>
    </w:pPr>
  </w:style>
  <w:style w:type="paragraph" w:customStyle="1" w:styleId="Level1">
    <w:name w:val="Level 1"/>
    <w:basedOn w:val="Normal"/>
    <w:rsid w:val="0051627F"/>
    <w:pPr>
      <w:spacing w:after="120" w:line="240" w:lineRule="atLeast"/>
      <w:ind w:left="851" w:hanging="851"/>
      <w:jc w:val="both"/>
    </w:pPr>
    <w:rPr>
      <w:rFonts w:ascii="Arial" w:hAnsi="Arial"/>
      <w:lang w:eastAsia="en-US"/>
    </w:rPr>
  </w:style>
  <w:style w:type="paragraph" w:styleId="ListBullet2">
    <w:name w:val="List Bullet 2"/>
    <w:basedOn w:val="Normal"/>
    <w:autoRedefine/>
    <w:rsid w:val="0051627F"/>
    <w:pPr>
      <w:numPr>
        <w:ilvl w:val="1"/>
        <w:numId w:val="4"/>
      </w:numPr>
      <w:spacing w:before="60"/>
      <w:jc w:val="both"/>
    </w:pPr>
    <w:rPr>
      <w:rFonts w:ascii="Tahoma" w:hAnsi="Tahoma" w:cs="Tahoma"/>
      <w:lang w:eastAsia="en-US"/>
    </w:rPr>
  </w:style>
  <w:style w:type="paragraph" w:styleId="List2">
    <w:name w:val="List 2"/>
    <w:basedOn w:val="Normal"/>
    <w:rsid w:val="0051627F"/>
    <w:pPr>
      <w:numPr>
        <w:numId w:val="4"/>
      </w:numPr>
      <w:spacing w:before="60"/>
      <w:jc w:val="both"/>
    </w:pPr>
    <w:rPr>
      <w:rFonts w:ascii="Tahoma" w:hAnsi="Tahoma" w:cs="Tahoma"/>
      <w:lang w:eastAsia="en-US"/>
    </w:rPr>
  </w:style>
  <w:style w:type="character" w:styleId="PlaceholderText">
    <w:name w:val="Placeholder Text"/>
    <w:basedOn w:val="DefaultParagraphFont"/>
    <w:uiPriority w:val="99"/>
    <w:semiHidden/>
    <w:rsid w:val="0051627F"/>
    <w:rPr>
      <w:color w:val="808080"/>
    </w:rPr>
  </w:style>
  <w:style w:type="character" w:styleId="CommentReference">
    <w:name w:val="annotation reference"/>
    <w:basedOn w:val="DefaultParagraphFont"/>
    <w:uiPriority w:val="99"/>
    <w:semiHidden/>
    <w:unhideWhenUsed/>
    <w:rsid w:val="000E2955"/>
    <w:rPr>
      <w:sz w:val="16"/>
      <w:szCs w:val="16"/>
    </w:rPr>
  </w:style>
  <w:style w:type="paragraph" w:styleId="CommentSubject">
    <w:name w:val="annotation subject"/>
    <w:basedOn w:val="CommentText"/>
    <w:next w:val="CommentText"/>
    <w:link w:val="CommentSubjectChar"/>
    <w:uiPriority w:val="99"/>
    <w:semiHidden/>
    <w:unhideWhenUsed/>
    <w:rsid w:val="000E2955"/>
    <w:rPr>
      <w:b/>
      <w:bCs/>
    </w:rPr>
  </w:style>
  <w:style w:type="character" w:customStyle="1" w:styleId="CommentSubjectChar">
    <w:name w:val="Comment Subject Char"/>
    <w:basedOn w:val="CommentTextChar"/>
    <w:link w:val="CommentSubject"/>
    <w:uiPriority w:val="99"/>
    <w:semiHidden/>
    <w:rsid w:val="000E2955"/>
    <w:rPr>
      <w:rFonts w:ascii="Times New Roman" w:eastAsia="Times New Roman" w:hAnsi="Times New Roman" w:cs="Times New Roman"/>
      <w:b/>
      <w:bCs/>
      <w:szCs w:val="20"/>
      <w:lang w:val="en-GB" w:eastAsia="en-GB"/>
    </w:rPr>
  </w:style>
  <w:style w:type="paragraph" w:styleId="Revision">
    <w:name w:val="Revision"/>
    <w:hidden/>
    <w:uiPriority w:val="99"/>
    <w:semiHidden/>
    <w:rsid w:val="00C004AF"/>
    <w:pPr>
      <w:spacing w:after="0" w:line="240" w:lineRule="auto"/>
    </w:pPr>
    <w:rPr>
      <w:rFonts w:ascii="Times New Roman" w:eastAsia="Times New Roman" w:hAnsi="Times New Roman" w:cs="Times New Roman"/>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wmf"/><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glossaryDocument" Target="glossary/document.xml"/><Relationship Id="rId10" Type="http://schemas.openxmlformats.org/officeDocument/2006/relationships/oleObject" Target="embeddings/oleObject2.bin"/><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wmf"/><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25A6BCE2F84E2CA972D9AD32800003"/>
        <w:category>
          <w:name w:val="General"/>
          <w:gallery w:val="placeholder"/>
        </w:category>
        <w:types>
          <w:type w:val="bbPlcHdr"/>
        </w:types>
        <w:behaviors>
          <w:behavior w:val="content"/>
        </w:behaviors>
        <w:guid w:val="{B7D864B9-0733-4E20-88F0-065B167B1DA0}"/>
      </w:docPartPr>
      <w:docPartBody>
        <w:p w:rsidR="00992308" w:rsidRDefault="00FE2C18" w:rsidP="00FE2C18">
          <w:pPr>
            <w:pStyle w:val="9125A6BCE2F84E2CA972D9AD32800003"/>
          </w:pPr>
          <w:r w:rsidRPr="004340DD">
            <w:rPr>
              <w:rStyle w:val="PlaceholderText"/>
            </w:rPr>
            <w:t>[Title]</w:t>
          </w:r>
        </w:p>
      </w:docPartBody>
    </w:docPart>
    <w:docPart>
      <w:docPartPr>
        <w:name w:val="234A3E7641F54EEFB0E18BF77A83A2EC"/>
        <w:category>
          <w:name w:val="General"/>
          <w:gallery w:val="placeholder"/>
        </w:category>
        <w:types>
          <w:type w:val="bbPlcHdr"/>
        </w:types>
        <w:behaviors>
          <w:behavior w:val="content"/>
        </w:behaviors>
        <w:guid w:val="{F0A67DB7-CB3F-46E7-91A6-101786556F79}"/>
      </w:docPartPr>
      <w:docPartBody>
        <w:p w:rsidR="00992308" w:rsidRDefault="00FE2C18" w:rsidP="00FE2C18">
          <w:pPr>
            <w:pStyle w:val="234A3E7641F54EEFB0E18BF77A83A2EC"/>
          </w:pPr>
          <w:r w:rsidRPr="004340DD">
            <w:rPr>
              <w:rStyle w:val="PlaceholderText"/>
            </w:rPr>
            <w:t>[Subject]</w:t>
          </w:r>
        </w:p>
      </w:docPartBody>
    </w:docPart>
    <w:docPart>
      <w:docPartPr>
        <w:name w:val="257E225838CF48DABDDE5EFEBC5A2083"/>
        <w:category>
          <w:name w:val="General"/>
          <w:gallery w:val="placeholder"/>
        </w:category>
        <w:types>
          <w:type w:val="bbPlcHdr"/>
        </w:types>
        <w:behaviors>
          <w:behavior w:val="content"/>
        </w:behaviors>
        <w:guid w:val="{4B19AF52-CA3A-4713-A479-9594C61AF846}"/>
      </w:docPartPr>
      <w:docPartBody>
        <w:p w:rsidR="00992308" w:rsidRDefault="00FE2C18" w:rsidP="00FE2C18">
          <w:pPr>
            <w:pStyle w:val="257E225838CF48DABDDE5EFEBC5A2083"/>
          </w:pPr>
          <w:r w:rsidRPr="004340DD">
            <w:rPr>
              <w:rStyle w:val="PlaceholderText"/>
            </w:rPr>
            <w:t>[Subject]</w:t>
          </w:r>
        </w:p>
      </w:docPartBody>
    </w:docPart>
    <w:docPart>
      <w:docPartPr>
        <w:name w:val="2363EFC6C1BD41B1B68A10BA18669962"/>
        <w:category>
          <w:name w:val="General"/>
          <w:gallery w:val="placeholder"/>
        </w:category>
        <w:types>
          <w:type w:val="bbPlcHdr"/>
        </w:types>
        <w:behaviors>
          <w:behavior w:val="content"/>
        </w:behaviors>
        <w:guid w:val="{E83706F2-51E7-457B-9C4C-6BB3DA2E0436}"/>
      </w:docPartPr>
      <w:docPartBody>
        <w:p w:rsidR="00992308" w:rsidRDefault="00FE2C18" w:rsidP="00FE2C18">
          <w:pPr>
            <w:pStyle w:val="2363EFC6C1BD41B1B68A10BA18669962"/>
          </w:pPr>
          <w:r w:rsidRPr="004340DD">
            <w:rPr>
              <w:rStyle w:val="PlaceholderText"/>
            </w:rPr>
            <w:t>[Title]</w:t>
          </w:r>
        </w:p>
      </w:docPartBody>
    </w:docPart>
    <w:docPart>
      <w:docPartPr>
        <w:name w:val="A716D942CB8045A29D05EFD47DAA223C"/>
        <w:category>
          <w:name w:val="General"/>
          <w:gallery w:val="placeholder"/>
        </w:category>
        <w:types>
          <w:type w:val="bbPlcHdr"/>
        </w:types>
        <w:behaviors>
          <w:behavior w:val="content"/>
        </w:behaviors>
        <w:guid w:val="{5D8ECAF9-856B-4816-BB50-73CD5B90B2F1}"/>
      </w:docPartPr>
      <w:docPartBody>
        <w:p w:rsidR="00992308" w:rsidRDefault="00FE2C18" w:rsidP="00FE2C18">
          <w:pPr>
            <w:pStyle w:val="A716D942CB8045A29D05EFD47DAA223C"/>
          </w:pPr>
          <w:r w:rsidRPr="004340DD">
            <w:rPr>
              <w:rStyle w:val="PlaceholderText"/>
            </w:rPr>
            <w:t>[Subject]</w:t>
          </w:r>
        </w:p>
      </w:docPartBody>
    </w:docPart>
    <w:docPart>
      <w:docPartPr>
        <w:name w:val="1233980F57C249E3A3E6F88BC48A864E"/>
        <w:category>
          <w:name w:val="General"/>
          <w:gallery w:val="placeholder"/>
        </w:category>
        <w:types>
          <w:type w:val="bbPlcHdr"/>
        </w:types>
        <w:behaviors>
          <w:behavior w:val="content"/>
        </w:behaviors>
        <w:guid w:val="{59723AAC-99BA-41D6-9A5A-B2F665F0382C}"/>
      </w:docPartPr>
      <w:docPartBody>
        <w:p w:rsidR="00992308" w:rsidRDefault="00FE2C18" w:rsidP="00FE2C18">
          <w:pPr>
            <w:pStyle w:val="1233980F57C249E3A3E6F88BC48A864E"/>
          </w:pPr>
          <w:r w:rsidRPr="004340DD">
            <w:rPr>
              <w:rStyle w:val="PlaceholderText"/>
            </w:rPr>
            <w:t>[Title]</w:t>
          </w:r>
        </w:p>
      </w:docPartBody>
    </w:docPart>
    <w:docPart>
      <w:docPartPr>
        <w:name w:val="5E4C2571E4384106BDF2DE6FFF591936"/>
        <w:category>
          <w:name w:val="General"/>
          <w:gallery w:val="placeholder"/>
        </w:category>
        <w:types>
          <w:type w:val="bbPlcHdr"/>
        </w:types>
        <w:behaviors>
          <w:behavior w:val="content"/>
        </w:behaviors>
        <w:guid w:val="{500E6D25-7EB4-429B-B61C-F3786F779446}"/>
      </w:docPartPr>
      <w:docPartBody>
        <w:p w:rsidR="00992308" w:rsidRDefault="00FE2C18" w:rsidP="00FE2C18">
          <w:pPr>
            <w:pStyle w:val="5E4C2571E4384106BDF2DE6FFF591936"/>
          </w:pPr>
          <w:r w:rsidRPr="004340DD">
            <w:rPr>
              <w:rStyle w:val="PlaceholderText"/>
            </w:rPr>
            <w:t>[Title]</w:t>
          </w:r>
        </w:p>
      </w:docPartBody>
    </w:docPart>
    <w:docPart>
      <w:docPartPr>
        <w:name w:val="5C63CBA0509B4F0E8424B6FA50D1B400"/>
        <w:category>
          <w:name w:val="General"/>
          <w:gallery w:val="placeholder"/>
        </w:category>
        <w:types>
          <w:type w:val="bbPlcHdr"/>
        </w:types>
        <w:behaviors>
          <w:behavior w:val="content"/>
        </w:behaviors>
        <w:guid w:val="{AA1B5FB7-1BA5-45F6-B938-B9D62206FB1A}"/>
      </w:docPartPr>
      <w:docPartBody>
        <w:p w:rsidR="00992308" w:rsidRDefault="00FE2C18" w:rsidP="00FE2C18">
          <w:pPr>
            <w:pStyle w:val="5C63CBA0509B4F0E8424B6FA50D1B400"/>
          </w:pPr>
          <w:r w:rsidRPr="004340DD">
            <w:rPr>
              <w:rStyle w:val="PlaceholderText"/>
            </w:rPr>
            <w:t>[Subject]</w:t>
          </w:r>
        </w:p>
      </w:docPartBody>
    </w:docPart>
    <w:docPart>
      <w:docPartPr>
        <w:name w:val="6AD213C6973B454488FB4E05B537AE94"/>
        <w:category>
          <w:name w:val="General"/>
          <w:gallery w:val="placeholder"/>
        </w:category>
        <w:types>
          <w:type w:val="bbPlcHdr"/>
        </w:types>
        <w:behaviors>
          <w:behavior w:val="content"/>
        </w:behaviors>
        <w:guid w:val="{B45CC271-72D2-420D-A605-E4E2A5B885DA}"/>
      </w:docPartPr>
      <w:docPartBody>
        <w:p w:rsidR="00992308" w:rsidRDefault="00FE2C18" w:rsidP="00FE2C18">
          <w:pPr>
            <w:pStyle w:val="6AD213C6973B454488FB4E05B537AE94"/>
          </w:pPr>
          <w:r w:rsidRPr="004340DD">
            <w:rPr>
              <w:rStyle w:val="PlaceholderText"/>
            </w:rPr>
            <w:t>Click or tap to enter a date.</w:t>
          </w:r>
        </w:p>
      </w:docPartBody>
    </w:docPart>
    <w:docPart>
      <w:docPartPr>
        <w:name w:val="0FE37F81295646B6BE97645B4EA82D04"/>
        <w:category>
          <w:name w:val="General"/>
          <w:gallery w:val="placeholder"/>
        </w:category>
        <w:types>
          <w:type w:val="bbPlcHdr"/>
        </w:types>
        <w:behaviors>
          <w:behavior w:val="content"/>
        </w:behaviors>
        <w:guid w:val="{A47117BB-24D4-45B5-81EA-94E9787FFB11}"/>
      </w:docPartPr>
      <w:docPartBody>
        <w:p w:rsidR="00992308" w:rsidRDefault="00FE2C18" w:rsidP="00FE2C18">
          <w:pPr>
            <w:pStyle w:val="0FE37F81295646B6BE97645B4EA82D04"/>
          </w:pPr>
          <w:r w:rsidRPr="004340DD">
            <w:rPr>
              <w:rStyle w:val="PlaceholderText"/>
            </w:rPr>
            <w:t>Click or tap to enter a date.</w:t>
          </w:r>
        </w:p>
      </w:docPartBody>
    </w:docPart>
    <w:docPart>
      <w:docPartPr>
        <w:name w:val="C4CA8573CAE842458DAB9D125BD155D5"/>
        <w:category>
          <w:name w:val="General"/>
          <w:gallery w:val="placeholder"/>
        </w:category>
        <w:types>
          <w:type w:val="bbPlcHdr"/>
        </w:types>
        <w:behaviors>
          <w:behavior w:val="content"/>
        </w:behaviors>
        <w:guid w:val="{D77BB593-88A2-409F-A7CB-4F9C4902B37A}"/>
      </w:docPartPr>
      <w:docPartBody>
        <w:p w:rsidR="00992308" w:rsidRDefault="00FE2C18" w:rsidP="00FE2C18">
          <w:pPr>
            <w:pStyle w:val="C4CA8573CAE842458DAB9D125BD155D5"/>
          </w:pPr>
          <w:r w:rsidRPr="004340DD">
            <w:rPr>
              <w:rStyle w:val="PlaceholderText"/>
            </w:rPr>
            <w:t>Click or tap to enter a date.</w:t>
          </w:r>
        </w:p>
      </w:docPartBody>
    </w:docPart>
    <w:docPart>
      <w:docPartPr>
        <w:name w:val="FA2735EF006C4279A0FAA71009E81902"/>
        <w:category>
          <w:name w:val="General"/>
          <w:gallery w:val="placeholder"/>
        </w:category>
        <w:types>
          <w:type w:val="bbPlcHdr"/>
        </w:types>
        <w:behaviors>
          <w:behavior w:val="content"/>
        </w:behaviors>
        <w:guid w:val="{048697F2-E5B5-4BF8-8A47-C7B3BADFCC5C}"/>
      </w:docPartPr>
      <w:docPartBody>
        <w:p w:rsidR="00992308" w:rsidRDefault="00FE2C18" w:rsidP="00FE2C18">
          <w:pPr>
            <w:pStyle w:val="FA2735EF006C4279A0FAA71009E81902"/>
          </w:pPr>
          <w:r w:rsidRPr="004340DD">
            <w:rPr>
              <w:rStyle w:val="PlaceholderText"/>
            </w:rPr>
            <w:t>Click or tap to enter a date.</w:t>
          </w:r>
        </w:p>
      </w:docPartBody>
    </w:docPart>
    <w:docPart>
      <w:docPartPr>
        <w:name w:val="182E45FCFC9B4F59916394F8B637729D"/>
        <w:category>
          <w:name w:val="General"/>
          <w:gallery w:val="placeholder"/>
        </w:category>
        <w:types>
          <w:type w:val="bbPlcHdr"/>
        </w:types>
        <w:behaviors>
          <w:behavior w:val="content"/>
        </w:behaviors>
        <w:guid w:val="{DA73960D-E849-492E-A871-66E634C8FB5C}"/>
      </w:docPartPr>
      <w:docPartBody>
        <w:p w:rsidR="00992308" w:rsidRDefault="00FE2C18" w:rsidP="00FE2C18">
          <w:pPr>
            <w:pStyle w:val="182E45FCFC9B4F59916394F8B637729D"/>
          </w:pPr>
          <w:r w:rsidRPr="004340DD">
            <w:rPr>
              <w:rStyle w:val="PlaceholderText"/>
            </w:rPr>
            <w:t>[Subject]</w:t>
          </w:r>
        </w:p>
      </w:docPartBody>
    </w:docPart>
    <w:docPart>
      <w:docPartPr>
        <w:name w:val="37D3D941BB434EBE9DB8526AA7DA9267"/>
        <w:category>
          <w:name w:val="General"/>
          <w:gallery w:val="placeholder"/>
        </w:category>
        <w:types>
          <w:type w:val="bbPlcHdr"/>
        </w:types>
        <w:behaviors>
          <w:behavior w:val="content"/>
        </w:behaviors>
        <w:guid w:val="{1FAA2689-9F5D-455D-B114-C14936310A21}"/>
      </w:docPartPr>
      <w:docPartBody>
        <w:p w:rsidR="00992308" w:rsidRDefault="00FE2C18" w:rsidP="00FE2C18">
          <w:pPr>
            <w:pStyle w:val="37D3D941BB434EBE9DB8526AA7DA9267"/>
          </w:pPr>
          <w:r w:rsidRPr="004340DD">
            <w:rPr>
              <w:rStyle w:val="PlaceholderText"/>
            </w:rPr>
            <w:t>[Title]</w:t>
          </w:r>
        </w:p>
      </w:docPartBody>
    </w:docPart>
    <w:docPart>
      <w:docPartPr>
        <w:name w:val="998566F7510549E388A2F1115F6CF1AA"/>
        <w:category>
          <w:name w:val="General"/>
          <w:gallery w:val="placeholder"/>
        </w:category>
        <w:types>
          <w:type w:val="bbPlcHdr"/>
        </w:types>
        <w:behaviors>
          <w:behavior w:val="content"/>
        </w:behaviors>
        <w:guid w:val="{7DA88DA9-2671-4F61-B635-1F257BD8A977}"/>
      </w:docPartPr>
      <w:docPartBody>
        <w:p w:rsidR="00992308" w:rsidRDefault="00FE2C18" w:rsidP="00FE2C18">
          <w:pPr>
            <w:pStyle w:val="998566F7510549E388A2F1115F6CF1AA"/>
          </w:pPr>
          <w:r w:rsidRPr="004340DD">
            <w:rPr>
              <w:rStyle w:val="PlaceholderText"/>
            </w:rPr>
            <w:t>[Subject]</w:t>
          </w:r>
        </w:p>
      </w:docPartBody>
    </w:docPart>
    <w:docPart>
      <w:docPartPr>
        <w:name w:val="FD557CAD517F4A538406D0F74159C986"/>
        <w:category>
          <w:name w:val="General"/>
          <w:gallery w:val="placeholder"/>
        </w:category>
        <w:types>
          <w:type w:val="bbPlcHdr"/>
        </w:types>
        <w:behaviors>
          <w:behavior w:val="content"/>
        </w:behaviors>
        <w:guid w:val="{C39530F8-CEB9-4B55-A28A-9764CA69AB59}"/>
      </w:docPartPr>
      <w:docPartBody>
        <w:p w:rsidR="00992308" w:rsidRDefault="00FE2C18" w:rsidP="00FE2C18">
          <w:pPr>
            <w:pStyle w:val="FD557CAD517F4A538406D0F74159C986"/>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18"/>
    <w:rsid w:val="00135EF6"/>
    <w:rsid w:val="003219D4"/>
    <w:rsid w:val="00713CFD"/>
    <w:rsid w:val="00854205"/>
    <w:rsid w:val="008F206F"/>
    <w:rsid w:val="00992308"/>
    <w:rsid w:val="00BF5C4D"/>
    <w:rsid w:val="00DE4FD4"/>
    <w:rsid w:val="00FE2C18"/>
    <w:rsid w:val="00FE39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2C18"/>
    <w:rPr>
      <w:color w:val="808080"/>
    </w:rPr>
  </w:style>
  <w:style w:type="paragraph" w:customStyle="1" w:styleId="9125A6BCE2F84E2CA972D9AD32800003">
    <w:name w:val="9125A6BCE2F84E2CA972D9AD32800003"/>
    <w:rsid w:val="00FE2C18"/>
  </w:style>
  <w:style w:type="paragraph" w:customStyle="1" w:styleId="234A3E7641F54EEFB0E18BF77A83A2EC">
    <w:name w:val="234A3E7641F54EEFB0E18BF77A83A2EC"/>
    <w:rsid w:val="00FE2C18"/>
  </w:style>
  <w:style w:type="paragraph" w:customStyle="1" w:styleId="257E225838CF48DABDDE5EFEBC5A2083">
    <w:name w:val="257E225838CF48DABDDE5EFEBC5A2083"/>
    <w:rsid w:val="00FE2C18"/>
  </w:style>
  <w:style w:type="paragraph" w:customStyle="1" w:styleId="2363EFC6C1BD41B1B68A10BA18669962">
    <w:name w:val="2363EFC6C1BD41B1B68A10BA18669962"/>
    <w:rsid w:val="00FE2C18"/>
  </w:style>
  <w:style w:type="paragraph" w:customStyle="1" w:styleId="A716D942CB8045A29D05EFD47DAA223C">
    <w:name w:val="A716D942CB8045A29D05EFD47DAA223C"/>
    <w:rsid w:val="00FE2C18"/>
  </w:style>
  <w:style w:type="paragraph" w:customStyle="1" w:styleId="1233980F57C249E3A3E6F88BC48A864E">
    <w:name w:val="1233980F57C249E3A3E6F88BC48A864E"/>
    <w:rsid w:val="00FE2C18"/>
  </w:style>
  <w:style w:type="paragraph" w:customStyle="1" w:styleId="5E4C2571E4384106BDF2DE6FFF591936">
    <w:name w:val="5E4C2571E4384106BDF2DE6FFF591936"/>
    <w:rsid w:val="00FE2C18"/>
  </w:style>
  <w:style w:type="paragraph" w:customStyle="1" w:styleId="5C63CBA0509B4F0E8424B6FA50D1B400">
    <w:name w:val="5C63CBA0509B4F0E8424B6FA50D1B400"/>
    <w:rsid w:val="00FE2C18"/>
  </w:style>
  <w:style w:type="paragraph" w:customStyle="1" w:styleId="6AD213C6973B454488FB4E05B537AE94">
    <w:name w:val="6AD213C6973B454488FB4E05B537AE94"/>
    <w:rsid w:val="00FE2C18"/>
  </w:style>
  <w:style w:type="paragraph" w:customStyle="1" w:styleId="0FE37F81295646B6BE97645B4EA82D04">
    <w:name w:val="0FE37F81295646B6BE97645B4EA82D04"/>
    <w:rsid w:val="00FE2C18"/>
  </w:style>
  <w:style w:type="paragraph" w:customStyle="1" w:styleId="C4CA8573CAE842458DAB9D125BD155D5">
    <w:name w:val="C4CA8573CAE842458DAB9D125BD155D5"/>
    <w:rsid w:val="00FE2C18"/>
  </w:style>
  <w:style w:type="paragraph" w:customStyle="1" w:styleId="FA2735EF006C4279A0FAA71009E81902">
    <w:name w:val="FA2735EF006C4279A0FAA71009E81902"/>
    <w:rsid w:val="00FE2C18"/>
  </w:style>
  <w:style w:type="paragraph" w:customStyle="1" w:styleId="182E45FCFC9B4F59916394F8B637729D">
    <w:name w:val="182E45FCFC9B4F59916394F8B637729D"/>
    <w:rsid w:val="00FE2C18"/>
  </w:style>
  <w:style w:type="paragraph" w:customStyle="1" w:styleId="37D3D941BB434EBE9DB8526AA7DA9267">
    <w:name w:val="37D3D941BB434EBE9DB8526AA7DA9267"/>
    <w:rsid w:val="00FE2C18"/>
  </w:style>
  <w:style w:type="paragraph" w:customStyle="1" w:styleId="998566F7510549E388A2F1115F6CF1AA">
    <w:name w:val="998566F7510549E388A2F1115F6CF1AA"/>
    <w:rsid w:val="00FE2C18"/>
  </w:style>
  <w:style w:type="paragraph" w:customStyle="1" w:styleId="FD557CAD517F4A538406D0F74159C986">
    <w:name w:val="FD557CAD517F4A538406D0F74159C986"/>
    <w:rsid w:val="00FE2C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7</Pages>
  <Words>1640</Words>
  <Characters>8561</Characters>
  <Application>Microsoft Office Word</Application>
  <DocSecurity>0</DocSecurity>
  <Lines>356</Lines>
  <Paragraphs>150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Contract Title</vt:lpstr>
      <vt:lpstr>Contract Number &lt;Contract No.&gt;</vt:lpstr>
      <vt:lpstr/>
      <vt:lpstr>Section A</vt:lpstr>
      <vt:lpstr>        Form of agreement</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
  <dc:description/>
  <cp:lastModifiedBy>Al Riyami, Azza OLNG-SCC/12</cp:lastModifiedBy>
  <cp:revision>76</cp:revision>
  <dcterms:created xsi:type="dcterms:W3CDTF">2026-03-10T06:45:00Z</dcterms:created>
  <dcterms:modified xsi:type="dcterms:W3CDTF">2026-04-26T09:08:00Z</dcterms:modified>
</cp:coreProperties>
</file>