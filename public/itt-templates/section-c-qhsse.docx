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51627F" w:rsidRPr="00D06AC5" w14:paraId="2EBB781B" w14:textId="77777777" w:rsidTr="00B5222D">
        <w:trPr>
          <w:cantSplit/>
        </w:trPr>
        <w:tc>
          <w:tcPr>
            <w:tcW w:w="1844" w:type="dxa"/>
          </w:tcPr>
          <w:p w14:paraId="5C86CE5D" w14:textId="77777777" w:rsidR="0051627F" w:rsidRPr="00D06AC5" w:rsidRDefault="0051627F" w:rsidP="00B5222D">
            <w:pPr>
              <w:tabs>
                <w:tab w:val="left" w:pos="3960"/>
                <w:tab w:val="left" w:pos="6300"/>
                <w:tab w:val="left" w:pos="8640"/>
              </w:tabs>
              <w:spacing w:before="240"/>
              <w:jc w:val="center"/>
              <w:rPr>
                <w:rFonts w:ascii="Candara" w:hAnsi="Candara"/>
                <w:b/>
                <w:spacing w:val="-3"/>
                <w:sz w:val="44"/>
                <w:szCs w:val="24"/>
              </w:rPr>
            </w:pPr>
            <w:r w:rsidRPr="00D06AC5">
              <w:rPr>
                <w:rFonts w:ascii="Candara" w:hAnsi="Candara"/>
                <w:b/>
                <w:spacing w:val="-3"/>
                <w:szCs w:val="24"/>
              </w:rPr>
              <w:object w:dxaOrig="1576" w:dyaOrig="1606" w14:anchorId="398CBA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pt;height:79.5pt" o:ole="" fillcolor="window">
                  <v:imagedata r:id="rId8" o:title=""/>
                </v:shape>
                <o:OLEObject Type="Embed" ProgID="Word.Picture.8" ShapeID="_x0000_i1025" DrawAspect="Content" ObjectID="_1840016158" r:id="rId9"/>
              </w:object>
            </w:r>
          </w:p>
        </w:tc>
        <w:tc>
          <w:tcPr>
            <w:tcW w:w="6803" w:type="dxa"/>
          </w:tcPr>
          <w:p w14:paraId="3AA7B940" w14:textId="77777777" w:rsidR="0051627F" w:rsidRPr="00D06AC5" w:rsidRDefault="0051627F" w:rsidP="00B5222D">
            <w:pPr>
              <w:tabs>
                <w:tab w:val="left" w:pos="3960"/>
                <w:tab w:val="left" w:pos="6300"/>
                <w:tab w:val="left" w:pos="8460"/>
                <w:tab w:val="left" w:pos="8640"/>
              </w:tabs>
              <w:spacing w:before="240"/>
              <w:ind w:right="-6"/>
              <w:jc w:val="center"/>
              <w:rPr>
                <w:rFonts w:ascii="Candara" w:hAnsi="Candara"/>
                <w:spacing w:val="-3"/>
                <w:sz w:val="52"/>
                <w:szCs w:val="24"/>
              </w:rPr>
            </w:pPr>
            <w:r w:rsidRPr="00D06AC5">
              <w:rPr>
                <w:rFonts w:ascii="Candara" w:hAnsi="Candara"/>
                <w:spacing w:val="-3"/>
                <w:szCs w:val="24"/>
              </w:rPr>
              <w:object w:dxaOrig="8640" w:dyaOrig="996" w14:anchorId="66DD59F5">
                <v:shape id="_x0000_i1026" type="#_x0000_t75" style="width:254.5pt;height:39pt" o:ole="" fillcolor="window">
                  <v:imagedata r:id="rId10" o:title=""/>
                </v:shape>
                <o:OLEObject Type="Embed" ProgID="Word.Picture.8" ShapeID="_x0000_i1026" DrawAspect="Content" ObjectID="_1840016159" r:id="rId11"/>
              </w:object>
            </w:r>
          </w:p>
          <w:p w14:paraId="4F7AA291" w14:textId="5168626D" w:rsidR="0051627F" w:rsidRPr="00D06AC5" w:rsidRDefault="0051627F" w:rsidP="00B5222D">
            <w:pPr>
              <w:tabs>
                <w:tab w:val="left" w:pos="3960"/>
                <w:tab w:val="left" w:pos="6300"/>
                <w:tab w:val="left" w:pos="8460"/>
                <w:tab w:val="left" w:pos="8640"/>
              </w:tabs>
              <w:spacing w:before="240"/>
              <w:ind w:right="-6"/>
              <w:jc w:val="center"/>
              <w:rPr>
                <w:rFonts w:ascii="Candara" w:hAnsi="Candara"/>
                <w:b/>
                <w:spacing w:val="-3"/>
                <w:sz w:val="52"/>
                <w:szCs w:val="24"/>
              </w:rPr>
            </w:pPr>
            <w:r w:rsidRPr="00D06AC5">
              <w:rPr>
                <w:rFonts w:ascii="Candara" w:hAnsi="Candara"/>
                <w:b/>
                <w:spacing w:val="-3"/>
                <w:sz w:val="52"/>
                <w:szCs w:val="24"/>
              </w:rPr>
              <w:t>Oman LNG LLC</w:t>
            </w:r>
            <w:del w:id="0" w:author="Al Riyami, Azza OLNG-SCC/12" w:date="2026-03-31T15:30:00Z" w16du:dateUtc="2026-03-31T11:30:00Z">
              <w:r w:rsidRPr="00D06AC5" w:rsidDel="00D87EED">
                <w:rPr>
                  <w:rFonts w:ascii="Candara" w:hAnsi="Candara"/>
                  <w:b/>
                  <w:spacing w:val="-3"/>
                  <w:sz w:val="52"/>
                  <w:szCs w:val="24"/>
                </w:rPr>
                <w:delText xml:space="preserve"> Qalhat</w:delText>
              </w:r>
            </w:del>
          </w:p>
        </w:tc>
      </w:tr>
    </w:tbl>
    <w:p w14:paraId="68FB7F12" w14:textId="77777777" w:rsidR="0051627F" w:rsidRPr="00D06AC5" w:rsidRDefault="0051627F" w:rsidP="0051627F">
      <w:pPr>
        <w:jc w:val="center"/>
        <w:rPr>
          <w:rFonts w:ascii="Candara" w:hAnsi="Candara"/>
          <w:b/>
          <w:spacing w:val="-3"/>
          <w:sz w:val="24"/>
          <w:szCs w:val="24"/>
        </w:rPr>
      </w:pPr>
    </w:p>
    <w:p w14:paraId="1346B886" w14:textId="77777777" w:rsidR="0051627F" w:rsidRPr="00D06AC5" w:rsidRDefault="0051627F" w:rsidP="0051627F">
      <w:pPr>
        <w:jc w:val="center"/>
        <w:rPr>
          <w:rFonts w:ascii="Candara" w:hAnsi="Candara"/>
          <w:b/>
          <w:spacing w:val="-3"/>
          <w:sz w:val="24"/>
          <w:szCs w:val="24"/>
        </w:rPr>
      </w:pPr>
    </w:p>
    <w:p w14:paraId="1B219E23" w14:textId="77777777" w:rsidR="0051627F" w:rsidRPr="00D06AC5" w:rsidRDefault="0051627F" w:rsidP="0051627F">
      <w:pPr>
        <w:jc w:val="center"/>
        <w:rPr>
          <w:rFonts w:ascii="Candara" w:hAnsi="Candara"/>
          <w:b/>
          <w:color w:val="0000FF"/>
          <w:spacing w:val="-3"/>
          <w:sz w:val="44"/>
          <w:szCs w:val="24"/>
        </w:rPr>
      </w:pPr>
    </w:p>
    <w:p w14:paraId="73BC53B1" w14:textId="77777777" w:rsidR="0051627F" w:rsidRPr="00D06AC5" w:rsidRDefault="0051627F" w:rsidP="0051627F">
      <w:pPr>
        <w:jc w:val="center"/>
        <w:rPr>
          <w:rFonts w:ascii="Candara" w:hAnsi="Candara" w:cs="Calibri"/>
          <w:b/>
          <w:color w:val="0000FF"/>
          <w:spacing w:val="-3"/>
          <w:sz w:val="44"/>
          <w:szCs w:val="24"/>
        </w:rPr>
      </w:pPr>
    </w:p>
    <w:p w14:paraId="1AE3A93C" w14:textId="77777777" w:rsidR="0051627F" w:rsidRPr="00D06AC5" w:rsidRDefault="0051627F" w:rsidP="0051627F">
      <w:pPr>
        <w:rPr>
          <w:rFonts w:ascii="Candara" w:hAnsi="Candara" w:cs="Calibri"/>
          <w:b/>
          <w:color w:val="0000FF"/>
          <w:spacing w:val="-3"/>
          <w:sz w:val="44"/>
          <w:szCs w:val="24"/>
        </w:rPr>
      </w:pPr>
    </w:p>
    <w:sdt>
      <w:sdtPr>
        <w:rPr>
          <w:rFonts w:ascii="Candara" w:hAnsi="Candara"/>
          <w:b/>
          <w:bCs/>
          <w:smallCaps/>
          <w:color w:val="008000"/>
          <w:sz w:val="56"/>
          <w:szCs w:val="56"/>
          <w:highlight w:val="yellow"/>
        </w:rPr>
        <w:alias w:val="Title"/>
        <w:tag w:val=""/>
        <w:id w:val="-914163756"/>
        <w:placeholder>
          <w:docPart w:val="9125A6BCE2F84E2CA972D9AD32800003"/>
        </w:placeholder>
        <w:dataBinding w:prefixMappings="xmlns:ns0='http://purl.org/dc/elements/1.1/' xmlns:ns1='http://schemas.openxmlformats.org/package/2006/metadata/core-properties' " w:xpath="/ns1:coreProperties[1]/ns0:title[1]" w:storeItemID="{6C3C8BC8-F283-45AE-878A-BAB7291924A1}"/>
        <w:text/>
      </w:sdtPr>
      <w:sdtContent>
        <w:p w14:paraId="3BD2DE7C" w14:textId="6EA44B3C" w:rsidR="0051627F" w:rsidRDefault="0051627F" w:rsidP="0051627F">
          <w:pPr>
            <w:jc w:val="center"/>
            <w:rPr>
              <w:rFonts w:ascii="Candara" w:hAnsi="Candara"/>
              <w:b/>
              <w:bCs/>
              <w:smallCaps/>
              <w:color w:val="008000"/>
              <w:sz w:val="56"/>
              <w:szCs w:val="56"/>
              <w:highlight w:val="yellow"/>
            </w:rPr>
          </w:pPr>
          <w:r>
            <w:rPr>
              <w:rFonts w:ascii="Candara" w:hAnsi="Candara"/>
              <w:b/>
              <w:bCs/>
              <w:smallCaps/>
              <w:color w:val="008000"/>
              <w:sz w:val="56"/>
              <w:szCs w:val="56"/>
              <w:highlight w:val="yellow"/>
            </w:rPr>
            <w:t>Contract Title</w:t>
          </w:r>
        </w:p>
      </w:sdtContent>
    </w:sdt>
    <w:p w14:paraId="74473021" w14:textId="77777777" w:rsidR="0051627F" w:rsidRDefault="0051627F" w:rsidP="0051627F">
      <w:pPr>
        <w:rPr>
          <w:rFonts w:ascii="Candara" w:hAnsi="Candara" w:cs="Calibri"/>
          <w:spacing w:val="-3"/>
          <w:sz w:val="40"/>
          <w:szCs w:val="24"/>
        </w:rPr>
      </w:pPr>
    </w:p>
    <w:p w14:paraId="6A0E5F57" w14:textId="77777777" w:rsidR="0051627F" w:rsidRDefault="0051627F" w:rsidP="0051627F">
      <w:pPr>
        <w:rPr>
          <w:rFonts w:ascii="Candara" w:hAnsi="Candara" w:cs="Calibri"/>
          <w:spacing w:val="-3"/>
          <w:sz w:val="40"/>
          <w:szCs w:val="24"/>
        </w:rPr>
      </w:pPr>
    </w:p>
    <w:p w14:paraId="446C8876" w14:textId="77777777" w:rsidR="0051627F" w:rsidRPr="00D06AC5" w:rsidRDefault="0051627F" w:rsidP="0051627F">
      <w:pPr>
        <w:rPr>
          <w:rFonts w:ascii="Candara" w:hAnsi="Candara" w:cs="Calibri"/>
          <w:spacing w:val="-3"/>
          <w:sz w:val="40"/>
          <w:szCs w:val="24"/>
        </w:rPr>
      </w:pPr>
    </w:p>
    <w:p w14:paraId="12BBFA60" w14:textId="296B944E" w:rsidR="0051627F" w:rsidRPr="0051627F" w:rsidRDefault="0051627F" w:rsidP="0051627F">
      <w:pPr>
        <w:keepNext/>
        <w:jc w:val="center"/>
        <w:outlineLvl w:val="3"/>
        <w:rPr>
          <w:rFonts w:ascii="Candara" w:hAnsi="Candara" w:cs="Calibri"/>
          <w:b/>
          <w:bCs/>
          <w:smallCaps/>
          <w:spacing w:val="-3"/>
          <w:sz w:val="48"/>
          <w:szCs w:val="48"/>
          <w:u w:val="single"/>
        </w:rPr>
      </w:pPr>
      <w:r w:rsidRPr="0051627F">
        <w:rPr>
          <w:rFonts w:ascii="Candara" w:hAnsi="Candara" w:cs="Calibri"/>
          <w:b/>
          <w:bCs/>
          <w:smallCaps/>
          <w:spacing w:val="-3"/>
          <w:sz w:val="48"/>
          <w:szCs w:val="48"/>
          <w:u w:val="single"/>
        </w:rPr>
        <w:t xml:space="preserve">Section </w:t>
      </w:r>
      <w:r w:rsidR="00731A21">
        <w:rPr>
          <w:rFonts w:ascii="Candara" w:hAnsi="Candara" w:cs="Calibri"/>
          <w:b/>
          <w:bCs/>
          <w:smallCaps/>
          <w:spacing w:val="-3"/>
          <w:sz w:val="48"/>
          <w:szCs w:val="48"/>
          <w:u w:val="single"/>
        </w:rPr>
        <w:t>C</w:t>
      </w:r>
    </w:p>
    <w:p w14:paraId="7DA087E1" w14:textId="5E698984" w:rsidR="0051627F" w:rsidRPr="00D06AC5" w:rsidRDefault="00731A21" w:rsidP="0051627F">
      <w:pPr>
        <w:jc w:val="center"/>
        <w:rPr>
          <w:rFonts w:ascii="Candara" w:hAnsi="Candara" w:cs="Calibri"/>
          <w:b/>
          <w:color w:val="0000FF"/>
          <w:spacing w:val="-3"/>
          <w:sz w:val="40"/>
          <w:szCs w:val="24"/>
        </w:rPr>
      </w:pPr>
      <w:r w:rsidRPr="00731A21">
        <w:rPr>
          <w:rFonts w:ascii="Candara" w:hAnsi="Candara" w:cs="Calibri"/>
          <w:b/>
          <w:bCs/>
          <w:smallCaps/>
          <w:sz w:val="48"/>
          <w:szCs w:val="48"/>
          <w:u w:val="single"/>
        </w:rPr>
        <w:t>QHSSE Requirements</w:t>
      </w:r>
    </w:p>
    <w:p w14:paraId="1289C14C" w14:textId="77777777" w:rsidR="0051627F" w:rsidRPr="00D06AC5" w:rsidRDefault="0051627F" w:rsidP="0051627F">
      <w:pPr>
        <w:jc w:val="center"/>
        <w:rPr>
          <w:rFonts w:ascii="Candara" w:hAnsi="Candara" w:cs="Calibri"/>
          <w:b/>
          <w:color w:val="0000FF"/>
          <w:spacing w:val="-3"/>
          <w:sz w:val="40"/>
          <w:szCs w:val="24"/>
        </w:rPr>
      </w:pPr>
    </w:p>
    <w:p w14:paraId="49C92C24" w14:textId="77777777" w:rsidR="0051627F" w:rsidRDefault="0051627F" w:rsidP="0051627F">
      <w:pPr>
        <w:jc w:val="center"/>
        <w:rPr>
          <w:rFonts w:ascii="Candara" w:hAnsi="Candara" w:cs="Calibri"/>
          <w:b/>
          <w:color w:val="0000FF"/>
          <w:spacing w:val="-3"/>
          <w:sz w:val="40"/>
          <w:szCs w:val="24"/>
        </w:rPr>
      </w:pPr>
    </w:p>
    <w:p w14:paraId="7184D7BC" w14:textId="77777777" w:rsidR="0051627F" w:rsidRDefault="0051627F" w:rsidP="0051627F">
      <w:pPr>
        <w:rPr>
          <w:rFonts w:ascii="Candara" w:hAnsi="Candara" w:cs="Calibri"/>
          <w:b/>
          <w:color w:val="0000FF"/>
          <w:spacing w:val="-3"/>
          <w:sz w:val="40"/>
          <w:szCs w:val="24"/>
        </w:rPr>
      </w:pPr>
    </w:p>
    <w:p w14:paraId="10553A8A" w14:textId="77777777" w:rsidR="0051627F" w:rsidRDefault="0051627F" w:rsidP="0051627F">
      <w:pPr>
        <w:jc w:val="center"/>
        <w:rPr>
          <w:rFonts w:ascii="Candara" w:hAnsi="Candara" w:cs="Calibri"/>
          <w:b/>
          <w:color w:val="0000FF"/>
          <w:spacing w:val="-3"/>
          <w:sz w:val="40"/>
          <w:szCs w:val="24"/>
        </w:rPr>
      </w:pPr>
    </w:p>
    <w:p w14:paraId="30B381B2" w14:textId="77777777" w:rsidR="0051627F" w:rsidRPr="00D06AC5" w:rsidRDefault="0051627F" w:rsidP="0051627F">
      <w:pPr>
        <w:jc w:val="center"/>
        <w:rPr>
          <w:rFonts w:ascii="Candara" w:hAnsi="Candara" w:cs="Calibri"/>
          <w:b/>
          <w:color w:val="0000FF"/>
          <w:spacing w:val="-3"/>
          <w:sz w:val="40"/>
          <w:szCs w:val="24"/>
        </w:rPr>
      </w:pPr>
    </w:p>
    <w:p w14:paraId="71836107" w14:textId="77777777" w:rsidR="0051627F" w:rsidRPr="00D06AC5" w:rsidRDefault="0051627F" w:rsidP="0051627F">
      <w:pPr>
        <w:rPr>
          <w:rFonts w:ascii="Candara" w:hAnsi="Candara" w:cs="Calibri"/>
          <w:b/>
          <w:color w:val="0000FF"/>
          <w:spacing w:val="-3"/>
          <w:sz w:val="40"/>
          <w:szCs w:val="24"/>
        </w:rPr>
      </w:pPr>
    </w:p>
    <w:p w14:paraId="582E41CD" w14:textId="0C787858" w:rsidR="0051627F" w:rsidRPr="0051627F" w:rsidRDefault="0051627F" w:rsidP="0051627F">
      <w:pPr>
        <w:keepNext/>
        <w:jc w:val="center"/>
        <w:outlineLvl w:val="0"/>
        <w:rPr>
          <w:rFonts w:ascii="Calibri" w:hAnsi="Calibri" w:cs="Calibri"/>
          <w:b/>
          <w:bCs/>
          <w:smallCaps/>
          <w:color w:val="008000"/>
          <w:spacing w:val="-3"/>
          <w:sz w:val="44"/>
          <w:szCs w:val="44"/>
        </w:rPr>
      </w:pPr>
      <w:bookmarkStart w:id="1" w:name="_Toc57017055"/>
      <w:bookmarkStart w:id="2" w:name="_Toc225671378"/>
      <w:bookmarkStart w:id="3" w:name="_Toc226282737"/>
      <w:r w:rsidRPr="0051627F">
        <w:rPr>
          <w:rFonts w:ascii="Calibri" w:hAnsi="Calibri" w:cs="Calibri"/>
          <w:b/>
          <w:bCs/>
          <w:smallCaps/>
          <w:color w:val="008000"/>
          <w:spacing w:val="-3"/>
          <w:sz w:val="44"/>
          <w:szCs w:val="44"/>
        </w:rPr>
        <w:t xml:space="preserve">Contract Number </w:t>
      </w:r>
      <w:bookmarkEnd w:id="1"/>
      <w:sdt>
        <w:sdtPr>
          <w:rPr>
            <w:rFonts w:ascii="Candara" w:hAnsi="Candara"/>
            <w:b/>
            <w:bCs/>
            <w:smallCaps/>
            <w:color w:val="008000"/>
            <w:sz w:val="44"/>
            <w:szCs w:val="44"/>
            <w:highlight w:val="yellow"/>
          </w:rPr>
          <w:alias w:val="Subject"/>
          <w:tag w:val=""/>
          <w:id w:val="813214143"/>
          <w:placeholder>
            <w:docPart w:val="234A3E7641F54EEFB0E18BF77A83A2EC"/>
          </w:placeholder>
          <w:dataBinding w:prefixMappings="xmlns:ns0='http://purl.org/dc/elements/1.1/' xmlns:ns1='http://schemas.openxmlformats.org/package/2006/metadata/core-properties' " w:xpath="/ns1:coreProperties[1]/ns0:subject[1]" w:storeItemID="{6C3C8BC8-F283-45AE-878A-BAB7291924A1}"/>
          <w:text/>
        </w:sdtPr>
        <w:sdtContent>
          <w:r w:rsidRPr="0051627F">
            <w:rPr>
              <w:rFonts w:ascii="Candara" w:hAnsi="Candara"/>
              <w:b/>
              <w:bCs/>
              <w:smallCaps/>
              <w:color w:val="008000"/>
              <w:sz w:val="44"/>
              <w:szCs w:val="44"/>
              <w:highlight w:val="yellow"/>
            </w:rPr>
            <w:t>Contract No.</w:t>
          </w:r>
        </w:sdtContent>
      </w:sdt>
      <w:bookmarkEnd w:id="2"/>
      <w:bookmarkEnd w:id="3"/>
    </w:p>
    <w:p w14:paraId="019F43D9" w14:textId="77777777" w:rsidR="0051627F" w:rsidRDefault="0051627F" w:rsidP="0051627F"/>
    <w:p w14:paraId="55FA7E4C" w14:textId="77777777" w:rsidR="0051627F" w:rsidRDefault="0051627F" w:rsidP="0051627F"/>
    <w:p w14:paraId="05CC18BC" w14:textId="77777777" w:rsidR="0051627F" w:rsidRDefault="0051627F" w:rsidP="0051627F"/>
    <w:p w14:paraId="01DD8B30" w14:textId="77777777" w:rsidR="0051627F" w:rsidRDefault="0051627F" w:rsidP="0051627F"/>
    <w:p w14:paraId="2B316E54" w14:textId="77777777" w:rsidR="0051627F" w:rsidRDefault="0051627F" w:rsidP="0051627F"/>
    <w:p w14:paraId="226267B5" w14:textId="77777777" w:rsidR="0051627F" w:rsidRDefault="0051627F" w:rsidP="0051627F"/>
    <w:p w14:paraId="34315768" w14:textId="77777777" w:rsidR="0051627F" w:rsidRDefault="0051627F" w:rsidP="0051627F"/>
    <w:p w14:paraId="63F303A6" w14:textId="77777777" w:rsidR="0051627F" w:rsidRDefault="0051627F" w:rsidP="0051627F"/>
    <w:p w14:paraId="7CDFF375" w14:textId="77777777" w:rsidR="0051627F" w:rsidRDefault="0051627F" w:rsidP="0051627F"/>
    <w:p w14:paraId="368BCEE2" w14:textId="77777777" w:rsidR="0051627F" w:rsidRDefault="0051627F" w:rsidP="0051627F"/>
    <w:p w14:paraId="5421CF30" w14:textId="77777777" w:rsidR="0051627F" w:rsidRPr="00F172A8" w:rsidRDefault="0051627F" w:rsidP="0051627F">
      <w:pPr>
        <w:rPr>
          <w:rFonts w:ascii="Candara" w:hAnsi="Candara" w:cstheme="majorBidi"/>
          <w:sz w:val="24"/>
        </w:rPr>
        <w:sectPr w:rsidR="0051627F" w:rsidRPr="00F172A8" w:rsidSect="0051627F">
          <w:headerReference w:type="default" r:id="rId12"/>
          <w:footerReference w:type="default" r:id="rId13"/>
          <w:headerReference w:type="first" r:id="rId14"/>
          <w:footerReference w:type="first" r:id="rId15"/>
          <w:pgSz w:w="11906" w:h="16838"/>
          <w:pgMar w:top="1418" w:right="1418" w:bottom="1134" w:left="1418" w:header="737" w:footer="206" w:gutter="0"/>
          <w:cols w:space="720"/>
          <w:docGrid w:linePitch="272"/>
        </w:sectPr>
      </w:pPr>
    </w:p>
    <w:sdt>
      <w:sdtPr>
        <w:rPr>
          <w:rFonts w:ascii="Times New Roman" w:hAnsi="Times New Roman"/>
          <w:b w:val="0"/>
          <w:bCs w:val="0"/>
          <w:color w:val="auto"/>
          <w:sz w:val="20"/>
          <w:szCs w:val="20"/>
          <w:lang w:val="en-GB" w:eastAsia="en-GB"/>
        </w:rPr>
        <w:id w:val="728434308"/>
        <w:docPartObj>
          <w:docPartGallery w:val="Table of Contents"/>
          <w:docPartUnique/>
        </w:docPartObj>
      </w:sdtPr>
      <w:sdtEndPr>
        <w:rPr>
          <w:noProof/>
        </w:rPr>
      </w:sdtEndPr>
      <w:sdtContent>
        <w:p w14:paraId="0E75E389" w14:textId="77777777" w:rsidR="00535274" w:rsidRDefault="00CC421E" w:rsidP="00CC421E">
          <w:pPr>
            <w:pStyle w:val="TOCHeading"/>
            <w:rPr>
              <w:noProof/>
            </w:rPr>
          </w:pPr>
          <w:r w:rsidRPr="00EC4B6F">
            <w:rPr>
              <w:rFonts w:ascii="Candara" w:hAnsi="Candara"/>
            </w:rPr>
            <w:t>Contents</w:t>
          </w:r>
          <w:r w:rsidRPr="00EC4B6F">
            <w:rPr>
              <w:rFonts w:ascii="Candara" w:hAnsi="Candara"/>
            </w:rPr>
            <w:fldChar w:fldCharType="begin"/>
          </w:r>
          <w:r w:rsidRPr="00EC4B6F">
            <w:rPr>
              <w:rFonts w:ascii="Candara" w:hAnsi="Candara"/>
            </w:rPr>
            <w:instrText xml:space="preserve"> TOC \o "1-3" \h \z \u </w:instrText>
          </w:r>
          <w:r w:rsidRPr="00EC4B6F">
            <w:rPr>
              <w:rFonts w:ascii="Candara" w:hAnsi="Candara"/>
            </w:rPr>
            <w:fldChar w:fldCharType="separate"/>
          </w:r>
        </w:p>
        <w:p w14:paraId="24B4F0B3" w14:textId="79308282" w:rsidR="00535274" w:rsidRPr="00535274" w:rsidRDefault="00535274">
          <w:pPr>
            <w:pStyle w:val="TOC1"/>
            <w:tabs>
              <w:tab w:val="left" w:pos="40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38" w:history="1">
            <w:r w:rsidRPr="00535274">
              <w:rPr>
                <w:rStyle w:val="Hyperlink"/>
                <w:rFonts w:ascii="Candara" w:hAnsi="Candara"/>
                <w:b w:val="0"/>
                <w:bCs w:val="0"/>
                <w:smallCaps/>
                <w:noProof/>
                <w:sz w:val="22"/>
                <w:szCs w:val="22"/>
                <w:lang w:val="en-US" w:eastAsia="zh-CN"/>
              </w:rPr>
              <w:t>1.</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DEFINITIONS</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_Toc226282738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3</w:t>
            </w:r>
            <w:r w:rsidRPr="00535274">
              <w:rPr>
                <w:rFonts w:ascii="Candara" w:hAnsi="Candara"/>
                <w:b w:val="0"/>
                <w:bCs w:val="0"/>
                <w:noProof/>
                <w:webHidden/>
                <w:sz w:val="22"/>
                <w:szCs w:val="22"/>
              </w:rPr>
              <w:fldChar w:fldCharType="end"/>
            </w:r>
          </w:hyperlink>
        </w:p>
        <w:p w14:paraId="4C82C6D6" w14:textId="69FFD80E"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39" w:history="1">
            <w:r w:rsidRPr="00535274">
              <w:rPr>
                <w:rStyle w:val="Hyperlink"/>
                <w:rFonts w:ascii="Candara" w:hAnsi="Candara" w:cs="Calibri"/>
                <w:b w:val="0"/>
                <w:bCs w:val="0"/>
                <w:noProof/>
                <w:sz w:val="22"/>
                <w:szCs w:val="22"/>
                <w:lang w:val="en-CA"/>
              </w:rPr>
              <w:t>2.</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HSSE STANDARDS</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_Toc226282739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3</w:t>
            </w:r>
            <w:r w:rsidRPr="00535274">
              <w:rPr>
                <w:rFonts w:ascii="Candara" w:hAnsi="Candara"/>
                <w:b w:val="0"/>
                <w:bCs w:val="0"/>
                <w:noProof/>
                <w:webHidden/>
                <w:sz w:val="22"/>
                <w:szCs w:val="22"/>
              </w:rPr>
              <w:fldChar w:fldCharType="end"/>
            </w:r>
          </w:hyperlink>
        </w:p>
        <w:p w14:paraId="5012E857" w14:textId="24F5A611"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0" w:history="1">
            <w:r w:rsidRPr="00535274">
              <w:rPr>
                <w:rStyle w:val="Hyperlink"/>
                <w:rFonts w:ascii="Candara" w:hAnsi="Candara" w:cs="Calibri"/>
                <w:b w:val="0"/>
                <w:bCs w:val="0"/>
                <w:noProof/>
                <w:sz w:val="22"/>
                <w:szCs w:val="22"/>
                <w:lang w:val="en-CA"/>
              </w:rPr>
              <w:t>3.</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CONTRACTOR’S HSSE MANAGEMENT SYSTEM &amp; CONTRACT HSSE PLAN</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_Toc226282740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4</w:t>
            </w:r>
            <w:r w:rsidRPr="00535274">
              <w:rPr>
                <w:rFonts w:ascii="Candara" w:hAnsi="Candara"/>
                <w:b w:val="0"/>
                <w:bCs w:val="0"/>
                <w:noProof/>
                <w:webHidden/>
                <w:sz w:val="22"/>
                <w:szCs w:val="22"/>
              </w:rPr>
              <w:fldChar w:fldCharType="end"/>
            </w:r>
          </w:hyperlink>
        </w:p>
        <w:p w14:paraId="00684154" w14:textId="6D67E179"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1" w:history="1">
            <w:r w:rsidRPr="00535274">
              <w:rPr>
                <w:rStyle w:val="Hyperlink"/>
                <w:rFonts w:ascii="Candara" w:hAnsi="Candara" w:cs="Calibri"/>
                <w:b w:val="0"/>
                <w:bCs w:val="0"/>
                <w:noProof/>
                <w:sz w:val="22"/>
                <w:szCs w:val="22"/>
                <w:lang w:val="en-CA"/>
              </w:rPr>
              <w:t>4.</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SUBCONTRACTING BY CONTRACTOR</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_Toc226282741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5</w:t>
            </w:r>
            <w:r w:rsidRPr="00535274">
              <w:rPr>
                <w:rFonts w:ascii="Candara" w:hAnsi="Candara"/>
                <w:b w:val="0"/>
                <w:bCs w:val="0"/>
                <w:noProof/>
                <w:webHidden/>
                <w:sz w:val="22"/>
                <w:szCs w:val="22"/>
              </w:rPr>
              <w:fldChar w:fldCharType="end"/>
            </w:r>
          </w:hyperlink>
        </w:p>
        <w:p w14:paraId="3A9EE053" w14:textId="15345400"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2" w:history="1">
            <w:r w:rsidRPr="00535274">
              <w:rPr>
                <w:rStyle w:val="Hyperlink"/>
                <w:rFonts w:ascii="Candara" w:hAnsi="Candara"/>
                <w:b w:val="0"/>
                <w:bCs w:val="0"/>
                <w:smallCaps/>
                <w:noProof/>
                <w:sz w:val="22"/>
                <w:szCs w:val="22"/>
                <w:lang w:val="en-US" w:eastAsia="zh-CN"/>
              </w:rPr>
              <w:t>5.</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HSSE COMPETENCE OF CONTRACTOR AND SUBCONTRACTORS</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_Toc226282742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5</w:t>
            </w:r>
            <w:r w:rsidRPr="00535274">
              <w:rPr>
                <w:rFonts w:ascii="Candara" w:hAnsi="Candara"/>
                <w:b w:val="0"/>
                <w:bCs w:val="0"/>
                <w:noProof/>
                <w:webHidden/>
                <w:sz w:val="22"/>
                <w:szCs w:val="22"/>
              </w:rPr>
              <w:fldChar w:fldCharType="end"/>
            </w:r>
          </w:hyperlink>
        </w:p>
        <w:p w14:paraId="7C109B74" w14:textId="0D892FF4"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3" w:history="1">
            <w:r w:rsidRPr="00535274">
              <w:rPr>
                <w:rStyle w:val="Hyperlink"/>
                <w:rFonts w:ascii="Candara" w:hAnsi="Candara" w:cs="Calibri"/>
                <w:b w:val="0"/>
                <w:bCs w:val="0"/>
                <w:noProof/>
                <w:sz w:val="22"/>
                <w:szCs w:val="22"/>
                <w:lang w:val="en-CA"/>
              </w:rPr>
              <w:t>6.</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COMMENCEMENT OF MOBILIZATION OR WORK CERTIFICATES</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_Toc226282743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5</w:t>
            </w:r>
            <w:r w:rsidRPr="00535274">
              <w:rPr>
                <w:rFonts w:ascii="Candara" w:hAnsi="Candara"/>
                <w:b w:val="0"/>
                <w:bCs w:val="0"/>
                <w:noProof/>
                <w:webHidden/>
                <w:sz w:val="22"/>
                <w:szCs w:val="22"/>
              </w:rPr>
              <w:fldChar w:fldCharType="end"/>
            </w:r>
          </w:hyperlink>
        </w:p>
        <w:p w14:paraId="2428AE6C" w14:textId="3DEA3FCB"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4" w:history="1">
            <w:r w:rsidRPr="00535274">
              <w:rPr>
                <w:rStyle w:val="Hyperlink"/>
                <w:rFonts w:ascii="Candara" w:hAnsi="Candara"/>
                <w:b w:val="0"/>
                <w:bCs w:val="0"/>
                <w:smallCaps/>
                <w:noProof/>
                <w:sz w:val="22"/>
                <w:szCs w:val="22"/>
                <w:lang w:val="en-US" w:eastAsia="zh-CN"/>
              </w:rPr>
              <w:t>7.</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PERFORMANCE MONITORING AND INCIDENT INVESTIGATION</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_Toc226282744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6</w:t>
            </w:r>
            <w:r w:rsidRPr="00535274">
              <w:rPr>
                <w:rFonts w:ascii="Candara" w:hAnsi="Candara"/>
                <w:b w:val="0"/>
                <w:bCs w:val="0"/>
                <w:noProof/>
                <w:webHidden/>
                <w:sz w:val="22"/>
                <w:szCs w:val="22"/>
              </w:rPr>
              <w:fldChar w:fldCharType="end"/>
            </w:r>
          </w:hyperlink>
        </w:p>
        <w:p w14:paraId="47B833AF" w14:textId="47170366"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5" w:history="1">
            <w:r w:rsidRPr="00535274">
              <w:rPr>
                <w:rStyle w:val="Hyperlink"/>
                <w:rFonts w:ascii="Candara" w:hAnsi="Candara" w:cs="Calibri"/>
                <w:b w:val="0"/>
                <w:bCs w:val="0"/>
                <w:noProof/>
                <w:sz w:val="22"/>
                <w:szCs w:val="22"/>
                <w:lang w:val="en-CA"/>
              </w:rPr>
              <w:t>8.</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SITE RESTORATION</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_Toc226282745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6</w:t>
            </w:r>
            <w:r w:rsidRPr="00535274">
              <w:rPr>
                <w:rFonts w:ascii="Candara" w:hAnsi="Candara"/>
                <w:b w:val="0"/>
                <w:bCs w:val="0"/>
                <w:noProof/>
                <w:webHidden/>
                <w:sz w:val="22"/>
                <w:szCs w:val="22"/>
              </w:rPr>
              <w:fldChar w:fldCharType="end"/>
            </w:r>
          </w:hyperlink>
        </w:p>
        <w:p w14:paraId="00A3A13C" w14:textId="48FCA545"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6" w:history="1">
            <w:r w:rsidRPr="00535274">
              <w:rPr>
                <w:rStyle w:val="Hyperlink"/>
                <w:rFonts w:ascii="Candara" w:hAnsi="Candara"/>
                <w:b w:val="0"/>
                <w:bCs w:val="0"/>
                <w:smallCaps/>
                <w:noProof/>
                <w:sz w:val="22"/>
                <w:szCs w:val="22"/>
                <w:lang w:val="en-US" w:eastAsia="zh-CN"/>
              </w:rPr>
              <w:t>9.</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HSE NON-COMPLIANCES</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_Toc226282746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7</w:t>
            </w:r>
            <w:r w:rsidRPr="00535274">
              <w:rPr>
                <w:rFonts w:ascii="Candara" w:hAnsi="Candara"/>
                <w:b w:val="0"/>
                <w:bCs w:val="0"/>
                <w:noProof/>
                <w:webHidden/>
                <w:sz w:val="22"/>
                <w:szCs w:val="22"/>
              </w:rPr>
              <w:fldChar w:fldCharType="end"/>
            </w:r>
          </w:hyperlink>
        </w:p>
        <w:p w14:paraId="206D3A6A" w14:textId="01B833F7"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7" w:history="1">
            <w:r w:rsidRPr="00535274">
              <w:rPr>
                <w:rStyle w:val="Hyperlink"/>
                <w:rFonts w:ascii="Candara" w:hAnsi="Candara" w:cs="Calibri"/>
                <w:b w:val="0"/>
                <w:bCs w:val="0"/>
                <w:noProof/>
                <w:sz w:val="22"/>
                <w:szCs w:val="22"/>
              </w:rPr>
              <w:t>10.</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LIFE SAVING RULES (see Attachment 3 below)</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_Toc226282747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7</w:t>
            </w:r>
            <w:r w:rsidRPr="00535274">
              <w:rPr>
                <w:rFonts w:ascii="Candara" w:hAnsi="Candara"/>
                <w:b w:val="0"/>
                <w:bCs w:val="0"/>
                <w:noProof/>
                <w:webHidden/>
                <w:sz w:val="22"/>
                <w:szCs w:val="22"/>
              </w:rPr>
              <w:fldChar w:fldCharType="end"/>
            </w:r>
          </w:hyperlink>
        </w:p>
        <w:p w14:paraId="1966B028" w14:textId="0504AF10"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8" w:history="1">
            <w:r w:rsidRPr="00535274">
              <w:rPr>
                <w:rStyle w:val="Hyperlink"/>
                <w:rFonts w:ascii="Candara" w:hAnsi="Candara" w:cs="Calibri"/>
                <w:b w:val="0"/>
                <w:bCs w:val="0"/>
                <w:noProof/>
                <w:sz w:val="22"/>
                <w:szCs w:val="22"/>
                <w:lang w:val="en-CA"/>
              </w:rPr>
              <w:t>11.</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HSE INCENTIVES</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_Toc226282748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7</w:t>
            </w:r>
            <w:r w:rsidRPr="00535274">
              <w:rPr>
                <w:rFonts w:ascii="Candara" w:hAnsi="Candara"/>
                <w:b w:val="0"/>
                <w:bCs w:val="0"/>
                <w:noProof/>
                <w:webHidden/>
                <w:sz w:val="22"/>
                <w:szCs w:val="22"/>
              </w:rPr>
              <w:fldChar w:fldCharType="end"/>
            </w:r>
          </w:hyperlink>
        </w:p>
        <w:p w14:paraId="13809DA0" w14:textId="3E2FDFFC"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49" w:history="1">
            <w:r w:rsidRPr="00535274">
              <w:rPr>
                <w:rStyle w:val="Hyperlink"/>
                <w:rFonts w:ascii="Candara" w:hAnsi="Candara" w:cs="Calibri"/>
                <w:b w:val="0"/>
                <w:bCs w:val="0"/>
                <w:noProof/>
                <w:sz w:val="22"/>
                <w:szCs w:val="22"/>
                <w:lang w:val="en-CA"/>
              </w:rPr>
              <w:t>12.</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COMPANY HSE SPECIFIC DETAILS</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_Toc226282749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8</w:t>
            </w:r>
            <w:r w:rsidRPr="00535274">
              <w:rPr>
                <w:rFonts w:ascii="Candara" w:hAnsi="Candara"/>
                <w:b w:val="0"/>
                <w:bCs w:val="0"/>
                <w:noProof/>
                <w:webHidden/>
                <w:sz w:val="22"/>
                <w:szCs w:val="22"/>
              </w:rPr>
              <w:fldChar w:fldCharType="end"/>
            </w:r>
          </w:hyperlink>
        </w:p>
        <w:p w14:paraId="482BCFF7" w14:textId="7E8BFB8C" w:rsidR="00535274" w:rsidRPr="00535274" w:rsidRDefault="00535274">
          <w:pPr>
            <w:pStyle w:val="TOC1"/>
            <w:tabs>
              <w:tab w:val="left" w:pos="720"/>
              <w:tab w:val="right" w:leader="dot" w:pos="9350"/>
            </w:tabs>
            <w:rPr>
              <w:rFonts w:ascii="Candara" w:eastAsiaTheme="minorEastAsia" w:hAnsi="Candara" w:cstheme="minorBidi"/>
              <w:b w:val="0"/>
              <w:bCs w:val="0"/>
              <w:caps w:val="0"/>
              <w:noProof/>
              <w:kern w:val="2"/>
              <w:sz w:val="22"/>
              <w:szCs w:val="22"/>
              <w:lang w:val="en-US"/>
              <w14:ligatures w14:val="standardContextual"/>
            </w:rPr>
          </w:pPr>
          <w:hyperlink w:anchor="_Toc226282750" w:history="1">
            <w:r w:rsidRPr="00535274">
              <w:rPr>
                <w:rStyle w:val="Hyperlink"/>
                <w:rFonts w:ascii="Candara" w:hAnsi="Candara" w:cs="Calibri"/>
                <w:b w:val="0"/>
                <w:bCs w:val="0"/>
                <w:noProof/>
                <w:sz w:val="22"/>
                <w:szCs w:val="22"/>
                <w:lang w:val="en-CA"/>
              </w:rPr>
              <w:t>13.</w:t>
            </w:r>
            <w:r w:rsidRPr="00535274">
              <w:rPr>
                <w:rFonts w:ascii="Candara" w:eastAsiaTheme="minorEastAsia" w:hAnsi="Candara" w:cstheme="minorBidi"/>
                <w:b w:val="0"/>
                <w:bCs w:val="0"/>
                <w:caps w:val="0"/>
                <w:noProof/>
                <w:kern w:val="2"/>
                <w:sz w:val="22"/>
                <w:szCs w:val="22"/>
                <w:lang w:val="en-US"/>
                <w14:ligatures w14:val="standardContextual"/>
              </w:rPr>
              <w:tab/>
            </w:r>
            <w:r w:rsidRPr="00535274">
              <w:rPr>
                <w:rStyle w:val="Hyperlink"/>
                <w:rFonts w:ascii="Candara" w:hAnsi="Candara"/>
                <w:b w:val="0"/>
                <w:bCs w:val="0"/>
                <w:smallCaps/>
                <w:noProof/>
                <w:sz w:val="22"/>
                <w:szCs w:val="22"/>
                <w:lang w:val="en-US" w:eastAsia="zh-CN"/>
              </w:rPr>
              <w:t>ATTACHMENTS</w:t>
            </w:r>
            <w:r w:rsidRPr="00535274">
              <w:rPr>
                <w:rFonts w:ascii="Candara" w:hAnsi="Candara"/>
                <w:b w:val="0"/>
                <w:bCs w:val="0"/>
                <w:noProof/>
                <w:webHidden/>
                <w:sz w:val="22"/>
                <w:szCs w:val="22"/>
              </w:rPr>
              <w:tab/>
            </w:r>
            <w:r w:rsidRPr="00535274">
              <w:rPr>
                <w:rFonts w:ascii="Candara" w:hAnsi="Candara"/>
                <w:b w:val="0"/>
                <w:bCs w:val="0"/>
                <w:noProof/>
                <w:webHidden/>
                <w:sz w:val="22"/>
                <w:szCs w:val="22"/>
              </w:rPr>
              <w:fldChar w:fldCharType="begin"/>
            </w:r>
            <w:r w:rsidRPr="00535274">
              <w:rPr>
                <w:rFonts w:ascii="Candara" w:hAnsi="Candara"/>
                <w:b w:val="0"/>
                <w:bCs w:val="0"/>
                <w:noProof/>
                <w:webHidden/>
                <w:sz w:val="22"/>
                <w:szCs w:val="22"/>
              </w:rPr>
              <w:instrText xml:space="preserve"> PAGEREF _Toc226282750 \h </w:instrText>
            </w:r>
            <w:r w:rsidRPr="00535274">
              <w:rPr>
                <w:rFonts w:ascii="Candara" w:hAnsi="Candara"/>
                <w:b w:val="0"/>
                <w:bCs w:val="0"/>
                <w:noProof/>
                <w:webHidden/>
                <w:sz w:val="22"/>
                <w:szCs w:val="22"/>
              </w:rPr>
            </w:r>
            <w:r w:rsidRPr="00535274">
              <w:rPr>
                <w:rFonts w:ascii="Candara" w:hAnsi="Candara"/>
                <w:b w:val="0"/>
                <w:bCs w:val="0"/>
                <w:noProof/>
                <w:webHidden/>
                <w:sz w:val="22"/>
                <w:szCs w:val="22"/>
              </w:rPr>
              <w:fldChar w:fldCharType="separate"/>
            </w:r>
            <w:r w:rsidRPr="00535274">
              <w:rPr>
                <w:rFonts w:ascii="Candara" w:hAnsi="Candara"/>
                <w:b w:val="0"/>
                <w:bCs w:val="0"/>
                <w:noProof/>
                <w:webHidden/>
                <w:sz w:val="22"/>
                <w:szCs w:val="22"/>
              </w:rPr>
              <w:t>17</w:t>
            </w:r>
            <w:r w:rsidRPr="00535274">
              <w:rPr>
                <w:rFonts w:ascii="Candara" w:hAnsi="Candara"/>
                <w:b w:val="0"/>
                <w:bCs w:val="0"/>
                <w:noProof/>
                <w:webHidden/>
                <w:sz w:val="22"/>
                <w:szCs w:val="22"/>
              </w:rPr>
              <w:fldChar w:fldCharType="end"/>
            </w:r>
          </w:hyperlink>
        </w:p>
        <w:p w14:paraId="765D3657" w14:textId="7DE9D7AA" w:rsidR="00CC421E" w:rsidRDefault="00CC421E">
          <w:r w:rsidRPr="00EC4B6F">
            <w:rPr>
              <w:rFonts w:ascii="Candara" w:hAnsi="Candara"/>
              <w:b/>
              <w:bCs/>
              <w:noProof/>
            </w:rPr>
            <w:fldChar w:fldCharType="end"/>
          </w:r>
        </w:p>
      </w:sdtContent>
    </w:sdt>
    <w:p w14:paraId="236528C9" w14:textId="77777777" w:rsidR="003E556E" w:rsidRDefault="003E556E" w:rsidP="003E556E">
      <w:pPr>
        <w:pStyle w:val="Heading1"/>
        <w:keepNext w:val="0"/>
        <w:spacing w:before="120"/>
        <w:jc w:val="both"/>
        <w:rPr>
          <w:rFonts w:ascii="Candara" w:hAnsi="Candara"/>
          <w:b/>
          <w:bCs/>
          <w:smallCaps/>
          <w:color w:val="auto"/>
          <w:sz w:val="24"/>
          <w:szCs w:val="24"/>
          <w:lang w:val="en-US" w:eastAsia="zh-CN"/>
        </w:rPr>
      </w:pPr>
    </w:p>
    <w:p w14:paraId="1DE7E243" w14:textId="77777777" w:rsidR="001D0288" w:rsidRDefault="001D0288" w:rsidP="001D0288">
      <w:pPr>
        <w:rPr>
          <w:lang w:val="en-US" w:eastAsia="zh-CN"/>
        </w:rPr>
      </w:pPr>
    </w:p>
    <w:p w14:paraId="117F624D" w14:textId="77777777" w:rsidR="001D0288" w:rsidRDefault="001D0288" w:rsidP="001D0288">
      <w:pPr>
        <w:rPr>
          <w:lang w:val="en-US" w:eastAsia="zh-CN"/>
        </w:rPr>
      </w:pPr>
    </w:p>
    <w:p w14:paraId="4A1B1C5F" w14:textId="77777777" w:rsidR="001D0288" w:rsidRDefault="001D0288" w:rsidP="001D0288">
      <w:pPr>
        <w:rPr>
          <w:lang w:val="en-US" w:eastAsia="zh-CN"/>
        </w:rPr>
      </w:pPr>
    </w:p>
    <w:p w14:paraId="0AD89044" w14:textId="77777777" w:rsidR="001D0288" w:rsidRDefault="001D0288" w:rsidP="001D0288">
      <w:pPr>
        <w:rPr>
          <w:lang w:val="en-US" w:eastAsia="zh-CN"/>
        </w:rPr>
      </w:pPr>
    </w:p>
    <w:p w14:paraId="4E2F92E2" w14:textId="77777777" w:rsidR="001D0288" w:rsidRDefault="001D0288" w:rsidP="001D0288">
      <w:pPr>
        <w:rPr>
          <w:lang w:val="en-US" w:eastAsia="zh-CN"/>
        </w:rPr>
      </w:pPr>
    </w:p>
    <w:p w14:paraId="1B2A0167" w14:textId="77777777" w:rsidR="001D0288" w:rsidRDefault="001D0288" w:rsidP="001D0288">
      <w:pPr>
        <w:rPr>
          <w:lang w:val="en-US" w:eastAsia="zh-CN"/>
        </w:rPr>
      </w:pPr>
    </w:p>
    <w:p w14:paraId="02569B18" w14:textId="77777777" w:rsidR="001D0288" w:rsidRDefault="001D0288" w:rsidP="001D0288">
      <w:pPr>
        <w:rPr>
          <w:lang w:val="en-US" w:eastAsia="zh-CN"/>
        </w:rPr>
      </w:pPr>
    </w:p>
    <w:p w14:paraId="3D8596AC" w14:textId="77777777" w:rsidR="001D0288" w:rsidRDefault="001D0288" w:rsidP="001D0288">
      <w:pPr>
        <w:rPr>
          <w:lang w:val="en-US" w:eastAsia="zh-CN"/>
        </w:rPr>
      </w:pPr>
    </w:p>
    <w:p w14:paraId="6025B703" w14:textId="77777777" w:rsidR="001D0288" w:rsidRDefault="001D0288" w:rsidP="001D0288">
      <w:pPr>
        <w:rPr>
          <w:lang w:val="en-US" w:eastAsia="zh-CN"/>
        </w:rPr>
      </w:pPr>
    </w:p>
    <w:p w14:paraId="45C9D856" w14:textId="77777777" w:rsidR="001D0288" w:rsidRDefault="001D0288" w:rsidP="001D0288">
      <w:pPr>
        <w:rPr>
          <w:lang w:val="en-US" w:eastAsia="zh-CN"/>
        </w:rPr>
      </w:pPr>
    </w:p>
    <w:p w14:paraId="06820B18" w14:textId="77777777" w:rsidR="001D0288" w:rsidRDefault="001D0288" w:rsidP="001D0288">
      <w:pPr>
        <w:rPr>
          <w:lang w:val="en-US" w:eastAsia="zh-CN"/>
        </w:rPr>
      </w:pPr>
    </w:p>
    <w:p w14:paraId="5A79A764" w14:textId="77777777" w:rsidR="001D0288" w:rsidRDefault="001D0288" w:rsidP="001D0288">
      <w:pPr>
        <w:rPr>
          <w:lang w:val="en-US" w:eastAsia="zh-CN"/>
        </w:rPr>
      </w:pPr>
    </w:p>
    <w:p w14:paraId="416BE4AA" w14:textId="77777777" w:rsidR="001D0288" w:rsidRDefault="001D0288" w:rsidP="001D0288">
      <w:pPr>
        <w:rPr>
          <w:lang w:val="en-US" w:eastAsia="zh-CN"/>
        </w:rPr>
      </w:pPr>
    </w:p>
    <w:p w14:paraId="5CBBAB41" w14:textId="77777777" w:rsidR="001D0288" w:rsidRDefault="001D0288" w:rsidP="001D0288">
      <w:pPr>
        <w:rPr>
          <w:lang w:val="en-US" w:eastAsia="zh-CN"/>
        </w:rPr>
      </w:pPr>
    </w:p>
    <w:p w14:paraId="6CCCCB01" w14:textId="77777777" w:rsidR="001D0288" w:rsidRDefault="001D0288" w:rsidP="001D0288">
      <w:pPr>
        <w:rPr>
          <w:lang w:val="en-US" w:eastAsia="zh-CN"/>
        </w:rPr>
      </w:pPr>
    </w:p>
    <w:p w14:paraId="444E4CA7" w14:textId="77777777" w:rsidR="001D0288" w:rsidRDefault="001D0288" w:rsidP="001D0288">
      <w:pPr>
        <w:rPr>
          <w:lang w:val="en-US" w:eastAsia="zh-CN"/>
        </w:rPr>
      </w:pPr>
    </w:p>
    <w:p w14:paraId="1218A946" w14:textId="77777777" w:rsidR="001D0288" w:rsidRPr="001D0288" w:rsidRDefault="001D0288" w:rsidP="001D0288">
      <w:pPr>
        <w:rPr>
          <w:lang w:val="en-US" w:eastAsia="zh-CN"/>
        </w:rPr>
      </w:pPr>
    </w:p>
    <w:p w14:paraId="23D6AE77" w14:textId="68807714" w:rsidR="00A57CEE" w:rsidRPr="00DB770A" w:rsidRDefault="00A57CEE" w:rsidP="00C9170B">
      <w:pPr>
        <w:pStyle w:val="Heading1"/>
        <w:keepNext w:val="0"/>
        <w:numPr>
          <w:ilvl w:val="0"/>
          <w:numId w:val="11"/>
        </w:numPr>
        <w:spacing w:before="120"/>
        <w:ind w:left="720" w:hanging="720"/>
        <w:jc w:val="both"/>
        <w:rPr>
          <w:rFonts w:ascii="Candara" w:hAnsi="Candara"/>
          <w:b/>
          <w:bCs/>
          <w:smallCaps/>
          <w:color w:val="auto"/>
          <w:sz w:val="24"/>
          <w:szCs w:val="24"/>
          <w:lang w:val="en-US" w:eastAsia="zh-CN"/>
        </w:rPr>
      </w:pPr>
      <w:bookmarkStart w:id="4" w:name="_Toc226282738"/>
      <w:r w:rsidRPr="00C9170B">
        <w:rPr>
          <w:rFonts w:ascii="Candara" w:hAnsi="Candara"/>
          <w:b/>
          <w:bCs/>
          <w:smallCaps/>
          <w:color w:val="auto"/>
          <w:sz w:val="24"/>
          <w:szCs w:val="24"/>
          <w:lang w:val="en-US" w:eastAsia="zh-CN"/>
        </w:rPr>
        <w:lastRenderedPageBreak/>
        <w:t>DEFINITIONS</w:t>
      </w:r>
      <w:bookmarkEnd w:id="4"/>
    </w:p>
    <w:p w14:paraId="7DEFBF87" w14:textId="77777777" w:rsidR="00A57CEE" w:rsidRPr="00C45949" w:rsidRDefault="00A57CEE" w:rsidP="00C9170B">
      <w:pPr>
        <w:pStyle w:val="Normal1"/>
        <w:spacing w:before="120"/>
        <w:ind w:left="720" w:firstLine="11"/>
        <w:jc w:val="both"/>
        <w:rPr>
          <w:rFonts w:ascii="Candara" w:hAnsi="Candara" w:cs="Calibri"/>
          <w:sz w:val="22"/>
          <w:szCs w:val="22"/>
          <w:lang w:eastAsia="en-US"/>
        </w:rPr>
      </w:pPr>
      <w:r w:rsidRPr="00C45949">
        <w:rPr>
          <w:rFonts w:ascii="Candara" w:hAnsi="Candara" w:cs="Calibri"/>
          <w:sz w:val="22"/>
          <w:szCs w:val="22"/>
        </w:rPr>
        <w:t xml:space="preserve">Any and all definitions not defined in this Section C shall have the meaning ascribed to them in the CONTRACT. </w:t>
      </w:r>
      <w:r w:rsidRPr="00C45949">
        <w:rPr>
          <w:rFonts w:ascii="Candara" w:hAnsi="Candara" w:cs="Calibri"/>
          <w:sz w:val="22"/>
          <w:szCs w:val="22"/>
          <w:lang w:val="en-US"/>
        </w:rPr>
        <w:t xml:space="preserve">In this Section C, unless the context otherwise indicates or requires, the following words and </w:t>
      </w:r>
      <w:r w:rsidRPr="00C45949">
        <w:rPr>
          <w:rFonts w:ascii="Candara" w:hAnsi="Candara" w:cs="Calibri"/>
          <w:sz w:val="22"/>
          <w:szCs w:val="22"/>
          <w:lang w:eastAsia="en-US"/>
        </w:rPr>
        <w:t>expressions shall have the meaning ascribed to them:</w:t>
      </w:r>
    </w:p>
    <w:p w14:paraId="71939600" w14:textId="77777777" w:rsidR="00A57CEE" w:rsidRDefault="00A57CEE" w:rsidP="00A57CEE">
      <w:pPr>
        <w:pStyle w:val="Normal1"/>
        <w:numPr>
          <w:ilvl w:val="0"/>
          <w:numId w:val="9"/>
        </w:numPr>
        <w:spacing w:before="120"/>
        <w:ind w:left="1890" w:hanging="709"/>
        <w:jc w:val="both"/>
        <w:rPr>
          <w:rFonts w:ascii="Candara" w:hAnsi="Candara" w:cs="Calibri"/>
          <w:sz w:val="22"/>
          <w:szCs w:val="22"/>
          <w:lang w:val="en-US"/>
        </w:rPr>
      </w:pPr>
      <w:r w:rsidRPr="00C45949">
        <w:rPr>
          <w:rFonts w:ascii="Candara" w:hAnsi="Candara" w:cs="Calibri"/>
          <w:b/>
          <w:bCs/>
          <w:sz w:val="22"/>
          <w:szCs w:val="22"/>
          <w:lang w:eastAsia="en-US"/>
        </w:rPr>
        <w:t>“ALARP”</w:t>
      </w:r>
      <w:r w:rsidRPr="00C45949">
        <w:rPr>
          <w:rFonts w:ascii="Candara" w:hAnsi="Candara" w:cs="Calibri"/>
          <w:sz w:val="22"/>
          <w:szCs w:val="22"/>
          <w:lang w:eastAsia="en-US"/>
        </w:rPr>
        <w:t xml:space="preserve"> (As Low As Reasonably Practicable) means such level of reduction of risk where the cost and</w:t>
      </w:r>
      <w:r w:rsidRPr="00C45949">
        <w:rPr>
          <w:rFonts w:ascii="Candara" w:hAnsi="Candara" w:cs="Calibri"/>
          <w:sz w:val="22"/>
          <w:szCs w:val="22"/>
          <w:lang w:val="en-US"/>
        </w:rPr>
        <w:t xml:space="preserve"> effort of further reduction measures becomes unreasonably disproportionate to the additional risk reduction obtained.</w:t>
      </w:r>
    </w:p>
    <w:p w14:paraId="45EE76DC" w14:textId="5DA8EDDB" w:rsidR="00A57CEE" w:rsidRPr="004909AA" w:rsidRDefault="00A57CEE" w:rsidP="00A57CEE">
      <w:pPr>
        <w:pStyle w:val="Normal1"/>
        <w:numPr>
          <w:ilvl w:val="0"/>
          <w:numId w:val="9"/>
        </w:numPr>
        <w:spacing w:before="120"/>
        <w:ind w:left="1890" w:hanging="709"/>
        <w:jc w:val="both"/>
        <w:rPr>
          <w:rFonts w:ascii="Candara" w:hAnsi="Candara" w:cs="Calibri"/>
          <w:sz w:val="22"/>
          <w:szCs w:val="22"/>
          <w:lang w:val="en-US"/>
        </w:rPr>
      </w:pPr>
      <w:r w:rsidRPr="004909AA">
        <w:rPr>
          <w:rFonts w:ascii="Candara" w:hAnsi="Candara" w:cs="Calibri"/>
          <w:sz w:val="22"/>
          <w:szCs w:val="22"/>
          <w:lang w:val="en-US"/>
        </w:rPr>
        <w:t>“</w:t>
      </w:r>
      <w:r w:rsidRPr="004909AA">
        <w:rPr>
          <w:rFonts w:ascii="Candara" w:hAnsi="Candara" w:cs="Calibri"/>
          <w:b/>
          <w:bCs/>
          <w:sz w:val="22"/>
          <w:szCs w:val="22"/>
          <w:lang w:val="en-US"/>
        </w:rPr>
        <w:t>CONTRACT HSSE PLAN</w:t>
      </w:r>
      <w:r w:rsidRPr="004909AA">
        <w:rPr>
          <w:rFonts w:ascii="Candara" w:hAnsi="Candara" w:cs="Calibri"/>
          <w:sz w:val="22"/>
          <w:szCs w:val="22"/>
          <w:lang w:val="en-US"/>
        </w:rPr>
        <w:t xml:space="preserve">” has the meaning ascribed to it in Clause </w:t>
      </w:r>
      <w:del w:id="5" w:author="Al Riyami, Azza OLNG-SCC/12" w:date="2026-03-29T10:22:00Z" w16du:dateUtc="2026-03-29T06:22:00Z">
        <w:r w:rsidRPr="004909AA" w:rsidDel="003F78E8">
          <w:rPr>
            <w:rFonts w:ascii="Candara" w:hAnsi="Candara" w:cs="Calibri"/>
            <w:sz w:val="22"/>
            <w:szCs w:val="22"/>
            <w:lang w:val="en-US"/>
          </w:rPr>
          <w:delText>4</w:delText>
        </w:r>
      </w:del>
      <w:ins w:id="6" w:author="Al Riyami, Azza OLNG-SCC/12" w:date="2026-03-29T10:22:00Z" w16du:dateUtc="2026-03-29T06:22:00Z">
        <w:r w:rsidR="003F78E8">
          <w:rPr>
            <w:rFonts w:ascii="Candara" w:hAnsi="Candara" w:cs="Calibri"/>
            <w:sz w:val="22"/>
            <w:szCs w:val="22"/>
            <w:lang w:val="en-US"/>
          </w:rPr>
          <w:t>3</w:t>
        </w:r>
      </w:ins>
      <w:r w:rsidRPr="004909AA">
        <w:rPr>
          <w:rFonts w:ascii="Candara" w:hAnsi="Candara" w:cs="Calibri"/>
          <w:sz w:val="22"/>
          <w:szCs w:val="22"/>
          <w:lang w:val="en-US"/>
        </w:rPr>
        <w:t>.</w:t>
      </w:r>
    </w:p>
    <w:p w14:paraId="6852AF4F" w14:textId="77777777" w:rsidR="00A57CEE" w:rsidRPr="000643E2" w:rsidRDefault="00A57CEE" w:rsidP="00A57CEE">
      <w:pPr>
        <w:pStyle w:val="Normal1"/>
        <w:numPr>
          <w:ilvl w:val="0"/>
          <w:numId w:val="9"/>
        </w:numPr>
        <w:spacing w:before="120"/>
        <w:ind w:left="1890" w:hanging="709"/>
        <w:jc w:val="both"/>
        <w:rPr>
          <w:rFonts w:ascii="Candara" w:hAnsi="Candara" w:cs="Calibri"/>
          <w:sz w:val="22"/>
          <w:szCs w:val="22"/>
          <w:lang w:val="en-US"/>
        </w:rPr>
      </w:pPr>
      <w:r w:rsidRPr="000643E2">
        <w:rPr>
          <w:rFonts w:ascii="Candara" w:hAnsi="Candara" w:cs="Calibri"/>
          <w:b/>
          <w:bCs/>
          <w:sz w:val="22"/>
          <w:szCs w:val="22"/>
          <w:lang w:val="en-US"/>
        </w:rPr>
        <w:t>“HSSE HAZARD (s)”</w:t>
      </w:r>
      <w:r w:rsidRPr="000643E2">
        <w:rPr>
          <w:rFonts w:ascii="Candara" w:hAnsi="Candara" w:cs="Calibri"/>
          <w:sz w:val="22"/>
          <w:szCs w:val="22"/>
          <w:lang w:val="en-US"/>
        </w:rPr>
        <w:t xml:space="preserve"> means an object, physical effect or condition with potential to harm people, property, reputation or the environment.</w:t>
      </w:r>
    </w:p>
    <w:p w14:paraId="471C5E4A" w14:textId="77777777" w:rsidR="00A57CEE" w:rsidRPr="000643E2" w:rsidRDefault="00A57CEE" w:rsidP="00A57CEE">
      <w:pPr>
        <w:pStyle w:val="ListParagraph"/>
        <w:numPr>
          <w:ilvl w:val="0"/>
          <w:numId w:val="9"/>
        </w:numPr>
        <w:tabs>
          <w:tab w:val="left" w:pos="720"/>
        </w:tabs>
        <w:spacing w:before="120" w:after="40" w:line="276" w:lineRule="auto"/>
        <w:ind w:left="1890" w:hanging="709"/>
        <w:jc w:val="both"/>
        <w:rPr>
          <w:rFonts w:ascii="Candara" w:hAnsi="Candara" w:cs="Calibri"/>
          <w:sz w:val="22"/>
          <w:szCs w:val="22"/>
          <w:lang w:val="en-US"/>
        </w:rPr>
      </w:pPr>
      <w:r w:rsidRPr="000643E2">
        <w:rPr>
          <w:rFonts w:ascii="Candara" w:hAnsi="Candara" w:cs="Calibri"/>
          <w:sz w:val="22"/>
          <w:szCs w:val="22"/>
          <w:lang w:val="en-US"/>
        </w:rPr>
        <w:t>“</w:t>
      </w:r>
      <w:r w:rsidRPr="000643E2">
        <w:rPr>
          <w:rFonts w:ascii="Candara" w:hAnsi="Candara" w:cs="Calibri"/>
          <w:b/>
          <w:bCs/>
          <w:sz w:val="22"/>
          <w:szCs w:val="22"/>
          <w:lang w:val="en-US"/>
        </w:rPr>
        <w:t>HSSE STANDARD</w:t>
      </w:r>
      <w:r w:rsidRPr="000643E2">
        <w:rPr>
          <w:rFonts w:ascii="Candara" w:hAnsi="Candara" w:cs="Calibri"/>
          <w:sz w:val="22"/>
          <w:szCs w:val="22"/>
          <w:lang w:val="en-US"/>
        </w:rPr>
        <w:t xml:space="preserve"> (s)” means, as referred to individually or collectively, HSSE policies, standards and procedures applicable to the performance of the WORK under the CONTRACT.</w:t>
      </w:r>
    </w:p>
    <w:p w14:paraId="265A08A3" w14:textId="77777777" w:rsidR="00A57CEE" w:rsidRPr="000643E2" w:rsidRDefault="00A57CEE" w:rsidP="00A57CEE">
      <w:pPr>
        <w:pStyle w:val="ListParagraph"/>
        <w:numPr>
          <w:ilvl w:val="0"/>
          <w:numId w:val="9"/>
        </w:numPr>
        <w:tabs>
          <w:tab w:val="left" w:pos="709"/>
        </w:tabs>
        <w:spacing w:before="120" w:line="276" w:lineRule="auto"/>
        <w:ind w:left="1890" w:hanging="709"/>
        <w:jc w:val="both"/>
        <w:rPr>
          <w:rFonts w:ascii="Candara" w:hAnsi="Candara" w:cs="Calibri"/>
          <w:sz w:val="22"/>
          <w:szCs w:val="22"/>
        </w:rPr>
      </w:pPr>
      <w:r w:rsidRPr="000643E2">
        <w:rPr>
          <w:rFonts w:ascii="Candara" w:hAnsi="Candara" w:cs="Calibri"/>
          <w:sz w:val="22"/>
          <w:szCs w:val="22"/>
          <w:lang w:val="en-US"/>
        </w:rPr>
        <w:t>“</w:t>
      </w:r>
      <w:r w:rsidRPr="000643E2">
        <w:rPr>
          <w:rFonts w:ascii="Candara" w:hAnsi="Candara" w:cs="Calibri"/>
          <w:b/>
          <w:bCs/>
          <w:sz w:val="22"/>
          <w:szCs w:val="22"/>
          <w:lang w:val="en-US"/>
        </w:rPr>
        <w:t>HSSE MS</w:t>
      </w:r>
      <w:r w:rsidRPr="000643E2">
        <w:rPr>
          <w:rFonts w:ascii="Candara" w:hAnsi="Candara" w:cs="Calibri"/>
          <w:sz w:val="22"/>
          <w:szCs w:val="22"/>
          <w:lang w:val="en-US"/>
        </w:rPr>
        <w:t xml:space="preserve">” or “HSSE Management System” means a system for managing HSSE that provides </w:t>
      </w:r>
      <w:r w:rsidRPr="000643E2">
        <w:rPr>
          <w:rFonts w:ascii="Candara" w:hAnsi="Candara" w:cs="Calibri"/>
          <w:sz w:val="22"/>
          <w:szCs w:val="22"/>
        </w:rPr>
        <w:t>a structured framework of controls at all levels, to ensure that WORK is executed in accordance with HSSE STANDARDS.</w:t>
      </w:r>
    </w:p>
    <w:p w14:paraId="670A2131" w14:textId="77777777" w:rsidR="00A57CEE" w:rsidRPr="00C45949" w:rsidRDefault="00A57CEE" w:rsidP="00A57CEE">
      <w:pPr>
        <w:tabs>
          <w:tab w:val="left" w:pos="709"/>
        </w:tabs>
        <w:spacing w:before="120" w:after="40"/>
        <w:ind w:left="1890" w:hanging="709"/>
        <w:jc w:val="both"/>
        <w:rPr>
          <w:rFonts w:ascii="Candara" w:hAnsi="Candara" w:cs="Calibri"/>
          <w:sz w:val="22"/>
          <w:szCs w:val="22"/>
        </w:rPr>
      </w:pPr>
      <w:r w:rsidRPr="00C45949">
        <w:rPr>
          <w:rFonts w:ascii="Candara" w:hAnsi="Candara" w:cs="Calibri"/>
          <w:sz w:val="22"/>
          <w:szCs w:val="22"/>
        </w:rPr>
        <w:t>(f)</w:t>
      </w:r>
      <w:r w:rsidRPr="00C45949">
        <w:rPr>
          <w:rFonts w:ascii="Candara" w:hAnsi="Candara" w:cs="Calibri"/>
          <w:sz w:val="22"/>
          <w:szCs w:val="22"/>
        </w:rPr>
        <w:tab/>
        <w:t>“</w:t>
      </w:r>
      <w:r w:rsidRPr="00C45949">
        <w:rPr>
          <w:rFonts w:ascii="Candara" w:hAnsi="Candara" w:cs="Calibri"/>
          <w:b/>
          <w:bCs/>
          <w:sz w:val="22"/>
          <w:szCs w:val="22"/>
        </w:rPr>
        <w:t>CONTRACTOR HSSE CAPABILITY”</w:t>
      </w:r>
      <w:r w:rsidRPr="00C45949">
        <w:rPr>
          <w:rFonts w:ascii="Candara" w:hAnsi="Candara" w:cs="Calibri"/>
          <w:sz w:val="22"/>
          <w:szCs w:val="22"/>
        </w:rPr>
        <w:t xml:space="preserve"> – the outcome of a HSSE capability assessment performed by COMPANY.</w:t>
      </w:r>
    </w:p>
    <w:p w14:paraId="0AA835B0" w14:textId="77777777" w:rsidR="00A57CEE" w:rsidRPr="00C45949" w:rsidRDefault="00A57CEE" w:rsidP="00A57CEE">
      <w:pPr>
        <w:tabs>
          <w:tab w:val="left" w:pos="709"/>
        </w:tabs>
        <w:spacing w:before="120" w:after="40"/>
        <w:ind w:left="1890" w:hanging="709"/>
        <w:jc w:val="both"/>
        <w:rPr>
          <w:rFonts w:ascii="Candara" w:hAnsi="Candara" w:cs="Calibri"/>
          <w:sz w:val="22"/>
          <w:szCs w:val="22"/>
          <w:lang w:val="en-US"/>
        </w:rPr>
      </w:pPr>
      <w:r w:rsidRPr="00C45949">
        <w:rPr>
          <w:rFonts w:ascii="Candara" w:hAnsi="Candara" w:cs="Calibri"/>
          <w:sz w:val="22"/>
          <w:szCs w:val="22"/>
        </w:rPr>
        <w:t>(g)</w:t>
      </w:r>
      <w:r w:rsidRPr="00C45949">
        <w:rPr>
          <w:rFonts w:ascii="Candara" w:hAnsi="Candara" w:cs="Calibri"/>
          <w:sz w:val="22"/>
          <w:szCs w:val="22"/>
        </w:rPr>
        <w:tab/>
        <w:t>“</w:t>
      </w:r>
      <w:r w:rsidRPr="00C45949">
        <w:rPr>
          <w:rFonts w:ascii="Candara" w:hAnsi="Candara" w:cs="Calibri"/>
          <w:b/>
          <w:bCs/>
          <w:sz w:val="22"/>
          <w:szCs w:val="22"/>
        </w:rPr>
        <w:t>FATALITY”</w:t>
      </w:r>
      <w:r w:rsidRPr="00C45949">
        <w:rPr>
          <w:rFonts w:ascii="Candara" w:hAnsi="Candara" w:cs="Calibri"/>
          <w:sz w:val="22"/>
          <w:szCs w:val="22"/>
        </w:rPr>
        <w:t xml:space="preserve"> – for the definition of a fatality the COMPANY injury/illness classification rules follow the United States of America Occupational Safety and Health Administration (OSHA) Recording Keeping Handbook (OSHA 3245-09R 2005). The OSHA terminology is “Death”.</w:t>
      </w:r>
    </w:p>
    <w:p w14:paraId="72204F17" w14:textId="77777777" w:rsidR="00A57CEE" w:rsidRPr="00C45949" w:rsidRDefault="00A57CEE" w:rsidP="00A57CEE">
      <w:pPr>
        <w:tabs>
          <w:tab w:val="left" w:pos="709"/>
        </w:tabs>
        <w:spacing w:before="120" w:after="40"/>
        <w:ind w:left="1890" w:hanging="709"/>
        <w:jc w:val="both"/>
        <w:rPr>
          <w:rFonts w:ascii="Candara" w:hAnsi="Candara" w:cs="Calibri"/>
          <w:sz w:val="22"/>
          <w:szCs w:val="22"/>
        </w:rPr>
      </w:pPr>
      <w:r w:rsidRPr="00C45949">
        <w:rPr>
          <w:rFonts w:ascii="Candara" w:hAnsi="Candara" w:cs="Calibri"/>
          <w:sz w:val="22"/>
          <w:szCs w:val="22"/>
        </w:rPr>
        <w:t>(h)</w:t>
      </w:r>
      <w:r w:rsidRPr="00C45949">
        <w:rPr>
          <w:rFonts w:ascii="Candara" w:hAnsi="Candara" w:cs="Calibri"/>
          <w:sz w:val="22"/>
          <w:szCs w:val="22"/>
        </w:rPr>
        <w:tab/>
        <w:t>“</w:t>
      </w:r>
      <w:r w:rsidRPr="00C45949">
        <w:rPr>
          <w:rFonts w:ascii="Candara" w:hAnsi="Candara" w:cs="Calibri"/>
          <w:b/>
          <w:bCs/>
          <w:sz w:val="22"/>
          <w:szCs w:val="22"/>
        </w:rPr>
        <w:t>LOST TIME INJURY”</w:t>
      </w:r>
      <w:r w:rsidRPr="00C45949">
        <w:rPr>
          <w:rFonts w:ascii="Candara" w:hAnsi="Candara" w:cs="Calibri"/>
          <w:sz w:val="22"/>
          <w:szCs w:val="22"/>
        </w:rPr>
        <w:t xml:space="preserve"> - for the definition of a lost time injury the COMPANY injury / illness classification rules follow the United States of America Occupational Safety and Health Administration (OSHA) Recording Keeping Handbook (OSHA 3245-09R 2005). The OSHA terminology is “Days Away From Work”.</w:t>
      </w:r>
    </w:p>
    <w:p w14:paraId="5C87215C" w14:textId="77777777" w:rsidR="00A57CEE" w:rsidRPr="00C45949" w:rsidRDefault="00A57CEE" w:rsidP="00A57CEE">
      <w:pPr>
        <w:tabs>
          <w:tab w:val="left" w:pos="709"/>
        </w:tabs>
        <w:spacing w:before="120" w:after="40"/>
        <w:ind w:left="1890" w:hanging="709"/>
        <w:jc w:val="both"/>
        <w:rPr>
          <w:rFonts w:ascii="Candara" w:hAnsi="Candara" w:cs="Calibri"/>
          <w:sz w:val="22"/>
          <w:szCs w:val="22"/>
        </w:rPr>
      </w:pPr>
      <w:r w:rsidRPr="00C45949">
        <w:rPr>
          <w:rFonts w:ascii="Candara" w:hAnsi="Candara" w:cs="Calibri"/>
          <w:sz w:val="22"/>
          <w:szCs w:val="22"/>
        </w:rPr>
        <w:t>(i)</w:t>
      </w:r>
      <w:r w:rsidRPr="00C45949">
        <w:rPr>
          <w:rFonts w:ascii="Candara" w:hAnsi="Candara" w:cs="Calibri"/>
          <w:sz w:val="22"/>
          <w:szCs w:val="22"/>
        </w:rPr>
        <w:tab/>
        <w:t>“</w:t>
      </w:r>
      <w:r w:rsidRPr="00C45949">
        <w:rPr>
          <w:rFonts w:ascii="Candara" w:hAnsi="Candara" w:cs="Calibri"/>
          <w:b/>
          <w:bCs/>
          <w:sz w:val="22"/>
          <w:szCs w:val="22"/>
        </w:rPr>
        <w:t>MEDICAL TREATMENT CASE”</w:t>
      </w:r>
      <w:r w:rsidRPr="00C45949">
        <w:rPr>
          <w:rFonts w:ascii="Candara" w:hAnsi="Candara" w:cs="Calibri"/>
          <w:sz w:val="22"/>
          <w:szCs w:val="22"/>
        </w:rPr>
        <w:t xml:space="preserve"> - for the definition of a medical treatment case the COMPANY injury / illness classification rules follow the United States of America Occupational Safety and Health Administration (OSHA) Recording Keeping Handbook (OSHA 3245-09R 2005). The OSHA terminology is “Medical Treatment Beyond First Aid”.</w:t>
      </w:r>
    </w:p>
    <w:p w14:paraId="6582B408" w14:textId="7B30ABE4" w:rsidR="00921A04" w:rsidRDefault="00A57CEE" w:rsidP="00921A04">
      <w:pPr>
        <w:tabs>
          <w:tab w:val="left" w:pos="709"/>
        </w:tabs>
        <w:spacing w:before="120" w:after="120"/>
        <w:ind w:left="1887" w:hanging="706"/>
        <w:jc w:val="both"/>
        <w:rPr>
          <w:rFonts w:ascii="Candara" w:hAnsi="Candara" w:cs="Calibri"/>
          <w:sz w:val="22"/>
          <w:szCs w:val="22"/>
        </w:rPr>
      </w:pPr>
      <w:r w:rsidRPr="00C45949">
        <w:rPr>
          <w:rFonts w:ascii="Candara" w:hAnsi="Candara" w:cs="Calibri"/>
          <w:sz w:val="22"/>
          <w:szCs w:val="22"/>
        </w:rPr>
        <w:t>(j)</w:t>
      </w:r>
      <w:r w:rsidRPr="00C45949">
        <w:rPr>
          <w:rFonts w:ascii="Candara" w:hAnsi="Candara" w:cs="Calibri"/>
          <w:sz w:val="22"/>
          <w:szCs w:val="22"/>
        </w:rPr>
        <w:tab/>
        <w:t>“</w:t>
      </w:r>
      <w:r w:rsidRPr="00C45949">
        <w:rPr>
          <w:rFonts w:ascii="Candara" w:hAnsi="Candara" w:cs="Calibri"/>
          <w:b/>
          <w:bCs/>
          <w:sz w:val="22"/>
          <w:szCs w:val="22"/>
        </w:rPr>
        <w:t>RESTRICTED WORK CASE”</w:t>
      </w:r>
      <w:r w:rsidRPr="00C45949">
        <w:rPr>
          <w:rFonts w:ascii="Candara" w:hAnsi="Candara" w:cs="Calibri"/>
          <w:sz w:val="22"/>
          <w:szCs w:val="22"/>
        </w:rPr>
        <w:t xml:space="preserve"> - for the definition of a restricted work case the COMPANY injury / illness classification rules follow the United States of America Occupational Safety and Health Administration (OSHA) Recording Keeping Handbook (OSHA 3245-09R 2005). The OSHA terminology is “Restricted Work Activity” and “Transfer to Another Job”.</w:t>
      </w:r>
    </w:p>
    <w:p w14:paraId="5848954E" w14:textId="77777777" w:rsidR="00921A04" w:rsidRPr="00921A04" w:rsidRDefault="00921A04" w:rsidP="00921A04">
      <w:pPr>
        <w:tabs>
          <w:tab w:val="left" w:pos="709"/>
        </w:tabs>
        <w:spacing w:before="120" w:after="120"/>
        <w:ind w:left="1887" w:hanging="706"/>
        <w:jc w:val="both"/>
        <w:rPr>
          <w:rFonts w:ascii="Candara" w:hAnsi="Candara" w:cs="Calibri"/>
          <w:sz w:val="4"/>
          <w:szCs w:val="4"/>
        </w:rPr>
      </w:pPr>
    </w:p>
    <w:p w14:paraId="73F85324" w14:textId="28EA0CA5" w:rsidR="00A57CEE" w:rsidRPr="00921A04" w:rsidRDefault="00A57CEE" w:rsidP="00C9170B">
      <w:pPr>
        <w:pStyle w:val="Heading1"/>
        <w:keepNext w:val="0"/>
        <w:numPr>
          <w:ilvl w:val="0"/>
          <w:numId w:val="11"/>
        </w:numPr>
        <w:spacing w:before="120"/>
        <w:ind w:left="720" w:hanging="720"/>
        <w:jc w:val="both"/>
        <w:rPr>
          <w:rStyle w:val="Heading1Char1"/>
          <w:rFonts w:ascii="Candara" w:eastAsiaTheme="majorEastAsia" w:hAnsi="Candara" w:cs="Calibri"/>
          <w:b w:val="0"/>
          <w:bCs w:val="0"/>
          <w:color w:val="auto"/>
          <w:sz w:val="22"/>
          <w:szCs w:val="22"/>
        </w:rPr>
      </w:pPr>
      <w:bookmarkStart w:id="7" w:name="_Toc178671749"/>
      <w:bookmarkStart w:id="8" w:name="_Toc178656740"/>
      <w:bookmarkStart w:id="9" w:name="_Toc178656860"/>
      <w:bookmarkStart w:id="10" w:name="_Toc178656914"/>
      <w:bookmarkStart w:id="11" w:name="_Toc178656937"/>
      <w:bookmarkStart w:id="12" w:name="_Toc178656968"/>
      <w:bookmarkStart w:id="13" w:name="_Toc178656992"/>
      <w:bookmarkStart w:id="14" w:name="_Toc178657016"/>
      <w:bookmarkStart w:id="15" w:name="_Toc178657059"/>
      <w:bookmarkStart w:id="16" w:name="_Toc178657130"/>
      <w:bookmarkStart w:id="17" w:name="_Toc178657154"/>
      <w:bookmarkStart w:id="18" w:name="_Toc178657230"/>
      <w:bookmarkStart w:id="19" w:name="_Toc178657294"/>
      <w:bookmarkStart w:id="20" w:name="_Toc178657400"/>
      <w:bookmarkStart w:id="21" w:name="_Toc178657423"/>
      <w:bookmarkStart w:id="22" w:name="_Toc178657447"/>
      <w:bookmarkStart w:id="23" w:name="_Toc178657469"/>
      <w:bookmarkStart w:id="24" w:name="_Toc178657493"/>
      <w:bookmarkStart w:id="25" w:name="_Toc178657526"/>
      <w:bookmarkStart w:id="26" w:name="_Toc178657559"/>
      <w:bookmarkStart w:id="27" w:name="_Toc178657607"/>
      <w:bookmarkStart w:id="28" w:name="_Toc178657656"/>
      <w:bookmarkStart w:id="29" w:name="_Toc178657704"/>
      <w:bookmarkStart w:id="30" w:name="_Toc178657758"/>
      <w:bookmarkStart w:id="31" w:name="_Toc178665298"/>
      <w:bookmarkStart w:id="32" w:name="_Toc178656741"/>
      <w:bookmarkStart w:id="33" w:name="_Toc178656861"/>
      <w:bookmarkStart w:id="34" w:name="_Toc178656915"/>
      <w:bookmarkStart w:id="35" w:name="_Toc178656938"/>
      <w:bookmarkStart w:id="36" w:name="_Toc178656969"/>
      <w:bookmarkStart w:id="37" w:name="_Toc178656993"/>
      <w:bookmarkStart w:id="38" w:name="_Toc178657017"/>
      <w:bookmarkStart w:id="39" w:name="_Toc178657060"/>
      <w:bookmarkStart w:id="40" w:name="_Toc178657131"/>
      <w:bookmarkStart w:id="41" w:name="_Toc178657155"/>
      <w:bookmarkStart w:id="42" w:name="_Toc178657231"/>
      <w:bookmarkStart w:id="43" w:name="_Toc178657295"/>
      <w:bookmarkStart w:id="44" w:name="_Toc178657401"/>
      <w:bookmarkStart w:id="45" w:name="_Toc178657424"/>
      <w:bookmarkStart w:id="46" w:name="_Toc178657448"/>
      <w:bookmarkStart w:id="47" w:name="_Toc178657470"/>
      <w:bookmarkStart w:id="48" w:name="_Toc178657494"/>
      <w:bookmarkStart w:id="49" w:name="_Toc178657527"/>
      <w:bookmarkStart w:id="50" w:name="_Toc178657560"/>
      <w:bookmarkStart w:id="51" w:name="_Toc178657608"/>
      <w:bookmarkStart w:id="52" w:name="_Toc178657657"/>
      <w:bookmarkStart w:id="53" w:name="_Toc178657705"/>
      <w:bookmarkStart w:id="54" w:name="_Toc178657759"/>
      <w:bookmarkStart w:id="55" w:name="_Toc178665299"/>
      <w:bookmarkStart w:id="56" w:name="_Toc178656742"/>
      <w:bookmarkStart w:id="57" w:name="_Toc178656862"/>
      <w:bookmarkStart w:id="58" w:name="_Toc178656916"/>
      <w:bookmarkStart w:id="59" w:name="_Toc178656939"/>
      <w:bookmarkStart w:id="60" w:name="_Toc178656970"/>
      <w:bookmarkStart w:id="61" w:name="_Toc178656994"/>
      <w:bookmarkStart w:id="62" w:name="_Toc178657018"/>
      <w:bookmarkStart w:id="63" w:name="_Toc178657061"/>
      <w:bookmarkStart w:id="64" w:name="_Toc178657132"/>
      <w:bookmarkStart w:id="65" w:name="_Toc178657156"/>
      <w:bookmarkStart w:id="66" w:name="_Toc178657232"/>
      <w:bookmarkStart w:id="67" w:name="_Toc178657296"/>
      <w:bookmarkStart w:id="68" w:name="_Toc178657402"/>
      <w:bookmarkStart w:id="69" w:name="_Toc178657425"/>
      <w:bookmarkStart w:id="70" w:name="_Toc178657449"/>
      <w:bookmarkStart w:id="71" w:name="_Toc178657471"/>
      <w:bookmarkStart w:id="72" w:name="_Toc178657495"/>
      <w:bookmarkStart w:id="73" w:name="_Toc178657528"/>
      <w:bookmarkStart w:id="74" w:name="_Toc178657561"/>
      <w:bookmarkStart w:id="75" w:name="_Toc178657609"/>
      <w:bookmarkStart w:id="76" w:name="_Toc178657658"/>
      <w:bookmarkStart w:id="77" w:name="_Toc178657706"/>
      <w:bookmarkStart w:id="78" w:name="_Toc178657760"/>
      <w:bookmarkStart w:id="79" w:name="_Toc178665300"/>
      <w:bookmarkStart w:id="80" w:name="_Toc178671752"/>
      <w:bookmarkStart w:id="81" w:name="_Toc178671753"/>
      <w:bookmarkStart w:id="82" w:name="_Toc178671756"/>
      <w:bookmarkStart w:id="83" w:name="_Toc178671757"/>
      <w:bookmarkStart w:id="84" w:name="_Toc178671760"/>
      <w:bookmarkStart w:id="85" w:name="_Toc178671761"/>
      <w:bookmarkStart w:id="86" w:name="_Toc178671765"/>
      <w:bookmarkStart w:id="87" w:name="_Toc178671767"/>
      <w:bookmarkStart w:id="88" w:name="_Toc178671768"/>
      <w:bookmarkStart w:id="89" w:name="_Toc178671769"/>
      <w:bookmarkStart w:id="90" w:name="_Toc178671770"/>
      <w:bookmarkStart w:id="91" w:name="_Toc178671771"/>
      <w:bookmarkStart w:id="92" w:name="_Toc172693260"/>
      <w:bookmarkStart w:id="93" w:name="_Toc178671778"/>
      <w:bookmarkStart w:id="94" w:name="_Toc172693269"/>
      <w:bookmarkStart w:id="95" w:name="_Toc178671787"/>
      <w:bookmarkStart w:id="96" w:name="_Toc172693281"/>
      <w:bookmarkStart w:id="97" w:name="_Toc178671799"/>
      <w:bookmarkStart w:id="98" w:name="_Toc172693282"/>
      <w:bookmarkStart w:id="99" w:name="_Toc178671800"/>
      <w:bookmarkStart w:id="100" w:name="_Toc172693283"/>
      <w:bookmarkStart w:id="101" w:name="_Toc178671801"/>
      <w:bookmarkStart w:id="102" w:name="_Toc170631121"/>
      <w:bookmarkStart w:id="103" w:name="_Toc170631182"/>
      <w:bookmarkStart w:id="104" w:name="_Toc170631278"/>
      <w:bookmarkStart w:id="105" w:name="_Toc170631310"/>
      <w:bookmarkStart w:id="106" w:name="_Toc170631423"/>
      <w:bookmarkStart w:id="107" w:name="_Toc170631505"/>
      <w:bookmarkStart w:id="108" w:name="_Toc170631898"/>
      <w:bookmarkStart w:id="109" w:name="_Toc170631989"/>
      <w:bookmarkStart w:id="110" w:name="_Toc170632021"/>
      <w:bookmarkStart w:id="111" w:name="_Toc170632053"/>
      <w:bookmarkStart w:id="112" w:name="_Toc170633926"/>
      <w:bookmarkStart w:id="113" w:name="_Toc172693284"/>
      <w:bookmarkStart w:id="114" w:name="_Toc178671310"/>
      <w:bookmarkStart w:id="115" w:name="_Toc178671373"/>
      <w:bookmarkStart w:id="116" w:name="_Toc178671440"/>
      <w:bookmarkStart w:id="117" w:name="_Toc178671486"/>
      <w:bookmarkStart w:id="118" w:name="_Toc178671532"/>
      <w:bookmarkStart w:id="119" w:name="_Toc178671620"/>
      <w:bookmarkStart w:id="120" w:name="_Toc178671664"/>
      <w:bookmarkStart w:id="121" w:name="_Toc178671802"/>
      <w:bookmarkStart w:id="122" w:name="_Toc170624722"/>
      <w:bookmarkStart w:id="123" w:name="_Toc170627465"/>
      <w:bookmarkStart w:id="124" w:name="_Toc170630906"/>
      <w:bookmarkStart w:id="125" w:name="_Toc170630937"/>
      <w:bookmarkStart w:id="126" w:name="_Toc170630967"/>
      <w:bookmarkStart w:id="127" w:name="_Toc170630998"/>
      <w:bookmarkStart w:id="128" w:name="_Toc170631028"/>
      <w:bookmarkStart w:id="129" w:name="_Toc170631060"/>
      <w:bookmarkStart w:id="130" w:name="_Toc170631090"/>
      <w:bookmarkStart w:id="131" w:name="_Toc170631122"/>
      <w:bookmarkStart w:id="132" w:name="_Toc170631183"/>
      <w:bookmarkStart w:id="133" w:name="_Toc170631279"/>
      <w:bookmarkStart w:id="134" w:name="_Toc170631311"/>
      <w:bookmarkStart w:id="135" w:name="_Toc170631424"/>
      <w:bookmarkStart w:id="136" w:name="_Toc170631506"/>
      <w:bookmarkStart w:id="137" w:name="_Toc170631899"/>
      <w:bookmarkStart w:id="138" w:name="_Toc170631990"/>
      <w:bookmarkStart w:id="139" w:name="_Toc170632022"/>
      <w:bookmarkStart w:id="140" w:name="_Toc170632054"/>
      <w:bookmarkStart w:id="141" w:name="_Toc170633927"/>
      <w:bookmarkStart w:id="142" w:name="_Toc172693285"/>
      <w:bookmarkStart w:id="143" w:name="_Toc178671311"/>
      <w:bookmarkStart w:id="144" w:name="_Toc178671374"/>
      <w:bookmarkStart w:id="145" w:name="_Toc178671441"/>
      <w:bookmarkStart w:id="146" w:name="_Toc178671487"/>
      <w:bookmarkStart w:id="147" w:name="_Toc178671533"/>
      <w:bookmarkStart w:id="148" w:name="_Toc178671621"/>
      <w:bookmarkStart w:id="149" w:name="_Toc178671665"/>
      <w:bookmarkStart w:id="150" w:name="_Toc178671803"/>
      <w:bookmarkStart w:id="151" w:name="_Toc170624734"/>
      <w:bookmarkStart w:id="152" w:name="_Toc170627477"/>
      <w:bookmarkStart w:id="153" w:name="_Toc170630918"/>
      <w:bookmarkStart w:id="154" w:name="_Toc170630949"/>
      <w:bookmarkStart w:id="155" w:name="_Toc170630979"/>
      <w:bookmarkStart w:id="156" w:name="_Toc170631010"/>
      <w:bookmarkStart w:id="157" w:name="_Toc170631040"/>
      <w:bookmarkStart w:id="158" w:name="_Toc170631072"/>
      <w:bookmarkStart w:id="159" w:name="_Toc170631102"/>
      <w:bookmarkStart w:id="160" w:name="_Toc170631134"/>
      <w:bookmarkStart w:id="161" w:name="_Toc170631195"/>
      <w:bookmarkStart w:id="162" w:name="_Toc170631291"/>
      <w:bookmarkStart w:id="163" w:name="_Toc170631323"/>
      <w:bookmarkStart w:id="164" w:name="_Toc170631436"/>
      <w:bookmarkStart w:id="165" w:name="_Toc170631518"/>
      <w:bookmarkStart w:id="166" w:name="_Toc170631911"/>
      <w:bookmarkStart w:id="167" w:name="_Toc170632002"/>
      <w:bookmarkStart w:id="168" w:name="_Toc170632034"/>
      <w:bookmarkStart w:id="169" w:name="_Toc170632066"/>
      <w:bookmarkStart w:id="170" w:name="_Toc170633939"/>
      <w:bookmarkStart w:id="171" w:name="_Toc172693297"/>
      <w:bookmarkStart w:id="172" w:name="_Toc178671323"/>
      <w:bookmarkStart w:id="173" w:name="_Toc178671386"/>
      <w:bookmarkStart w:id="174" w:name="_Toc178671453"/>
      <w:bookmarkStart w:id="175" w:name="_Toc178671499"/>
      <w:bookmarkStart w:id="176" w:name="_Toc178671545"/>
      <w:bookmarkStart w:id="177" w:name="_Toc178671633"/>
      <w:bookmarkStart w:id="178" w:name="_Toc178671677"/>
      <w:bookmarkStart w:id="179" w:name="_Toc178671815"/>
      <w:bookmarkStart w:id="180" w:name="_Toc170631519"/>
      <w:bookmarkStart w:id="181" w:name="_Toc170631912"/>
      <w:bookmarkStart w:id="182" w:name="_Toc170632003"/>
      <w:bookmarkStart w:id="183" w:name="_Toc170632035"/>
      <w:bookmarkStart w:id="184" w:name="_Toc170632067"/>
      <w:bookmarkStart w:id="185" w:name="_Toc170633940"/>
      <w:bookmarkStart w:id="186" w:name="_Toc172693298"/>
      <w:bookmarkStart w:id="187" w:name="_Toc178671324"/>
      <w:bookmarkStart w:id="188" w:name="_Toc178671387"/>
      <w:bookmarkStart w:id="189" w:name="_Toc178671454"/>
      <w:bookmarkStart w:id="190" w:name="_Toc178671500"/>
      <w:bookmarkStart w:id="191" w:name="_Toc178671546"/>
      <w:bookmarkStart w:id="192" w:name="_Toc178671634"/>
      <w:bookmarkStart w:id="193" w:name="_Toc178671678"/>
      <w:bookmarkStart w:id="194" w:name="_Toc178671816"/>
      <w:bookmarkStart w:id="195" w:name="_Toc282190183"/>
      <w:bookmarkStart w:id="196" w:name="_Toc282190652"/>
      <w:bookmarkStart w:id="197" w:name="_Toc282191024"/>
      <w:bookmarkStart w:id="198" w:name="_Toc269623950"/>
      <w:bookmarkStart w:id="199" w:name="_Toc282190185"/>
      <w:bookmarkStart w:id="200" w:name="_Toc282190654"/>
      <w:bookmarkStart w:id="201" w:name="_Toc282191026"/>
      <w:bookmarkStart w:id="202" w:name="_Toc345561420"/>
      <w:bookmarkStart w:id="203" w:name="_Toc63578538"/>
      <w:bookmarkStart w:id="204" w:name="_Toc226282739"/>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r w:rsidRPr="00921A04">
        <w:rPr>
          <w:rFonts w:ascii="Candara" w:hAnsi="Candara"/>
          <w:b/>
          <w:bCs/>
          <w:smallCaps/>
          <w:color w:val="auto"/>
          <w:sz w:val="24"/>
          <w:szCs w:val="24"/>
          <w:lang w:val="en-US" w:eastAsia="zh-CN"/>
        </w:rPr>
        <w:t>HSSE STANDARD</w:t>
      </w:r>
      <w:bookmarkEnd w:id="198"/>
      <w:bookmarkEnd w:id="199"/>
      <w:bookmarkEnd w:id="200"/>
      <w:bookmarkEnd w:id="201"/>
      <w:bookmarkEnd w:id="202"/>
      <w:r w:rsidRPr="00921A04">
        <w:rPr>
          <w:rFonts w:ascii="Candara" w:hAnsi="Candara"/>
          <w:b/>
          <w:bCs/>
          <w:smallCaps/>
          <w:color w:val="auto"/>
          <w:sz w:val="24"/>
          <w:szCs w:val="24"/>
          <w:lang w:val="en-US" w:eastAsia="zh-CN"/>
        </w:rPr>
        <w:t>S</w:t>
      </w:r>
      <w:bookmarkStart w:id="205" w:name="_Toc178665301"/>
      <w:bookmarkEnd w:id="203"/>
      <w:bookmarkEnd w:id="204"/>
    </w:p>
    <w:p w14:paraId="57EED492" w14:textId="77777777" w:rsidR="00840F45" w:rsidRPr="00840F45" w:rsidRDefault="00840F45" w:rsidP="00840F45">
      <w:pPr>
        <w:pStyle w:val="ListParagraph"/>
        <w:numPr>
          <w:ilvl w:val="0"/>
          <w:numId w:val="38"/>
        </w:numPr>
        <w:tabs>
          <w:tab w:val="left" w:pos="720"/>
        </w:tabs>
        <w:spacing w:before="120" w:after="120"/>
        <w:contextualSpacing w:val="0"/>
        <w:jc w:val="both"/>
        <w:rPr>
          <w:rFonts w:ascii="Candara" w:hAnsi="Candara" w:cs="Calibri"/>
          <w:vanish/>
          <w:sz w:val="22"/>
          <w:szCs w:val="22"/>
          <w:lang w:eastAsia="en-US"/>
        </w:rPr>
      </w:pPr>
    </w:p>
    <w:p w14:paraId="2B3663F5" w14:textId="77777777" w:rsidR="00840F45" w:rsidRPr="00840F45" w:rsidRDefault="00840F45" w:rsidP="00840F45">
      <w:pPr>
        <w:pStyle w:val="ListParagraph"/>
        <w:numPr>
          <w:ilvl w:val="0"/>
          <w:numId w:val="38"/>
        </w:numPr>
        <w:tabs>
          <w:tab w:val="left" w:pos="720"/>
        </w:tabs>
        <w:spacing w:before="120" w:after="120"/>
        <w:contextualSpacing w:val="0"/>
        <w:jc w:val="both"/>
        <w:rPr>
          <w:rFonts w:ascii="Candara" w:hAnsi="Candara" w:cs="Calibri"/>
          <w:vanish/>
          <w:sz w:val="22"/>
          <w:szCs w:val="22"/>
          <w:lang w:eastAsia="en-US"/>
        </w:rPr>
      </w:pPr>
    </w:p>
    <w:p w14:paraId="75442F61" w14:textId="77777777" w:rsidR="00840F45"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r w:rsidRPr="00C45949">
        <w:rPr>
          <w:rFonts w:ascii="Candara" w:hAnsi="Candara" w:cs="Calibri"/>
          <w:sz w:val="22"/>
          <w:szCs w:val="22"/>
        </w:rPr>
        <w:t xml:space="preserve">All CONTRACTOR personnel engaged in the WORK shall be conversant and at all times strictly comply with </w:t>
      </w:r>
      <w:r w:rsidRPr="00C45949">
        <w:rPr>
          <w:rFonts w:ascii="Candara" w:hAnsi="Candara" w:cs="Calibri"/>
          <w:sz w:val="22"/>
          <w:szCs w:val="22"/>
          <w:lang w:val="en-US"/>
        </w:rPr>
        <w:t>HSSE STANDARD</w:t>
      </w:r>
      <w:r w:rsidRPr="00C45949">
        <w:rPr>
          <w:rFonts w:ascii="Candara" w:hAnsi="Candara" w:cs="Calibri"/>
          <w:sz w:val="22"/>
          <w:szCs w:val="22"/>
        </w:rPr>
        <w:t xml:space="preserve">S required for all </w:t>
      </w:r>
      <w:smartTag w:uri="urn:schemas-microsoft-com:office:smarttags" w:element="stockticker">
        <w:r w:rsidRPr="00C45949">
          <w:rPr>
            <w:rFonts w:ascii="Candara" w:hAnsi="Candara" w:cs="Calibri"/>
            <w:sz w:val="22"/>
            <w:szCs w:val="22"/>
          </w:rPr>
          <w:t>WORK</w:t>
        </w:r>
      </w:smartTag>
      <w:r w:rsidRPr="00C45949">
        <w:rPr>
          <w:rFonts w:ascii="Candara" w:hAnsi="Candara" w:cs="Calibri"/>
          <w:sz w:val="22"/>
          <w:szCs w:val="22"/>
        </w:rPr>
        <w:t xml:space="preserve"> at WORKSITE. </w:t>
      </w:r>
    </w:p>
    <w:p w14:paraId="63D8C3D5" w14:textId="77777777" w:rsidR="00840F45"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r w:rsidRPr="00840F45">
        <w:rPr>
          <w:rFonts w:ascii="Candara" w:hAnsi="Candara" w:cs="Calibri"/>
          <w:sz w:val="22"/>
          <w:szCs w:val="22"/>
        </w:rPr>
        <w:t xml:space="preserve">HSSE STANDARDS shall be in accordance with all rules and regulations and shall include the reference documentation and PPE standards as specified in this Section C, Attachment 1. Prior to mobilization CONTRACTOR shall provide COMPANY samples of its PPE for approval by COMPANY QHSSE department. </w:t>
      </w:r>
    </w:p>
    <w:p w14:paraId="4C85D2DF" w14:textId="16EED7C8" w:rsidR="00A57CEE" w:rsidRPr="00840F45"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r w:rsidRPr="00840F45">
        <w:rPr>
          <w:rFonts w:ascii="Candara" w:hAnsi="Candara" w:cs="Calibri"/>
          <w:sz w:val="22"/>
          <w:szCs w:val="22"/>
        </w:rPr>
        <w:lastRenderedPageBreak/>
        <w:t xml:space="preserve">Where any part of the WORK is not covered by any of the HSSE STANDARDS, or when CONTRACTOR considers the HSSE STANDARDS to be inadequate, CONTRACTOR shall immediately notify COMPANY of such inadequacy. COMPANY and CONTRACTOR shall thereupon jointly develop and agree on additional or revised HSSE STANDARDS to cover and reduce the risk to the relevant part of the WORK to a level assessed ALARP by COMPANY QHSSE Manager. This shall be done prior to proceeding with the relevant part of the WORK. </w:t>
      </w:r>
    </w:p>
    <w:p w14:paraId="44F7875C" w14:textId="77777777" w:rsidR="00A57CEE" w:rsidRPr="00C45949" w:rsidRDefault="00A57CEE" w:rsidP="00A57CEE">
      <w:pPr>
        <w:ind w:left="1134" w:hanging="1134"/>
        <w:jc w:val="both"/>
        <w:rPr>
          <w:rFonts w:ascii="Candara" w:hAnsi="Candara" w:cs="Calibri"/>
          <w:sz w:val="22"/>
          <w:szCs w:val="22"/>
          <w:lang w:eastAsia="en-US"/>
        </w:rPr>
      </w:pPr>
    </w:p>
    <w:p w14:paraId="67109FCC" w14:textId="5BF8CD66" w:rsidR="00A57CEE" w:rsidRPr="00C9170B" w:rsidRDefault="00A57CEE" w:rsidP="00C9170B">
      <w:pPr>
        <w:pStyle w:val="Heading1"/>
        <w:keepNext w:val="0"/>
        <w:numPr>
          <w:ilvl w:val="0"/>
          <w:numId w:val="11"/>
        </w:numPr>
        <w:spacing w:before="120"/>
        <w:ind w:left="720" w:hanging="720"/>
        <w:jc w:val="both"/>
        <w:rPr>
          <w:rStyle w:val="Heading1Char1"/>
          <w:rFonts w:ascii="Candara" w:eastAsiaTheme="majorEastAsia" w:hAnsi="Candara" w:cs="Calibri"/>
          <w:b w:val="0"/>
          <w:bCs w:val="0"/>
          <w:color w:val="auto"/>
          <w:sz w:val="22"/>
          <w:szCs w:val="22"/>
        </w:rPr>
      </w:pPr>
      <w:bookmarkStart w:id="206" w:name="_Toc282190186"/>
      <w:bookmarkStart w:id="207" w:name="_Toc282190655"/>
      <w:bookmarkStart w:id="208" w:name="_Toc282191027"/>
      <w:bookmarkStart w:id="209" w:name="_Toc178671548"/>
      <w:bookmarkStart w:id="210" w:name="_Toc178671636"/>
      <w:bookmarkStart w:id="211" w:name="_Toc269623951"/>
      <w:bookmarkStart w:id="212" w:name="_Toc282190187"/>
      <w:bookmarkStart w:id="213" w:name="_Toc282190656"/>
      <w:bookmarkStart w:id="214" w:name="_Toc282191028"/>
      <w:bookmarkStart w:id="215" w:name="_Toc282268752"/>
      <w:bookmarkStart w:id="216" w:name="_Toc345561421"/>
      <w:bookmarkStart w:id="217" w:name="_Toc63578539"/>
      <w:bookmarkStart w:id="218" w:name="_Toc226282740"/>
      <w:bookmarkEnd w:id="206"/>
      <w:bookmarkEnd w:id="207"/>
      <w:bookmarkEnd w:id="208"/>
      <w:r w:rsidRPr="00C9170B">
        <w:rPr>
          <w:rFonts w:ascii="Candara" w:hAnsi="Candara"/>
          <w:b/>
          <w:bCs/>
          <w:smallCaps/>
          <w:color w:val="auto"/>
          <w:sz w:val="24"/>
          <w:szCs w:val="24"/>
          <w:lang w:val="en-US" w:eastAsia="zh-CN"/>
        </w:rPr>
        <w:t xml:space="preserve">CONTRACTOR’S HSSE </w:t>
      </w:r>
      <w:bookmarkEnd w:id="205"/>
      <w:bookmarkEnd w:id="209"/>
      <w:bookmarkEnd w:id="210"/>
      <w:r w:rsidRPr="00C9170B">
        <w:rPr>
          <w:rFonts w:ascii="Candara" w:hAnsi="Candara"/>
          <w:b/>
          <w:bCs/>
          <w:smallCaps/>
          <w:color w:val="auto"/>
          <w:sz w:val="24"/>
          <w:szCs w:val="24"/>
          <w:lang w:val="en-US" w:eastAsia="zh-CN"/>
        </w:rPr>
        <w:t xml:space="preserve">MANAGEMENT </w:t>
      </w:r>
      <w:bookmarkEnd w:id="211"/>
      <w:bookmarkEnd w:id="212"/>
      <w:bookmarkEnd w:id="213"/>
      <w:bookmarkEnd w:id="214"/>
      <w:bookmarkEnd w:id="215"/>
      <w:bookmarkEnd w:id="216"/>
      <w:r w:rsidRPr="00C9170B">
        <w:rPr>
          <w:rFonts w:ascii="Candara" w:hAnsi="Candara"/>
          <w:b/>
          <w:bCs/>
          <w:smallCaps/>
          <w:color w:val="auto"/>
          <w:sz w:val="24"/>
          <w:szCs w:val="24"/>
          <w:lang w:val="en-US" w:eastAsia="zh-CN"/>
        </w:rPr>
        <w:t>SYSTEM &amp; CONTRACT HSSE PLAN</w:t>
      </w:r>
      <w:bookmarkEnd w:id="217"/>
      <w:bookmarkEnd w:id="218"/>
      <w:r w:rsidRPr="00C9170B">
        <w:rPr>
          <w:rFonts w:ascii="Candara" w:hAnsi="Candara"/>
          <w:b/>
          <w:bCs/>
          <w:smallCaps/>
          <w:color w:val="auto"/>
          <w:sz w:val="24"/>
          <w:szCs w:val="24"/>
          <w:lang w:val="en-US" w:eastAsia="zh-CN"/>
        </w:rPr>
        <w:t xml:space="preserve"> </w:t>
      </w:r>
    </w:p>
    <w:p w14:paraId="0473BAD5" w14:textId="77777777" w:rsidR="00533D45" w:rsidRPr="00533D45" w:rsidRDefault="00533D45" w:rsidP="00533D45">
      <w:pPr>
        <w:pStyle w:val="ListParagraph"/>
        <w:numPr>
          <w:ilvl w:val="0"/>
          <w:numId w:val="38"/>
        </w:numPr>
        <w:tabs>
          <w:tab w:val="left" w:pos="2160"/>
        </w:tabs>
        <w:spacing w:before="120" w:after="120"/>
        <w:contextualSpacing w:val="0"/>
        <w:jc w:val="both"/>
        <w:rPr>
          <w:rFonts w:ascii="Candara" w:hAnsi="Candara" w:cs="Calibri"/>
          <w:vanish/>
          <w:sz w:val="22"/>
          <w:szCs w:val="22"/>
          <w:lang w:eastAsia="en-US"/>
        </w:rPr>
      </w:pPr>
    </w:p>
    <w:p w14:paraId="03CF4AFA" w14:textId="7BD45F0A" w:rsidR="00A57CEE" w:rsidRPr="00C45949" w:rsidRDefault="00A57CEE" w:rsidP="00533D45">
      <w:pPr>
        <w:pStyle w:val="Caption"/>
        <w:numPr>
          <w:ilvl w:val="1"/>
          <w:numId w:val="38"/>
        </w:numPr>
        <w:tabs>
          <w:tab w:val="clear" w:pos="720"/>
          <w:tab w:val="left" w:pos="2160"/>
        </w:tabs>
        <w:spacing w:before="120"/>
        <w:ind w:left="720" w:hanging="720"/>
        <w:rPr>
          <w:rFonts w:ascii="Candara" w:hAnsi="Candara" w:cs="Calibri"/>
          <w:sz w:val="22"/>
          <w:szCs w:val="22"/>
        </w:rPr>
      </w:pPr>
      <w:r w:rsidRPr="00C45949">
        <w:rPr>
          <w:rFonts w:ascii="Candara" w:hAnsi="Candara" w:cs="Calibri"/>
          <w:sz w:val="22"/>
          <w:szCs w:val="22"/>
        </w:rPr>
        <w:t xml:space="preserve">CONTRACTOR shall have in place and maintain for the duration of the CONTRACT a CONTRACTOR </w:t>
      </w:r>
      <w:r w:rsidRPr="00C9170B">
        <w:rPr>
          <w:rFonts w:ascii="Candara" w:hAnsi="Candara" w:cs="Calibri"/>
          <w:sz w:val="22"/>
          <w:szCs w:val="22"/>
        </w:rPr>
        <w:t>HSSE MS</w:t>
      </w:r>
      <w:r w:rsidRPr="00C45949">
        <w:rPr>
          <w:rFonts w:ascii="Candara" w:hAnsi="Candara" w:cs="Calibri"/>
          <w:sz w:val="22"/>
          <w:szCs w:val="22"/>
        </w:rPr>
        <w:t>, which provides assurance that any CONTRACTOR WORK meet</w:t>
      </w:r>
      <w:ins w:id="219" w:author="Al Riyami, Azza OLNG-SCC/12" w:date="2026-03-29T12:53:00Z" w16du:dateUtc="2026-03-29T08:53:00Z">
        <w:r w:rsidR="001F168A">
          <w:rPr>
            <w:rFonts w:ascii="Candara" w:hAnsi="Candara" w:cs="Calibri"/>
            <w:sz w:val="22"/>
            <w:szCs w:val="22"/>
          </w:rPr>
          <w:t>s</w:t>
        </w:r>
      </w:ins>
      <w:r w:rsidRPr="00C45949">
        <w:rPr>
          <w:rFonts w:ascii="Candara" w:hAnsi="Candara" w:cs="Calibri"/>
          <w:sz w:val="22"/>
          <w:szCs w:val="22"/>
        </w:rPr>
        <w:t xml:space="preserve"> all COMPANY HSSE STANDARDS. For this purpose, the CONTRACTOR shall submit </w:t>
      </w:r>
      <w:ins w:id="220" w:author="Al Riyami, Azza OLNG-SCC/12" w:date="2026-03-29T13:17:00Z" w16du:dateUtc="2026-03-29T09:17:00Z">
        <w:r w:rsidR="00E80425">
          <w:rPr>
            <w:rFonts w:ascii="Candara" w:hAnsi="Candara" w:cs="Calibri"/>
            <w:sz w:val="22"/>
            <w:szCs w:val="22"/>
          </w:rPr>
          <w:t xml:space="preserve">the </w:t>
        </w:r>
      </w:ins>
      <w:ins w:id="221" w:author="Al Riyami, Azza OLNG-SCC/12" w:date="2026-03-29T13:29:00Z" w16du:dateUtc="2026-03-29T09:29:00Z">
        <w:r w:rsidR="00766783" w:rsidRPr="00C45949">
          <w:rPr>
            <w:rFonts w:ascii="Candara" w:hAnsi="Candara" w:cs="Calibri"/>
            <w:sz w:val="22"/>
            <w:szCs w:val="22"/>
          </w:rPr>
          <w:t>CONTRACT HSE MANAGEMENT PLAN</w:t>
        </w:r>
      </w:ins>
      <w:del w:id="222" w:author="Al Riyami, Azza OLNG-SCC/12" w:date="2026-03-29T13:29:00Z" w16du:dateUtc="2026-03-29T09:29:00Z">
        <w:r w:rsidRPr="00C45949" w:rsidDel="00766783">
          <w:rPr>
            <w:rFonts w:ascii="Candara" w:hAnsi="Candara" w:cs="Calibri"/>
            <w:sz w:val="22"/>
            <w:szCs w:val="22"/>
          </w:rPr>
          <w:delText>Contract HSSE Plan</w:delText>
        </w:r>
      </w:del>
      <w:r w:rsidRPr="00C45949">
        <w:rPr>
          <w:rFonts w:ascii="Candara" w:hAnsi="Candara" w:cs="Calibri"/>
          <w:sz w:val="22"/>
          <w:szCs w:val="22"/>
        </w:rPr>
        <w:t xml:space="preserve">, get it approved by the respective </w:t>
      </w:r>
      <w:del w:id="223" w:author="Al Riyami, Azza OLNG-SCC/12" w:date="2026-03-29T14:33:00Z" w16du:dateUtc="2026-03-29T10:33:00Z">
        <w:r w:rsidRPr="00C45949" w:rsidDel="009A29C8">
          <w:rPr>
            <w:rFonts w:ascii="Candara" w:hAnsi="Candara" w:cs="Calibri"/>
            <w:sz w:val="22"/>
            <w:szCs w:val="22"/>
          </w:rPr>
          <w:delText>Company</w:delText>
        </w:r>
      </w:del>
      <w:ins w:id="224" w:author="Al Riyami, Azza OLNG-SCC/12" w:date="2026-03-29T14:33:00Z" w16du:dateUtc="2026-03-29T10:33:00Z">
        <w:r w:rsidR="009A29C8">
          <w:rPr>
            <w:rFonts w:ascii="Candara" w:hAnsi="Candara" w:cs="Calibri"/>
            <w:sz w:val="22"/>
            <w:szCs w:val="22"/>
          </w:rPr>
          <w:t>COMPANY</w:t>
        </w:r>
      </w:ins>
      <w:r w:rsidRPr="00C45949">
        <w:rPr>
          <w:rFonts w:ascii="Candara" w:hAnsi="Candara" w:cs="Calibri"/>
          <w:sz w:val="22"/>
          <w:szCs w:val="22"/>
        </w:rPr>
        <w:t xml:space="preserve"> Contract Holder and Contract Owner prior to mobilization and deliver it during cont</w:t>
      </w:r>
      <w:ins w:id="225" w:author="Al Riyami, Azza OLNG-SCC/12" w:date="2026-03-29T12:54:00Z" w16du:dateUtc="2026-03-29T08:54:00Z">
        <w:r w:rsidR="0071715B">
          <w:rPr>
            <w:rFonts w:ascii="Candara" w:hAnsi="Candara" w:cs="Calibri"/>
            <w:sz w:val="22"/>
            <w:szCs w:val="22"/>
          </w:rPr>
          <w:t>r</w:t>
        </w:r>
      </w:ins>
      <w:r w:rsidRPr="00C45949">
        <w:rPr>
          <w:rFonts w:ascii="Candara" w:hAnsi="Candara" w:cs="Calibri"/>
          <w:sz w:val="22"/>
          <w:szCs w:val="22"/>
        </w:rPr>
        <w:t xml:space="preserve">act execution at </w:t>
      </w:r>
      <w:ins w:id="226" w:author="Al Riyami, Azza OLNG-SCC/12" w:date="2026-03-29T12:54:00Z" w16du:dateUtc="2026-03-29T08:54:00Z">
        <w:r w:rsidR="0071715B">
          <w:rPr>
            <w:rFonts w:ascii="Candara" w:hAnsi="Candara" w:cs="Calibri"/>
            <w:sz w:val="22"/>
            <w:szCs w:val="22"/>
          </w:rPr>
          <w:t xml:space="preserve">the </w:t>
        </w:r>
      </w:ins>
      <w:del w:id="227" w:author="Al Riyami, Azza OLNG-SCC/12" w:date="2026-03-29T12:55:00Z" w16du:dateUtc="2026-03-29T08:55:00Z">
        <w:r w:rsidRPr="00C45949" w:rsidDel="0071715B">
          <w:rPr>
            <w:rFonts w:ascii="Candara" w:hAnsi="Candara" w:cs="Calibri"/>
            <w:sz w:val="22"/>
            <w:szCs w:val="22"/>
          </w:rPr>
          <w:delText>c</w:delText>
        </w:r>
      </w:del>
      <w:del w:id="228" w:author="Al Riyami, Azza OLNG-SCC/12" w:date="2026-03-29T14:33:00Z" w16du:dateUtc="2026-03-29T10:33:00Z">
        <w:r w:rsidRPr="00C45949" w:rsidDel="009A29C8">
          <w:rPr>
            <w:rFonts w:ascii="Candara" w:hAnsi="Candara" w:cs="Calibri"/>
            <w:sz w:val="22"/>
            <w:szCs w:val="22"/>
          </w:rPr>
          <w:delText>ompany</w:delText>
        </w:r>
      </w:del>
      <w:ins w:id="229" w:author="Al Riyami, Azza OLNG-SCC/12" w:date="2026-03-29T14:33:00Z" w16du:dateUtc="2026-03-29T10:33:00Z">
        <w:r w:rsidR="009A29C8">
          <w:rPr>
            <w:rFonts w:ascii="Candara" w:hAnsi="Candara" w:cs="Calibri"/>
            <w:sz w:val="22"/>
            <w:szCs w:val="22"/>
          </w:rPr>
          <w:t>COMPANY</w:t>
        </w:r>
      </w:ins>
      <w:r w:rsidRPr="00C45949">
        <w:rPr>
          <w:rFonts w:ascii="Candara" w:hAnsi="Candara" w:cs="Calibri"/>
          <w:sz w:val="22"/>
          <w:szCs w:val="22"/>
        </w:rPr>
        <w:t xml:space="preserve"> site.</w:t>
      </w:r>
    </w:p>
    <w:p w14:paraId="427C0195" w14:textId="140BE22A" w:rsidR="00A57CEE" w:rsidRPr="00C45949"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r w:rsidRPr="00C45949">
        <w:rPr>
          <w:rFonts w:ascii="Candara" w:hAnsi="Candara" w:cs="Calibri"/>
          <w:sz w:val="22"/>
          <w:szCs w:val="22"/>
        </w:rPr>
        <w:t xml:space="preserve">The scope of CONTRACTOR </w:t>
      </w:r>
      <w:r w:rsidRPr="00C9170B">
        <w:rPr>
          <w:rFonts w:ascii="Candara" w:hAnsi="Candara" w:cs="Calibri"/>
          <w:sz w:val="22"/>
          <w:szCs w:val="22"/>
        </w:rPr>
        <w:t>HSSE MS</w:t>
      </w:r>
      <w:r w:rsidRPr="00C45949">
        <w:rPr>
          <w:rFonts w:ascii="Candara" w:hAnsi="Candara" w:cs="Calibri"/>
          <w:sz w:val="22"/>
          <w:szCs w:val="22"/>
        </w:rPr>
        <w:t xml:space="preserve"> shall cover all</w:t>
      </w:r>
      <w:del w:id="230" w:author="Al Riyami, Azza OLNG-SCC/12" w:date="2026-03-29T12:55:00Z" w16du:dateUtc="2026-03-29T08:55:00Z">
        <w:r w:rsidRPr="00C45949" w:rsidDel="0071715B">
          <w:rPr>
            <w:rFonts w:ascii="Candara" w:hAnsi="Candara" w:cs="Calibri"/>
            <w:sz w:val="22"/>
            <w:szCs w:val="22"/>
          </w:rPr>
          <w:delText xml:space="preserve"> a</w:delText>
        </w:r>
      </w:del>
      <w:r w:rsidRPr="00C45949">
        <w:rPr>
          <w:rFonts w:ascii="Candara" w:hAnsi="Candara" w:cs="Calibri"/>
          <w:sz w:val="22"/>
          <w:szCs w:val="22"/>
        </w:rPr>
        <w:t xml:space="preserve"> WORK including any WORK performed by any SUBCONTRACTOR and all the interfaces between COMPANY, CONTRACTOR and SUBCONTRACTOR. As a minimum the CONTRACTOR HSSE MS shall cover identification of all HSSE HAZARDs associated with WORK to be carried out, an assessment of risk associated with the WORK, and identification of control and recovery measures, to ensure an adequate level of safety is provided by CONTRACTOR. Controls shall include but are not limited to policies, procedures, supervision, discipline competency and PPE etc.</w:t>
      </w:r>
    </w:p>
    <w:p w14:paraId="2A5583C7" w14:textId="5B8D3F40" w:rsidR="00A57CEE" w:rsidRPr="00C45949"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r w:rsidRPr="00C45949">
        <w:rPr>
          <w:rFonts w:ascii="Candara" w:hAnsi="Candara" w:cs="Calibri"/>
          <w:sz w:val="22"/>
          <w:szCs w:val="22"/>
        </w:rPr>
        <w:t>CONTRACTOR’s HSSE MS shall be fully documented and effectively implemented.</w:t>
      </w:r>
    </w:p>
    <w:p w14:paraId="2DAD2A2F" w14:textId="6EB11252" w:rsidR="00A57CEE" w:rsidRPr="00C45949"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bookmarkStart w:id="231" w:name="_Toc178671550"/>
      <w:bookmarkStart w:id="232" w:name="_Toc178671638"/>
      <w:r w:rsidRPr="00C45949">
        <w:rPr>
          <w:rFonts w:ascii="Candara" w:hAnsi="Candara" w:cs="Calibri"/>
          <w:sz w:val="22"/>
          <w:szCs w:val="22"/>
        </w:rPr>
        <w:t>Before mobilization of the work</w:t>
      </w:r>
      <w:del w:id="233" w:author="Al Riyami, Azza OLNG-SCC/12" w:date="2026-03-29T13:18:00Z" w16du:dateUtc="2026-03-29T09:18:00Z">
        <w:r w:rsidRPr="00C45949" w:rsidDel="00237C65">
          <w:rPr>
            <w:rFonts w:ascii="Candara" w:hAnsi="Candara" w:cs="Calibri"/>
            <w:sz w:val="22"/>
            <w:szCs w:val="22"/>
          </w:rPr>
          <w:delText xml:space="preserve"> </w:delText>
        </w:r>
      </w:del>
      <w:r w:rsidRPr="00C45949">
        <w:rPr>
          <w:rFonts w:ascii="Candara" w:hAnsi="Candara" w:cs="Calibri"/>
          <w:sz w:val="22"/>
          <w:szCs w:val="22"/>
        </w:rPr>
        <w:t xml:space="preserve">force and/or equipment, CONTRACTOR shall prepare a </w:t>
      </w:r>
      <w:bookmarkStart w:id="234" w:name="OLE_LINK3"/>
      <w:r w:rsidRPr="00C45949">
        <w:rPr>
          <w:rFonts w:ascii="Candara" w:hAnsi="Candara" w:cs="Calibri"/>
          <w:sz w:val="22"/>
          <w:szCs w:val="22"/>
        </w:rPr>
        <w:t>“</w:t>
      </w:r>
      <w:bookmarkEnd w:id="234"/>
      <w:r w:rsidRPr="00C45949">
        <w:rPr>
          <w:rFonts w:ascii="Candara" w:hAnsi="Candara" w:cs="Calibri"/>
          <w:sz w:val="22"/>
          <w:szCs w:val="22"/>
        </w:rPr>
        <w:t xml:space="preserve">CONTRACT HSSE Plan” consistent with COMPANY HSSE Plan, to be approved by COMPANY. CONTRACTOR shall provide the CONTRACTOR HSSE Plan and additional information as required to COMPANY for the mobilization readiness assessment to be performed by COMPANY.  </w:t>
      </w:r>
    </w:p>
    <w:p w14:paraId="67380C16" w14:textId="2A2A2280" w:rsidR="00A57CEE" w:rsidRPr="00C45949"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r w:rsidRPr="00C45949">
        <w:rPr>
          <w:rFonts w:ascii="Candara" w:hAnsi="Candara" w:cs="Calibri"/>
          <w:sz w:val="22"/>
          <w:szCs w:val="22"/>
        </w:rPr>
        <w:t xml:space="preserve">CONTRACTOR HSSE plan shall describe the specific actions, programs and procedures that will be implemented by CONTRACTOR to manage hazards associated with the execution of the WORK and Services under the CONTRACT. </w:t>
      </w:r>
    </w:p>
    <w:p w14:paraId="6C349EFA" w14:textId="2AFA645E" w:rsidR="00A57CEE" w:rsidRPr="00C45949"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r w:rsidRPr="00C45949">
        <w:rPr>
          <w:rFonts w:ascii="Candara" w:hAnsi="Candara" w:cs="Calibri"/>
          <w:sz w:val="22"/>
          <w:szCs w:val="22"/>
        </w:rPr>
        <w:t>CONTRACTOR HSSE plan shall include a completed detailed HEMP/Risk Assessment incorporating all activities in the scope of the CONTRACT. The hazards identified should reflect the risks associated with the critical activities. The format for the same is available in “Appendix IX of OLNG Contract HSE Management Procedure NG-P063”. CONTRACTOR shall ensure that the controls identified in the HEMP/Risk Assessment to mitigate the risks are fully implemented prior to Commencement of the WORK or services.</w:t>
      </w:r>
    </w:p>
    <w:p w14:paraId="39C3C7BE" w14:textId="12B0A67B" w:rsidR="00A57CEE" w:rsidRPr="00C45949"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r w:rsidRPr="00C45949">
        <w:rPr>
          <w:rFonts w:ascii="Candara" w:hAnsi="Candara" w:cs="Calibri"/>
          <w:sz w:val="22"/>
          <w:szCs w:val="22"/>
        </w:rPr>
        <w:t xml:space="preserve">CONTRACTOR HSSE plan shall be developed in accordance with the “Appendix VI of OLNG Contract HSE Management Procedure NG-P063” and include a HSE monitoring plan. </w:t>
      </w:r>
    </w:p>
    <w:p w14:paraId="26D2A5A8" w14:textId="43CB4243" w:rsidR="00A57CEE" w:rsidRPr="00C45949"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bookmarkStart w:id="235" w:name="_Toc192395621"/>
      <w:r w:rsidRPr="00C45949">
        <w:rPr>
          <w:rFonts w:ascii="Candara" w:hAnsi="Candara" w:cs="Calibri"/>
          <w:sz w:val="22"/>
          <w:szCs w:val="22"/>
        </w:rPr>
        <w:t>CONTRACTOR shall be responsible for implementing the CONTRACT HSSE Plan and communicating its relevant parts including subsequent revisions to COMPANY</w:t>
      </w:r>
      <w:bookmarkEnd w:id="235"/>
      <w:r w:rsidRPr="00C45949">
        <w:rPr>
          <w:rFonts w:ascii="Candara" w:hAnsi="Candara" w:cs="Calibri"/>
          <w:sz w:val="22"/>
          <w:szCs w:val="22"/>
        </w:rPr>
        <w:t>.</w:t>
      </w:r>
    </w:p>
    <w:p w14:paraId="7A29EB81" w14:textId="5CF7641F" w:rsidR="00A57CEE" w:rsidRPr="00C45949" w:rsidRDefault="00A57CEE" w:rsidP="00C9170B">
      <w:pPr>
        <w:pStyle w:val="Caption"/>
        <w:numPr>
          <w:ilvl w:val="1"/>
          <w:numId w:val="38"/>
        </w:numPr>
        <w:tabs>
          <w:tab w:val="clear" w:pos="720"/>
          <w:tab w:val="left" w:pos="2160"/>
        </w:tabs>
        <w:spacing w:before="120"/>
        <w:ind w:left="720" w:hanging="720"/>
        <w:rPr>
          <w:rFonts w:ascii="Candara" w:hAnsi="Candara" w:cs="Calibri"/>
          <w:sz w:val="22"/>
          <w:szCs w:val="22"/>
        </w:rPr>
      </w:pPr>
      <w:r w:rsidRPr="00C45949">
        <w:rPr>
          <w:rFonts w:ascii="Candara" w:hAnsi="Candara" w:cs="Calibri"/>
          <w:sz w:val="22"/>
          <w:szCs w:val="22"/>
        </w:rPr>
        <w:t xml:space="preserve">CONTRACTOR shall include within the CONTRACT HSSE Plan specific reference to those activities that will be implemented to ensure and demonstrate compliance. </w:t>
      </w:r>
    </w:p>
    <w:p w14:paraId="353CAD06" w14:textId="3959D04E" w:rsidR="00A57CEE" w:rsidRDefault="00A57CEE" w:rsidP="00C9170B">
      <w:pPr>
        <w:pStyle w:val="Caption"/>
        <w:numPr>
          <w:ilvl w:val="1"/>
          <w:numId w:val="38"/>
        </w:numPr>
        <w:tabs>
          <w:tab w:val="clear" w:pos="720"/>
          <w:tab w:val="left" w:pos="2160"/>
        </w:tabs>
        <w:spacing w:before="120"/>
        <w:ind w:left="720" w:hanging="720"/>
        <w:rPr>
          <w:ins w:id="236" w:author="Al Mukheini, Munira OLNG-HSS/2" w:date="2026-03-30T14:20:00Z" w16du:dateUtc="2026-03-30T10:20:00Z"/>
          <w:rFonts w:ascii="Candara" w:hAnsi="Candara" w:cs="Calibri"/>
          <w:sz w:val="22"/>
          <w:szCs w:val="22"/>
        </w:rPr>
      </w:pPr>
      <w:r w:rsidRPr="00C45949">
        <w:rPr>
          <w:rFonts w:ascii="Candara" w:hAnsi="Candara" w:cs="Calibri"/>
          <w:sz w:val="22"/>
          <w:szCs w:val="22"/>
        </w:rPr>
        <w:t>The CONTRACT HSSE Plan shall be reviewed at every stage of the CONTRACT and shall as a minimum be reviewed on an annual basis. CONTRACTOR shall report the outcome of the review of the CONTRACT HSSE Plan to the CONTRACT HOLDER and COMPANY QHSSE Manager.</w:t>
      </w:r>
    </w:p>
    <w:p w14:paraId="78F76E91" w14:textId="2372816C" w:rsidR="00124E50" w:rsidRPr="00460A43" w:rsidRDefault="00124E50" w:rsidP="00235B37">
      <w:pPr>
        <w:pStyle w:val="Caption"/>
        <w:numPr>
          <w:ilvl w:val="1"/>
          <w:numId w:val="38"/>
        </w:numPr>
        <w:tabs>
          <w:tab w:val="clear" w:pos="720"/>
          <w:tab w:val="left" w:pos="2160"/>
        </w:tabs>
        <w:spacing w:before="120"/>
        <w:ind w:left="720" w:hanging="720"/>
        <w:rPr>
          <w:rFonts w:ascii="Candara" w:hAnsi="Candara" w:cs="Calibri"/>
          <w:sz w:val="22"/>
          <w:szCs w:val="22"/>
        </w:rPr>
      </w:pPr>
      <w:ins w:id="237" w:author="Al Mukheini, Munira OLNG-HSS/2" w:date="2026-03-30T14:20:00Z">
        <w:r w:rsidRPr="00460A43">
          <w:rPr>
            <w:rFonts w:ascii="Candara" w:hAnsi="Candara" w:cs="Calibri"/>
            <w:sz w:val="22"/>
            <w:szCs w:val="22"/>
          </w:rPr>
          <w:lastRenderedPageBreak/>
          <w:t>CONTRACTOR classified as Medium or High Risk shall implement and maintain digital systems for the management of Health, Safety, Security, and Environmental (HSSE) aspects in compliance with the requirements of the Ministry of Energy and Minerals. These systems shall ensure that HSSE data, procedures, and performance are managed in a systematic, consistent, and transparent manner. The systems shall enable effective risk management and control through mechanisms that are monitorable, auditable, and capable of supporting timely and effective response to HSSE-related events.</w:t>
        </w:r>
      </w:ins>
    </w:p>
    <w:p w14:paraId="3130F7E6" w14:textId="77777777" w:rsidR="00533D45" w:rsidRPr="00533D45" w:rsidRDefault="00533D45" w:rsidP="00533D45">
      <w:pPr>
        <w:rPr>
          <w:sz w:val="6"/>
          <w:szCs w:val="6"/>
          <w:lang w:eastAsia="en-US"/>
        </w:rPr>
      </w:pPr>
    </w:p>
    <w:p w14:paraId="73C68E14" w14:textId="6B1F990B" w:rsidR="00A57CEE" w:rsidRPr="00533D45" w:rsidRDefault="00A57CEE" w:rsidP="00533D45">
      <w:pPr>
        <w:pStyle w:val="Heading1"/>
        <w:keepNext w:val="0"/>
        <w:numPr>
          <w:ilvl w:val="0"/>
          <w:numId w:val="11"/>
        </w:numPr>
        <w:spacing w:before="120"/>
        <w:ind w:left="720" w:hanging="720"/>
        <w:jc w:val="both"/>
        <w:rPr>
          <w:rStyle w:val="Heading1Char1"/>
          <w:rFonts w:ascii="Candara" w:eastAsiaTheme="majorEastAsia" w:hAnsi="Candara" w:cs="Calibri"/>
          <w:b w:val="0"/>
          <w:bCs w:val="0"/>
          <w:color w:val="auto"/>
          <w:sz w:val="22"/>
          <w:szCs w:val="22"/>
        </w:rPr>
      </w:pPr>
      <w:bookmarkStart w:id="238" w:name="_Toc63578540"/>
      <w:bookmarkStart w:id="239" w:name="_Toc226282741"/>
      <w:bookmarkStart w:id="240" w:name="_Toc176139583"/>
      <w:bookmarkStart w:id="241" w:name="_Toc176313748"/>
      <w:r w:rsidRPr="00533D45">
        <w:rPr>
          <w:rFonts w:ascii="Candara" w:hAnsi="Candara"/>
          <w:b/>
          <w:bCs/>
          <w:smallCaps/>
          <w:color w:val="auto"/>
          <w:sz w:val="24"/>
          <w:szCs w:val="24"/>
          <w:lang w:val="en-US" w:eastAsia="zh-CN"/>
        </w:rPr>
        <w:t>SUBCONTRACTING BY CONTRACTOR</w:t>
      </w:r>
      <w:bookmarkEnd w:id="238"/>
      <w:bookmarkEnd w:id="239"/>
    </w:p>
    <w:bookmarkEnd w:id="240"/>
    <w:bookmarkEnd w:id="241"/>
    <w:p w14:paraId="2345795F" w14:textId="019D1A24" w:rsidR="00A57CEE" w:rsidRPr="00C45949" w:rsidRDefault="00A57CEE" w:rsidP="007F1ABC">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In case the CONTRACTOR is subcontracting the contracted job </w:t>
      </w:r>
      <w:ins w:id="242" w:author="Al Riyami, Azza OLNG-SCC/12" w:date="2026-03-29T13:20:00Z" w16du:dateUtc="2026-03-29T09:20:00Z">
        <w:r w:rsidR="001B3713">
          <w:rPr>
            <w:rFonts w:ascii="Candara" w:hAnsi="Candara" w:cs="Calibri"/>
            <w:sz w:val="22"/>
            <w:szCs w:val="22"/>
          </w:rPr>
          <w:t>from</w:t>
        </w:r>
      </w:ins>
      <w:del w:id="243" w:author="Al Riyami, Azza OLNG-SCC/12" w:date="2026-03-29T13:20:00Z" w16du:dateUtc="2026-03-29T09:20:00Z">
        <w:r w:rsidRPr="00C45949" w:rsidDel="001B3713">
          <w:rPr>
            <w:rFonts w:ascii="Candara" w:hAnsi="Candara" w:cs="Calibri"/>
            <w:sz w:val="22"/>
            <w:szCs w:val="22"/>
          </w:rPr>
          <w:delText>in</w:delText>
        </w:r>
      </w:del>
      <w:r w:rsidRPr="00C45949">
        <w:rPr>
          <w:rFonts w:ascii="Candara" w:hAnsi="Candara" w:cs="Calibri"/>
          <w:sz w:val="22"/>
          <w:szCs w:val="22"/>
        </w:rPr>
        <w:t xml:space="preserve"> the beginning or during the execution stage, CONTRACTOR shall not use more than </w:t>
      </w:r>
      <w:ins w:id="244" w:author="Al Riyami, Azza OLNG-SCC/12" w:date="2026-03-29T12:57:00Z" w16du:dateUtc="2026-03-29T08:57:00Z">
        <w:r w:rsidR="00DC2A4D">
          <w:rPr>
            <w:rFonts w:ascii="Candara" w:hAnsi="Candara" w:cs="Calibri"/>
            <w:sz w:val="22"/>
            <w:szCs w:val="22"/>
          </w:rPr>
          <w:t>one (</w:t>
        </w:r>
      </w:ins>
      <w:r w:rsidRPr="00C45949">
        <w:rPr>
          <w:rFonts w:ascii="Candara" w:hAnsi="Candara" w:cs="Calibri"/>
          <w:sz w:val="22"/>
          <w:szCs w:val="22"/>
        </w:rPr>
        <w:t>1</w:t>
      </w:r>
      <w:ins w:id="245" w:author="Al Riyami, Azza OLNG-SCC/12" w:date="2026-03-29T12:57:00Z" w16du:dateUtc="2026-03-29T08:57:00Z">
        <w:r w:rsidR="00DC2A4D">
          <w:rPr>
            <w:rFonts w:ascii="Candara" w:hAnsi="Candara" w:cs="Calibri"/>
            <w:sz w:val="22"/>
            <w:szCs w:val="22"/>
          </w:rPr>
          <w:t>)</w:t>
        </w:r>
      </w:ins>
      <w:r w:rsidRPr="00C45949">
        <w:rPr>
          <w:rFonts w:ascii="Candara" w:hAnsi="Candara" w:cs="Calibri"/>
          <w:sz w:val="22"/>
          <w:szCs w:val="22"/>
        </w:rPr>
        <w:t xml:space="preserve"> layer of subcontracting means any manpower coming through a subcontractor shall be </w:t>
      </w:r>
      <w:ins w:id="246" w:author="Al Riyami, Azza OLNG-SCC/12" w:date="2026-03-29T13:21:00Z" w16du:dateUtc="2026-03-29T09:21:00Z">
        <w:r w:rsidR="00E83192">
          <w:rPr>
            <w:rFonts w:ascii="Candara" w:hAnsi="Candara" w:cs="Calibri"/>
            <w:sz w:val="22"/>
            <w:szCs w:val="22"/>
          </w:rPr>
          <w:t xml:space="preserve">a </w:t>
        </w:r>
      </w:ins>
      <w:r w:rsidRPr="00C45949">
        <w:rPr>
          <w:rFonts w:ascii="Candara" w:hAnsi="Candara" w:cs="Calibri"/>
          <w:sz w:val="22"/>
          <w:szCs w:val="22"/>
        </w:rPr>
        <w:t xml:space="preserve">direct employee of that subcontractor. </w:t>
      </w:r>
      <w:ins w:id="247" w:author="Al Riyami, Azza OLNG-SCC/12" w:date="2026-03-29T13:21:00Z" w16du:dateUtc="2026-03-29T09:21:00Z">
        <w:r w:rsidR="008367FB" w:rsidRPr="00C45949">
          <w:rPr>
            <w:rFonts w:ascii="Candara" w:hAnsi="Candara" w:cs="Calibri"/>
            <w:sz w:val="22"/>
            <w:szCs w:val="22"/>
          </w:rPr>
          <w:t>CONTRACTOR</w:t>
        </w:r>
        <w:r w:rsidR="008367FB" w:rsidRPr="00C45949" w:rsidDel="008367FB">
          <w:rPr>
            <w:rFonts w:ascii="Candara" w:hAnsi="Candara" w:cs="Calibri"/>
            <w:sz w:val="22"/>
            <w:szCs w:val="22"/>
          </w:rPr>
          <w:t xml:space="preserve"> </w:t>
        </w:r>
      </w:ins>
      <w:del w:id="248" w:author="Al Riyami, Azza OLNG-SCC/12" w:date="2026-03-29T13:21:00Z" w16du:dateUtc="2026-03-29T09:21:00Z">
        <w:r w:rsidRPr="00C45949" w:rsidDel="008367FB">
          <w:rPr>
            <w:rFonts w:ascii="Candara" w:hAnsi="Candara" w:cs="Calibri"/>
            <w:sz w:val="22"/>
            <w:szCs w:val="22"/>
          </w:rPr>
          <w:delText xml:space="preserve">Contractor </w:delText>
        </w:r>
      </w:del>
      <w:r w:rsidRPr="00C45949">
        <w:rPr>
          <w:rFonts w:ascii="Candara" w:hAnsi="Candara" w:cs="Calibri"/>
          <w:sz w:val="22"/>
          <w:szCs w:val="22"/>
        </w:rPr>
        <w:t>will not SUBCONTRACT any job without having prior approval from CONTRACT HOLDER. CONTRACTOR will also ensure that HSSE evaluation process will be repeated for SUBCONTRACTOR and job will only be subcontracted to a SUBCONTRACTOR found meeting the required criteria as approved by CONTRACT HOLDER.</w:t>
      </w:r>
    </w:p>
    <w:p w14:paraId="3B4DFEC3" w14:textId="48A1E0B6" w:rsidR="00A57CEE" w:rsidRPr="00C45949" w:rsidRDefault="00A57CEE" w:rsidP="007F1ABC">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CONTRACTOR shall develop a SUBCONTRACTOR Management Plan as part of the CONTRACT HSSE Plan to be approved by COMPANY that demonstrates how CONTRACTOR intends to comply with the requirements of OLNG CONTRACTORS’ HSSE Management Procedure NG-P063 whilst executing WORK. These requirements shall apply to all SUBCONTRACTOR WORK.</w:t>
      </w:r>
    </w:p>
    <w:p w14:paraId="3A336318" w14:textId="0068DC17" w:rsidR="00A57CEE" w:rsidRDefault="00A57CEE" w:rsidP="007F1ABC">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SUBCONTRACTORS shall not be allowed to mobilise or start any part of the WORK until CONTRACTOR has demonstrated compliance with the requirements of clauses 4, 5 and 6 of this Section C to COMPANY. </w:t>
      </w:r>
    </w:p>
    <w:p w14:paraId="34153637" w14:textId="77777777" w:rsidR="005337BE" w:rsidRPr="005337BE" w:rsidRDefault="005337BE" w:rsidP="005337BE">
      <w:pPr>
        <w:rPr>
          <w:sz w:val="2"/>
          <w:szCs w:val="2"/>
          <w:lang w:eastAsia="en-US"/>
        </w:rPr>
      </w:pPr>
    </w:p>
    <w:p w14:paraId="606D6AE8" w14:textId="1056FF30" w:rsidR="00A57CEE" w:rsidRPr="005337BE" w:rsidRDefault="00A57CEE" w:rsidP="005337BE">
      <w:pPr>
        <w:pStyle w:val="Heading1"/>
        <w:keepNext w:val="0"/>
        <w:numPr>
          <w:ilvl w:val="0"/>
          <w:numId w:val="11"/>
        </w:numPr>
        <w:spacing w:before="120"/>
        <w:ind w:left="720" w:hanging="720"/>
        <w:jc w:val="both"/>
        <w:rPr>
          <w:rFonts w:ascii="Candara" w:hAnsi="Candara"/>
          <w:b/>
          <w:bCs/>
          <w:smallCaps/>
          <w:color w:val="auto"/>
          <w:sz w:val="24"/>
          <w:szCs w:val="24"/>
          <w:lang w:val="en-US" w:eastAsia="zh-CN"/>
        </w:rPr>
      </w:pPr>
      <w:bookmarkStart w:id="249" w:name="_Toc63578541"/>
      <w:bookmarkStart w:id="250" w:name="_Toc226282742"/>
      <w:r w:rsidRPr="005337BE">
        <w:rPr>
          <w:rFonts w:ascii="Candara" w:hAnsi="Candara"/>
          <w:b/>
          <w:bCs/>
          <w:smallCaps/>
          <w:color w:val="auto"/>
          <w:sz w:val="24"/>
          <w:szCs w:val="24"/>
          <w:lang w:val="en-US" w:eastAsia="zh-CN"/>
        </w:rPr>
        <w:t xml:space="preserve">HSSE COMPETENCE OF CONTRACTOR </w:t>
      </w:r>
      <w:bookmarkEnd w:id="231"/>
      <w:bookmarkEnd w:id="232"/>
      <w:r w:rsidRPr="005337BE">
        <w:rPr>
          <w:rFonts w:ascii="Candara" w:hAnsi="Candara"/>
          <w:b/>
          <w:bCs/>
          <w:smallCaps/>
          <w:color w:val="auto"/>
          <w:sz w:val="24"/>
          <w:szCs w:val="24"/>
          <w:lang w:val="en-US" w:eastAsia="zh-CN"/>
        </w:rPr>
        <w:t>AND SUBCONTRACTORS</w:t>
      </w:r>
      <w:bookmarkEnd w:id="249"/>
      <w:bookmarkEnd w:id="250"/>
    </w:p>
    <w:p w14:paraId="41094C31" w14:textId="77777777" w:rsidR="005337BE" w:rsidRPr="005337BE" w:rsidRDefault="005337BE" w:rsidP="005337BE">
      <w:pPr>
        <w:pStyle w:val="ListParagraph"/>
        <w:numPr>
          <w:ilvl w:val="0"/>
          <w:numId w:val="10"/>
        </w:numPr>
        <w:spacing w:after="120"/>
        <w:contextualSpacing w:val="0"/>
        <w:jc w:val="both"/>
        <w:rPr>
          <w:rFonts w:ascii="Candara" w:hAnsi="Candara" w:cs="Calibri"/>
          <w:vanish/>
          <w:sz w:val="22"/>
          <w:szCs w:val="22"/>
          <w:lang w:eastAsia="en-US"/>
        </w:rPr>
      </w:pPr>
    </w:p>
    <w:p w14:paraId="60AB224B" w14:textId="04CA6E2B" w:rsidR="00A57CEE" w:rsidRPr="00C45949" w:rsidRDefault="00A57CEE" w:rsidP="005337BE">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CONTRACTOR shall ensure that all CONTRACTOR and SUBCONTRACTOR personnel have and maintain the minimum HSSE COMPETENCIES as set forth in the COMPANY HSE-MS Procedure for QHSE Mandatory Training NG-P049 (see clause 13 below). </w:t>
      </w:r>
    </w:p>
    <w:p w14:paraId="204F732F" w14:textId="34346A09" w:rsidR="00A57CEE" w:rsidRPr="00C45949" w:rsidRDefault="00A57CEE" w:rsidP="005337BE">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Further to the requirements of clause 16.1 of Section B, CONTRACTOR and SUBCONTRACTOR personnel shall undergo prior to carrying out any WORK or entering the WORKSITE, a HSSE induction provided by COMPANY. </w:t>
      </w:r>
    </w:p>
    <w:p w14:paraId="2302A70C" w14:textId="06F68D71" w:rsidR="00A57CEE" w:rsidRPr="00C45949" w:rsidRDefault="00A57CEE" w:rsidP="005337BE">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CONTRACTOR shall develop a HSSE Training Matrix as part of the CONTRACT HSSE Plan, to demonstrate the available training for each CONTRACTOR and SUBCONTRACTOR position to meet the minimum HSSE COMPETENCE requirements for the WORK. CONTRACTOR shall at all times maintain an </w:t>
      </w:r>
      <w:del w:id="251" w:author="Al Riyami, Azza OLNG-SCC/12" w:date="2026-03-29T13:19:00Z" w16du:dateUtc="2026-03-29T09:19:00Z">
        <w:r w:rsidRPr="00C45949" w:rsidDel="00956143">
          <w:rPr>
            <w:rFonts w:ascii="Candara" w:hAnsi="Candara" w:cs="Calibri"/>
            <w:sz w:val="22"/>
            <w:szCs w:val="22"/>
          </w:rPr>
          <w:delText>up to date</w:delText>
        </w:r>
      </w:del>
      <w:ins w:id="252" w:author="Al Riyami, Azza OLNG-SCC/12" w:date="2026-03-29T13:19:00Z" w16du:dateUtc="2026-03-29T09:19:00Z">
        <w:r w:rsidR="00956143" w:rsidRPr="00C45949">
          <w:rPr>
            <w:rFonts w:ascii="Candara" w:hAnsi="Candara" w:cs="Calibri"/>
            <w:sz w:val="22"/>
            <w:szCs w:val="22"/>
          </w:rPr>
          <w:t>up-to-date</w:t>
        </w:r>
      </w:ins>
      <w:r w:rsidRPr="00C45949">
        <w:rPr>
          <w:rFonts w:ascii="Candara" w:hAnsi="Candara" w:cs="Calibri"/>
          <w:sz w:val="22"/>
          <w:szCs w:val="22"/>
        </w:rPr>
        <w:t xml:space="preserve"> inventory (Training Matrix) of all personnel employed under the CONTRACT, and details of the mandatory training courses they have attended, including the attendance date and furnish it to COMPANY when advised.</w:t>
      </w:r>
    </w:p>
    <w:p w14:paraId="37CF2A16" w14:textId="2A4302CB" w:rsidR="00A57CEE" w:rsidRDefault="00A57CEE" w:rsidP="005337BE">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CONTRACTOR shall develop a Competence Assurance Plan to be approved by CONTRACT HOLDER which includes but is not limited to a maintained register to demonstrate CONTRACTOR and SUBCONTRACTOR personnel meet the HSSE STANDARDS and HSSE COMPETENCIES acceptable to COMPANY. </w:t>
      </w:r>
    </w:p>
    <w:p w14:paraId="073C1CB1" w14:textId="77777777" w:rsidR="005337BE" w:rsidRPr="005337BE" w:rsidRDefault="005337BE" w:rsidP="005337BE">
      <w:pPr>
        <w:rPr>
          <w:sz w:val="2"/>
          <w:szCs w:val="2"/>
          <w:lang w:eastAsia="en-US"/>
        </w:rPr>
      </w:pPr>
    </w:p>
    <w:p w14:paraId="218E66B6" w14:textId="775E358F" w:rsidR="00A57CEE" w:rsidRPr="004909AA" w:rsidRDefault="00A57CEE" w:rsidP="004909AA">
      <w:pPr>
        <w:pStyle w:val="Heading1"/>
        <w:keepNext w:val="0"/>
        <w:numPr>
          <w:ilvl w:val="0"/>
          <w:numId w:val="11"/>
        </w:numPr>
        <w:spacing w:before="120"/>
        <w:ind w:left="720" w:hanging="720"/>
        <w:jc w:val="both"/>
        <w:rPr>
          <w:rStyle w:val="Heading1Char1"/>
          <w:rFonts w:ascii="Candara" w:eastAsiaTheme="majorEastAsia" w:hAnsi="Candara" w:cs="Calibri"/>
          <w:b w:val="0"/>
          <w:bCs w:val="0"/>
          <w:color w:val="auto"/>
          <w:sz w:val="22"/>
          <w:szCs w:val="22"/>
        </w:rPr>
      </w:pPr>
      <w:bookmarkStart w:id="253" w:name="_Toc178671337"/>
      <w:bookmarkStart w:id="254" w:name="_Toc178671401"/>
      <w:bookmarkStart w:id="255" w:name="_Toc178671469"/>
      <w:bookmarkStart w:id="256" w:name="_Toc178671516"/>
      <w:bookmarkStart w:id="257" w:name="_Toc178671561"/>
      <w:bookmarkStart w:id="258" w:name="_Toc178671649"/>
      <w:bookmarkStart w:id="259" w:name="_Toc178671693"/>
      <w:bookmarkStart w:id="260" w:name="_Toc178671832"/>
      <w:bookmarkStart w:id="261" w:name="_Toc178671862"/>
      <w:bookmarkStart w:id="262" w:name="_Toc178671888"/>
      <w:bookmarkStart w:id="263" w:name="_Toc178671914"/>
      <w:bookmarkStart w:id="264" w:name="_Toc178671938"/>
      <w:bookmarkStart w:id="265" w:name="_Toc178671962"/>
      <w:bookmarkStart w:id="266" w:name="_Toc178671562"/>
      <w:bookmarkStart w:id="267" w:name="_Toc178671650"/>
      <w:bookmarkStart w:id="268" w:name="_Toc63578542"/>
      <w:bookmarkStart w:id="269" w:name="_Toc226282743"/>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r w:rsidRPr="004909AA">
        <w:rPr>
          <w:rFonts w:ascii="Candara" w:hAnsi="Candara"/>
          <w:b/>
          <w:bCs/>
          <w:smallCaps/>
          <w:color w:val="auto"/>
          <w:sz w:val="24"/>
          <w:szCs w:val="24"/>
          <w:lang w:val="en-US" w:eastAsia="zh-CN"/>
        </w:rPr>
        <w:t>COMMENCEMENT OF MOBILIZATION OR WORK CERTIFICATES</w:t>
      </w:r>
      <w:bookmarkEnd w:id="268"/>
      <w:bookmarkEnd w:id="269"/>
    </w:p>
    <w:p w14:paraId="5209A20D" w14:textId="77777777" w:rsidR="004909AA" w:rsidRPr="004909AA" w:rsidRDefault="004909AA" w:rsidP="004909AA">
      <w:pPr>
        <w:pStyle w:val="ListParagraph"/>
        <w:numPr>
          <w:ilvl w:val="0"/>
          <w:numId w:val="10"/>
        </w:numPr>
        <w:spacing w:after="120"/>
        <w:contextualSpacing w:val="0"/>
        <w:jc w:val="both"/>
        <w:rPr>
          <w:rFonts w:ascii="Candara" w:hAnsi="Candara" w:cs="Calibri"/>
          <w:vanish/>
          <w:sz w:val="22"/>
          <w:szCs w:val="22"/>
          <w:lang w:eastAsia="en-US"/>
        </w:rPr>
      </w:pPr>
    </w:p>
    <w:p w14:paraId="6F0709FD" w14:textId="5DF35791" w:rsidR="00A57CEE" w:rsidRPr="00C45949"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CONTRACTOR must obtain a Commencement of Mobilization Certificate (see Appendix 1 of OLNG CONTRACTORS’ HSSE Management Procedure NG-P063) from the COMPANY prior to the mobilization of its personnel, equipment or materials and start of execution of WORK at the WORKSITE. </w:t>
      </w:r>
    </w:p>
    <w:p w14:paraId="7C171FC0" w14:textId="2A98185D" w:rsidR="00A57CEE" w:rsidRPr="00C45949"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lastRenderedPageBreak/>
        <w:t>CONTRACTOR shall give COMPANY reasonable advance notice for the mobilization readiness assessment.</w:t>
      </w:r>
    </w:p>
    <w:p w14:paraId="1E29F7DF" w14:textId="78C30194" w:rsidR="00A57CEE"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CONTRACTOR is reminded of the obligations that all activities regardless of location and status undertaken as part of the WORK or services (including but not limited to material and equipment suppliers) provided under the CONTRACT shall be considered as provided by CONTRACTOR. Compliance to the HSE requirements will apply equally to all activities related to the CONTRACT.</w:t>
      </w:r>
    </w:p>
    <w:p w14:paraId="36E7C4C5" w14:textId="77777777" w:rsidR="005828CD" w:rsidRPr="005828CD" w:rsidRDefault="005828CD" w:rsidP="005828CD">
      <w:pPr>
        <w:rPr>
          <w:lang w:eastAsia="en-US"/>
        </w:rPr>
      </w:pPr>
    </w:p>
    <w:p w14:paraId="4B16E7E0" w14:textId="7264A63E" w:rsidR="00A57CEE" w:rsidRPr="004909AA" w:rsidRDefault="00A57CEE" w:rsidP="004909AA">
      <w:pPr>
        <w:pStyle w:val="Heading1"/>
        <w:keepNext w:val="0"/>
        <w:numPr>
          <w:ilvl w:val="0"/>
          <w:numId w:val="11"/>
        </w:numPr>
        <w:spacing w:before="120"/>
        <w:ind w:left="720" w:hanging="720"/>
        <w:jc w:val="both"/>
        <w:rPr>
          <w:rFonts w:ascii="Candara" w:hAnsi="Candara"/>
          <w:b/>
          <w:bCs/>
          <w:smallCaps/>
          <w:color w:val="auto"/>
          <w:sz w:val="24"/>
          <w:szCs w:val="24"/>
          <w:lang w:val="en-US" w:eastAsia="zh-CN"/>
        </w:rPr>
      </w:pPr>
      <w:bookmarkStart w:id="270" w:name="_Toc178671553"/>
      <w:bookmarkStart w:id="271" w:name="_Toc178671641"/>
      <w:bookmarkStart w:id="272" w:name="_Toc63578543"/>
      <w:bookmarkStart w:id="273" w:name="_Toc226282744"/>
      <w:bookmarkStart w:id="274" w:name="_Toc163445209"/>
      <w:r w:rsidRPr="004909AA">
        <w:rPr>
          <w:rFonts w:ascii="Candara" w:hAnsi="Candara"/>
          <w:b/>
          <w:bCs/>
          <w:smallCaps/>
          <w:color w:val="auto"/>
          <w:sz w:val="24"/>
          <w:szCs w:val="24"/>
          <w:lang w:val="en-US" w:eastAsia="zh-CN"/>
        </w:rPr>
        <w:t>PERFORMANCE MONITORING AND INCIDENT INVESTIGATION</w:t>
      </w:r>
      <w:bookmarkEnd w:id="270"/>
      <w:bookmarkEnd w:id="271"/>
      <w:bookmarkEnd w:id="272"/>
      <w:bookmarkEnd w:id="273"/>
    </w:p>
    <w:bookmarkEnd w:id="274"/>
    <w:p w14:paraId="05A9BEE0" w14:textId="77777777" w:rsidR="004909AA" w:rsidRPr="004909AA" w:rsidRDefault="004909AA" w:rsidP="004909AA">
      <w:pPr>
        <w:pStyle w:val="ListParagraph"/>
        <w:numPr>
          <w:ilvl w:val="0"/>
          <w:numId w:val="10"/>
        </w:numPr>
        <w:spacing w:after="120"/>
        <w:contextualSpacing w:val="0"/>
        <w:jc w:val="both"/>
        <w:rPr>
          <w:rFonts w:ascii="Candara" w:hAnsi="Candara" w:cs="Calibri"/>
          <w:vanish/>
          <w:sz w:val="22"/>
          <w:szCs w:val="22"/>
          <w:lang w:eastAsia="en-US"/>
        </w:rPr>
      </w:pPr>
    </w:p>
    <w:p w14:paraId="48CA4940" w14:textId="26D69677" w:rsidR="00A57CEE" w:rsidRPr="00C45949"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CONTRACTOR shall monitor and report HSSE performance to meet the requirement</w:t>
      </w:r>
      <w:ins w:id="275" w:author="Al Riyami, Azza OLNG-SCC/12" w:date="2026-03-29T13:24:00Z" w16du:dateUtc="2026-03-29T09:24:00Z">
        <w:r w:rsidR="004034EA">
          <w:rPr>
            <w:rFonts w:ascii="Candara" w:hAnsi="Candara" w:cs="Calibri"/>
            <w:sz w:val="22"/>
            <w:szCs w:val="22"/>
          </w:rPr>
          <w:t>s</w:t>
        </w:r>
      </w:ins>
      <w:r w:rsidRPr="00C45949">
        <w:rPr>
          <w:rFonts w:ascii="Candara" w:hAnsi="Candara" w:cs="Calibri"/>
          <w:sz w:val="22"/>
          <w:szCs w:val="22"/>
        </w:rPr>
        <w:t xml:space="preserve"> set by COMPANY. All data collected shall have a clear audit trail which shall be verified by COMPANY on a regular basis. The information shall be trended and used in management reviews by both CONTRACTOR and COMPANY. Corrective action shall be taken as necessary by CONTRACTOR and as appropriate by COMPANY to rectify declining or sub-standard HSSE performance.</w:t>
      </w:r>
    </w:p>
    <w:p w14:paraId="13690407" w14:textId="68FE52DA" w:rsidR="00A57CEE" w:rsidRPr="00C45949"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CONTRACTOR shall regularly monitor and review HSE performance as per the agreed CONTRACT HSE Management Plan and shall complete and submit the ‘Health and Safety Statistics - Monthly HSE Report (see Appendix XIII of OLNG CONTRACTORS’ HSSE Management Procedure NG-P063) to the CONTRACT HOLDER on </w:t>
      </w:r>
      <w:ins w:id="276" w:author="Al Riyami, Azza OLNG-SCC/12" w:date="2026-03-29T13:24:00Z" w16du:dateUtc="2026-03-29T09:24:00Z">
        <w:r w:rsidR="004034EA">
          <w:rPr>
            <w:rFonts w:ascii="Candara" w:hAnsi="Candara" w:cs="Calibri"/>
            <w:sz w:val="22"/>
            <w:szCs w:val="22"/>
          </w:rPr>
          <w:t xml:space="preserve">a </w:t>
        </w:r>
      </w:ins>
      <w:r w:rsidRPr="00C45949">
        <w:rPr>
          <w:rFonts w:ascii="Candara" w:hAnsi="Candara" w:cs="Calibri"/>
          <w:sz w:val="22"/>
          <w:szCs w:val="22"/>
        </w:rPr>
        <w:t xml:space="preserve">monthly basis. </w:t>
      </w:r>
    </w:p>
    <w:p w14:paraId="3ECC49F9" w14:textId="0BFBA749" w:rsidR="00A57CEE" w:rsidRPr="00C45949"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CONTRACTOR shall develop a CONTRACTOR HSSE Monitoring Plan as part of the CONTRACT HSSE Plan to be approved by COMPANY that demonstrates how CONTRACTOR intends to comply </w:t>
      </w:r>
      <w:ins w:id="277" w:author="Al Riyami, Azza OLNG-SCC/12" w:date="2026-03-29T12:55:00Z" w16du:dateUtc="2026-03-29T08:55:00Z">
        <w:r w:rsidR="00E7514B">
          <w:rPr>
            <w:rFonts w:ascii="Candara" w:hAnsi="Candara" w:cs="Calibri"/>
            <w:sz w:val="22"/>
            <w:szCs w:val="22"/>
          </w:rPr>
          <w:t xml:space="preserve">with </w:t>
        </w:r>
      </w:ins>
      <w:r w:rsidRPr="00C45949">
        <w:rPr>
          <w:rFonts w:ascii="Candara" w:hAnsi="Candara" w:cs="Calibri"/>
          <w:sz w:val="22"/>
          <w:szCs w:val="22"/>
        </w:rPr>
        <w:t xml:space="preserve">the CONTRACT requirements. The CONTRACTOR Monitoring Plan shall apply to all SUBCONTRACTOR activities and CONTRACTOR suppliers. </w:t>
      </w:r>
    </w:p>
    <w:p w14:paraId="3E3EAF99" w14:textId="0962836B" w:rsidR="00A57CEE" w:rsidRPr="00C45949"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CONTRACTOR shall also submit progress update on CONTRACTOR HSE Monitoring Plan on quarterly basis (see Appendix VII of OLNG CONTRACTORS’ HSSE Management Procedure NG-P063).</w:t>
      </w:r>
    </w:p>
    <w:p w14:paraId="05E347C5" w14:textId="249E4588" w:rsidR="00A57CEE" w:rsidRPr="00C45949"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COMPANY reserves the right at any time to undertake HSSE audits in order to ensure that CONTRACTOR is carrying out its responsibilities under the applicable HSSE policy and procedures. This includes the CONTRACT HSSE Plan and its compliance with the COMPANY HSSE Plan. CONTRACTOR shall provide such facilities, personnel and assistance as may be necessary for COMPANY to undertake such audits. </w:t>
      </w:r>
    </w:p>
    <w:p w14:paraId="7B44F31B" w14:textId="02D8AD19" w:rsidR="00A57CEE" w:rsidRPr="00C45949"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All incidents (unsafe acts, unsafe conditions, near miss, injuries or non-compliance with Life Saving Rules and Section C) within the CONTRACTOR control shall be reported and investigated by CONTRACTOR in compliance with the COMPANY’S Incident Management System (see Appendix 1 of Incident Investigation and Learning Procedure NG-P015). </w:t>
      </w:r>
    </w:p>
    <w:p w14:paraId="1F2F48E6" w14:textId="239E17F5" w:rsidR="00A57CEE" w:rsidRPr="00C45949" w:rsidRDefault="00A57CEE" w:rsidP="004909AA">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COMPANY reserve</w:t>
      </w:r>
      <w:ins w:id="278" w:author="Al Riyami, Azza OLNG-SCC/12" w:date="2026-03-29T12:55:00Z" w16du:dateUtc="2026-03-29T08:55:00Z">
        <w:r w:rsidR="00E7514B">
          <w:rPr>
            <w:rFonts w:ascii="Candara" w:hAnsi="Candara" w:cs="Calibri"/>
            <w:sz w:val="22"/>
            <w:szCs w:val="22"/>
          </w:rPr>
          <w:t>s</w:t>
        </w:r>
      </w:ins>
      <w:r w:rsidRPr="00C45949">
        <w:rPr>
          <w:rFonts w:ascii="Candara" w:hAnsi="Candara" w:cs="Calibri"/>
          <w:sz w:val="22"/>
          <w:szCs w:val="22"/>
        </w:rPr>
        <w:t xml:space="preserve"> the right to issue a HSE Default for the non-reporting of recordable cases by CONTRACTOR. </w:t>
      </w:r>
    </w:p>
    <w:p w14:paraId="740C5D38" w14:textId="363E299F" w:rsidR="00A57CEE" w:rsidRPr="001727A2" w:rsidRDefault="00A57CEE" w:rsidP="004909AA">
      <w:pPr>
        <w:pStyle w:val="Caption"/>
        <w:numPr>
          <w:ilvl w:val="1"/>
          <w:numId w:val="10"/>
        </w:numPr>
        <w:tabs>
          <w:tab w:val="clear" w:pos="720"/>
        </w:tabs>
        <w:ind w:left="720"/>
        <w:rPr>
          <w:rFonts w:ascii="Candara" w:hAnsi="Candara"/>
          <w:sz w:val="22"/>
          <w:szCs w:val="22"/>
        </w:rPr>
      </w:pPr>
      <w:r w:rsidRPr="001727A2">
        <w:rPr>
          <w:rFonts w:ascii="Candara" w:hAnsi="Candara"/>
          <w:b/>
          <w:sz w:val="22"/>
          <w:szCs w:val="22"/>
        </w:rPr>
        <w:t>EMERGENCY RESPONSE:</w:t>
      </w:r>
      <w:r w:rsidRPr="001727A2">
        <w:rPr>
          <w:rFonts w:ascii="Candara" w:hAnsi="Candara"/>
          <w:sz w:val="22"/>
          <w:szCs w:val="22"/>
        </w:rPr>
        <w:t xml:space="preserve"> </w:t>
      </w:r>
    </w:p>
    <w:p w14:paraId="196119FE" w14:textId="77777777" w:rsidR="00A57CEE" w:rsidRDefault="00A57CEE" w:rsidP="004909AA">
      <w:pPr>
        <w:pStyle w:val="Caption"/>
        <w:tabs>
          <w:tab w:val="clear" w:pos="720"/>
        </w:tabs>
        <w:ind w:firstLine="0"/>
        <w:rPr>
          <w:rFonts w:ascii="Candara" w:hAnsi="Candara" w:cs="Calibri"/>
          <w:sz w:val="22"/>
          <w:szCs w:val="22"/>
        </w:rPr>
      </w:pPr>
      <w:r w:rsidRPr="004909AA">
        <w:rPr>
          <w:rFonts w:ascii="Candara" w:hAnsi="Candara" w:cs="Calibri"/>
          <w:sz w:val="22"/>
          <w:szCs w:val="22"/>
        </w:rPr>
        <w:t>CONTRACTOR shall comply with COMPANY Emergency Response Requirements as stipulated in  COMPANY Emergency Response Plan.</w:t>
      </w:r>
    </w:p>
    <w:p w14:paraId="1D07B9AB" w14:textId="77777777" w:rsidR="00FF7769" w:rsidRPr="00FF7769" w:rsidRDefault="00FF7769" w:rsidP="00FF7769">
      <w:pPr>
        <w:rPr>
          <w:sz w:val="2"/>
          <w:szCs w:val="2"/>
          <w:lang w:eastAsia="en-US"/>
        </w:rPr>
      </w:pPr>
    </w:p>
    <w:p w14:paraId="3D2EE770" w14:textId="42882355" w:rsidR="00A57CEE" w:rsidRPr="004909AA" w:rsidRDefault="00A57CEE" w:rsidP="004909AA">
      <w:pPr>
        <w:pStyle w:val="Heading1"/>
        <w:keepNext w:val="0"/>
        <w:numPr>
          <w:ilvl w:val="0"/>
          <w:numId w:val="11"/>
        </w:numPr>
        <w:spacing w:before="120"/>
        <w:ind w:left="720" w:hanging="720"/>
        <w:jc w:val="both"/>
        <w:rPr>
          <w:rStyle w:val="Heading1Char1"/>
          <w:rFonts w:ascii="Candara" w:eastAsiaTheme="majorEastAsia" w:hAnsi="Candara" w:cs="Calibri"/>
          <w:b w:val="0"/>
          <w:bCs w:val="0"/>
          <w:color w:val="auto"/>
          <w:sz w:val="22"/>
          <w:szCs w:val="22"/>
        </w:rPr>
      </w:pPr>
      <w:bookmarkStart w:id="279" w:name="_Toc63578544"/>
      <w:bookmarkStart w:id="280" w:name="_Toc226282745"/>
      <w:r w:rsidRPr="004909AA">
        <w:rPr>
          <w:rFonts w:ascii="Candara" w:hAnsi="Candara"/>
          <w:b/>
          <w:bCs/>
          <w:smallCaps/>
          <w:color w:val="auto"/>
          <w:sz w:val="24"/>
          <w:szCs w:val="24"/>
          <w:lang w:val="en-US" w:eastAsia="zh-CN"/>
        </w:rPr>
        <w:t>SITE RESTORATION</w:t>
      </w:r>
      <w:bookmarkEnd w:id="279"/>
      <w:bookmarkEnd w:id="280"/>
    </w:p>
    <w:p w14:paraId="4BA684A3" w14:textId="77777777" w:rsidR="00FF7769" w:rsidRPr="00FF7769" w:rsidRDefault="00FF7769" w:rsidP="00FF7769">
      <w:pPr>
        <w:pStyle w:val="ListParagraph"/>
        <w:numPr>
          <w:ilvl w:val="0"/>
          <w:numId w:val="10"/>
        </w:numPr>
        <w:spacing w:after="120"/>
        <w:contextualSpacing w:val="0"/>
        <w:jc w:val="both"/>
        <w:rPr>
          <w:rFonts w:ascii="Candara" w:hAnsi="Candara" w:cs="Calibri"/>
          <w:vanish/>
          <w:sz w:val="22"/>
          <w:szCs w:val="22"/>
          <w:lang w:eastAsia="en-US"/>
        </w:rPr>
      </w:pPr>
    </w:p>
    <w:p w14:paraId="4B717613" w14:textId="22957CA1" w:rsidR="00A57CEE" w:rsidRDefault="00A57CEE" w:rsidP="00FF7769">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Upon Completion of the WORK or Services, CONTRACTOR shall satisfactorily restore the WORKSITE including any areas of COMPANY concession and any premises thereon, used by CONTRACTOR to perform the WORK or Services. CONTRACTOR shall ensure COMPANY’S satisfaction on this restoration (Where Applicable).</w:t>
      </w:r>
    </w:p>
    <w:p w14:paraId="7744CA1A" w14:textId="77777777" w:rsidR="00FF7769" w:rsidRPr="00FF7769" w:rsidRDefault="00FF7769" w:rsidP="00FF7769">
      <w:pPr>
        <w:rPr>
          <w:sz w:val="2"/>
          <w:szCs w:val="2"/>
          <w:lang w:eastAsia="en-US"/>
        </w:rPr>
      </w:pPr>
    </w:p>
    <w:p w14:paraId="5ACB8E31" w14:textId="0DE21803" w:rsidR="00A57CEE" w:rsidRPr="004909AA" w:rsidRDefault="00A57CEE" w:rsidP="004909AA">
      <w:pPr>
        <w:pStyle w:val="Heading1"/>
        <w:keepNext w:val="0"/>
        <w:numPr>
          <w:ilvl w:val="0"/>
          <w:numId w:val="11"/>
        </w:numPr>
        <w:spacing w:before="120"/>
        <w:ind w:left="720" w:hanging="720"/>
        <w:jc w:val="both"/>
        <w:rPr>
          <w:rFonts w:ascii="Candara" w:hAnsi="Candara"/>
          <w:b/>
          <w:bCs/>
          <w:smallCaps/>
          <w:color w:val="auto"/>
          <w:sz w:val="24"/>
          <w:szCs w:val="24"/>
          <w:lang w:val="en-US" w:eastAsia="zh-CN"/>
        </w:rPr>
      </w:pPr>
      <w:bookmarkStart w:id="281" w:name="_Toc63578545"/>
      <w:bookmarkStart w:id="282" w:name="_Toc226282746"/>
      <w:r w:rsidRPr="004909AA">
        <w:rPr>
          <w:rFonts w:ascii="Candara" w:hAnsi="Candara"/>
          <w:b/>
          <w:bCs/>
          <w:smallCaps/>
          <w:color w:val="auto"/>
          <w:sz w:val="24"/>
          <w:szCs w:val="24"/>
          <w:lang w:val="en-US" w:eastAsia="zh-CN"/>
        </w:rPr>
        <w:lastRenderedPageBreak/>
        <w:t>HSE NON-COMPLIANCES</w:t>
      </w:r>
      <w:bookmarkEnd w:id="281"/>
      <w:bookmarkEnd w:id="282"/>
    </w:p>
    <w:p w14:paraId="65B191DA" w14:textId="77777777" w:rsidR="00FF7769" w:rsidRPr="00FF7769" w:rsidRDefault="00FF7769" w:rsidP="00FF7769">
      <w:pPr>
        <w:pStyle w:val="ListParagraph"/>
        <w:numPr>
          <w:ilvl w:val="0"/>
          <w:numId w:val="10"/>
        </w:numPr>
        <w:spacing w:after="120"/>
        <w:contextualSpacing w:val="0"/>
        <w:jc w:val="both"/>
        <w:rPr>
          <w:rFonts w:ascii="Candara" w:hAnsi="Candara" w:cs="Calibri"/>
          <w:vanish/>
          <w:sz w:val="22"/>
          <w:szCs w:val="22"/>
          <w:lang w:eastAsia="en-US"/>
        </w:rPr>
      </w:pPr>
    </w:p>
    <w:p w14:paraId="4E1ADF18" w14:textId="08E85A26" w:rsidR="00A57CEE" w:rsidRPr="00C45949" w:rsidRDefault="00A57CEE" w:rsidP="00FF7769">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In the event that COMPANY identifies that CONTRACTOR has failed to comply with the approved </w:t>
      </w:r>
      <w:r w:rsidR="00766783" w:rsidRPr="00C45949">
        <w:rPr>
          <w:rFonts w:ascii="Candara" w:hAnsi="Candara" w:cs="Calibri"/>
          <w:sz w:val="22"/>
          <w:szCs w:val="22"/>
        </w:rPr>
        <w:t>CONTRACT HSE MANAGEMENT PLAN</w:t>
      </w:r>
      <w:r w:rsidRPr="00C45949">
        <w:rPr>
          <w:rFonts w:ascii="Candara" w:hAnsi="Candara" w:cs="Calibri"/>
          <w:sz w:val="22"/>
          <w:szCs w:val="22"/>
        </w:rPr>
        <w:t xml:space="preserve">, or other CONTRACT HSE requirements, then COMPANY reserve the right to issue CONTRACTOR with an HSE default notice retrospectively. </w:t>
      </w:r>
    </w:p>
    <w:p w14:paraId="77ED67C5" w14:textId="16807496" w:rsidR="00A57CEE" w:rsidRPr="00C45949" w:rsidRDefault="00A57CEE" w:rsidP="00FF7769">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A HSE default notice is any written notification issued by COMPANY detailing specific aspects of any act, WORKS/services pertaining to the WORK that do not comply with either the latest approved CONTRACT HSE management plan or other CONTRACT HSE requirements </w:t>
      </w:r>
    </w:p>
    <w:p w14:paraId="69B2D86A" w14:textId="5905568A" w:rsidR="00A57CEE" w:rsidRPr="00C45949" w:rsidRDefault="00A57CEE" w:rsidP="00FF7769">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If as a result of a COMPANY led investigation, it is discovered that there has been a non-conformance related to HSE reporting of recordable cases, this will attract a specific consequence default. The default will be held against the CONTRACTOR and not against CONTRACTOR employees. </w:t>
      </w:r>
    </w:p>
    <w:p w14:paraId="0D25516C" w14:textId="3CD5C0E1" w:rsidR="00A57CEE" w:rsidRPr="00C45949" w:rsidRDefault="00A57CEE" w:rsidP="00FF7769">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Repeated failures by CONTRACTOR to comply with CONTRACT HSE requirements may result in the removal from WORKSITE of the relevant CONTRACTOR’S supervisory and/or managerial personnel.</w:t>
      </w:r>
    </w:p>
    <w:p w14:paraId="6BB159D3" w14:textId="2801BCC8" w:rsidR="00A57CEE" w:rsidRPr="00C45949" w:rsidRDefault="00A57CEE" w:rsidP="00FF7769">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Where the repeated incidences of HSE default occur throughout the duration of the CONTRACT then the following remedies are available to COMPANY:</w:t>
      </w:r>
    </w:p>
    <w:tbl>
      <w:tblPr>
        <w:tblW w:w="14554" w:type="dxa"/>
        <w:tblInd w:w="108" w:type="dxa"/>
        <w:tblBorders>
          <w:top w:val="nil"/>
          <w:left w:val="nil"/>
          <w:bottom w:val="nil"/>
          <w:right w:val="nil"/>
        </w:tblBorders>
        <w:tblLayout w:type="fixed"/>
        <w:tblLook w:val="0000" w:firstRow="0" w:lastRow="0" w:firstColumn="0" w:lastColumn="0" w:noHBand="0" w:noVBand="0"/>
      </w:tblPr>
      <w:tblGrid>
        <w:gridCol w:w="9540"/>
        <w:gridCol w:w="5014"/>
      </w:tblGrid>
      <w:tr w:rsidR="00A57CEE" w:rsidRPr="00C45949" w14:paraId="192FC40E" w14:textId="77777777" w:rsidTr="008C5051">
        <w:trPr>
          <w:trHeight w:val="96"/>
        </w:trPr>
        <w:tc>
          <w:tcPr>
            <w:tcW w:w="9540" w:type="dxa"/>
          </w:tcPr>
          <w:tbl>
            <w:tblPr>
              <w:tblW w:w="8640"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5"/>
              <w:gridCol w:w="2048"/>
              <w:gridCol w:w="5367"/>
            </w:tblGrid>
            <w:tr w:rsidR="00A57CEE" w:rsidRPr="00C45949" w14:paraId="320098FD" w14:textId="77777777" w:rsidTr="00147BDE">
              <w:trPr>
                <w:trHeight w:val="179"/>
              </w:trPr>
              <w:tc>
                <w:tcPr>
                  <w:tcW w:w="1225" w:type="dxa"/>
                  <w:shd w:val="clear" w:color="auto" w:fill="D9D9D9" w:themeFill="background1" w:themeFillShade="D9"/>
                  <w:vAlign w:val="center"/>
                </w:tcPr>
                <w:p w14:paraId="0DCFD955" w14:textId="77777777" w:rsidR="00A57CEE" w:rsidRPr="00C45949" w:rsidRDefault="00A57CEE" w:rsidP="00323748">
                  <w:pPr>
                    <w:autoSpaceDE w:val="0"/>
                    <w:autoSpaceDN w:val="0"/>
                    <w:adjustRightInd w:val="0"/>
                    <w:ind w:left="1134" w:hanging="1134"/>
                    <w:rPr>
                      <w:rFonts w:ascii="Candara" w:eastAsia="Calibri" w:hAnsi="Candara" w:cs="Calibri"/>
                      <w:b/>
                      <w:bCs/>
                      <w:sz w:val="22"/>
                      <w:szCs w:val="22"/>
                    </w:rPr>
                  </w:pPr>
                  <w:r w:rsidRPr="00C45949">
                    <w:rPr>
                      <w:rFonts w:ascii="Candara" w:eastAsia="Calibri" w:hAnsi="Candara" w:cs="Calibri"/>
                      <w:b/>
                      <w:bCs/>
                      <w:sz w:val="22"/>
                      <w:szCs w:val="22"/>
                    </w:rPr>
                    <w:t>S/N</w:t>
                  </w:r>
                </w:p>
              </w:tc>
              <w:tc>
                <w:tcPr>
                  <w:tcW w:w="2048" w:type="dxa"/>
                  <w:shd w:val="clear" w:color="auto" w:fill="D9D9D9" w:themeFill="background1" w:themeFillShade="D9"/>
                  <w:vAlign w:val="center"/>
                </w:tcPr>
                <w:p w14:paraId="79D15815" w14:textId="77777777" w:rsidR="00A57CEE" w:rsidRPr="00C45949" w:rsidRDefault="00A57CEE" w:rsidP="00323748">
                  <w:pPr>
                    <w:autoSpaceDE w:val="0"/>
                    <w:autoSpaceDN w:val="0"/>
                    <w:adjustRightInd w:val="0"/>
                    <w:ind w:left="1134" w:right="-200" w:hanging="1134"/>
                    <w:rPr>
                      <w:rFonts w:ascii="Candara" w:eastAsia="Calibri" w:hAnsi="Candara" w:cs="Calibri"/>
                      <w:sz w:val="22"/>
                      <w:szCs w:val="22"/>
                    </w:rPr>
                  </w:pPr>
                  <w:r w:rsidRPr="00C45949">
                    <w:rPr>
                      <w:rFonts w:ascii="Candara" w:eastAsia="Calibri" w:hAnsi="Candara" w:cs="Calibri"/>
                      <w:b/>
                      <w:bCs/>
                      <w:sz w:val="22"/>
                      <w:szCs w:val="22"/>
                    </w:rPr>
                    <w:t>HSE Default</w:t>
                  </w:r>
                </w:p>
              </w:tc>
              <w:tc>
                <w:tcPr>
                  <w:tcW w:w="5367" w:type="dxa"/>
                  <w:shd w:val="clear" w:color="auto" w:fill="D9D9D9" w:themeFill="background1" w:themeFillShade="D9"/>
                  <w:vAlign w:val="center"/>
                </w:tcPr>
                <w:p w14:paraId="6F2D2565" w14:textId="77777777" w:rsidR="00A57CEE" w:rsidRPr="00C45949" w:rsidRDefault="00A57CEE" w:rsidP="00323748">
                  <w:pPr>
                    <w:autoSpaceDE w:val="0"/>
                    <w:autoSpaceDN w:val="0"/>
                    <w:adjustRightInd w:val="0"/>
                    <w:ind w:left="1134" w:hanging="1134"/>
                    <w:rPr>
                      <w:rFonts w:ascii="Candara" w:eastAsia="Calibri" w:hAnsi="Candara" w:cs="Calibri"/>
                      <w:sz w:val="22"/>
                      <w:szCs w:val="22"/>
                    </w:rPr>
                  </w:pPr>
                  <w:r w:rsidRPr="00C45949">
                    <w:rPr>
                      <w:rFonts w:ascii="Candara" w:eastAsia="Calibri" w:hAnsi="Candara" w:cs="Calibri"/>
                      <w:b/>
                      <w:bCs/>
                      <w:sz w:val="22"/>
                      <w:szCs w:val="22"/>
                    </w:rPr>
                    <w:t>Penalty</w:t>
                  </w:r>
                </w:p>
              </w:tc>
            </w:tr>
            <w:tr w:rsidR="00A57CEE" w:rsidRPr="00C45949" w14:paraId="5B73B4F3" w14:textId="77777777" w:rsidTr="00147BDE">
              <w:trPr>
                <w:trHeight w:val="179"/>
              </w:trPr>
              <w:tc>
                <w:tcPr>
                  <w:tcW w:w="1225" w:type="dxa"/>
                  <w:vAlign w:val="center"/>
                </w:tcPr>
                <w:p w14:paraId="5BFA0125" w14:textId="77777777" w:rsidR="00A57CEE" w:rsidRPr="00C45949" w:rsidRDefault="00A57CEE" w:rsidP="00323748">
                  <w:pPr>
                    <w:autoSpaceDE w:val="0"/>
                    <w:autoSpaceDN w:val="0"/>
                    <w:adjustRightInd w:val="0"/>
                    <w:ind w:left="1134" w:hanging="1134"/>
                    <w:rPr>
                      <w:rFonts w:ascii="Candara" w:hAnsi="Candara" w:cs="Calibri"/>
                      <w:sz w:val="22"/>
                      <w:szCs w:val="22"/>
                    </w:rPr>
                  </w:pPr>
                  <w:r w:rsidRPr="00C45949">
                    <w:rPr>
                      <w:rFonts w:ascii="Candara" w:hAnsi="Candara" w:cs="Calibri"/>
                      <w:sz w:val="22"/>
                      <w:szCs w:val="22"/>
                    </w:rPr>
                    <w:t>9.5.1</w:t>
                  </w:r>
                </w:p>
              </w:tc>
              <w:tc>
                <w:tcPr>
                  <w:tcW w:w="2048" w:type="dxa"/>
                  <w:vAlign w:val="center"/>
                </w:tcPr>
                <w:p w14:paraId="210ABD1D" w14:textId="0302AC1B" w:rsidR="00A57CEE" w:rsidRPr="00C45949" w:rsidRDefault="00A57CEE" w:rsidP="00323748">
                  <w:pPr>
                    <w:autoSpaceDE w:val="0"/>
                    <w:autoSpaceDN w:val="0"/>
                    <w:adjustRightInd w:val="0"/>
                    <w:rPr>
                      <w:rFonts w:ascii="Candara" w:hAnsi="Candara" w:cs="Calibri"/>
                      <w:sz w:val="22"/>
                      <w:szCs w:val="22"/>
                    </w:rPr>
                  </w:pPr>
                  <w:r w:rsidRPr="00C45949">
                    <w:rPr>
                      <w:rFonts w:ascii="Candara" w:hAnsi="Candara" w:cs="Calibri"/>
                      <w:sz w:val="22"/>
                      <w:szCs w:val="22"/>
                    </w:rPr>
                    <w:t>Repeated Recurrence</w:t>
                  </w:r>
                </w:p>
              </w:tc>
              <w:tc>
                <w:tcPr>
                  <w:tcW w:w="5367" w:type="dxa"/>
                  <w:vAlign w:val="center"/>
                </w:tcPr>
                <w:p w14:paraId="3405BEC1" w14:textId="58A86A64" w:rsidR="00A57CEE" w:rsidRPr="00C45949" w:rsidRDefault="00A57CEE" w:rsidP="00323748">
                  <w:pPr>
                    <w:autoSpaceDE w:val="0"/>
                    <w:autoSpaceDN w:val="0"/>
                    <w:adjustRightInd w:val="0"/>
                    <w:ind w:left="29" w:right="-43" w:hanging="29"/>
                    <w:rPr>
                      <w:rFonts w:ascii="Candara" w:hAnsi="Candara" w:cs="Calibri"/>
                      <w:sz w:val="22"/>
                      <w:szCs w:val="22"/>
                    </w:rPr>
                  </w:pPr>
                  <w:r w:rsidRPr="00C45949">
                    <w:rPr>
                      <w:rFonts w:ascii="Candara" w:hAnsi="Candara" w:cs="Calibri"/>
                      <w:sz w:val="22"/>
                      <w:szCs w:val="22"/>
                    </w:rPr>
                    <w:t xml:space="preserve">Increased supervision by COMPANY at the cost of CONTRACTOR. COMPANY </w:t>
                  </w:r>
                  <w:ins w:id="283" w:author="Al Riyami, Azza OLNG-SCC/12" w:date="2026-03-29T12:59:00Z" w16du:dateUtc="2026-03-29T08:59:00Z">
                    <w:r w:rsidR="008B6629">
                      <w:rPr>
                        <w:rFonts w:ascii="Candara" w:hAnsi="Candara" w:cs="Calibri"/>
                        <w:sz w:val="22"/>
                        <w:szCs w:val="22"/>
                      </w:rPr>
                      <w:t xml:space="preserve">may </w:t>
                    </w:r>
                  </w:ins>
                  <w:del w:id="284" w:author="Al Riyami, Azza OLNG-SCC/12" w:date="2026-03-29T12:59:00Z" w16du:dateUtc="2026-03-29T08:59:00Z">
                    <w:r w:rsidRPr="00C45949" w:rsidDel="008B6629">
                      <w:rPr>
                        <w:rFonts w:ascii="Candara" w:hAnsi="Candara" w:cs="Calibri"/>
                        <w:sz w:val="22"/>
                        <w:szCs w:val="22"/>
                      </w:rPr>
                      <w:delText xml:space="preserve">shall </w:delText>
                    </w:r>
                  </w:del>
                  <w:r w:rsidRPr="00C45949">
                    <w:rPr>
                      <w:rFonts w:ascii="Candara" w:hAnsi="Candara" w:cs="Calibri"/>
                      <w:sz w:val="22"/>
                      <w:szCs w:val="22"/>
                    </w:rPr>
                    <w:t>invoke</w:t>
                  </w:r>
                  <w:del w:id="285" w:author="Al Riyami, Azza OLNG-SCC/12" w:date="2026-03-29T12:56:00Z" w16du:dateUtc="2026-03-29T08:56:00Z">
                    <w:r w:rsidRPr="00C45949" w:rsidDel="00873F09">
                      <w:rPr>
                        <w:rFonts w:ascii="Candara" w:hAnsi="Candara" w:cs="Calibri"/>
                        <w:sz w:val="22"/>
                        <w:szCs w:val="22"/>
                      </w:rPr>
                      <w:delText>s</w:delText>
                    </w:r>
                  </w:del>
                  <w:r w:rsidRPr="00C45949">
                    <w:rPr>
                      <w:rFonts w:ascii="Candara" w:hAnsi="Candara" w:cs="Calibri"/>
                      <w:sz w:val="22"/>
                      <w:szCs w:val="22"/>
                    </w:rPr>
                    <w:t xml:space="preserve"> clause 35 of Section B</w:t>
                  </w:r>
                </w:p>
              </w:tc>
            </w:tr>
            <w:tr w:rsidR="00A57CEE" w:rsidRPr="00C45949" w14:paraId="468AC215" w14:textId="77777777" w:rsidTr="00147BDE">
              <w:trPr>
                <w:trHeight w:val="179"/>
              </w:trPr>
              <w:tc>
                <w:tcPr>
                  <w:tcW w:w="1225" w:type="dxa"/>
                  <w:vAlign w:val="center"/>
                </w:tcPr>
                <w:p w14:paraId="00F1A905" w14:textId="77777777" w:rsidR="00A57CEE" w:rsidRPr="00C45949" w:rsidRDefault="00A57CEE" w:rsidP="00323748">
                  <w:pPr>
                    <w:autoSpaceDE w:val="0"/>
                    <w:autoSpaceDN w:val="0"/>
                    <w:adjustRightInd w:val="0"/>
                    <w:ind w:left="1134" w:hanging="1134"/>
                    <w:rPr>
                      <w:rFonts w:ascii="Candara" w:hAnsi="Candara" w:cs="Calibri"/>
                      <w:sz w:val="22"/>
                      <w:szCs w:val="22"/>
                    </w:rPr>
                  </w:pPr>
                  <w:r w:rsidRPr="00C45949">
                    <w:rPr>
                      <w:rFonts w:ascii="Candara" w:hAnsi="Candara" w:cs="Calibri"/>
                      <w:sz w:val="22"/>
                      <w:szCs w:val="22"/>
                    </w:rPr>
                    <w:t>9.5.2</w:t>
                  </w:r>
                </w:p>
              </w:tc>
              <w:tc>
                <w:tcPr>
                  <w:tcW w:w="2048" w:type="dxa"/>
                  <w:vAlign w:val="center"/>
                </w:tcPr>
                <w:p w14:paraId="51EDD705" w14:textId="160C77AA" w:rsidR="00A57CEE" w:rsidRPr="00C45949" w:rsidRDefault="00A57CEE" w:rsidP="00323748">
                  <w:pPr>
                    <w:autoSpaceDE w:val="0"/>
                    <w:autoSpaceDN w:val="0"/>
                    <w:adjustRightInd w:val="0"/>
                    <w:rPr>
                      <w:rFonts w:ascii="Candara" w:hAnsi="Candara" w:cs="Calibri"/>
                      <w:sz w:val="22"/>
                      <w:szCs w:val="22"/>
                    </w:rPr>
                  </w:pPr>
                  <w:r w:rsidRPr="00C45949">
                    <w:rPr>
                      <w:rFonts w:ascii="Candara" w:hAnsi="Candara" w:cs="Calibri"/>
                      <w:sz w:val="22"/>
                      <w:szCs w:val="22"/>
                    </w:rPr>
                    <w:t>Persistent non-conformance</w:t>
                  </w:r>
                </w:p>
              </w:tc>
              <w:tc>
                <w:tcPr>
                  <w:tcW w:w="5367" w:type="dxa"/>
                  <w:vAlign w:val="center"/>
                </w:tcPr>
                <w:p w14:paraId="2C5EA91F" w14:textId="225589B2" w:rsidR="00A57CEE" w:rsidRPr="00C45949" w:rsidRDefault="00A57CEE" w:rsidP="00323748">
                  <w:pPr>
                    <w:autoSpaceDE w:val="0"/>
                    <w:autoSpaceDN w:val="0"/>
                    <w:adjustRightInd w:val="0"/>
                    <w:ind w:right="-43"/>
                    <w:rPr>
                      <w:rFonts w:ascii="Candara" w:hAnsi="Candara" w:cs="Calibri"/>
                      <w:sz w:val="22"/>
                      <w:szCs w:val="22"/>
                    </w:rPr>
                  </w:pPr>
                  <w:r w:rsidRPr="00C45949">
                    <w:rPr>
                      <w:rFonts w:ascii="Candara" w:hAnsi="Candara" w:cs="Calibri"/>
                      <w:sz w:val="22"/>
                      <w:szCs w:val="22"/>
                    </w:rPr>
                    <w:t xml:space="preserve">COMPANY </w:t>
                  </w:r>
                  <w:ins w:id="286" w:author="Al Riyami, Azza OLNG-SCC/12" w:date="2026-03-29T12:59:00Z" w16du:dateUtc="2026-03-29T08:59:00Z">
                    <w:r w:rsidR="008B6629">
                      <w:rPr>
                        <w:rFonts w:ascii="Candara" w:hAnsi="Candara" w:cs="Calibri"/>
                        <w:sz w:val="22"/>
                        <w:szCs w:val="22"/>
                      </w:rPr>
                      <w:t>may</w:t>
                    </w:r>
                  </w:ins>
                  <w:del w:id="287" w:author="Al Riyami, Azza OLNG-SCC/12" w:date="2026-03-29T12:59:00Z" w16du:dateUtc="2026-03-29T08:59:00Z">
                    <w:r w:rsidRPr="00C45949" w:rsidDel="008B6629">
                      <w:rPr>
                        <w:rFonts w:ascii="Candara" w:hAnsi="Candara" w:cs="Calibri"/>
                        <w:sz w:val="22"/>
                        <w:szCs w:val="22"/>
                      </w:rPr>
                      <w:delText>shall</w:delText>
                    </w:r>
                  </w:del>
                  <w:r w:rsidRPr="00C45949">
                    <w:rPr>
                      <w:rFonts w:ascii="Candara" w:hAnsi="Candara" w:cs="Calibri"/>
                      <w:sz w:val="22"/>
                      <w:szCs w:val="22"/>
                    </w:rPr>
                    <w:t xml:space="preserve"> invoke</w:t>
                  </w:r>
                  <w:del w:id="288" w:author="Al Riyami, Azza OLNG-SCC/12" w:date="2026-03-29T12:56:00Z" w16du:dateUtc="2026-03-29T08:56:00Z">
                    <w:r w:rsidRPr="00C45949" w:rsidDel="00873F09">
                      <w:rPr>
                        <w:rFonts w:ascii="Candara" w:hAnsi="Candara" w:cs="Calibri"/>
                        <w:sz w:val="22"/>
                        <w:szCs w:val="22"/>
                      </w:rPr>
                      <w:delText>s</w:delText>
                    </w:r>
                  </w:del>
                  <w:r w:rsidRPr="00C45949">
                    <w:rPr>
                      <w:rFonts w:ascii="Candara" w:hAnsi="Candara" w:cs="Calibri"/>
                      <w:sz w:val="22"/>
                      <w:szCs w:val="22"/>
                    </w:rPr>
                    <w:t xml:space="preserve"> clauses 20 and 21 of Section B</w:t>
                  </w:r>
                </w:p>
              </w:tc>
            </w:tr>
          </w:tbl>
          <w:p w14:paraId="544485D5" w14:textId="77777777" w:rsidR="00A57CEE" w:rsidRPr="00C45949" w:rsidRDefault="00A57CEE" w:rsidP="008C5051">
            <w:pPr>
              <w:autoSpaceDE w:val="0"/>
              <w:autoSpaceDN w:val="0"/>
              <w:adjustRightInd w:val="0"/>
              <w:spacing w:before="120"/>
              <w:ind w:left="1134" w:hanging="1134"/>
              <w:jc w:val="both"/>
              <w:rPr>
                <w:rFonts w:ascii="Candara" w:eastAsia="Calibri" w:hAnsi="Candara" w:cs="Calibri"/>
                <w:sz w:val="22"/>
                <w:szCs w:val="22"/>
              </w:rPr>
            </w:pPr>
          </w:p>
        </w:tc>
        <w:tc>
          <w:tcPr>
            <w:tcW w:w="5014" w:type="dxa"/>
          </w:tcPr>
          <w:p w14:paraId="63CF0CED" w14:textId="77777777" w:rsidR="00A57CEE" w:rsidRPr="00C45949" w:rsidRDefault="00A57CEE" w:rsidP="008C5051">
            <w:pPr>
              <w:autoSpaceDE w:val="0"/>
              <w:autoSpaceDN w:val="0"/>
              <w:adjustRightInd w:val="0"/>
              <w:spacing w:before="120"/>
              <w:ind w:left="1134" w:hanging="1134"/>
              <w:jc w:val="both"/>
              <w:rPr>
                <w:rFonts w:ascii="Candara" w:eastAsia="Calibri" w:hAnsi="Candara" w:cs="Calibri"/>
                <w:sz w:val="22"/>
                <w:szCs w:val="22"/>
              </w:rPr>
            </w:pPr>
          </w:p>
        </w:tc>
      </w:tr>
      <w:tr w:rsidR="00A57CEE" w:rsidRPr="00C45949" w14:paraId="5B6DA8A9" w14:textId="77777777" w:rsidTr="008C5051">
        <w:trPr>
          <w:trHeight w:val="96"/>
        </w:trPr>
        <w:tc>
          <w:tcPr>
            <w:tcW w:w="9540" w:type="dxa"/>
          </w:tcPr>
          <w:p w14:paraId="58810C66" w14:textId="77777777" w:rsidR="00A57CEE" w:rsidRPr="00C45949" w:rsidRDefault="00A57CEE" w:rsidP="008C5051">
            <w:pPr>
              <w:autoSpaceDE w:val="0"/>
              <w:autoSpaceDN w:val="0"/>
              <w:adjustRightInd w:val="0"/>
              <w:jc w:val="both"/>
              <w:rPr>
                <w:rFonts w:ascii="Candara" w:eastAsia="Calibri" w:hAnsi="Candara" w:cs="Calibri"/>
                <w:sz w:val="22"/>
                <w:szCs w:val="22"/>
              </w:rPr>
            </w:pPr>
          </w:p>
        </w:tc>
        <w:tc>
          <w:tcPr>
            <w:tcW w:w="5014" w:type="dxa"/>
          </w:tcPr>
          <w:p w14:paraId="69C5918C" w14:textId="77777777" w:rsidR="00A57CEE" w:rsidRPr="00C45949" w:rsidRDefault="00A57CEE" w:rsidP="008C5051">
            <w:pPr>
              <w:autoSpaceDE w:val="0"/>
              <w:autoSpaceDN w:val="0"/>
              <w:adjustRightInd w:val="0"/>
              <w:spacing w:before="120"/>
              <w:ind w:left="1134" w:hanging="1134"/>
              <w:jc w:val="both"/>
              <w:rPr>
                <w:rFonts w:ascii="Candara" w:eastAsia="Calibri" w:hAnsi="Candara" w:cs="Calibri"/>
                <w:sz w:val="22"/>
                <w:szCs w:val="22"/>
              </w:rPr>
            </w:pPr>
          </w:p>
        </w:tc>
      </w:tr>
    </w:tbl>
    <w:p w14:paraId="18EC3E74" w14:textId="720D0ACD" w:rsidR="00A57CEE" w:rsidRPr="004909AA" w:rsidRDefault="00A57CEE" w:rsidP="004909AA">
      <w:pPr>
        <w:pStyle w:val="Heading1"/>
        <w:keepNext w:val="0"/>
        <w:numPr>
          <w:ilvl w:val="0"/>
          <w:numId w:val="11"/>
        </w:numPr>
        <w:spacing w:before="120"/>
        <w:ind w:left="720" w:hanging="720"/>
        <w:jc w:val="both"/>
        <w:rPr>
          <w:rFonts w:ascii="Candara" w:hAnsi="Candara" w:cs="Calibri"/>
          <w:b/>
          <w:bCs/>
          <w:sz w:val="22"/>
          <w:szCs w:val="22"/>
        </w:rPr>
      </w:pPr>
      <w:bookmarkStart w:id="289" w:name="_Toc63578546"/>
      <w:bookmarkStart w:id="290" w:name="_Toc226282747"/>
      <w:r w:rsidRPr="004909AA">
        <w:rPr>
          <w:rFonts w:ascii="Candara" w:hAnsi="Candara"/>
          <w:b/>
          <w:bCs/>
          <w:smallCaps/>
          <w:color w:val="auto"/>
          <w:sz w:val="24"/>
          <w:szCs w:val="24"/>
          <w:lang w:val="en-US" w:eastAsia="zh-CN"/>
        </w:rPr>
        <w:t>LIFE SAVING RULES (see Attachment 3 below)</w:t>
      </w:r>
      <w:bookmarkEnd w:id="289"/>
      <w:bookmarkEnd w:id="290"/>
    </w:p>
    <w:p w14:paraId="1D966F1A" w14:textId="77777777" w:rsidR="00E01FE5" w:rsidRPr="00E01FE5" w:rsidRDefault="00E01FE5" w:rsidP="00E01FE5">
      <w:pPr>
        <w:pStyle w:val="ListParagraph"/>
        <w:numPr>
          <w:ilvl w:val="0"/>
          <w:numId w:val="10"/>
        </w:numPr>
        <w:spacing w:after="120"/>
        <w:contextualSpacing w:val="0"/>
        <w:jc w:val="both"/>
        <w:rPr>
          <w:rFonts w:ascii="Candara" w:hAnsi="Candara" w:cs="Calibri"/>
          <w:vanish/>
          <w:sz w:val="22"/>
          <w:szCs w:val="22"/>
          <w:lang w:eastAsia="en-US"/>
        </w:rPr>
      </w:pPr>
    </w:p>
    <w:p w14:paraId="3A24A090" w14:textId="037E306B" w:rsidR="00A57CEE" w:rsidRPr="00C45949" w:rsidRDefault="00A57CEE" w:rsidP="00E01FE5">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CONTRACTOR shall fully implement COMPANY Life Saving Rules. The Life Saving Rules set out clear and simple “dos” and “don’ts” covering activities with the highest potential safety risk. They help to make sure that rules are </w:t>
      </w:r>
      <w:del w:id="291" w:author="Al Riyami, Azza OLNG-SCC/12" w:date="2026-03-29T14:31:00Z" w16du:dateUtc="2026-03-29T10:31:00Z">
        <w:r w:rsidRPr="00C45949" w:rsidDel="007C285C">
          <w:rPr>
            <w:rFonts w:ascii="Candara" w:hAnsi="Candara" w:cs="Calibri"/>
            <w:sz w:val="22"/>
            <w:szCs w:val="22"/>
          </w:rPr>
          <w:delText>followed</w:delText>
        </w:r>
      </w:del>
      <w:ins w:id="292" w:author="Al Riyami, Azza OLNG-SCC/12" w:date="2026-03-29T14:31:00Z" w16du:dateUtc="2026-03-29T10:31:00Z">
        <w:r w:rsidR="007C285C" w:rsidRPr="00C45949">
          <w:rPr>
            <w:rFonts w:ascii="Candara" w:hAnsi="Candara" w:cs="Calibri"/>
            <w:sz w:val="22"/>
            <w:szCs w:val="22"/>
          </w:rPr>
          <w:t>followed,</w:t>
        </w:r>
      </w:ins>
      <w:r w:rsidRPr="00C45949">
        <w:rPr>
          <w:rFonts w:ascii="Candara" w:hAnsi="Candara" w:cs="Calibri"/>
          <w:sz w:val="22"/>
          <w:szCs w:val="22"/>
        </w:rPr>
        <w:t xml:space="preserve"> and people are protected. CONTRACTOR shall adopt and ensure that the rules are embedded in their operations (see clause</w:t>
      </w:r>
      <w:del w:id="293" w:author="Al Riyami, Azza OLNG-SCC/12" w:date="2026-03-29T14:31:00Z" w16du:dateUtc="2026-03-29T10:31:00Z">
        <w:r w:rsidRPr="00C45949" w:rsidDel="000C60EC">
          <w:rPr>
            <w:rFonts w:ascii="Candara" w:hAnsi="Candara" w:cs="Calibri"/>
            <w:sz w:val="22"/>
            <w:szCs w:val="22"/>
          </w:rPr>
          <w:delText>s</w:delText>
        </w:r>
      </w:del>
      <w:r w:rsidRPr="00C45949">
        <w:rPr>
          <w:rFonts w:ascii="Candara" w:hAnsi="Candara" w:cs="Calibri"/>
          <w:sz w:val="22"/>
          <w:szCs w:val="22"/>
        </w:rPr>
        <w:t xml:space="preserve"> 13</w:t>
      </w:r>
      <w:ins w:id="294" w:author="Al Riyami, Azza OLNG-SCC/12" w:date="2026-03-29T14:31:00Z" w16du:dateUtc="2026-03-29T10:31:00Z">
        <w:r w:rsidR="007C285C">
          <w:rPr>
            <w:rFonts w:ascii="Candara" w:hAnsi="Candara" w:cs="Calibri"/>
            <w:sz w:val="22"/>
            <w:szCs w:val="22"/>
          </w:rPr>
          <w:t xml:space="preserve"> </w:t>
        </w:r>
      </w:ins>
      <w:del w:id="295" w:author="Al Riyami, Azza OLNG-SCC/12" w:date="2026-03-29T14:31:00Z" w16du:dateUtc="2026-03-29T10:31:00Z">
        <w:r w:rsidRPr="00C45949" w:rsidDel="007C285C">
          <w:rPr>
            <w:rFonts w:ascii="Candara" w:hAnsi="Candara" w:cs="Calibri"/>
            <w:sz w:val="22"/>
            <w:szCs w:val="22"/>
          </w:rPr>
          <w:delText xml:space="preserve">.1.6.11 and 13.3 </w:delText>
        </w:r>
      </w:del>
      <w:r w:rsidRPr="00C45949">
        <w:rPr>
          <w:rFonts w:ascii="Candara" w:hAnsi="Candara" w:cs="Calibri"/>
          <w:sz w:val="22"/>
          <w:szCs w:val="22"/>
        </w:rPr>
        <w:t>below).</w:t>
      </w:r>
    </w:p>
    <w:p w14:paraId="2A308589" w14:textId="3D6D9F99" w:rsidR="00A57CEE" w:rsidRPr="00C45949" w:rsidRDefault="00A57CEE" w:rsidP="00673CDC">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Serious consequences associated with breaking the above rules shall apply. Non-compliance with any of Life Saving Rule(s) shall be investigated by the CONTRACTOR to the satisfaction of the COMPANY. If a rule-breaker is aware of the Life Saving Rules or a required procedure and does not comply, appropriate disciplinary action shall be taken by the CONTRACTOR to the satisfaction of the COMPANY, including removal of access to WORKSITE, in accordance with Oman LNG Life Saving Rules Procedure NG-P085.</w:t>
      </w:r>
    </w:p>
    <w:p w14:paraId="227FAEB7" w14:textId="2190BD63" w:rsidR="00A57CEE" w:rsidRDefault="00A57CEE" w:rsidP="00673CDC">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CONTRACTOR shall formally advise its SUBCONTRACTOR of the importance of following the Life Saving Rules through respective CONTRACTOR HSE CONTRACT terms and conditions.</w:t>
      </w:r>
    </w:p>
    <w:p w14:paraId="1B1BF127" w14:textId="77777777" w:rsidR="00E01FE5" w:rsidRPr="00E01FE5" w:rsidRDefault="00E01FE5" w:rsidP="00E01FE5">
      <w:pPr>
        <w:rPr>
          <w:sz w:val="2"/>
          <w:szCs w:val="2"/>
          <w:lang w:eastAsia="en-US"/>
        </w:rPr>
      </w:pPr>
    </w:p>
    <w:p w14:paraId="175E6312" w14:textId="02F5E0C0" w:rsidR="00A57CEE" w:rsidRPr="004909AA" w:rsidRDefault="00A57CEE" w:rsidP="004909AA">
      <w:pPr>
        <w:pStyle w:val="Heading1"/>
        <w:keepNext w:val="0"/>
        <w:numPr>
          <w:ilvl w:val="0"/>
          <w:numId w:val="11"/>
        </w:numPr>
        <w:spacing w:before="120"/>
        <w:ind w:left="720" w:hanging="720"/>
        <w:jc w:val="both"/>
        <w:rPr>
          <w:rStyle w:val="Heading1Char1"/>
          <w:rFonts w:ascii="Candara" w:eastAsiaTheme="majorEastAsia" w:hAnsi="Candara" w:cs="Calibri"/>
          <w:b w:val="0"/>
          <w:bCs w:val="0"/>
          <w:color w:val="auto"/>
          <w:sz w:val="22"/>
          <w:szCs w:val="22"/>
        </w:rPr>
      </w:pPr>
      <w:bookmarkStart w:id="296" w:name="_Toc63578547"/>
      <w:bookmarkStart w:id="297" w:name="_Toc226282748"/>
      <w:r w:rsidRPr="004909AA">
        <w:rPr>
          <w:rFonts w:ascii="Candara" w:hAnsi="Candara"/>
          <w:b/>
          <w:bCs/>
          <w:smallCaps/>
          <w:color w:val="auto"/>
          <w:sz w:val="24"/>
          <w:szCs w:val="24"/>
          <w:lang w:val="en-US" w:eastAsia="zh-CN"/>
        </w:rPr>
        <w:t>HSE INCENTIVES</w:t>
      </w:r>
      <w:bookmarkEnd w:id="296"/>
      <w:bookmarkEnd w:id="297"/>
    </w:p>
    <w:p w14:paraId="7B903879" w14:textId="77777777" w:rsidR="00E01FE5" w:rsidRPr="00E01FE5" w:rsidRDefault="00E01FE5" w:rsidP="00E01FE5">
      <w:pPr>
        <w:pStyle w:val="ListParagraph"/>
        <w:numPr>
          <w:ilvl w:val="0"/>
          <w:numId w:val="10"/>
        </w:numPr>
        <w:spacing w:after="120"/>
        <w:contextualSpacing w:val="0"/>
        <w:jc w:val="both"/>
        <w:rPr>
          <w:rFonts w:ascii="Candara" w:hAnsi="Candara" w:cs="Calibri"/>
          <w:vanish/>
          <w:sz w:val="22"/>
          <w:szCs w:val="22"/>
          <w:lang w:eastAsia="en-US"/>
        </w:rPr>
      </w:pPr>
    </w:p>
    <w:p w14:paraId="1B0B730C" w14:textId="691B8F1A" w:rsidR="00A57CEE" w:rsidRPr="00C45949" w:rsidRDefault="00A57CEE" w:rsidP="00E01FE5">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Where applicable, CONTRACTOR shall allocate adequate budget and resources available to implement a HSE recognition and reward program to recognise and acknowledge exemplary HSE behaviours. Awards shall be of such a nature that they nurture a pro-active HSE culture and promote positive peer pressure.</w:t>
      </w:r>
    </w:p>
    <w:p w14:paraId="21494E1B" w14:textId="34860F72" w:rsidR="00A57CEE" w:rsidRPr="00C45949" w:rsidRDefault="00A57CEE" w:rsidP="00E01FE5">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The HSE recognition and reward program shall for example cover the following:</w:t>
      </w:r>
    </w:p>
    <w:p w14:paraId="348BCA90"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3E002306"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5C4B65D6"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21590EF5"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35A896F9"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6E75D6A0"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58667D6B"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12D6C398"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1454C1F4"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579E24F6"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4687F0DB" w14:textId="77777777" w:rsidR="00147BDE" w:rsidRPr="00147BDE" w:rsidRDefault="00147BDE" w:rsidP="00147BDE">
      <w:pPr>
        <w:pStyle w:val="ListParagraph"/>
        <w:numPr>
          <w:ilvl w:val="0"/>
          <w:numId w:val="39"/>
        </w:numPr>
        <w:autoSpaceDE w:val="0"/>
        <w:autoSpaceDN w:val="0"/>
        <w:adjustRightInd w:val="0"/>
        <w:spacing w:before="120"/>
        <w:contextualSpacing w:val="0"/>
        <w:jc w:val="both"/>
        <w:rPr>
          <w:rFonts w:ascii="Candara" w:hAnsi="Candara" w:cs="Calibri"/>
          <w:vanish/>
          <w:sz w:val="22"/>
          <w:szCs w:val="22"/>
          <w:lang w:eastAsia="en-US"/>
        </w:rPr>
      </w:pPr>
    </w:p>
    <w:p w14:paraId="0DE6F667" w14:textId="77777777" w:rsidR="00147BDE" w:rsidRPr="00147BDE" w:rsidRDefault="00147BDE" w:rsidP="00147BDE">
      <w:pPr>
        <w:pStyle w:val="ListParagraph"/>
        <w:numPr>
          <w:ilvl w:val="1"/>
          <w:numId w:val="39"/>
        </w:numPr>
        <w:autoSpaceDE w:val="0"/>
        <w:autoSpaceDN w:val="0"/>
        <w:adjustRightInd w:val="0"/>
        <w:spacing w:before="120"/>
        <w:contextualSpacing w:val="0"/>
        <w:jc w:val="both"/>
        <w:rPr>
          <w:rFonts w:ascii="Candara" w:hAnsi="Candara" w:cs="Calibri"/>
          <w:vanish/>
          <w:sz w:val="22"/>
          <w:szCs w:val="22"/>
          <w:lang w:eastAsia="en-US"/>
        </w:rPr>
      </w:pPr>
    </w:p>
    <w:p w14:paraId="1C5F80B9" w14:textId="77777777" w:rsidR="00147BDE" w:rsidRPr="00147BDE" w:rsidRDefault="00147BDE" w:rsidP="00147BDE">
      <w:pPr>
        <w:pStyle w:val="ListParagraph"/>
        <w:numPr>
          <w:ilvl w:val="1"/>
          <w:numId w:val="39"/>
        </w:numPr>
        <w:autoSpaceDE w:val="0"/>
        <w:autoSpaceDN w:val="0"/>
        <w:adjustRightInd w:val="0"/>
        <w:spacing w:before="120"/>
        <w:contextualSpacing w:val="0"/>
        <w:jc w:val="both"/>
        <w:rPr>
          <w:rFonts w:ascii="Candara" w:hAnsi="Candara" w:cs="Calibri"/>
          <w:vanish/>
          <w:sz w:val="22"/>
          <w:szCs w:val="22"/>
          <w:lang w:eastAsia="en-US"/>
        </w:rPr>
      </w:pPr>
    </w:p>
    <w:p w14:paraId="144624DF" w14:textId="708794AC" w:rsidR="00A57CEE" w:rsidRPr="00C45949" w:rsidRDefault="00A57CEE" w:rsidP="00147BDE">
      <w:pPr>
        <w:pStyle w:val="Default"/>
        <w:numPr>
          <w:ilvl w:val="2"/>
          <w:numId w:val="39"/>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Safe worker of the month;</w:t>
      </w:r>
    </w:p>
    <w:p w14:paraId="6201484A" w14:textId="0534049C" w:rsidR="00A57CEE" w:rsidRPr="00C45949" w:rsidRDefault="00A57CEE" w:rsidP="00147BDE">
      <w:pPr>
        <w:pStyle w:val="Default"/>
        <w:numPr>
          <w:ilvl w:val="2"/>
          <w:numId w:val="39"/>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Best Safety Walk Report of the</w:t>
      </w:r>
      <w:del w:id="298" w:author="Al Riyami, Azza OLNG-SCC/12" w:date="2026-03-29T14:14:00Z" w16du:dateUtc="2026-03-29T10:14:00Z">
        <w:r w:rsidRPr="00C45949" w:rsidDel="00F21597">
          <w:rPr>
            <w:rFonts w:ascii="Candara" w:hAnsi="Candara" w:cs="Calibri"/>
            <w:color w:val="auto"/>
            <w:sz w:val="22"/>
            <w:szCs w:val="22"/>
            <w:lang w:val="en-GB"/>
          </w:rPr>
          <w:delText>/</w:delText>
        </w:r>
      </w:del>
      <w:ins w:id="299" w:author="Al Riyami, Azza OLNG-SCC/12" w:date="2026-03-29T14:14:00Z" w16du:dateUtc="2026-03-29T10:14:00Z">
        <w:r w:rsidR="00F21597">
          <w:rPr>
            <w:rFonts w:ascii="Candara" w:hAnsi="Candara" w:cs="Calibri"/>
            <w:color w:val="auto"/>
            <w:sz w:val="22"/>
            <w:szCs w:val="22"/>
            <w:lang w:val="en-GB"/>
          </w:rPr>
          <w:t xml:space="preserve"> </w:t>
        </w:r>
      </w:ins>
      <w:r w:rsidRPr="00C45949">
        <w:rPr>
          <w:rFonts w:ascii="Candara" w:hAnsi="Candara" w:cs="Calibri"/>
          <w:color w:val="auto"/>
          <w:sz w:val="22"/>
          <w:szCs w:val="22"/>
          <w:lang w:val="en-GB"/>
        </w:rPr>
        <w:t>month</w:t>
      </w:r>
    </w:p>
    <w:p w14:paraId="663F3172" w14:textId="179B9424" w:rsidR="00A57CEE" w:rsidRPr="00C45949" w:rsidRDefault="00A57CEE" w:rsidP="00147BDE">
      <w:pPr>
        <w:pStyle w:val="Default"/>
        <w:numPr>
          <w:ilvl w:val="2"/>
          <w:numId w:val="39"/>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lastRenderedPageBreak/>
        <w:t>Best Near Miss report of the</w:t>
      </w:r>
      <w:ins w:id="300" w:author="Al Riyami, Azza OLNG-SCC/12" w:date="2026-03-29T14:14:00Z" w16du:dateUtc="2026-03-29T10:14:00Z">
        <w:r w:rsidR="00F21597">
          <w:rPr>
            <w:rFonts w:ascii="Candara" w:hAnsi="Candara" w:cs="Calibri"/>
            <w:color w:val="auto"/>
            <w:sz w:val="22"/>
            <w:szCs w:val="22"/>
            <w:lang w:val="en-GB"/>
          </w:rPr>
          <w:t xml:space="preserve"> </w:t>
        </w:r>
      </w:ins>
      <w:del w:id="301" w:author="Al Riyami, Azza OLNG-SCC/12" w:date="2026-03-29T14:14:00Z" w16du:dateUtc="2026-03-29T10:14:00Z">
        <w:r w:rsidRPr="00C45949" w:rsidDel="00F21597">
          <w:rPr>
            <w:rFonts w:ascii="Candara" w:hAnsi="Candara" w:cs="Calibri"/>
            <w:color w:val="auto"/>
            <w:sz w:val="22"/>
            <w:szCs w:val="22"/>
            <w:lang w:val="en-GB"/>
          </w:rPr>
          <w:delText>/</w:delText>
        </w:r>
      </w:del>
      <w:r w:rsidRPr="00C45949">
        <w:rPr>
          <w:rFonts w:ascii="Candara" w:hAnsi="Candara" w:cs="Calibri"/>
          <w:color w:val="auto"/>
          <w:sz w:val="22"/>
          <w:szCs w:val="22"/>
          <w:lang w:val="en-GB"/>
        </w:rPr>
        <w:t>month</w:t>
      </w:r>
    </w:p>
    <w:p w14:paraId="2158D834" w14:textId="4BC9DD26" w:rsidR="00A57CEE" w:rsidRPr="00C45949" w:rsidRDefault="00A57CEE" w:rsidP="00147BDE">
      <w:pPr>
        <w:pStyle w:val="Default"/>
        <w:numPr>
          <w:ilvl w:val="2"/>
          <w:numId w:val="39"/>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Best drivers of the</w:t>
      </w:r>
      <w:ins w:id="302" w:author="Al Riyami, Azza OLNG-SCC/12" w:date="2026-03-29T14:14:00Z" w16du:dateUtc="2026-03-29T10:14:00Z">
        <w:r w:rsidR="00F21597">
          <w:rPr>
            <w:rFonts w:ascii="Candara" w:hAnsi="Candara" w:cs="Calibri"/>
            <w:color w:val="auto"/>
            <w:sz w:val="22"/>
            <w:szCs w:val="22"/>
            <w:lang w:val="en-GB"/>
          </w:rPr>
          <w:t xml:space="preserve"> </w:t>
        </w:r>
      </w:ins>
      <w:del w:id="303" w:author="Al Riyami, Azza OLNG-SCC/12" w:date="2026-03-29T14:14:00Z" w16du:dateUtc="2026-03-29T10:14:00Z">
        <w:r w:rsidRPr="00C45949" w:rsidDel="00F21597">
          <w:rPr>
            <w:rFonts w:ascii="Candara" w:hAnsi="Candara" w:cs="Calibri"/>
            <w:color w:val="auto"/>
            <w:sz w:val="22"/>
            <w:szCs w:val="22"/>
            <w:lang w:val="en-GB"/>
          </w:rPr>
          <w:delText>/</w:delText>
        </w:r>
      </w:del>
      <w:r w:rsidRPr="00C45949">
        <w:rPr>
          <w:rFonts w:ascii="Candara" w:hAnsi="Candara" w:cs="Calibri"/>
          <w:color w:val="auto"/>
          <w:sz w:val="22"/>
          <w:szCs w:val="22"/>
          <w:lang w:val="en-GB"/>
        </w:rPr>
        <w:t>month</w:t>
      </w:r>
    </w:p>
    <w:p w14:paraId="686B0B0B" w14:textId="74A504E1" w:rsidR="00A57CEE" w:rsidRPr="00C45949" w:rsidRDefault="00A57CEE" w:rsidP="00147BDE">
      <w:pPr>
        <w:pStyle w:val="Default"/>
        <w:numPr>
          <w:ilvl w:val="2"/>
          <w:numId w:val="39"/>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Celebrations and Reward on achieving LTI free milestones; </w:t>
      </w:r>
    </w:p>
    <w:p w14:paraId="6D93A220" w14:textId="79B919BB" w:rsidR="00A57CEE" w:rsidRPr="00C45949" w:rsidRDefault="00A57CEE" w:rsidP="00147BDE">
      <w:pPr>
        <w:pStyle w:val="Default"/>
        <w:numPr>
          <w:ilvl w:val="2"/>
          <w:numId w:val="39"/>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Other incentives to be specified by CONTRACTOR.</w:t>
      </w:r>
    </w:p>
    <w:p w14:paraId="53BF8C80" w14:textId="1E3B1A53" w:rsidR="00A57CEE" w:rsidRDefault="00A57CEE" w:rsidP="00147BDE">
      <w:pPr>
        <w:pStyle w:val="Caption"/>
        <w:numPr>
          <w:ilvl w:val="1"/>
          <w:numId w:val="10"/>
        </w:numPr>
        <w:tabs>
          <w:tab w:val="clear" w:pos="720"/>
        </w:tabs>
        <w:ind w:left="720"/>
        <w:rPr>
          <w:rFonts w:ascii="Candara" w:hAnsi="Candara" w:cs="Calibri"/>
          <w:sz w:val="22"/>
          <w:szCs w:val="22"/>
        </w:rPr>
      </w:pPr>
      <w:r w:rsidRPr="00C45949">
        <w:rPr>
          <w:rFonts w:ascii="Candara" w:hAnsi="Candara" w:cs="Calibri"/>
          <w:sz w:val="22"/>
          <w:szCs w:val="22"/>
        </w:rPr>
        <w:t xml:space="preserve">The criteria for all awards shall be documented and the HSE recognition and reward program shall be reviewed and approved by COMPANY. </w:t>
      </w:r>
    </w:p>
    <w:p w14:paraId="3D2C7C1C" w14:textId="77777777" w:rsidR="007D3B71" w:rsidRPr="007D3B71" w:rsidRDefault="007D3B71" w:rsidP="007D3B71">
      <w:pPr>
        <w:rPr>
          <w:lang w:eastAsia="en-US"/>
        </w:rPr>
      </w:pPr>
    </w:p>
    <w:p w14:paraId="767DF379" w14:textId="1C25345B" w:rsidR="00A57CEE" w:rsidRPr="004909AA" w:rsidRDefault="00A57CEE" w:rsidP="004909AA">
      <w:pPr>
        <w:pStyle w:val="Heading1"/>
        <w:keepNext w:val="0"/>
        <w:numPr>
          <w:ilvl w:val="0"/>
          <w:numId w:val="11"/>
        </w:numPr>
        <w:spacing w:before="120"/>
        <w:ind w:left="720" w:hanging="720"/>
        <w:jc w:val="both"/>
        <w:rPr>
          <w:rStyle w:val="Heading1Char1"/>
          <w:rFonts w:ascii="Candara" w:eastAsiaTheme="majorEastAsia" w:hAnsi="Candara" w:cs="Calibri"/>
          <w:b w:val="0"/>
          <w:bCs w:val="0"/>
          <w:color w:val="auto"/>
          <w:sz w:val="22"/>
          <w:szCs w:val="22"/>
        </w:rPr>
      </w:pPr>
      <w:bookmarkStart w:id="304" w:name="_Toc63578548"/>
      <w:bookmarkStart w:id="305" w:name="_Toc226282749"/>
      <w:r w:rsidRPr="004909AA">
        <w:rPr>
          <w:rFonts w:ascii="Candara" w:hAnsi="Candara"/>
          <w:b/>
          <w:bCs/>
          <w:smallCaps/>
          <w:color w:val="auto"/>
          <w:sz w:val="24"/>
          <w:szCs w:val="24"/>
          <w:lang w:val="en-US" w:eastAsia="zh-CN"/>
        </w:rPr>
        <w:t>COMPANY HSE SPECIFIC DETAILS</w:t>
      </w:r>
      <w:bookmarkEnd w:id="304"/>
      <w:bookmarkEnd w:id="305"/>
    </w:p>
    <w:p w14:paraId="07E07650" w14:textId="77777777" w:rsidR="00E84445" w:rsidRPr="00E84445" w:rsidRDefault="00E84445" w:rsidP="00E84445">
      <w:pPr>
        <w:pStyle w:val="ListParagraph"/>
        <w:numPr>
          <w:ilvl w:val="0"/>
          <w:numId w:val="10"/>
        </w:numPr>
        <w:spacing w:after="120"/>
        <w:contextualSpacing w:val="0"/>
        <w:jc w:val="both"/>
        <w:rPr>
          <w:rFonts w:ascii="Candara" w:hAnsi="Candara" w:cs="Arial"/>
          <w:b/>
          <w:bCs/>
          <w:vanish/>
          <w:sz w:val="22"/>
          <w:szCs w:val="22"/>
          <w:lang w:eastAsia="en-US"/>
        </w:rPr>
      </w:pPr>
      <w:bookmarkStart w:id="306" w:name="_Toc63578549"/>
    </w:p>
    <w:p w14:paraId="58F25527" w14:textId="19345653" w:rsidR="00A57CEE" w:rsidRPr="00E84445" w:rsidRDefault="00A57CEE" w:rsidP="00E84445">
      <w:pPr>
        <w:pStyle w:val="Caption"/>
        <w:numPr>
          <w:ilvl w:val="1"/>
          <w:numId w:val="10"/>
        </w:numPr>
        <w:tabs>
          <w:tab w:val="clear" w:pos="720"/>
        </w:tabs>
        <w:ind w:left="720"/>
        <w:rPr>
          <w:rFonts w:ascii="Candara" w:hAnsi="Candara"/>
          <w:b/>
          <w:bCs/>
          <w:sz w:val="22"/>
          <w:szCs w:val="22"/>
        </w:rPr>
      </w:pPr>
      <w:r w:rsidRPr="00E84445">
        <w:rPr>
          <w:rFonts w:ascii="Candara" w:hAnsi="Candara"/>
          <w:b/>
          <w:bCs/>
          <w:sz w:val="22"/>
          <w:szCs w:val="22"/>
        </w:rPr>
        <w:t>PPE Standards</w:t>
      </w:r>
      <w:bookmarkEnd w:id="306"/>
      <w:r w:rsidRPr="00E84445">
        <w:rPr>
          <w:rFonts w:ascii="Candara" w:hAnsi="Candara"/>
          <w:b/>
          <w:bCs/>
          <w:sz w:val="22"/>
          <w:szCs w:val="22"/>
        </w:rPr>
        <w:t xml:space="preserve"> </w:t>
      </w:r>
    </w:p>
    <w:p w14:paraId="0D79CE3A"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52F38FF9"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121F357D"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737D7BDF"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71A7AA13"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23606174"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3D30BE44"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2442FBCE"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23EBFB50"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50CD4BEA"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0EBADD30"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505B6213" w14:textId="77777777" w:rsidR="00E84445" w:rsidRPr="00E84445" w:rsidRDefault="00E84445" w:rsidP="00E84445">
      <w:pPr>
        <w:pStyle w:val="ListParagraph"/>
        <w:numPr>
          <w:ilvl w:val="0"/>
          <w:numId w:val="40"/>
        </w:numPr>
        <w:autoSpaceDE w:val="0"/>
        <w:autoSpaceDN w:val="0"/>
        <w:adjustRightInd w:val="0"/>
        <w:contextualSpacing w:val="0"/>
        <w:jc w:val="both"/>
        <w:rPr>
          <w:rFonts w:ascii="Candara" w:hAnsi="Candara" w:cs="Calibri"/>
          <w:vanish/>
          <w:sz w:val="22"/>
          <w:szCs w:val="22"/>
          <w:lang w:eastAsia="en-US"/>
        </w:rPr>
      </w:pPr>
    </w:p>
    <w:p w14:paraId="6FC4F951" w14:textId="77777777" w:rsidR="00E84445" w:rsidRPr="00E84445" w:rsidRDefault="00E84445" w:rsidP="00E84445">
      <w:pPr>
        <w:pStyle w:val="ListParagraph"/>
        <w:numPr>
          <w:ilvl w:val="1"/>
          <w:numId w:val="40"/>
        </w:numPr>
        <w:autoSpaceDE w:val="0"/>
        <w:autoSpaceDN w:val="0"/>
        <w:adjustRightInd w:val="0"/>
        <w:contextualSpacing w:val="0"/>
        <w:jc w:val="both"/>
        <w:rPr>
          <w:rFonts w:ascii="Candara" w:hAnsi="Candara" w:cs="Calibri"/>
          <w:vanish/>
          <w:sz w:val="22"/>
          <w:szCs w:val="22"/>
          <w:lang w:eastAsia="en-US"/>
        </w:rPr>
      </w:pPr>
    </w:p>
    <w:p w14:paraId="63B99E18" w14:textId="50B18D70" w:rsidR="00A57CEE" w:rsidRPr="00C45949" w:rsidRDefault="00A57CEE" w:rsidP="00E84445">
      <w:pPr>
        <w:pStyle w:val="Default"/>
        <w:numPr>
          <w:ilvl w:val="2"/>
          <w:numId w:val="40"/>
        </w:numPr>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The Personal Protective Equipment (PPE) shall conform to the ANSI, BS, BSEN standards as detailed in</w:t>
      </w:r>
      <w:del w:id="307" w:author="Al Riyami, Azza OLNG-SCC/12" w:date="2026-03-29T13:00:00Z" w16du:dateUtc="2026-03-29T09:00:00Z">
        <w:r w:rsidRPr="00C45949" w:rsidDel="00375EC9">
          <w:rPr>
            <w:rFonts w:ascii="Candara" w:hAnsi="Candara" w:cs="Calibri"/>
            <w:color w:val="auto"/>
            <w:sz w:val="22"/>
            <w:szCs w:val="22"/>
            <w:lang w:val="en-GB"/>
          </w:rPr>
          <w:delText xml:space="preserve"> item clause13</w:delText>
        </w:r>
        <w:r w:rsidRPr="00C45949" w:rsidDel="00B135B1">
          <w:rPr>
            <w:rFonts w:ascii="Candara" w:hAnsi="Candara" w:cs="Calibri"/>
            <w:color w:val="auto"/>
            <w:sz w:val="22"/>
            <w:szCs w:val="22"/>
            <w:lang w:val="en-GB"/>
          </w:rPr>
          <w:delText>.1.f.15</w:delText>
        </w:r>
        <w:r w:rsidRPr="00C45949" w:rsidDel="00375EC9">
          <w:rPr>
            <w:rFonts w:ascii="Candara" w:hAnsi="Candara" w:cs="Calibri"/>
            <w:color w:val="auto"/>
            <w:sz w:val="22"/>
            <w:szCs w:val="22"/>
            <w:lang w:val="en-GB"/>
          </w:rPr>
          <w:delText xml:space="preserve"> (</w:delText>
        </w:r>
      </w:del>
      <w:ins w:id="308" w:author="Al Riyami, Azza OLNG-SCC/12" w:date="2026-03-29T13:00:00Z" w16du:dateUtc="2026-03-29T09:00:00Z">
        <w:r w:rsidR="00375EC9">
          <w:rPr>
            <w:rFonts w:ascii="Candara" w:hAnsi="Candara" w:cs="Calibri"/>
            <w:color w:val="auto"/>
            <w:sz w:val="22"/>
            <w:szCs w:val="22"/>
            <w:lang w:val="en-GB"/>
          </w:rPr>
          <w:t xml:space="preserve"> </w:t>
        </w:r>
      </w:ins>
      <w:r w:rsidRPr="00C45949">
        <w:rPr>
          <w:rFonts w:ascii="Candara" w:hAnsi="Candara" w:cs="Calibri"/>
          <w:color w:val="auto"/>
          <w:sz w:val="22"/>
          <w:szCs w:val="22"/>
          <w:lang w:val="en-GB"/>
        </w:rPr>
        <w:t>Personal Protective Equipment HSS-</w:t>
      </w:r>
      <w:commentRangeStart w:id="309"/>
      <w:commentRangeStart w:id="310"/>
      <w:del w:id="311" w:author="Al Riyami, Azza OLNG-SCC/12" w:date="2026-03-29T13:01:00Z" w16du:dateUtc="2026-03-29T09:01:00Z">
        <w:r w:rsidRPr="00C45949" w:rsidDel="00375EC9">
          <w:rPr>
            <w:rFonts w:ascii="Candara" w:hAnsi="Candara" w:cs="Calibri"/>
            <w:color w:val="auto"/>
            <w:sz w:val="22"/>
            <w:szCs w:val="22"/>
            <w:lang w:val="en-GB"/>
          </w:rPr>
          <w:delText>P219</w:delText>
        </w:r>
      </w:del>
      <w:ins w:id="312" w:author="Al Riyami, Azza OLNG-SCC/12" w:date="2026-03-29T13:01:00Z" w16du:dateUtc="2026-03-29T09:01:00Z">
        <w:r w:rsidR="00375EC9">
          <w:rPr>
            <w:rFonts w:ascii="Candara" w:hAnsi="Candara" w:cs="Calibri"/>
            <w:color w:val="auto"/>
            <w:sz w:val="22"/>
            <w:szCs w:val="22"/>
            <w:lang w:val="en-GB"/>
          </w:rPr>
          <w:t xml:space="preserve">P008 </w:t>
        </w:r>
        <w:commentRangeEnd w:id="309"/>
        <w:r w:rsidR="00375EC9">
          <w:rPr>
            <w:rStyle w:val="CommentReference"/>
            <w:rFonts w:ascii="Candara" w:hAnsi="Candara" w:cs="Calibri"/>
            <w:color w:val="auto"/>
            <w:sz w:val="22"/>
            <w:szCs w:val="22"/>
            <w:lang w:val="en-GB"/>
          </w:rPr>
          <w:commentReference w:id="309"/>
        </w:r>
      </w:ins>
      <w:commentRangeEnd w:id="310"/>
      <w:r w:rsidR="00225EF1">
        <w:rPr>
          <w:rStyle w:val="CommentReference"/>
          <w:rFonts w:ascii="Candara" w:hAnsi="Candara" w:cs="Calibri"/>
          <w:color w:val="auto"/>
          <w:sz w:val="22"/>
          <w:szCs w:val="22"/>
          <w:lang w:val="en-GB"/>
        </w:rPr>
        <w:commentReference w:id="310"/>
      </w:r>
      <w:ins w:id="313" w:author="Al Riyami, Azza OLNG-SCC/12" w:date="2026-03-29T13:01:00Z" w16du:dateUtc="2026-03-29T09:01:00Z">
        <w:r w:rsidR="00375EC9">
          <w:rPr>
            <w:rFonts w:ascii="Candara" w:hAnsi="Candara" w:cs="Calibri"/>
            <w:color w:val="auto"/>
            <w:sz w:val="22"/>
            <w:szCs w:val="22"/>
            <w:lang w:val="en-GB"/>
          </w:rPr>
          <w:t>(Refer to clause 13 below)</w:t>
        </w:r>
      </w:ins>
      <w:del w:id="314" w:author="Al Riyami, Azza OLNG-SCC/12" w:date="2026-03-29T13:01:00Z" w16du:dateUtc="2026-03-29T09:01:00Z">
        <w:r w:rsidRPr="00C45949" w:rsidDel="00375EC9">
          <w:rPr>
            <w:rFonts w:ascii="Candara" w:hAnsi="Candara" w:cs="Calibri"/>
            <w:color w:val="auto"/>
            <w:sz w:val="22"/>
            <w:szCs w:val="22"/>
            <w:lang w:val="en-GB"/>
          </w:rPr>
          <w:delText>)</w:delText>
        </w:r>
      </w:del>
      <w:r w:rsidRPr="00C45949">
        <w:rPr>
          <w:rFonts w:ascii="Candara" w:hAnsi="Candara" w:cs="Calibri"/>
          <w:color w:val="auto"/>
          <w:sz w:val="22"/>
          <w:szCs w:val="22"/>
          <w:lang w:val="en-GB"/>
        </w:rPr>
        <w:t>. Fire Retardant Clothing Coveralls is also a requirement for WORKSITE Plant/Operational Area.</w:t>
      </w:r>
    </w:p>
    <w:p w14:paraId="62F2F242" w14:textId="23E22F34" w:rsidR="00A57CEE" w:rsidRPr="00C45949" w:rsidRDefault="00A57CEE" w:rsidP="00E84445">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Part of the HSSE Commencement Certificate checklist is for the CONTRACTOR to provide the required PPE compl</w:t>
      </w:r>
      <w:ins w:id="315" w:author="Al Riyami, Azza OLNG-SCC/12" w:date="2026-03-29T14:15:00Z" w16du:dateUtc="2026-03-29T10:15:00Z">
        <w:r w:rsidR="008B07A6">
          <w:rPr>
            <w:rFonts w:ascii="Candara" w:hAnsi="Candara" w:cs="Calibri"/>
            <w:color w:val="auto"/>
            <w:sz w:val="22"/>
            <w:szCs w:val="22"/>
            <w:lang w:val="en-GB"/>
          </w:rPr>
          <w:t>iant</w:t>
        </w:r>
      </w:ins>
      <w:del w:id="316" w:author="Al Riyami, Azza OLNG-SCC/12" w:date="2026-03-29T14:15:00Z" w16du:dateUtc="2026-03-29T10:15:00Z">
        <w:r w:rsidRPr="00C45949" w:rsidDel="008B07A6">
          <w:rPr>
            <w:rFonts w:ascii="Candara" w:hAnsi="Candara" w:cs="Calibri"/>
            <w:color w:val="auto"/>
            <w:sz w:val="22"/>
            <w:szCs w:val="22"/>
            <w:lang w:val="en-GB"/>
          </w:rPr>
          <w:delText>ying</w:delText>
        </w:r>
      </w:del>
      <w:r w:rsidRPr="00C45949">
        <w:rPr>
          <w:rFonts w:ascii="Candara" w:hAnsi="Candara" w:cs="Calibri"/>
          <w:color w:val="auto"/>
          <w:sz w:val="22"/>
          <w:szCs w:val="22"/>
          <w:lang w:val="en-GB"/>
        </w:rPr>
        <w:t xml:space="preserve"> as stated above and in line with the HSE Risk Assessment of the WORK.</w:t>
      </w:r>
    </w:p>
    <w:p w14:paraId="1D44AB44" w14:textId="6A2978D2" w:rsidR="00A57CEE" w:rsidRDefault="00A57CEE" w:rsidP="00E84445">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Specialised PPE standards not covered in the relevant Reference Documents in Attachment 1 below to be agreed with COMPANY HSSE Team.</w:t>
      </w:r>
    </w:p>
    <w:p w14:paraId="7A71ADD8" w14:textId="77777777" w:rsidR="00E84445" w:rsidRPr="00E84445" w:rsidRDefault="00E84445" w:rsidP="00E84445">
      <w:pPr>
        <w:pStyle w:val="Default"/>
        <w:spacing w:before="120"/>
        <w:ind w:left="720"/>
        <w:jc w:val="both"/>
        <w:rPr>
          <w:rFonts w:ascii="Candara" w:hAnsi="Candara" w:cs="Calibri"/>
          <w:color w:val="auto"/>
          <w:sz w:val="6"/>
          <w:szCs w:val="6"/>
          <w:lang w:val="en-GB"/>
        </w:rPr>
      </w:pPr>
    </w:p>
    <w:p w14:paraId="6E6B08A5" w14:textId="77777777" w:rsidR="00A57CEE" w:rsidRPr="00E84445" w:rsidRDefault="00A57CEE" w:rsidP="00E84445">
      <w:pPr>
        <w:pStyle w:val="Caption"/>
        <w:numPr>
          <w:ilvl w:val="1"/>
          <w:numId w:val="10"/>
        </w:numPr>
        <w:tabs>
          <w:tab w:val="clear" w:pos="720"/>
        </w:tabs>
        <w:ind w:left="720"/>
        <w:rPr>
          <w:rFonts w:ascii="Candara" w:hAnsi="Candara"/>
          <w:b/>
          <w:bCs/>
          <w:sz w:val="22"/>
          <w:szCs w:val="22"/>
        </w:rPr>
      </w:pPr>
      <w:bookmarkStart w:id="317" w:name="_Toc63578550"/>
      <w:r w:rsidRPr="00E84445">
        <w:rPr>
          <w:rFonts w:ascii="Candara" w:hAnsi="Candara"/>
          <w:b/>
          <w:bCs/>
          <w:sz w:val="22"/>
          <w:szCs w:val="22"/>
        </w:rPr>
        <w:t>Permit To Work</w:t>
      </w:r>
      <w:bookmarkEnd w:id="317"/>
    </w:p>
    <w:p w14:paraId="4680E239" w14:textId="77777777" w:rsidR="00E84445" w:rsidRPr="00E84445" w:rsidRDefault="00E84445" w:rsidP="00E84445">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1B37A3F2" w14:textId="14F6434F" w:rsidR="00A57CEE" w:rsidRPr="00C45949" w:rsidRDefault="00A57CEE" w:rsidP="00E84445">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All WORK to be provided as part of the CONTRACT shall be prepared and executed in compliance with the Oman LNG Permit To Work procedure. Deviation from the COMPANY Permit To Work procedure is not allowed.</w:t>
      </w:r>
    </w:p>
    <w:p w14:paraId="40993416" w14:textId="035A9274" w:rsidR="00A57CEE" w:rsidRPr="00C45949" w:rsidRDefault="00A57CEE" w:rsidP="00E84445">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The CONTRACTOR shall provide staff for the Permit To Work roles defined in the Permit To Work procedure;</w:t>
      </w:r>
    </w:p>
    <w:p w14:paraId="506FFA2C"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a.</w:t>
      </w:r>
      <w:r w:rsidRPr="00C45949">
        <w:rPr>
          <w:rFonts w:ascii="Candara" w:hAnsi="Candara" w:cs="Calibri"/>
          <w:color w:val="auto"/>
          <w:sz w:val="22"/>
          <w:szCs w:val="22"/>
          <w:lang w:val="en-GB"/>
        </w:rPr>
        <w:tab/>
        <w:t>Permit Applicant – the person authorised to prepare a permit for a work party, describing the hazards and the controls required to manage the risk to ALARP.</w:t>
      </w:r>
    </w:p>
    <w:p w14:paraId="72DD3D14"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b.</w:t>
      </w:r>
      <w:r w:rsidRPr="00C45949">
        <w:rPr>
          <w:rFonts w:ascii="Candara" w:hAnsi="Candara" w:cs="Calibri"/>
          <w:color w:val="auto"/>
          <w:sz w:val="22"/>
          <w:szCs w:val="22"/>
          <w:lang w:val="en-GB"/>
        </w:rPr>
        <w:tab/>
        <w:t>Permit Holder – the person responsible to explain the hazards and controls to the work party and see to it that the work party adheres to the controls.</w:t>
      </w:r>
    </w:p>
    <w:p w14:paraId="2C7D12F7" w14:textId="2CF5CF61"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Permit Holder (Supervisor, Senior Technician) must be able to speak and understand the language of the people working under the permit to explain the safety controls stipulated in the work permit and the associated documents.</w:t>
      </w:r>
    </w:p>
    <w:p w14:paraId="554D5A62" w14:textId="457AF00A"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Permit Applicant, Permit Holder and Supervisor must be able to speak and understand</w:t>
      </w:r>
      <w:del w:id="318" w:author="Al Riyami, Azza OLNG-SCC/12" w:date="2026-03-29T13:02:00Z" w16du:dateUtc="2026-03-29T09:02:00Z">
        <w:r w:rsidRPr="00C45949" w:rsidDel="00FA7CD7">
          <w:rPr>
            <w:rFonts w:ascii="Candara" w:hAnsi="Candara" w:cs="Calibri"/>
            <w:color w:val="auto"/>
            <w:sz w:val="22"/>
            <w:szCs w:val="22"/>
            <w:lang w:val="en-GB"/>
          </w:rPr>
          <w:delText xml:space="preserve"> the</w:delText>
        </w:r>
      </w:del>
      <w:r w:rsidRPr="00C45949">
        <w:rPr>
          <w:rFonts w:ascii="Candara" w:hAnsi="Candara" w:cs="Calibri"/>
          <w:color w:val="auto"/>
          <w:sz w:val="22"/>
          <w:szCs w:val="22"/>
          <w:lang w:val="en-GB"/>
        </w:rPr>
        <w:t xml:space="preserve"> English </w:t>
      </w:r>
      <w:ins w:id="319" w:author="Al Riyami, Azza OLNG-SCC/12" w:date="2026-03-29T13:02:00Z" w16du:dateUtc="2026-03-29T09:02:00Z">
        <w:r w:rsidR="00FA7CD7">
          <w:rPr>
            <w:rFonts w:ascii="Candara" w:hAnsi="Candara" w:cs="Calibri"/>
            <w:color w:val="auto"/>
            <w:sz w:val="22"/>
            <w:szCs w:val="22"/>
            <w:lang w:val="en-GB"/>
          </w:rPr>
          <w:t xml:space="preserve">language </w:t>
        </w:r>
      </w:ins>
      <w:r w:rsidRPr="00C45949">
        <w:rPr>
          <w:rFonts w:ascii="Candara" w:hAnsi="Candara" w:cs="Calibri"/>
          <w:color w:val="auto"/>
          <w:sz w:val="22"/>
          <w:szCs w:val="22"/>
          <w:lang w:val="en-GB"/>
        </w:rPr>
        <w:t>to converse with the COMPANY representatives on the work permit and the associated documents.</w:t>
      </w:r>
    </w:p>
    <w:p w14:paraId="1391347A" w14:textId="6C60031A"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shall at all times comply with the Qalhat Safety Regulations for Work Under Permit QHSSE-P221.</w:t>
      </w:r>
    </w:p>
    <w:p w14:paraId="4496DBC0" w14:textId="7864CF73"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The CONTRACTOR shall work with a valid work permit for which it is required that the Permit Holder provides an effective toolbox talk to the work party in which the Permit Holder identifies and communicates the risks involve</w:t>
      </w:r>
      <w:ins w:id="320" w:author="Al Riyami, Azza OLNG-SCC/12" w:date="2026-03-29T12:56:00Z" w16du:dateUtc="2026-03-29T08:56:00Z">
        <w:r w:rsidR="005E54AF">
          <w:rPr>
            <w:rFonts w:ascii="Candara" w:hAnsi="Candara" w:cs="Calibri"/>
            <w:color w:val="auto"/>
            <w:sz w:val="22"/>
            <w:szCs w:val="22"/>
            <w:lang w:val="en-GB"/>
          </w:rPr>
          <w:t>d</w:t>
        </w:r>
      </w:ins>
      <w:r w:rsidRPr="00C45949">
        <w:rPr>
          <w:rFonts w:ascii="Candara" w:hAnsi="Candara" w:cs="Calibri"/>
          <w:color w:val="auto"/>
          <w:sz w:val="22"/>
          <w:szCs w:val="22"/>
          <w:lang w:val="en-GB"/>
        </w:rPr>
        <w:t xml:space="preserve"> in carrying out the activity and the corresponding controls to the personnel that will be carrying out the WORK. </w:t>
      </w:r>
    </w:p>
    <w:p w14:paraId="6A792DC3" w14:textId="1ACF91B4"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The CONTRACTOR shall verify that the work party understands the hazards and controls associated with the activity and the effectiveness of the implementation of the controls. </w:t>
      </w:r>
    </w:p>
    <w:p w14:paraId="45DD89F3" w14:textId="3EBBC7D1" w:rsidR="00A57CEE"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lastRenderedPageBreak/>
        <w:t xml:space="preserve">COMPANY reserves the right to consider the failure to deliver an effective toolbox talk as a Life Saving Rule violation by the CONTRACTOR supervisor and </w:t>
      </w:r>
      <w:del w:id="321" w:author="Al Riyami, Azza OLNG-SCC/12" w:date="2026-03-29T13:02:00Z" w16du:dateUtc="2026-03-29T09:02:00Z">
        <w:r w:rsidRPr="00C45949" w:rsidDel="003000D9">
          <w:rPr>
            <w:rFonts w:ascii="Candara" w:hAnsi="Candara" w:cs="Calibri"/>
            <w:color w:val="auto"/>
            <w:sz w:val="22"/>
            <w:szCs w:val="22"/>
            <w:lang w:val="en-GB"/>
          </w:rPr>
          <w:delText xml:space="preserve">holds </w:delText>
        </w:r>
      </w:del>
      <w:ins w:id="322" w:author="Al Riyami, Azza OLNG-SCC/12" w:date="2026-03-29T13:02:00Z" w16du:dateUtc="2026-03-29T09:02:00Z">
        <w:r w:rsidR="003000D9">
          <w:rPr>
            <w:rFonts w:ascii="Candara" w:hAnsi="Candara" w:cs="Calibri"/>
            <w:color w:val="auto"/>
            <w:sz w:val="22"/>
            <w:szCs w:val="22"/>
            <w:lang w:val="en-GB"/>
          </w:rPr>
          <w:t>reserves</w:t>
        </w:r>
        <w:r w:rsidR="003000D9" w:rsidRPr="00C45949">
          <w:rPr>
            <w:rFonts w:ascii="Candara" w:hAnsi="Candara" w:cs="Calibri"/>
            <w:color w:val="auto"/>
            <w:sz w:val="22"/>
            <w:szCs w:val="22"/>
            <w:lang w:val="en-GB"/>
          </w:rPr>
          <w:t xml:space="preserve"> </w:t>
        </w:r>
      </w:ins>
      <w:r w:rsidRPr="00C45949">
        <w:rPr>
          <w:rFonts w:ascii="Candara" w:hAnsi="Candara" w:cs="Calibri"/>
          <w:color w:val="auto"/>
          <w:sz w:val="22"/>
          <w:szCs w:val="22"/>
          <w:lang w:val="en-GB"/>
        </w:rPr>
        <w:t>the right to apply consequence management accordingly.</w:t>
      </w:r>
    </w:p>
    <w:p w14:paraId="129328BF" w14:textId="77777777" w:rsidR="00F42E28" w:rsidRPr="00F42E28" w:rsidRDefault="00F42E28" w:rsidP="00F42E28">
      <w:pPr>
        <w:pStyle w:val="Default"/>
        <w:spacing w:before="120"/>
        <w:ind w:left="720"/>
        <w:jc w:val="both"/>
        <w:rPr>
          <w:rFonts w:ascii="Candara" w:hAnsi="Candara" w:cs="Calibri"/>
          <w:color w:val="auto"/>
          <w:sz w:val="6"/>
          <w:szCs w:val="6"/>
          <w:lang w:val="en-GB"/>
        </w:rPr>
      </w:pPr>
    </w:p>
    <w:p w14:paraId="5F020FA2" w14:textId="7A3BD320" w:rsidR="00A57CEE" w:rsidRPr="00E84445" w:rsidRDefault="00A57CEE" w:rsidP="00E84445">
      <w:pPr>
        <w:pStyle w:val="Caption"/>
        <w:numPr>
          <w:ilvl w:val="1"/>
          <w:numId w:val="10"/>
        </w:numPr>
        <w:tabs>
          <w:tab w:val="clear" w:pos="720"/>
        </w:tabs>
        <w:ind w:left="720"/>
        <w:rPr>
          <w:rFonts w:ascii="Candara" w:hAnsi="Candara"/>
          <w:b/>
          <w:bCs/>
          <w:sz w:val="22"/>
          <w:szCs w:val="22"/>
        </w:rPr>
      </w:pPr>
      <w:bookmarkStart w:id="323" w:name="_Toc63578551"/>
      <w:r w:rsidRPr="00E84445">
        <w:rPr>
          <w:rFonts w:ascii="Candara" w:hAnsi="Candara"/>
          <w:b/>
          <w:bCs/>
          <w:sz w:val="22"/>
          <w:szCs w:val="22"/>
        </w:rPr>
        <w:t>HSE Organization</w:t>
      </w:r>
      <w:bookmarkEnd w:id="323"/>
    </w:p>
    <w:p w14:paraId="3CEA3976" w14:textId="77777777" w:rsidR="00F42E28" w:rsidRPr="00F42E28" w:rsidRDefault="00F42E28" w:rsidP="00F42E28">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6D1EAA51" w14:textId="146E14D3"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CONTRACTOR shall provide </w:t>
      </w:r>
      <w:del w:id="324" w:author="Al Riyami, Azza OLNG-SCC/12" w:date="2026-03-29T14:16:00Z" w16du:dateUtc="2026-03-29T10:16:00Z">
        <w:r w:rsidRPr="00C45949" w:rsidDel="00BB75DD">
          <w:rPr>
            <w:rFonts w:ascii="Candara" w:hAnsi="Candara" w:cs="Calibri"/>
            <w:color w:val="auto"/>
            <w:sz w:val="22"/>
            <w:szCs w:val="22"/>
            <w:lang w:val="en-GB"/>
          </w:rPr>
          <w:delText xml:space="preserve">a </w:delText>
        </w:r>
      </w:del>
      <w:r w:rsidRPr="00C45949">
        <w:rPr>
          <w:rFonts w:ascii="Candara" w:hAnsi="Candara" w:cs="Calibri"/>
          <w:color w:val="auto"/>
          <w:sz w:val="22"/>
          <w:szCs w:val="22"/>
          <w:lang w:val="en-GB"/>
        </w:rPr>
        <w:t>safety supervision by ensuring a ratio of 1 HSE Advisor for every 50 manpower; 1:25 ratio amber banded.</w:t>
      </w:r>
    </w:p>
    <w:p w14:paraId="4C78D7EA" w14:textId="59920741"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to ensure that any change in the position and number of HSSE staff required shall be agreed and approved by the COMPANY.</w:t>
      </w:r>
    </w:p>
    <w:p w14:paraId="53001AD3" w14:textId="522D358F"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COMPANY reserves the right to receive CVs and interview/asses/approve or disapprove candidates proposed by CONTRACTOR for HSSE positions. CONTRACTOR shall only mobilise HSSE Staff on COMPANY business who have passed the COMPANY assessment and have been approved by COMPANY QHSSE Manager.</w:t>
      </w:r>
    </w:p>
    <w:p w14:paraId="4612034B" w14:textId="7E63B811"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agrees that the CONTRACTOR HSSE Staff will not be removed from the site unless otherwise authorized in writing by COMPANY. Notwithstanding the foregoing, CONTRACTOR shall have the right to remove CONTRACTOR HSSE Staff from the site in the event of termination or resignation, provided that prior to removal from site, CONTRACTOR advises COMPANY and provides the name and CVs of the replacement HSSE staff.</w:t>
      </w:r>
    </w:p>
    <w:p w14:paraId="3C152AA4" w14:textId="52996B92"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shall upon COMPANY request, demonstrate how its HSSE department is organised. In addition to the numbers of employees dedicated to the delivery of HSSE. The overall command and control of HSSE should be clearly indicated within CONTRACTOR’S overall organisational structure.</w:t>
      </w:r>
    </w:p>
    <w:p w14:paraId="1311999E" w14:textId="62C0A291" w:rsidR="00A57CEE" w:rsidRPr="00C45949" w:rsidRDefault="00A57CEE" w:rsidP="00F42E28">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For each position dedicated to the implementation of HSSE, the principal roles and responsibilities of that position shall be documented. All CONTRACTOR management and supervisory job descriptions shall also have included in them specific HSSE accountabilities.</w:t>
      </w:r>
    </w:p>
    <w:p w14:paraId="253EF32E" w14:textId="2F645847" w:rsidR="00A57CEE" w:rsidRPr="00F42E28" w:rsidDel="00247D6D" w:rsidRDefault="00A57CEE" w:rsidP="000D632F">
      <w:pPr>
        <w:pStyle w:val="Default"/>
        <w:spacing w:before="120"/>
        <w:ind w:left="720"/>
        <w:jc w:val="both"/>
        <w:rPr>
          <w:del w:id="325" w:author="Al Riyami, Azza OLNG-SCC/12" w:date="2026-03-31T15:37:00Z" w16du:dateUtc="2026-03-31T11:37:00Z"/>
          <w:rFonts w:ascii="Candara" w:hAnsi="Candara" w:cs="Calibri"/>
          <w:color w:val="auto"/>
          <w:sz w:val="22"/>
          <w:szCs w:val="22"/>
          <w:lang w:val="en-GB"/>
        </w:rPr>
      </w:pPr>
      <w:commentRangeStart w:id="326"/>
      <w:del w:id="327" w:author="Al Riyami, Azza OLNG-SCC/12" w:date="2026-03-31T15:36:00Z" w16du:dateUtc="2026-03-31T11:36:00Z">
        <w:r w:rsidRPr="00F42E28" w:rsidDel="00247D6D">
          <w:rPr>
            <w:rFonts w:ascii="Candara" w:hAnsi="Candara" w:cs="Calibri"/>
            <w:color w:val="auto"/>
            <w:sz w:val="22"/>
            <w:szCs w:val="22"/>
            <w:lang w:val="en-GB"/>
          </w:rPr>
          <w:delText>See Attachment D.16 of Section D for details of the job description of HSE Advisor</w:delText>
        </w:r>
        <w:commentRangeEnd w:id="326"/>
        <w:r w:rsidR="00924A22" w:rsidRPr="00F42E28" w:rsidDel="00247D6D">
          <w:rPr>
            <w:rStyle w:val="CommentReference"/>
            <w:rFonts w:ascii="Candara" w:hAnsi="Candara" w:cs="Calibri"/>
            <w:color w:val="auto"/>
            <w:sz w:val="22"/>
            <w:szCs w:val="22"/>
            <w:lang w:val="en-GB"/>
          </w:rPr>
          <w:commentReference w:id="326"/>
        </w:r>
      </w:del>
      <w:del w:id="328" w:author="Al Riyami, Azza OLNG-SCC/12" w:date="2026-03-31T15:37:00Z" w16du:dateUtc="2026-03-31T11:37:00Z">
        <w:r w:rsidRPr="00F42E28" w:rsidDel="00247D6D">
          <w:rPr>
            <w:rFonts w:ascii="Candara" w:hAnsi="Candara" w:cs="Calibri"/>
            <w:color w:val="auto"/>
            <w:sz w:val="22"/>
            <w:szCs w:val="22"/>
            <w:lang w:val="en-GB"/>
          </w:rPr>
          <w:delText>.</w:delText>
        </w:r>
      </w:del>
    </w:p>
    <w:p w14:paraId="611025B9" w14:textId="77777777" w:rsidR="00247D6D" w:rsidRDefault="00247D6D">
      <w:pPr>
        <w:pStyle w:val="Caption"/>
        <w:tabs>
          <w:tab w:val="clear" w:pos="720"/>
        </w:tabs>
        <w:ind w:firstLine="0"/>
        <w:rPr>
          <w:ins w:id="329" w:author="Al Riyami, Azza OLNG-SCC/12" w:date="2026-03-31T15:37:00Z" w16du:dateUtc="2026-03-31T11:37:00Z"/>
          <w:rFonts w:ascii="Candara" w:hAnsi="Candara"/>
          <w:b/>
          <w:bCs/>
          <w:sz w:val="22"/>
          <w:szCs w:val="22"/>
        </w:rPr>
        <w:pPrChange w:id="330" w:author="Al Riyami, Azza OLNG-SCC/12" w:date="2026-03-31T15:37:00Z" w16du:dateUtc="2026-03-31T11:37:00Z">
          <w:pPr>
            <w:pStyle w:val="Caption"/>
            <w:numPr>
              <w:ilvl w:val="1"/>
              <w:numId w:val="10"/>
            </w:numPr>
            <w:tabs>
              <w:tab w:val="clear" w:pos="720"/>
            </w:tabs>
            <w:ind w:left="862"/>
          </w:pPr>
        </w:pPrChange>
      </w:pPr>
      <w:bookmarkStart w:id="331" w:name="_Toc63578552"/>
    </w:p>
    <w:p w14:paraId="7B03E8B3" w14:textId="1E20880D" w:rsidR="00A57CEE" w:rsidRPr="007E766C" w:rsidRDefault="00A57CEE" w:rsidP="006A6A20">
      <w:pPr>
        <w:pStyle w:val="Caption"/>
        <w:numPr>
          <w:ilvl w:val="1"/>
          <w:numId w:val="10"/>
        </w:numPr>
        <w:tabs>
          <w:tab w:val="clear" w:pos="720"/>
        </w:tabs>
        <w:ind w:left="720"/>
        <w:rPr>
          <w:rFonts w:ascii="Candara" w:hAnsi="Candara"/>
          <w:b/>
          <w:bCs/>
          <w:sz w:val="22"/>
          <w:szCs w:val="22"/>
        </w:rPr>
      </w:pPr>
      <w:r w:rsidRPr="007E766C">
        <w:rPr>
          <w:rFonts w:ascii="Candara" w:hAnsi="Candara"/>
          <w:b/>
          <w:bCs/>
          <w:sz w:val="22"/>
          <w:szCs w:val="22"/>
        </w:rPr>
        <w:t>Road Safety</w:t>
      </w:r>
      <w:bookmarkEnd w:id="331"/>
      <w:r w:rsidRPr="007E766C">
        <w:rPr>
          <w:rFonts w:ascii="Candara" w:hAnsi="Candara"/>
          <w:b/>
          <w:bCs/>
          <w:sz w:val="22"/>
          <w:szCs w:val="22"/>
        </w:rPr>
        <w:t xml:space="preserve">  </w:t>
      </w:r>
    </w:p>
    <w:p w14:paraId="369AE1F2" w14:textId="77777777" w:rsidR="007E766C" w:rsidRPr="007E766C" w:rsidRDefault="007E766C" w:rsidP="007E766C">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600315AF" w14:textId="1AD6A3F2" w:rsidR="00A57CEE" w:rsidRPr="00C45949" w:rsidRDefault="00A57CEE" w:rsidP="007E766C">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shall comply with COMPANY Road Safety Policy NP037</w:t>
      </w:r>
      <w:r w:rsidR="000869D3">
        <w:rPr>
          <w:rFonts w:ascii="Candara" w:hAnsi="Candara" w:cs="Calibri"/>
          <w:color w:val="auto"/>
          <w:sz w:val="22"/>
          <w:szCs w:val="22"/>
          <w:lang w:val="en-GB"/>
        </w:rPr>
        <w:t xml:space="preserve"> </w:t>
      </w:r>
      <w:r w:rsidRPr="00C45949">
        <w:rPr>
          <w:rFonts w:ascii="Candara" w:hAnsi="Candara" w:cs="Calibri"/>
          <w:color w:val="auto"/>
          <w:sz w:val="22"/>
          <w:szCs w:val="22"/>
          <w:lang w:val="en-GB"/>
        </w:rPr>
        <w:t>and Road Safety Procedure NG-P005 when undertaking CONTRACT related road transport activities. All drivers’ vehicles assigned to this CONTRACT shall comply to driver and vehicle standards in this procedure. CONTRACTOR shall ensure that all its SUBCONTRACTORS receive and acknowledge the formal HSE requirements appropriate to the scope of work.</w:t>
      </w:r>
    </w:p>
    <w:p w14:paraId="7163C1BF" w14:textId="2AFE4522" w:rsidR="00A57CEE" w:rsidRDefault="00A57CEE" w:rsidP="007E766C">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In Vehicle Monitoring System (IVMS): CONTRACTOR shall implement this system for all its vehicles working assigned to this CONTRACT in line with COMPANY Road Safety Procedure NG-P005. The IVMS device to be fitted in vehicles shall be approved by COMPANY and managed within an IVMS/DMS management system.</w:t>
      </w:r>
    </w:p>
    <w:p w14:paraId="0EAA5108" w14:textId="77777777" w:rsidR="007E766C" w:rsidRPr="007E766C" w:rsidRDefault="007E766C" w:rsidP="007E766C">
      <w:pPr>
        <w:pStyle w:val="Default"/>
        <w:spacing w:before="120"/>
        <w:ind w:left="720"/>
        <w:jc w:val="both"/>
        <w:rPr>
          <w:rFonts w:ascii="Candara" w:hAnsi="Candara" w:cs="Calibri"/>
          <w:color w:val="auto"/>
          <w:sz w:val="6"/>
          <w:szCs w:val="6"/>
          <w:lang w:val="en-GB"/>
        </w:rPr>
      </w:pPr>
    </w:p>
    <w:p w14:paraId="1B0CC12A" w14:textId="66D24012" w:rsidR="00A57CEE" w:rsidRPr="007E766C" w:rsidRDefault="00A57CEE" w:rsidP="007E766C">
      <w:pPr>
        <w:pStyle w:val="Caption"/>
        <w:numPr>
          <w:ilvl w:val="1"/>
          <w:numId w:val="10"/>
        </w:numPr>
        <w:tabs>
          <w:tab w:val="clear" w:pos="720"/>
        </w:tabs>
        <w:ind w:left="720"/>
        <w:rPr>
          <w:rFonts w:ascii="Candara" w:hAnsi="Candara"/>
          <w:b/>
          <w:bCs/>
          <w:sz w:val="22"/>
          <w:szCs w:val="22"/>
        </w:rPr>
      </w:pPr>
      <w:bookmarkStart w:id="332" w:name="_Toc63578553"/>
      <w:r w:rsidRPr="007E766C">
        <w:rPr>
          <w:rFonts w:ascii="Candara" w:hAnsi="Candara"/>
          <w:b/>
          <w:bCs/>
          <w:sz w:val="22"/>
          <w:szCs w:val="22"/>
        </w:rPr>
        <w:t>Heat Stress</w:t>
      </w:r>
      <w:bookmarkEnd w:id="332"/>
      <w:r w:rsidRPr="007E766C">
        <w:rPr>
          <w:rFonts w:ascii="Candara" w:hAnsi="Candara"/>
          <w:b/>
          <w:bCs/>
          <w:sz w:val="22"/>
          <w:szCs w:val="22"/>
        </w:rPr>
        <w:t xml:space="preserve"> </w:t>
      </w:r>
    </w:p>
    <w:p w14:paraId="535B16A3" w14:textId="7DD4949F" w:rsidR="00A57CEE" w:rsidRDefault="00A57CEE" w:rsidP="007E766C">
      <w:pPr>
        <w:pStyle w:val="ListParagraph"/>
        <w:jc w:val="both"/>
        <w:rPr>
          <w:rFonts w:ascii="Candara" w:hAnsi="Candara" w:cs="Calibri"/>
          <w:sz w:val="22"/>
          <w:szCs w:val="22"/>
        </w:rPr>
      </w:pPr>
      <w:r w:rsidRPr="007E766C">
        <w:rPr>
          <w:rFonts w:ascii="Candara" w:hAnsi="Candara" w:cs="Calibri"/>
          <w:sz w:val="22"/>
          <w:szCs w:val="22"/>
        </w:rPr>
        <w:t xml:space="preserve">Due to the exposure to extremely high temperatures when working indoors or outdoors, CONTRACTOR shall apply working hours in compliance with local regulations and as specified in Heat Stress Procedure </w:t>
      </w:r>
      <w:ins w:id="333" w:author="Al Riyami, Azza OLNG-SCC/12" w:date="2026-03-31T15:37:00Z" w16du:dateUtc="2026-03-31T11:37:00Z">
        <w:r w:rsidR="000D632F" w:rsidRPr="000D632F">
          <w:rPr>
            <w:rFonts w:ascii="Candara" w:hAnsi="Candara" w:cs="Calibri"/>
            <w:sz w:val="22"/>
            <w:szCs w:val="22"/>
          </w:rPr>
          <w:t>HSO-P008</w:t>
        </w:r>
      </w:ins>
      <w:commentRangeStart w:id="334"/>
      <w:commentRangeStart w:id="335"/>
      <w:del w:id="336" w:author="Al Riyami, Azza OLNG-SCC/12" w:date="2026-03-31T15:37:00Z" w16du:dateUtc="2026-03-31T11:37:00Z">
        <w:r w:rsidRPr="007E766C" w:rsidDel="000D632F">
          <w:rPr>
            <w:rFonts w:ascii="Candara" w:hAnsi="Candara" w:cs="Calibri"/>
            <w:sz w:val="22"/>
            <w:szCs w:val="22"/>
          </w:rPr>
          <w:delText>QHSE-P223</w:delText>
        </w:r>
        <w:commentRangeEnd w:id="334"/>
        <w:r w:rsidR="003E0C1E" w:rsidRPr="007E766C" w:rsidDel="000D632F">
          <w:rPr>
            <w:rStyle w:val="CommentReference"/>
            <w:rFonts w:ascii="Candara" w:hAnsi="Candara" w:cs="Calibri"/>
            <w:sz w:val="22"/>
            <w:szCs w:val="22"/>
          </w:rPr>
          <w:commentReference w:id="334"/>
        </w:r>
        <w:commentRangeEnd w:id="335"/>
        <w:r w:rsidR="00225EF1" w:rsidRPr="007E766C" w:rsidDel="000D632F">
          <w:rPr>
            <w:rStyle w:val="CommentReference"/>
            <w:rFonts w:ascii="Candara" w:hAnsi="Candara" w:cs="Calibri"/>
            <w:sz w:val="22"/>
            <w:szCs w:val="22"/>
          </w:rPr>
          <w:commentReference w:id="335"/>
        </w:r>
      </w:del>
      <w:r w:rsidRPr="007E766C">
        <w:rPr>
          <w:rFonts w:ascii="Candara" w:hAnsi="Candara" w:cs="Calibri"/>
          <w:sz w:val="22"/>
          <w:szCs w:val="22"/>
        </w:rPr>
        <w:t xml:space="preserve">. CONTRACTOR shall develop a heat related illness prevention programme and provide all heavy machinery including but not limited to cranes, forklifts, and excavators with operator cabins fitted with air-conditioning. </w:t>
      </w:r>
    </w:p>
    <w:p w14:paraId="3C659FE9" w14:textId="77777777" w:rsidR="00927C1D" w:rsidRPr="007E766C" w:rsidRDefault="00927C1D" w:rsidP="007E766C">
      <w:pPr>
        <w:pStyle w:val="ListParagraph"/>
        <w:jc w:val="both"/>
        <w:rPr>
          <w:rFonts w:ascii="Candara" w:hAnsi="Candara" w:cs="Calibri"/>
          <w:sz w:val="22"/>
          <w:szCs w:val="22"/>
        </w:rPr>
      </w:pPr>
    </w:p>
    <w:p w14:paraId="688055C3" w14:textId="2E853FF5" w:rsidR="00A57CEE" w:rsidRPr="007E766C" w:rsidRDefault="00A57CEE" w:rsidP="007E766C">
      <w:pPr>
        <w:pStyle w:val="Caption"/>
        <w:numPr>
          <w:ilvl w:val="1"/>
          <w:numId w:val="10"/>
        </w:numPr>
        <w:tabs>
          <w:tab w:val="clear" w:pos="720"/>
        </w:tabs>
        <w:ind w:left="720"/>
        <w:rPr>
          <w:rFonts w:ascii="Candara" w:hAnsi="Candara"/>
          <w:b/>
          <w:bCs/>
          <w:sz w:val="22"/>
          <w:szCs w:val="22"/>
        </w:rPr>
      </w:pPr>
      <w:bookmarkStart w:id="337" w:name="_Toc63578554"/>
      <w:r w:rsidRPr="007E766C">
        <w:rPr>
          <w:rFonts w:ascii="Candara" w:hAnsi="Candara"/>
          <w:b/>
          <w:bCs/>
          <w:sz w:val="22"/>
          <w:szCs w:val="22"/>
        </w:rPr>
        <w:t>Fatigue</w:t>
      </w:r>
      <w:bookmarkEnd w:id="337"/>
    </w:p>
    <w:p w14:paraId="5A399364" w14:textId="77777777" w:rsidR="00927C1D" w:rsidRPr="00927C1D" w:rsidRDefault="00927C1D" w:rsidP="00927C1D">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1B75EEE2" w14:textId="77777777" w:rsidR="00927C1D" w:rsidRPr="00927C1D" w:rsidRDefault="00927C1D" w:rsidP="00927C1D">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1E66FEEC" w14:textId="0AED1F08" w:rsidR="00A57CEE" w:rsidRPr="00C45949" w:rsidRDefault="00A57CEE" w:rsidP="00927C1D">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CONTRACTOR shall comply with Fatigue Management Requirements as stipulated in COMPANY Shutdown HSE Plan. </w:t>
      </w:r>
    </w:p>
    <w:p w14:paraId="704E587B" w14:textId="77777777" w:rsidR="00A57CEE" w:rsidRPr="00C45949" w:rsidRDefault="00A57CEE" w:rsidP="00927C1D">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The risk to the health and safety of the workforce from fatigue shall be included in the HEMP and specifically addressed via:</w:t>
      </w:r>
    </w:p>
    <w:p w14:paraId="08A56218" w14:textId="1A794893" w:rsidR="00A57CEE" w:rsidRPr="00C45949" w:rsidRDefault="00A57CEE" w:rsidP="00927C1D">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HSE Critical Positions whose work arrangements pose a risk of fatigue shall be identified and recorded.</w:t>
      </w:r>
    </w:p>
    <w:p w14:paraId="4BB0EC7D" w14:textId="6BFB5195" w:rsidR="00A57CEE" w:rsidRPr="00C45949" w:rsidRDefault="00A57CEE" w:rsidP="00927C1D">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Fatigue Risk Management Plan for each HSE Critical position shall be defined and include practical measures to deal with fatigue related issues.</w:t>
      </w:r>
    </w:p>
    <w:p w14:paraId="5D6D52F9" w14:textId="1F5000F1" w:rsidR="00A57CEE" w:rsidRPr="00C45949" w:rsidRDefault="00A57CEE" w:rsidP="00927C1D">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Fatigue Risk Management awareness training shall be given to supervisors who need to apply the Fatigue Risk Management Plan.</w:t>
      </w:r>
    </w:p>
    <w:p w14:paraId="4614F2F3" w14:textId="628A3E59" w:rsidR="00A57CEE" w:rsidRDefault="00A57CEE" w:rsidP="00927C1D">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The potential contribution of fatigue shall be included as a consideration in the investigation of significant and high potential incidents.</w:t>
      </w:r>
    </w:p>
    <w:p w14:paraId="0CF52274" w14:textId="77777777" w:rsidR="006777D9" w:rsidRPr="006777D9" w:rsidRDefault="006777D9" w:rsidP="006777D9">
      <w:pPr>
        <w:pStyle w:val="Default"/>
        <w:spacing w:before="120"/>
        <w:ind w:left="720"/>
        <w:jc w:val="both"/>
        <w:rPr>
          <w:rFonts w:ascii="Candara" w:hAnsi="Candara" w:cs="Calibri"/>
          <w:color w:val="auto"/>
          <w:sz w:val="6"/>
          <w:szCs w:val="6"/>
          <w:lang w:val="en-GB"/>
        </w:rPr>
      </w:pPr>
    </w:p>
    <w:p w14:paraId="2CB91B9C" w14:textId="2CD49B55" w:rsidR="00A57CEE" w:rsidRPr="006B0567" w:rsidRDefault="00A57CEE" w:rsidP="006B0567">
      <w:pPr>
        <w:pStyle w:val="Caption"/>
        <w:numPr>
          <w:ilvl w:val="1"/>
          <w:numId w:val="10"/>
        </w:numPr>
        <w:tabs>
          <w:tab w:val="clear" w:pos="720"/>
        </w:tabs>
        <w:ind w:left="720"/>
        <w:rPr>
          <w:rFonts w:ascii="Candara" w:hAnsi="Candara"/>
          <w:b/>
          <w:bCs/>
          <w:sz w:val="22"/>
          <w:szCs w:val="22"/>
        </w:rPr>
      </w:pPr>
      <w:bookmarkStart w:id="338" w:name="_Toc63578555"/>
      <w:r w:rsidRPr="006B0567">
        <w:rPr>
          <w:rFonts w:ascii="Candara" w:hAnsi="Candara"/>
          <w:b/>
          <w:bCs/>
          <w:sz w:val="22"/>
          <w:szCs w:val="22"/>
        </w:rPr>
        <w:t>Dropped Objects</w:t>
      </w:r>
      <w:bookmarkEnd w:id="338"/>
    </w:p>
    <w:p w14:paraId="4C02D0A2" w14:textId="77777777" w:rsidR="006777D9" w:rsidRPr="006777D9" w:rsidRDefault="006777D9" w:rsidP="006777D9">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6F32170C" w14:textId="4EF2C7ED" w:rsidR="00637547" w:rsidRPr="00637547" w:rsidRDefault="00BB75DD" w:rsidP="00641558">
      <w:pPr>
        <w:pStyle w:val="ListParagraph"/>
        <w:numPr>
          <w:ilvl w:val="2"/>
          <w:numId w:val="40"/>
        </w:numPr>
        <w:ind w:left="720" w:hanging="720"/>
        <w:jc w:val="both"/>
        <w:rPr>
          <w:ins w:id="339" w:author="Al Riyami, Azza OLNG-SCC/12" w:date="2026-03-29T09:54:00Z" w16du:dateUtc="2026-03-29T05:54:00Z"/>
          <w:rFonts w:ascii="Candara" w:hAnsi="Candara" w:cs="Calibri"/>
          <w:sz w:val="22"/>
          <w:szCs w:val="22"/>
          <w:lang w:eastAsia="en-US"/>
        </w:rPr>
      </w:pPr>
      <w:ins w:id="340" w:author="Al Riyami, Azza OLNG-SCC/12" w:date="2026-03-29T09:54:00Z" w16du:dateUtc="2026-03-29T05:54:00Z">
        <w:r w:rsidRPr="00637547">
          <w:rPr>
            <w:rFonts w:ascii="Candara" w:hAnsi="Candara" w:cs="Calibri"/>
            <w:sz w:val="22"/>
            <w:szCs w:val="22"/>
            <w:lang w:eastAsia="en-US"/>
          </w:rPr>
          <w:t xml:space="preserve">CONTRACTOR </w:t>
        </w:r>
        <w:r w:rsidR="00637547" w:rsidRPr="00637547">
          <w:rPr>
            <w:rFonts w:ascii="Candara" w:hAnsi="Candara" w:cs="Calibri"/>
            <w:sz w:val="22"/>
            <w:szCs w:val="22"/>
            <w:lang w:eastAsia="en-US"/>
          </w:rPr>
          <w:t xml:space="preserve">shall comply with the provisions in Dropped Object Management Guide (HS-P003) and contractor compliance will be assessed through </w:t>
        </w:r>
        <w:commentRangeStart w:id="341"/>
        <w:commentRangeStart w:id="342"/>
        <w:r w:rsidR="00637547" w:rsidRPr="00637547">
          <w:rPr>
            <w:rFonts w:ascii="Candara" w:hAnsi="Candara" w:cs="Calibri"/>
            <w:sz w:val="22"/>
            <w:szCs w:val="22"/>
            <w:lang w:eastAsia="en-US"/>
          </w:rPr>
          <w:t>C</w:t>
        </w:r>
      </w:ins>
      <w:ins w:id="343" w:author="Al Riyami, Azza OLNG-SCC/12" w:date="2026-03-31T15:37:00Z" w16du:dateUtc="2026-03-31T11:37:00Z">
        <w:r w:rsidR="000D632F">
          <w:rPr>
            <w:rFonts w:ascii="Candara" w:hAnsi="Candara" w:cs="Calibri"/>
            <w:sz w:val="22"/>
            <w:szCs w:val="22"/>
            <w:lang w:eastAsia="en-US"/>
          </w:rPr>
          <w:t xml:space="preserve">ONTRACTOR </w:t>
        </w:r>
      </w:ins>
      <w:ins w:id="344" w:author="Al Riyami, Azza OLNG-SCC/12" w:date="2026-03-29T09:54:00Z" w16du:dateUtc="2026-03-29T05:54:00Z">
        <w:r w:rsidR="00637547" w:rsidRPr="00637547">
          <w:rPr>
            <w:rFonts w:ascii="Candara" w:hAnsi="Candara" w:cs="Calibri"/>
            <w:sz w:val="22"/>
            <w:szCs w:val="22"/>
            <w:lang w:eastAsia="en-US"/>
          </w:rPr>
          <w:t>HSE</w:t>
        </w:r>
      </w:ins>
      <w:ins w:id="345" w:author="Al Riyami, Azza OLNG-SCC/12" w:date="2026-03-31T15:37:00Z" w16du:dateUtc="2026-03-31T11:37:00Z">
        <w:r w:rsidR="008E12AE">
          <w:rPr>
            <w:rFonts w:ascii="Candara" w:hAnsi="Candara" w:cs="Calibri"/>
            <w:sz w:val="22"/>
            <w:szCs w:val="22"/>
            <w:lang w:eastAsia="en-US"/>
          </w:rPr>
          <w:t xml:space="preserve"> </w:t>
        </w:r>
      </w:ins>
      <w:ins w:id="346" w:author="Al Riyami, Azza OLNG-SCC/12" w:date="2026-03-29T09:54:00Z" w16du:dateUtc="2026-03-29T05:54:00Z">
        <w:r w:rsidR="00637547" w:rsidRPr="00637547">
          <w:rPr>
            <w:rFonts w:ascii="Candara" w:hAnsi="Candara" w:cs="Calibri"/>
            <w:sz w:val="22"/>
            <w:szCs w:val="22"/>
            <w:lang w:eastAsia="en-US"/>
          </w:rPr>
          <w:t>M</w:t>
        </w:r>
      </w:ins>
      <w:ins w:id="347" w:author="Al Riyami, Azza OLNG-SCC/12" w:date="2026-03-31T15:38:00Z" w16du:dateUtc="2026-03-31T11:38:00Z">
        <w:r w:rsidR="008E12AE">
          <w:rPr>
            <w:rFonts w:ascii="Candara" w:hAnsi="Candara" w:cs="Calibri"/>
            <w:sz w:val="22"/>
            <w:szCs w:val="22"/>
            <w:lang w:eastAsia="en-US"/>
          </w:rPr>
          <w:t>anagement</w:t>
        </w:r>
      </w:ins>
      <w:ins w:id="348" w:author="Al Riyami, Azza OLNG-SCC/12" w:date="2026-03-29T09:54:00Z" w16du:dateUtc="2026-03-29T05:54:00Z">
        <w:r w:rsidR="00637547" w:rsidRPr="00637547">
          <w:rPr>
            <w:rFonts w:ascii="Candara" w:hAnsi="Candara" w:cs="Calibri"/>
            <w:sz w:val="22"/>
            <w:szCs w:val="22"/>
            <w:lang w:eastAsia="en-US"/>
          </w:rPr>
          <w:t xml:space="preserve"> Process</w:t>
        </w:r>
      </w:ins>
      <w:commentRangeEnd w:id="341"/>
      <w:ins w:id="349" w:author="Al Riyami, Azza OLNG-SCC/12" w:date="2026-03-29T13:07:00Z" w16du:dateUtc="2026-03-29T09:07:00Z">
        <w:r w:rsidR="000E79BB" w:rsidRPr="00637547">
          <w:rPr>
            <w:rStyle w:val="CommentReference"/>
            <w:rFonts w:ascii="Candara" w:hAnsi="Candara" w:cs="Calibri"/>
            <w:sz w:val="22"/>
            <w:szCs w:val="22"/>
            <w:lang w:eastAsia="en-US"/>
          </w:rPr>
          <w:commentReference w:id="341"/>
        </w:r>
      </w:ins>
      <w:commentRangeEnd w:id="342"/>
      <w:r w:rsidR="00225EF1" w:rsidRPr="00637547">
        <w:rPr>
          <w:rStyle w:val="CommentReference"/>
          <w:rFonts w:ascii="Candara" w:hAnsi="Candara" w:cs="Calibri"/>
          <w:sz w:val="22"/>
          <w:szCs w:val="22"/>
          <w:lang w:eastAsia="en-US"/>
        </w:rPr>
        <w:commentReference w:id="342"/>
      </w:r>
      <w:ins w:id="350" w:author="Al Riyami, Azza OLNG-SCC/12" w:date="2026-03-29T09:54:00Z" w16du:dateUtc="2026-03-29T05:54:00Z">
        <w:r w:rsidR="00637547" w:rsidRPr="00637547">
          <w:rPr>
            <w:rFonts w:ascii="Candara" w:hAnsi="Candara" w:cs="Calibri"/>
            <w:sz w:val="22"/>
            <w:szCs w:val="22"/>
            <w:lang w:eastAsia="en-US"/>
          </w:rPr>
          <w:t>.</w:t>
        </w:r>
      </w:ins>
    </w:p>
    <w:p w14:paraId="54650683" w14:textId="7F163027" w:rsidR="00A57CEE" w:rsidRPr="00C45949" w:rsidRDefault="00A57CEE" w:rsidP="006777D9">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CONTRACTOR shall develop a Dropped Objects Prevention Plan as part of the CONTRACT HSSE Plan to be approved by COMPANY that demonstrates how CONTRACTOR intends to prevent dropped objects. The Dropped Objects Prevention Plan shall implement the </w:t>
      </w:r>
      <w:commentRangeStart w:id="351"/>
      <w:commentRangeStart w:id="352"/>
      <w:r w:rsidRPr="00C45949">
        <w:rPr>
          <w:rFonts w:ascii="Candara" w:hAnsi="Candara" w:cs="Calibri"/>
          <w:color w:val="auto"/>
          <w:sz w:val="22"/>
          <w:szCs w:val="22"/>
          <w:lang w:val="en-GB"/>
        </w:rPr>
        <w:t>DROPS “Recommended Guidelines</w:t>
      </w:r>
      <w:ins w:id="353" w:author="Al Mukheini, Munira OLNG-HSS/2" w:date="2026-03-31T08:13:00Z" w16du:dateUtc="2026-03-31T04:13:00Z">
        <w:r w:rsidR="00225EF1">
          <w:rPr>
            <w:rFonts w:ascii="Candara" w:hAnsi="Candara" w:cs="Calibri"/>
            <w:color w:val="auto"/>
            <w:sz w:val="22"/>
            <w:szCs w:val="22"/>
            <w:lang w:val="en-GB"/>
          </w:rPr>
          <w:t>”</w:t>
        </w:r>
      </w:ins>
      <w:r w:rsidRPr="00C45949">
        <w:rPr>
          <w:rFonts w:ascii="Candara" w:hAnsi="Candara" w:cs="Calibri"/>
          <w:color w:val="auto"/>
          <w:sz w:val="22"/>
          <w:szCs w:val="22"/>
          <w:lang w:val="en-GB"/>
        </w:rPr>
        <w:t xml:space="preserve"> </w:t>
      </w:r>
      <w:commentRangeEnd w:id="351"/>
      <w:r w:rsidR="008F7364" w:rsidRPr="00C45949">
        <w:rPr>
          <w:rStyle w:val="CommentReference"/>
          <w:rFonts w:ascii="Candara" w:hAnsi="Candara" w:cs="Calibri"/>
          <w:color w:val="auto"/>
          <w:sz w:val="22"/>
          <w:szCs w:val="22"/>
          <w:lang w:val="en-GB"/>
        </w:rPr>
        <w:commentReference w:id="351"/>
      </w:r>
      <w:commentRangeEnd w:id="352"/>
      <w:r w:rsidR="00225EF1" w:rsidRPr="00C45949">
        <w:rPr>
          <w:rStyle w:val="CommentReference"/>
          <w:rFonts w:ascii="Candara" w:hAnsi="Candara" w:cs="Calibri"/>
          <w:color w:val="auto"/>
          <w:sz w:val="22"/>
          <w:szCs w:val="22"/>
          <w:lang w:val="en-GB"/>
        </w:rPr>
        <w:commentReference w:id="352"/>
      </w:r>
      <w:r w:rsidRPr="00C45949">
        <w:rPr>
          <w:rFonts w:ascii="Candara" w:hAnsi="Candara" w:cs="Calibri"/>
          <w:color w:val="auto"/>
          <w:sz w:val="22"/>
          <w:szCs w:val="22"/>
          <w:lang w:val="en-GB"/>
        </w:rPr>
        <w:t>for the Safe Use of Tools and Equipment at Height.</w:t>
      </w:r>
    </w:p>
    <w:p w14:paraId="42B7BD6F" w14:textId="4FCFDF77" w:rsidR="00A57CEE" w:rsidRPr="00C45949" w:rsidRDefault="00A57CEE" w:rsidP="006777D9">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The Dropped Objects Prevention Plan shall include but is not limited to </w:t>
      </w:r>
    </w:p>
    <w:p w14:paraId="1DEB301B" w14:textId="2CA61B66" w:rsidR="00A57CEE" w:rsidRPr="00C45949" w:rsidRDefault="00A57CEE" w:rsidP="00154633">
      <w:pPr>
        <w:pStyle w:val="Default"/>
        <w:numPr>
          <w:ilvl w:val="0"/>
          <w:numId w:val="42"/>
        </w:numPr>
        <w:spacing w:before="1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A schedule for WORKSITE inspections with a checklist for potential dropped objects. </w:t>
      </w:r>
    </w:p>
    <w:p w14:paraId="7F8293C8" w14:textId="77777777" w:rsidR="00345C37" w:rsidRDefault="00154633" w:rsidP="00154633">
      <w:pPr>
        <w:pStyle w:val="Default"/>
        <w:numPr>
          <w:ilvl w:val="0"/>
          <w:numId w:val="42"/>
        </w:numPr>
        <w:spacing w:before="120"/>
        <w:jc w:val="both"/>
        <w:rPr>
          <w:ins w:id="354" w:author="Al Riyami, Azza OLNG-SCC/12" w:date="2026-03-29T09:56:00Z" w16du:dateUtc="2026-03-29T05:56:00Z"/>
          <w:rFonts w:ascii="Candara" w:hAnsi="Candara" w:cs="Calibri"/>
          <w:color w:val="auto"/>
          <w:sz w:val="22"/>
          <w:szCs w:val="22"/>
          <w:lang w:val="en-GB"/>
        </w:rPr>
      </w:pPr>
      <w:ins w:id="355" w:author="Al Riyami, Azza OLNG-SCC/12" w:date="2026-03-29T09:55:00Z" w16du:dateUtc="2026-03-29T05:55:00Z">
        <w:r w:rsidRPr="00154633">
          <w:rPr>
            <w:rFonts w:ascii="Candara" w:hAnsi="Candara" w:cs="Calibri"/>
            <w:color w:val="auto"/>
            <w:sz w:val="22"/>
            <w:szCs w:val="22"/>
            <w:lang w:val="en-GB"/>
          </w:rPr>
          <w:t>Conduct regular Training and Awareness Campaign</w:t>
        </w:r>
      </w:ins>
      <w:ins w:id="356" w:author="Al Riyami, Azza OLNG-SCC/12" w:date="2026-03-29T09:56:00Z" w16du:dateUtc="2026-03-29T05:56:00Z">
        <w:r w:rsidR="00345C37">
          <w:rPr>
            <w:rFonts w:ascii="Candara" w:hAnsi="Candara" w:cs="Calibri"/>
            <w:color w:val="auto"/>
            <w:sz w:val="22"/>
            <w:szCs w:val="22"/>
            <w:lang w:val="en-GB"/>
          </w:rPr>
          <w:t>.</w:t>
        </w:r>
      </w:ins>
    </w:p>
    <w:p w14:paraId="095E7366" w14:textId="4AE33D50" w:rsidR="00154633" w:rsidRPr="00641558" w:rsidRDefault="00154633" w:rsidP="000E1F48">
      <w:pPr>
        <w:pStyle w:val="Default"/>
        <w:numPr>
          <w:ilvl w:val="0"/>
          <w:numId w:val="42"/>
        </w:numPr>
        <w:spacing w:before="120"/>
        <w:jc w:val="both"/>
        <w:rPr>
          <w:ins w:id="357" w:author="Al Riyami, Azza OLNG-SCC/12" w:date="2026-03-29T09:55:00Z" w16du:dateUtc="2026-03-29T05:55:00Z"/>
          <w:rFonts w:ascii="Candara" w:hAnsi="Candara" w:cs="Calibri"/>
          <w:color w:val="auto"/>
          <w:sz w:val="22"/>
          <w:szCs w:val="22"/>
          <w:lang w:val="en-GB"/>
        </w:rPr>
      </w:pPr>
      <w:ins w:id="358" w:author="Al Riyami, Azza OLNG-SCC/12" w:date="2026-03-29T09:55:00Z" w16du:dateUtc="2026-03-29T05:55:00Z">
        <w:r w:rsidRPr="000E1F48">
          <w:rPr>
            <w:rFonts w:ascii="Candara" w:hAnsi="Candara" w:cs="Calibri"/>
            <w:color w:val="auto"/>
            <w:sz w:val="22"/>
            <w:szCs w:val="22"/>
            <w:lang w:val="en-GB"/>
          </w:rPr>
          <w:t xml:space="preserve"> </w:t>
        </w:r>
      </w:ins>
      <w:ins w:id="359" w:author="Al Riyami, Azza OLNG-SCC/12" w:date="2026-03-29T09:56:00Z" w16du:dateUtc="2026-03-29T05:56:00Z">
        <w:r w:rsidR="00345C37" w:rsidRPr="000E1F48">
          <w:rPr>
            <w:rFonts w:ascii="Candara" w:hAnsi="Candara" w:cs="Calibri"/>
            <w:color w:val="auto"/>
            <w:sz w:val="22"/>
            <w:szCs w:val="22"/>
            <w:lang w:val="en-GB"/>
          </w:rPr>
          <w:t xml:space="preserve">Nominate DROPS champions to supports the full implementation of the DROPs Prevention Plan. </w:t>
        </w:r>
      </w:ins>
    </w:p>
    <w:p w14:paraId="5815124D" w14:textId="393EC23B" w:rsidR="00345C37" w:rsidRPr="000E1F48" w:rsidRDefault="00345C37" w:rsidP="000E1F48">
      <w:pPr>
        <w:pStyle w:val="Default"/>
        <w:numPr>
          <w:ilvl w:val="0"/>
          <w:numId w:val="42"/>
        </w:numPr>
        <w:spacing w:before="120"/>
        <w:jc w:val="both"/>
        <w:rPr>
          <w:ins w:id="360" w:author="Al Riyami, Azza OLNG-SCC/12" w:date="2026-03-29T09:56:00Z" w16du:dateUtc="2026-03-29T05:56:00Z"/>
          <w:rFonts w:ascii="Candara" w:hAnsi="Candara" w:cs="Calibri"/>
          <w:color w:val="auto"/>
          <w:sz w:val="22"/>
          <w:szCs w:val="22"/>
          <w:lang w:val="en-GB"/>
        </w:rPr>
      </w:pPr>
      <w:ins w:id="361" w:author="Al Riyami, Azza OLNG-SCC/12" w:date="2026-03-29T09:56:00Z" w16du:dateUtc="2026-03-29T05:56:00Z">
        <w:r w:rsidRPr="000E1F48">
          <w:rPr>
            <w:rFonts w:ascii="Candara" w:hAnsi="Candara" w:cs="Calibri"/>
            <w:color w:val="auto"/>
            <w:sz w:val="22"/>
            <w:szCs w:val="22"/>
            <w:lang w:val="en-GB"/>
          </w:rPr>
          <w:t>Provision of tethered tools, tool lanyards, boxes/bags,</w:t>
        </w:r>
      </w:ins>
      <w:r w:rsidR="001426FF">
        <w:rPr>
          <w:rFonts w:ascii="Candara" w:hAnsi="Candara" w:cs="Calibri"/>
          <w:color w:val="auto"/>
          <w:sz w:val="22"/>
          <w:szCs w:val="22"/>
          <w:lang w:val="en-GB"/>
        </w:rPr>
        <w:t xml:space="preserve"> </w:t>
      </w:r>
      <w:ins w:id="362" w:author="Al Riyami, Azza OLNG-SCC/12" w:date="2026-03-29T09:56:00Z" w16du:dateUtc="2026-03-29T05:56:00Z">
        <w:r w:rsidRPr="000E1F48">
          <w:rPr>
            <w:rFonts w:ascii="Candara" w:hAnsi="Candara" w:cs="Calibri"/>
            <w:color w:val="auto"/>
            <w:sz w:val="22"/>
            <w:szCs w:val="22"/>
            <w:lang w:val="en-GB"/>
          </w:rPr>
          <w:t xml:space="preserve">to prevent tools to be dropped from height. </w:t>
        </w:r>
      </w:ins>
    </w:p>
    <w:p w14:paraId="62A13B0C" w14:textId="79A55E06" w:rsidR="00A57CEE" w:rsidRPr="00C45949" w:rsidDel="00345C37" w:rsidRDefault="00A57CEE" w:rsidP="00154633">
      <w:pPr>
        <w:pStyle w:val="Default"/>
        <w:numPr>
          <w:ilvl w:val="0"/>
          <w:numId w:val="42"/>
        </w:numPr>
        <w:spacing w:before="120"/>
        <w:jc w:val="both"/>
        <w:rPr>
          <w:del w:id="363" w:author="Al Riyami, Azza OLNG-SCC/12" w:date="2026-03-29T09:56:00Z" w16du:dateUtc="2026-03-29T05:56:00Z"/>
          <w:rFonts w:ascii="Candara" w:hAnsi="Candara" w:cs="Calibri"/>
          <w:color w:val="auto"/>
          <w:sz w:val="22"/>
          <w:szCs w:val="22"/>
          <w:lang w:val="en-GB"/>
        </w:rPr>
      </w:pPr>
      <w:del w:id="364" w:author="Al Riyami, Azza OLNG-SCC/12" w:date="2026-03-29T09:56:00Z" w16du:dateUtc="2026-03-29T05:56:00Z">
        <w:r w:rsidRPr="00C45949" w:rsidDel="00345C37">
          <w:rPr>
            <w:rFonts w:ascii="Candara" w:hAnsi="Candara" w:cs="Calibri"/>
            <w:color w:val="auto"/>
            <w:sz w:val="22"/>
            <w:szCs w:val="22"/>
            <w:lang w:val="en-GB"/>
          </w:rPr>
          <w:delText xml:space="preserve">Provision of lanyards to prevent tools to be dropped from height. </w:delText>
        </w:r>
      </w:del>
    </w:p>
    <w:p w14:paraId="5E6320E3" w14:textId="302E2B79" w:rsidR="00A57CEE" w:rsidRPr="00C45949" w:rsidRDefault="00A57CEE" w:rsidP="00154633">
      <w:pPr>
        <w:pStyle w:val="Default"/>
        <w:numPr>
          <w:ilvl w:val="0"/>
          <w:numId w:val="42"/>
        </w:numPr>
        <w:spacing w:before="1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CONTRACTOR shall provide a nominal price for tool lanyards. </w:t>
      </w:r>
    </w:p>
    <w:p w14:paraId="1BF18307" w14:textId="764694E0" w:rsidR="00A57CEE" w:rsidRPr="00C45949" w:rsidRDefault="00A57CEE" w:rsidP="00154633">
      <w:pPr>
        <w:pStyle w:val="Default"/>
        <w:numPr>
          <w:ilvl w:val="0"/>
          <w:numId w:val="42"/>
        </w:numPr>
        <w:spacing w:before="1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Means to store materials or tools at height like baskets and bags.  </w:t>
      </w:r>
    </w:p>
    <w:p w14:paraId="1B3C5FDD" w14:textId="0CCA4000" w:rsidR="00A57CEE" w:rsidRDefault="00A57CEE" w:rsidP="00154633">
      <w:pPr>
        <w:pStyle w:val="Default"/>
        <w:numPr>
          <w:ilvl w:val="0"/>
          <w:numId w:val="42"/>
        </w:numPr>
        <w:spacing w:before="120"/>
        <w:jc w:val="both"/>
        <w:rPr>
          <w:rFonts w:ascii="Candara" w:hAnsi="Candara" w:cs="Calibri"/>
          <w:color w:val="auto"/>
          <w:sz w:val="22"/>
          <w:szCs w:val="22"/>
          <w:lang w:val="en-GB"/>
        </w:rPr>
      </w:pPr>
      <w:r w:rsidRPr="00C45949">
        <w:rPr>
          <w:rFonts w:ascii="Candara" w:hAnsi="Candara" w:cs="Calibri"/>
          <w:color w:val="auto"/>
          <w:sz w:val="22"/>
          <w:szCs w:val="22"/>
          <w:lang w:val="en-GB"/>
        </w:rPr>
        <w:t>Provision of temporary flooring like tarpaulin or plywood to prevent objects to fall from height through open floors.</w:t>
      </w:r>
    </w:p>
    <w:p w14:paraId="053097EA" w14:textId="77777777" w:rsidR="006777D9" w:rsidRPr="006777D9" w:rsidRDefault="006777D9" w:rsidP="00A57CEE">
      <w:pPr>
        <w:pStyle w:val="Default"/>
        <w:spacing w:before="120"/>
        <w:ind w:left="1701" w:hanging="567"/>
        <w:jc w:val="both"/>
        <w:rPr>
          <w:rFonts w:ascii="Candara" w:hAnsi="Candara" w:cs="Calibri"/>
          <w:color w:val="auto"/>
          <w:sz w:val="4"/>
          <w:szCs w:val="4"/>
          <w:lang w:val="en-GB"/>
        </w:rPr>
      </w:pPr>
    </w:p>
    <w:p w14:paraId="76365D3A" w14:textId="35D597CA" w:rsidR="00A57CEE" w:rsidRPr="006B0567" w:rsidRDefault="00A57CEE" w:rsidP="006B0567">
      <w:pPr>
        <w:pStyle w:val="Caption"/>
        <w:numPr>
          <w:ilvl w:val="1"/>
          <w:numId w:val="10"/>
        </w:numPr>
        <w:tabs>
          <w:tab w:val="clear" w:pos="720"/>
        </w:tabs>
        <w:ind w:left="720"/>
        <w:rPr>
          <w:rFonts w:ascii="Candara" w:hAnsi="Candara"/>
          <w:b/>
          <w:bCs/>
          <w:sz w:val="22"/>
          <w:szCs w:val="22"/>
        </w:rPr>
      </w:pPr>
      <w:bookmarkStart w:id="365" w:name="_Toc63578556"/>
      <w:r w:rsidRPr="006B0567">
        <w:rPr>
          <w:rFonts w:ascii="Candara" w:hAnsi="Candara"/>
          <w:b/>
          <w:bCs/>
          <w:sz w:val="22"/>
          <w:szCs w:val="22"/>
        </w:rPr>
        <w:t>Waste Management</w:t>
      </w:r>
      <w:bookmarkEnd w:id="365"/>
    </w:p>
    <w:p w14:paraId="702F287C" w14:textId="77777777" w:rsidR="006777D9" w:rsidRPr="006777D9" w:rsidRDefault="006777D9" w:rsidP="006777D9">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1EA35FE6" w14:textId="547B967F" w:rsidR="00A57CEE" w:rsidRPr="00C45949" w:rsidRDefault="00A57CEE" w:rsidP="006777D9">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CONTRACTOR shall ensure that the Waste Management of Non-Hazardous and Hazardous materials in all contract activities is identified, controlled and managed in accordance with Oman LNG Waste Management Procedure </w:t>
      </w:r>
      <w:commentRangeStart w:id="366"/>
      <w:commentRangeStart w:id="367"/>
      <w:del w:id="368" w:author="Al Riyami, Azza OLNG-SCC/12" w:date="2026-03-31T15:38:00Z" w16du:dateUtc="2026-03-31T11:38:00Z">
        <w:r w:rsidRPr="00C45949" w:rsidDel="003A1B62">
          <w:rPr>
            <w:rFonts w:ascii="Candara" w:hAnsi="Candara" w:cs="Calibri"/>
            <w:color w:val="auto"/>
            <w:sz w:val="22"/>
            <w:szCs w:val="22"/>
            <w:lang w:val="en-GB"/>
          </w:rPr>
          <w:delText>QHSE</w:delText>
        </w:r>
      </w:del>
      <w:ins w:id="369" w:author="Al Riyami, Azza OLNG-SCC/12" w:date="2026-03-31T15:38:00Z" w16du:dateUtc="2026-03-31T11:38:00Z">
        <w:r w:rsidR="003A1B62">
          <w:rPr>
            <w:rFonts w:ascii="Candara" w:hAnsi="Candara" w:cs="Calibri"/>
            <w:color w:val="auto"/>
            <w:sz w:val="22"/>
            <w:szCs w:val="22"/>
            <w:lang w:val="en-GB"/>
          </w:rPr>
          <w:t>HSV</w:t>
        </w:r>
      </w:ins>
      <w:r w:rsidRPr="00C45949">
        <w:rPr>
          <w:rFonts w:ascii="Candara" w:hAnsi="Candara" w:cs="Calibri"/>
          <w:color w:val="auto"/>
          <w:sz w:val="22"/>
          <w:szCs w:val="22"/>
          <w:lang w:val="en-GB"/>
        </w:rPr>
        <w:t>-P101</w:t>
      </w:r>
      <w:commentRangeEnd w:id="366"/>
      <w:r w:rsidR="009D2A2E" w:rsidRPr="00C45949">
        <w:rPr>
          <w:rStyle w:val="CommentReference"/>
          <w:rFonts w:ascii="Candara" w:hAnsi="Candara" w:cs="Calibri"/>
          <w:color w:val="auto"/>
          <w:sz w:val="22"/>
          <w:szCs w:val="22"/>
          <w:lang w:val="en-GB"/>
        </w:rPr>
        <w:commentReference w:id="366"/>
      </w:r>
      <w:commentRangeEnd w:id="367"/>
      <w:r w:rsidR="00225EF1" w:rsidRPr="00C45949">
        <w:rPr>
          <w:rStyle w:val="CommentReference"/>
          <w:rFonts w:ascii="Candara" w:hAnsi="Candara" w:cs="Calibri"/>
          <w:color w:val="auto"/>
          <w:sz w:val="22"/>
          <w:szCs w:val="22"/>
          <w:lang w:val="en-GB"/>
        </w:rPr>
        <w:commentReference w:id="367"/>
      </w:r>
      <w:r w:rsidRPr="00C45949">
        <w:rPr>
          <w:rFonts w:ascii="Candara" w:hAnsi="Candara" w:cs="Calibri"/>
          <w:color w:val="auto"/>
          <w:sz w:val="22"/>
          <w:szCs w:val="22"/>
          <w:lang w:val="en-GB"/>
        </w:rPr>
        <w:t>.</w:t>
      </w:r>
    </w:p>
    <w:p w14:paraId="7CA2CEB2" w14:textId="44DEEB9E" w:rsidR="00A57CEE" w:rsidRDefault="00A57CEE" w:rsidP="006777D9">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must provide training to all staff on identification and segregation of waste in agreement with COMPANY Waste Management Procedure.</w:t>
      </w:r>
    </w:p>
    <w:p w14:paraId="4B5E9E8F" w14:textId="77777777" w:rsidR="00DA4875" w:rsidRPr="00DA4875" w:rsidRDefault="00DA4875" w:rsidP="00DA4875">
      <w:pPr>
        <w:pStyle w:val="Default"/>
        <w:spacing w:before="120"/>
        <w:ind w:left="720"/>
        <w:jc w:val="both"/>
        <w:rPr>
          <w:rFonts w:ascii="Candara" w:hAnsi="Candara" w:cs="Calibri"/>
          <w:color w:val="auto"/>
          <w:sz w:val="6"/>
          <w:szCs w:val="6"/>
          <w:lang w:val="en-GB"/>
        </w:rPr>
      </w:pPr>
    </w:p>
    <w:p w14:paraId="0CE08232" w14:textId="09822F80" w:rsidR="00A57CEE" w:rsidRPr="006B0567" w:rsidRDefault="00A57CEE" w:rsidP="006B0567">
      <w:pPr>
        <w:pStyle w:val="Caption"/>
        <w:numPr>
          <w:ilvl w:val="1"/>
          <w:numId w:val="10"/>
        </w:numPr>
        <w:tabs>
          <w:tab w:val="clear" w:pos="720"/>
        </w:tabs>
        <w:ind w:left="720"/>
        <w:rPr>
          <w:rStyle w:val="Heading1Char1"/>
          <w:rFonts w:ascii="Candara" w:hAnsi="Candara" w:cs="Calibri"/>
          <w:b w:val="0"/>
          <w:bCs w:val="0"/>
          <w:sz w:val="22"/>
          <w:szCs w:val="22"/>
        </w:rPr>
      </w:pPr>
      <w:bookmarkStart w:id="370" w:name="_Toc63578557"/>
      <w:r w:rsidRPr="006B0567">
        <w:rPr>
          <w:rFonts w:ascii="Candara" w:hAnsi="Candara"/>
          <w:b/>
          <w:bCs/>
          <w:sz w:val="22"/>
          <w:szCs w:val="22"/>
        </w:rPr>
        <w:t>Management of Change (MOC)</w:t>
      </w:r>
      <w:bookmarkEnd w:id="370"/>
    </w:p>
    <w:p w14:paraId="1BEF71A3" w14:textId="77777777" w:rsidR="00A57CEE" w:rsidRDefault="00A57CEE" w:rsidP="00DA4875">
      <w:pPr>
        <w:pStyle w:val="ListParagraph"/>
        <w:jc w:val="both"/>
        <w:rPr>
          <w:rFonts w:ascii="Candara" w:hAnsi="Candara" w:cs="Calibri"/>
        </w:rPr>
      </w:pPr>
      <w:r w:rsidRPr="00C45949">
        <w:rPr>
          <w:rFonts w:ascii="Candara" w:hAnsi="Candara" w:cs="Calibri"/>
        </w:rPr>
        <w:lastRenderedPageBreak/>
        <w:t>CONTRACTOR shall have a management of change procedure that uses the application of management principles to a change situation to prevent unforeseen consequences. Changes include, but are not limited to, process changes, procedural changes and organisational changes. The management of change procedure shall also cover permanent changes, temporary changes and emergency changes. CONTRACTOR’S MOC procedure shall be reviewed and approved by COMPANY.</w:t>
      </w:r>
    </w:p>
    <w:p w14:paraId="53740499" w14:textId="77777777" w:rsidR="00DA4875" w:rsidRPr="00DA4875" w:rsidRDefault="00DA4875" w:rsidP="00DA4875">
      <w:pPr>
        <w:pStyle w:val="ListParagraph"/>
        <w:jc w:val="both"/>
        <w:rPr>
          <w:rFonts w:ascii="Candara" w:hAnsi="Candara" w:cs="Calibri"/>
          <w:sz w:val="12"/>
          <w:szCs w:val="12"/>
        </w:rPr>
      </w:pPr>
    </w:p>
    <w:p w14:paraId="4BE739E7" w14:textId="6F66CF29" w:rsidR="00A57CEE" w:rsidRPr="006B0567" w:rsidRDefault="00A57CEE" w:rsidP="006B0567">
      <w:pPr>
        <w:pStyle w:val="Caption"/>
        <w:numPr>
          <w:ilvl w:val="1"/>
          <w:numId w:val="10"/>
        </w:numPr>
        <w:tabs>
          <w:tab w:val="clear" w:pos="720"/>
        </w:tabs>
        <w:ind w:left="720"/>
        <w:rPr>
          <w:rStyle w:val="Heading1Char1"/>
          <w:rFonts w:ascii="Candara" w:hAnsi="Candara" w:cs="Calibri"/>
          <w:b w:val="0"/>
          <w:bCs w:val="0"/>
          <w:sz w:val="22"/>
          <w:szCs w:val="22"/>
        </w:rPr>
      </w:pPr>
      <w:bookmarkStart w:id="371" w:name="_Toc63578558"/>
      <w:r w:rsidRPr="006B0567">
        <w:rPr>
          <w:rFonts w:ascii="Candara" w:hAnsi="Candara"/>
          <w:b/>
          <w:bCs/>
          <w:sz w:val="22"/>
          <w:szCs w:val="22"/>
        </w:rPr>
        <w:t>HSE Promotional and Awareness Events</w:t>
      </w:r>
      <w:bookmarkEnd w:id="371"/>
    </w:p>
    <w:p w14:paraId="00A53BE6" w14:textId="77777777" w:rsidR="00A57CEE" w:rsidRDefault="00A57CEE" w:rsidP="00DA4875">
      <w:pPr>
        <w:spacing w:before="120"/>
        <w:ind w:left="720"/>
        <w:jc w:val="both"/>
        <w:rPr>
          <w:rFonts w:ascii="Candara" w:hAnsi="Candara" w:cs="Calibri"/>
          <w:sz w:val="22"/>
          <w:szCs w:val="22"/>
        </w:rPr>
      </w:pPr>
      <w:r w:rsidRPr="00C45949">
        <w:rPr>
          <w:rFonts w:ascii="Candara" w:hAnsi="Candara" w:cs="Calibri"/>
          <w:sz w:val="22"/>
          <w:szCs w:val="22"/>
        </w:rPr>
        <w:t>All CONTRACTOR personnel shall attend and participate in COMPANY HSE Promotional and Awareness events as advised by COMPANY.</w:t>
      </w:r>
    </w:p>
    <w:p w14:paraId="1C37A789" w14:textId="77777777" w:rsidR="00DA4875" w:rsidRPr="00DA4875" w:rsidRDefault="00DA4875" w:rsidP="00DA4875">
      <w:pPr>
        <w:spacing w:before="120"/>
        <w:ind w:left="720"/>
        <w:jc w:val="both"/>
        <w:rPr>
          <w:rFonts w:ascii="Candara" w:hAnsi="Candara" w:cs="Calibri"/>
          <w:sz w:val="12"/>
          <w:szCs w:val="12"/>
        </w:rPr>
      </w:pPr>
    </w:p>
    <w:p w14:paraId="5DF78606" w14:textId="69FE149C" w:rsidR="00A57CEE" w:rsidRPr="006B0567" w:rsidRDefault="00A57CEE" w:rsidP="006B0567">
      <w:pPr>
        <w:pStyle w:val="Caption"/>
        <w:numPr>
          <w:ilvl w:val="1"/>
          <w:numId w:val="10"/>
        </w:numPr>
        <w:tabs>
          <w:tab w:val="clear" w:pos="720"/>
        </w:tabs>
        <w:ind w:left="720"/>
        <w:rPr>
          <w:rStyle w:val="Heading1Char1"/>
          <w:rFonts w:ascii="Candara" w:hAnsi="Candara" w:cs="Calibri"/>
          <w:b w:val="0"/>
          <w:bCs w:val="0"/>
          <w:sz w:val="22"/>
          <w:szCs w:val="22"/>
        </w:rPr>
      </w:pPr>
      <w:r w:rsidRPr="006B0567">
        <w:rPr>
          <w:rFonts w:ascii="Candara" w:hAnsi="Candara"/>
          <w:b/>
          <w:bCs/>
          <w:sz w:val="22"/>
          <w:szCs w:val="22"/>
        </w:rPr>
        <w:t xml:space="preserve">Fitness to Work (FTW) </w:t>
      </w:r>
    </w:p>
    <w:p w14:paraId="729CCA7C" w14:textId="77777777" w:rsidR="001A611C" w:rsidRPr="001A611C" w:rsidRDefault="001A611C" w:rsidP="001A611C">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176EEC0B" w14:textId="77777777" w:rsidR="001A611C" w:rsidRPr="001A611C" w:rsidRDefault="001A611C" w:rsidP="001A611C">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72E68633" w14:textId="77777777" w:rsidR="001A611C" w:rsidRPr="001A611C" w:rsidRDefault="001A611C" w:rsidP="001A611C">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7BDD791B" w14:textId="1C6A64E1" w:rsidR="00A57CEE" w:rsidRPr="00C45949" w:rsidRDefault="00A57CEE" w:rsidP="001A611C">
      <w:pPr>
        <w:pStyle w:val="Default"/>
        <w:numPr>
          <w:ilvl w:val="2"/>
          <w:numId w:val="40"/>
        </w:numPr>
        <w:spacing w:before="120"/>
        <w:ind w:left="504"/>
        <w:jc w:val="both"/>
        <w:rPr>
          <w:rFonts w:ascii="Candara" w:hAnsi="Candara" w:cs="Calibri"/>
          <w:color w:val="auto"/>
          <w:sz w:val="22"/>
          <w:szCs w:val="22"/>
          <w:lang w:val="en-GB"/>
        </w:rPr>
      </w:pPr>
      <w:r w:rsidRPr="00C45949">
        <w:rPr>
          <w:rFonts w:ascii="Candara" w:hAnsi="Candara" w:cs="Calibri"/>
          <w:color w:val="auto"/>
          <w:sz w:val="22"/>
          <w:szCs w:val="22"/>
          <w:lang w:val="en-GB"/>
        </w:rPr>
        <w:t>The CONTRACTOR shall ensure that the FTW programme complies with the local regulations.</w:t>
      </w:r>
    </w:p>
    <w:p w14:paraId="7A7BFFCF" w14:textId="25A91B78" w:rsidR="00A57CEE" w:rsidRPr="00C45949" w:rsidRDefault="00A57CEE" w:rsidP="001A611C">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The CONTRACTOR shall identify all job tasks requiring evaluation of FTW.</w:t>
      </w:r>
    </w:p>
    <w:p w14:paraId="0211A3E9" w14:textId="1259AC20" w:rsidR="00A57CEE" w:rsidRPr="00C45949" w:rsidRDefault="00A57CEE" w:rsidP="001A611C">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The CONTRACTOR shall establish a FTW programme to ensure that all CONTRACTOR personnel engaged in the WORK are medically and physically fit to perform their work.</w:t>
      </w:r>
    </w:p>
    <w:p w14:paraId="79C9D0EC" w14:textId="19E3C95D" w:rsidR="00A57CEE" w:rsidRPr="00C45949" w:rsidRDefault="00921362" w:rsidP="001A611C">
      <w:pPr>
        <w:pStyle w:val="Default"/>
        <w:numPr>
          <w:ilvl w:val="2"/>
          <w:numId w:val="40"/>
        </w:numPr>
        <w:spacing w:before="120"/>
        <w:ind w:left="720" w:hanging="720"/>
        <w:jc w:val="both"/>
        <w:rPr>
          <w:rFonts w:ascii="Candara" w:hAnsi="Candara" w:cs="Calibri"/>
          <w:color w:val="auto"/>
          <w:sz w:val="22"/>
          <w:szCs w:val="22"/>
          <w:lang w:val="en-GB"/>
        </w:rPr>
      </w:pPr>
      <w:ins w:id="372" w:author="Al Riyami, Azza OLNG-SCC/12" w:date="2026-03-29T13:12:00Z" w16du:dateUtc="2026-03-29T09:12:00Z">
        <w:r w:rsidRPr="00C45949">
          <w:rPr>
            <w:rFonts w:ascii="Candara" w:hAnsi="Candara" w:cs="Calibri"/>
            <w:color w:val="auto"/>
            <w:sz w:val="22"/>
            <w:szCs w:val="22"/>
            <w:lang w:val="en-GB"/>
          </w:rPr>
          <w:t xml:space="preserve">The CONTRACTOR shall </w:t>
        </w:r>
      </w:ins>
      <w:del w:id="373" w:author="Al Riyami, Azza OLNG-SCC/12" w:date="2026-03-29T13:12:00Z" w16du:dateUtc="2026-03-29T09:12:00Z">
        <w:r w:rsidR="00A57CEE" w:rsidRPr="00C45949" w:rsidDel="0095451C">
          <w:rPr>
            <w:rFonts w:ascii="Candara" w:hAnsi="Candara" w:cs="Calibri"/>
            <w:color w:val="auto"/>
            <w:sz w:val="22"/>
            <w:szCs w:val="22"/>
            <w:lang w:val="en-GB"/>
          </w:rPr>
          <w:delText>V</w:delText>
        </w:r>
      </w:del>
      <w:ins w:id="374" w:author="Al Riyami, Azza OLNG-SCC/12" w:date="2026-03-29T13:12:00Z" w16du:dateUtc="2026-03-29T09:12:00Z">
        <w:r w:rsidR="0095451C">
          <w:rPr>
            <w:rFonts w:ascii="Candara" w:hAnsi="Candara" w:cs="Calibri"/>
            <w:color w:val="auto"/>
            <w:sz w:val="22"/>
            <w:szCs w:val="22"/>
            <w:lang w:val="en-GB"/>
          </w:rPr>
          <w:t>v</w:t>
        </w:r>
      </w:ins>
      <w:r w:rsidR="00A57CEE" w:rsidRPr="00C45949">
        <w:rPr>
          <w:rFonts w:ascii="Candara" w:hAnsi="Candara" w:cs="Calibri"/>
          <w:color w:val="auto"/>
          <w:sz w:val="22"/>
          <w:szCs w:val="22"/>
          <w:lang w:val="en-GB"/>
        </w:rPr>
        <w:t>erify that employees complete the FTW evaluations, and an employee deemed unfit for the task until the FTW evaluations are completed and the person is deemed fit.</w:t>
      </w:r>
    </w:p>
    <w:p w14:paraId="4E60DF2D" w14:textId="5EA71E7E" w:rsidR="00A57CEE" w:rsidRPr="00C45949" w:rsidRDefault="0095451C" w:rsidP="001A611C">
      <w:pPr>
        <w:pStyle w:val="Default"/>
        <w:numPr>
          <w:ilvl w:val="2"/>
          <w:numId w:val="40"/>
        </w:numPr>
        <w:spacing w:before="120"/>
        <w:ind w:left="720" w:hanging="720"/>
        <w:jc w:val="both"/>
        <w:rPr>
          <w:rFonts w:ascii="Candara" w:hAnsi="Candara" w:cs="Calibri"/>
          <w:color w:val="auto"/>
          <w:sz w:val="22"/>
          <w:szCs w:val="22"/>
          <w:lang w:val="en-GB"/>
        </w:rPr>
      </w:pPr>
      <w:ins w:id="375" w:author="Al Riyami, Azza OLNG-SCC/12" w:date="2026-03-29T13:12:00Z" w16du:dateUtc="2026-03-29T09:12:00Z">
        <w:r w:rsidRPr="00C45949">
          <w:rPr>
            <w:rFonts w:ascii="Candara" w:hAnsi="Candara" w:cs="Calibri"/>
            <w:color w:val="auto"/>
            <w:sz w:val="22"/>
            <w:szCs w:val="22"/>
            <w:lang w:val="en-GB"/>
          </w:rPr>
          <w:t xml:space="preserve">The CONTRACTOR shall </w:t>
        </w:r>
      </w:ins>
      <w:del w:id="376" w:author="Al Riyami, Azza OLNG-SCC/12" w:date="2026-03-29T13:12:00Z" w16du:dateUtc="2026-03-29T09:12:00Z">
        <w:r w:rsidR="00A57CEE" w:rsidRPr="00C45949" w:rsidDel="0095451C">
          <w:rPr>
            <w:rFonts w:ascii="Candara" w:hAnsi="Candara" w:cs="Calibri"/>
            <w:color w:val="auto"/>
            <w:sz w:val="22"/>
            <w:szCs w:val="22"/>
            <w:lang w:val="en-GB"/>
          </w:rPr>
          <w:delText>I</w:delText>
        </w:r>
      </w:del>
      <w:ins w:id="377" w:author="Al Riyami, Azza OLNG-SCC/12" w:date="2026-03-29T13:12:00Z" w16du:dateUtc="2026-03-29T09:12:00Z">
        <w:r>
          <w:rPr>
            <w:rFonts w:ascii="Candara" w:hAnsi="Candara" w:cs="Calibri"/>
            <w:color w:val="auto"/>
            <w:sz w:val="22"/>
            <w:szCs w:val="22"/>
            <w:lang w:val="en-GB"/>
          </w:rPr>
          <w:t>i</w:t>
        </w:r>
      </w:ins>
      <w:r w:rsidR="00A57CEE" w:rsidRPr="00C45949">
        <w:rPr>
          <w:rFonts w:ascii="Candara" w:hAnsi="Candara" w:cs="Calibri"/>
          <w:color w:val="auto"/>
          <w:sz w:val="22"/>
          <w:szCs w:val="22"/>
          <w:lang w:val="en-GB"/>
        </w:rPr>
        <w:t>dentify any employee who may not be fit for work and only assign work to employees who are fit for the work.</w:t>
      </w:r>
    </w:p>
    <w:p w14:paraId="755EB269" w14:textId="1D629D99" w:rsidR="00A57CEE" w:rsidRPr="00C45949" w:rsidRDefault="0095451C" w:rsidP="001A611C">
      <w:pPr>
        <w:pStyle w:val="Default"/>
        <w:numPr>
          <w:ilvl w:val="2"/>
          <w:numId w:val="40"/>
        </w:numPr>
        <w:spacing w:before="120"/>
        <w:ind w:left="720" w:hanging="720"/>
        <w:jc w:val="both"/>
        <w:rPr>
          <w:rFonts w:ascii="Candara" w:hAnsi="Candara" w:cs="Calibri"/>
          <w:color w:val="auto"/>
          <w:sz w:val="22"/>
          <w:szCs w:val="22"/>
          <w:lang w:val="en-GB"/>
        </w:rPr>
      </w:pPr>
      <w:ins w:id="378" w:author="Al Riyami, Azza OLNG-SCC/12" w:date="2026-03-29T13:12:00Z" w16du:dateUtc="2026-03-29T09:12:00Z">
        <w:r w:rsidRPr="00C45949">
          <w:rPr>
            <w:rFonts w:ascii="Candara" w:hAnsi="Candara" w:cs="Calibri"/>
            <w:color w:val="auto"/>
            <w:sz w:val="22"/>
            <w:szCs w:val="22"/>
            <w:lang w:val="en-GB"/>
          </w:rPr>
          <w:t xml:space="preserve">The CONTRACTOR shall </w:t>
        </w:r>
      </w:ins>
      <w:del w:id="379" w:author="Al Riyami, Azza OLNG-SCC/12" w:date="2026-03-29T13:12:00Z" w16du:dateUtc="2026-03-29T09:12:00Z">
        <w:r w:rsidR="00A57CEE" w:rsidRPr="00C45949" w:rsidDel="0095451C">
          <w:rPr>
            <w:rFonts w:ascii="Candara" w:hAnsi="Candara" w:cs="Calibri"/>
            <w:color w:val="auto"/>
            <w:sz w:val="22"/>
            <w:szCs w:val="22"/>
            <w:lang w:val="en-GB"/>
          </w:rPr>
          <w:delText>R</w:delText>
        </w:r>
      </w:del>
      <w:ins w:id="380" w:author="Al Riyami, Azza OLNG-SCC/12" w:date="2026-03-29T13:12:00Z" w16du:dateUtc="2026-03-29T09:12:00Z">
        <w:r>
          <w:rPr>
            <w:rFonts w:ascii="Candara" w:hAnsi="Candara" w:cs="Calibri"/>
            <w:color w:val="auto"/>
            <w:sz w:val="22"/>
            <w:szCs w:val="22"/>
            <w:lang w:val="en-GB"/>
          </w:rPr>
          <w:t>r</w:t>
        </w:r>
      </w:ins>
      <w:r w:rsidR="00A57CEE" w:rsidRPr="00C45949">
        <w:rPr>
          <w:rFonts w:ascii="Candara" w:hAnsi="Candara" w:cs="Calibri"/>
          <w:color w:val="auto"/>
          <w:sz w:val="22"/>
          <w:szCs w:val="22"/>
          <w:lang w:val="en-GB"/>
        </w:rPr>
        <w:t>efer an employee to a health professional approved by the COMPANY when there is a concern about the individual’s FTW, or before an employee returns to work following an injury or illness that could affect FTW.</w:t>
      </w:r>
    </w:p>
    <w:p w14:paraId="4CEF6A05" w14:textId="6D1C5B64" w:rsidR="00A57CEE" w:rsidRPr="00C45949" w:rsidRDefault="0095451C" w:rsidP="001A611C">
      <w:pPr>
        <w:pStyle w:val="Default"/>
        <w:numPr>
          <w:ilvl w:val="2"/>
          <w:numId w:val="40"/>
        </w:numPr>
        <w:spacing w:before="120"/>
        <w:ind w:left="720" w:hanging="720"/>
        <w:jc w:val="both"/>
        <w:rPr>
          <w:rFonts w:ascii="Candara" w:hAnsi="Candara" w:cs="Calibri"/>
          <w:color w:val="auto"/>
          <w:sz w:val="22"/>
          <w:szCs w:val="22"/>
          <w:lang w:val="en-GB"/>
        </w:rPr>
      </w:pPr>
      <w:ins w:id="381" w:author="Al Riyami, Azza OLNG-SCC/12" w:date="2026-03-29T13:13:00Z" w16du:dateUtc="2026-03-29T09:13:00Z">
        <w:r w:rsidRPr="00C45949">
          <w:rPr>
            <w:rFonts w:ascii="Candara" w:hAnsi="Candara" w:cs="Calibri"/>
            <w:color w:val="auto"/>
            <w:sz w:val="22"/>
            <w:szCs w:val="22"/>
            <w:lang w:val="en-GB"/>
          </w:rPr>
          <w:t xml:space="preserve">The CONTRACTOR shall </w:t>
        </w:r>
      </w:ins>
      <w:del w:id="382" w:author="Al Riyami, Azza OLNG-SCC/12" w:date="2026-03-29T13:13:00Z" w16du:dateUtc="2026-03-29T09:13:00Z">
        <w:r w:rsidR="00A57CEE" w:rsidRPr="00C45949" w:rsidDel="0095451C">
          <w:rPr>
            <w:rFonts w:ascii="Candara" w:hAnsi="Candara" w:cs="Calibri"/>
            <w:color w:val="auto"/>
            <w:sz w:val="22"/>
            <w:szCs w:val="22"/>
            <w:lang w:val="en-GB"/>
          </w:rPr>
          <w:delText>R</w:delText>
        </w:r>
      </w:del>
      <w:ins w:id="383" w:author="Al Riyami, Azza OLNG-SCC/12" w:date="2026-03-29T13:13:00Z" w16du:dateUtc="2026-03-29T09:13:00Z">
        <w:r>
          <w:rPr>
            <w:rFonts w:ascii="Candara" w:hAnsi="Candara" w:cs="Calibri"/>
            <w:color w:val="auto"/>
            <w:sz w:val="22"/>
            <w:szCs w:val="22"/>
            <w:lang w:val="en-GB"/>
          </w:rPr>
          <w:t>r</w:t>
        </w:r>
      </w:ins>
      <w:r w:rsidR="00A57CEE" w:rsidRPr="00C45949">
        <w:rPr>
          <w:rFonts w:ascii="Candara" w:hAnsi="Candara" w:cs="Calibri"/>
          <w:color w:val="auto"/>
          <w:sz w:val="22"/>
          <w:szCs w:val="22"/>
          <w:lang w:val="en-GB"/>
        </w:rPr>
        <w:t>eview any work restrictions provided by the health professional approved by the COMPANY and subsequently approve changes in work assignment or return to work of employees.</w:t>
      </w:r>
    </w:p>
    <w:p w14:paraId="17C30FAB" w14:textId="78A0D0AF" w:rsidR="00A57CEE" w:rsidRDefault="0095451C" w:rsidP="001A611C">
      <w:pPr>
        <w:pStyle w:val="Default"/>
        <w:numPr>
          <w:ilvl w:val="2"/>
          <w:numId w:val="40"/>
        </w:numPr>
        <w:spacing w:before="120"/>
        <w:ind w:left="720" w:hanging="720"/>
        <w:jc w:val="both"/>
        <w:rPr>
          <w:rFonts w:ascii="Candara" w:hAnsi="Candara" w:cs="Calibri"/>
          <w:color w:val="auto"/>
          <w:sz w:val="22"/>
          <w:szCs w:val="22"/>
          <w:lang w:val="en-GB"/>
        </w:rPr>
      </w:pPr>
      <w:ins w:id="384" w:author="Al Riyami, Azza OLNG-SCC/12" w:date="2026-03-29T13:13:00Z" w16du:dateUtc="2026-03-29T09:13:00Z">
        <w:r>
          <w:rPr>
            <w:rFonts w:ascii="Candara" w:hAnsi="Candara" w:cs="Calibri"/>
            <w:color w:val="auto"/>
            <w:sz w:val="22"/>
            <w:szCs w:val="22"/>
            <w:lang w:val="en-GB"/>
          </w:rPr>
          <w:t xml:space="preserve">The </w:t>
        </w:r>
      </w:ins>
      <w:r w:rsidR="00A57CEE" w:rsidRPr="00C45949">
        <w:rPr>
          <w:rFonts w:ascii="Candara" w:hAnsi="Candara" w:cs="Calibri"/>
          <w:color w:val="auto"/>
          <w:sz w:val="22"/>
          <w:szCs w:val="22"/>
          <w:lang w:val="en-GB"/>
        </w:rPr>
        <w:t>COMPANY shall retain the right to request medical assessments on CONTRACTOR workforce more frequently should it so desire. The examining physician may recommend increasing the frequency of periodic assessments, if clinically indicated, such as in those persons with chronic, but not disqualifying conditions. In some circumstances specific vocational testing may be required, for example visual acuity, audiometry. CONTRACTOR personnel are required to be in possession of valid certificates of medical fitness at all times. COMPANY reserves the right to examine original medical examination certificates to confirm their authenticity.</w:t>
      </w:r>
    </w:p>
    <w:p w14:paraId="0E1FA860" w14:textId="77777777" w:rsidR="001A611C" w:rsidRPr="001A611C" w:rsidRDefault="001A611C" w:rsidP="001A611C">
      <w:pPr>
        <w:pStyle w:val="Default"/>
        <w:spacing w:before="120"/>
        <w:ind w:left="720"/>
        <w:jc w:val="both"/>
        <w:rPr>
          <w:rFonts w:ascii="Candara" w:hAnsi="Candara" w:cs="Calibri"/>
          <w:color w:val="auto"/>
          <w:sz w:val="12"/>
          <w:szCs w:val="12"/>
          <w:lang w:val="en-GB"/>
        </w:rPr>
      </w:pPr>
    </w:p>
    <w:p w14:paraId="313CE265" w14:textId="3865181D" w:rsidR="00A57CEE" w:rsidRPr="006B0567" w:rsidRDefault="00A57CEE" w:rsidP="006B0567">
      <w:pPr>
        <w:pStyle w:val="Caption"/>
        <w:numPr>
          <w:ilvl w:val="1"/>
          <w:numId w:val="10"/>
        </w:numPr>
        <w:tabs>
          <w:tab w:val="clear" w:pos="720"/>
        </w:tabs>
        <w:ind w:left="720"/>
        <w:rPr>
          <w:rFonts w:ascii="Candara" w:hAnsi="Candara"/>
          <w:b/>
          <w:bCs/>
          <w:sz w:val="22"/>
          <w:szCs w:val="22"/>
        </w:rPr>
      </w:pPr>
      <w:bookmarkStart w:id="385" w:name="_Toc63578559"/>
      <w:r w:rsidRPr="006B0567">
        <w:rPr>
          <w:rFonts w:ascii="Candara" w:hAnsi="Candara"/>
          <w:b/>
          <w:bCs/>
          <w:sz w:val="22"/>
          <w:szCs w:val="22"/>
        </w:rPr>
        <w:t>Workers Welfare</w:t>
      </w:r>
      <w:bookmarkEnd w:id="385"/>
    </w:p>
    <w:p w14:paraId="5B35798B" w14:textId="77777777" w:rsidR="00BE0CE2" w:rsidRPr="00BE0CE2" w:rsidRDefault="00BE0CE2" w:rsidP="00BE0CE2">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p>
    <w:p w14:paraId="07C61D47" w14:textId="59135353" w:rsidR="00A57CEE" w:rsidRPr="00C45949" w:rsidRDefault="00A57CEE" w:rsidP="00775ED7">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shall develop and maintain a worker</w:t>
      </w:r>
      <w:del w:id="386" w:author="Al Riyami, Azza OLNG-SCC/12" w:date="2026-03-29T14:18:00Z" w16du:dateUtc="2026-03-29T10:18:00Z">
        <w:r w:rsidRPr="00C45949" w:rsidDel="006B44F0">
          <w:rPr>
            <w:rFonts w:ascii="Candara" w:hAnsi="Candara" w:cs="Calibri"/>
            <w:color w:val="auto"/>
            <w:sz w:val="22"/>
            <w:szCs w:val="22"/>
            <w:lang w:val="en-GB"/>
          </w:rPr>
          <w:delText>’</w:delText>
        </w:r>
      </w:del>
      <w:r w:rsidRPr="00C45949">
        <w:rPr>
          <w:rFonts w:ascii="Candara" w:hAnsi="Candara" w:cs="Calibri"/>
          <w:color w:val="auto"/>
          <w:sz w:val="22"/>
          <w:szCs w:val="22"/>
          <w:lang w:val="en-GB"/>
        </w:rPr>
        <w:t>s</w:t>
      </w:r>
      <w:ins w:id="387" w:author="Al Riyami, Azza OLNG-SCC/12" w:date="2026-03-29T14:18:00Z" w16du:dateUtc="2026-03-29T10:18:00Z">
        <w:r w:rsidR="006B44F0">
          <w:rPr>
            <w:rFonts w:ascii="Candara" w:hAnsi="Candara" w:cs="Calibri"/>
            <w:color w:val="auto"/>
            <w:sz w:val="22"/>
            <w:szCs w:val="22"/>
            <w:lang w:val="en-GB"/>
          </w:rPr>
          <w:t>’</w:t>
        </w:r>
      </w:ins>
      <w:r w:rsidRPr="00C45949">
        <w:rPr>
          <w:rFonts w:ascii="Candara" w:hAnsi="Candara" w:cs="Calibri"/>
          <w:color w:val="auto"/>
          <w:sz w:val="22"/>
          <w:szCs w:val="22"/>
          <w:lang w:val="en-GB"/>
        </w:rPr>
        <w:t xml:space="preserve"> welfare plan that shall be submitted to COMPANY for approval. This shall cover as a minimum:</w:t>
      </w:r>
    </w:p>
    <w:p w14:paraId="565DE570" w14:textId="3381BE04"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a.</w:t>
      </w:r>
      <w:r w:rsidRPr="00C45949">
        <w:rPr>
          <w:rFonts w:ascii="Candara" w:hAnsi="Candara" w:cs="Calibri"/>
          <w:color w:val="auto"/>
          <w:sz w:val="22"/>
          <w:szCs w:val="22"/>
          <w:lang w:val="en-GB"/>
        </w:rPr>
        <w:tab/>
        <w:t xml:space="preserve">Worker accommodation and living </w:t>
      </w:r>
      <w:r w:rsidR="0029286A" w:rsidRPr="00C45949">
        <w:rPr>
          <w:rFonts w:ascii="Candara" w:hAnsi="Candara" w:cs="Calibri"/>
          <w:color w:val="auto"/>
          <w:sz w:val="22"/>
          <w:szCs w:val="22"/>
          <w:lang w:val="en-GB"/>
        </w:rPr>
        <w:t>conditions.</w:t>
      </w:r>
    </w:p>
    <w:p w14:paraId="6B37DFD0" w14:textId="4DE16AA5"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b.</w:t>
      </w:r>
      <w:r w:rsidRPr="00C45949">
        <w:rPr>
          <w:rFonts w:ascii="Candara" w:hAnsi="Candara" w:cs="Calibri"/>
          <w:color w:val="auto"/>
          <w:sz w:val="22"/>
          <w:szCs w:val="22"/>
          <w:lang w:val="en-GB"/>
        </w:rPr>
        <w:tab/>
        <w:t>Communication and feedback channels that ensure inclusion of all CONTRACTOR personnel (no matter what their position in the organisation)</w:t>
      </w:r>
      <w:r w:rsidR="0029286A">
        <w:rPr>
          <w:rFonts w:ascii="Candara" w:hAnsi="Candara" w:cs="Calibri"/>
          <w:color w:val="auto"/>
          <w:sz w:val="22"/>
          <w:szCs w:val="22"/>
          <w:lang w:val="en-GB"/>
        </w:rPr>
        <w:t>.</w:t>
      </w:r>
    </w:p>
    <w:p w14:paraId="59921E81"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c.</w:t>
      </w:r>
      <w:r w:rsidRPr="00C45949">
        <w:rPr>
          <w:rFonts w:ascii="Candara" w:hAnsi="Candara" w:cs="Calibri"/>
          <w:color w:val="auto"/>
          <w:sz w:val="22"/>
          <w:szCs w:val="22"/>
          <w:lang w:val="en-GB"/>
        </w:rPr>
        <w:tab/>
        <w:t>Sports and Recreation (internal &amp; external)</w:t>
      </w:r>
    </w:p>
    <w:p w14:paraId="55A92316"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d.</w:t>
      </w:r>
      <w:r w:rsidRPr="00C45949">
        <w:rPr>
          <w:rFonts w:ascii="Candara" w:hAnsi="Candara" w:cs="Calibri"/>
          <w:color w:val="auto"/>
          <w:sz w:val="22"/>
          <w:szCs w:val="22"/>
          <w:lang w:val="en-GB"/>
        </w:rPr>
        <w:tab/>
        <w:t>Communication and Creativity</w:t>
      </w:r>
    </w:p>
    <w:p w14:paraId="54B3F63B"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e.</w:t>
      </w:r>
      <w:r w:rsidRPr="00C45949">
        <w:rPr>
          <w:rFonts w:ascii="Candara" w:hAnsi="Candara" w:cs="Calibri"/>
          <w:color w:val="auto"/>
          <w:sz w:val="22"/>
          <w:szCs w:val="22"/>
          <w:lang w:val="en-GB"/>
        </w:rPr>
        <w:tab/>
        <w:t>Education (general and local issues)</w:t>
      </w:r>
    </w:p>
    <w:p w14:paraId="16FA1D36"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f.</w:t>
      </w:r>
      <w:r w:rsidRPr="00C45949">
        <w:rPr>
          <w:rFonts w:ascii="Candara" w:hAnsi="Candara" w:cs="Calibri"/>
          <w:color w:val="auto"/>
          <w:sz w:val="22"/>
          <w:szCs w:val="22"/>
          <w:lang w:val="en-GB"/>
        </w:rPr>
        <w:tab/>
        <w:t xml:space="preserve">Basic General Services </w:t>
      </w:r>
    </w:p>
    <w:p w14:paraId="143F6A0D"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lastRenderedPageBreak/>
        <w:t>g.</w:t>
      </w:r>
      <w:r w:rsidRPr="00C45949">
        <w:rPr>
          <w:rFonts w:ascii="Candara" w:hAnsi="Candara" w:cs="Calibri"/>
          <w:color w:val="auto"/>
          <w:sz w:val="22"/>
          <w:szCs w:val="22"/>
          <w:lang w:val="en-GB"/>
        </w:rPr>
        <w:tab/>
        <w:t xml:space="preserve">Psychological/Social Support </w:t>
      </w:r>
    </w:p>
    <w:p w14:paraId="5FD4287F"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h.</w:t>
      </w:r>
      <w:r w:rsidRPr="00C45949">
        <w:rPr>
          <w:rFonts w:ascii="Candara" w:hAnsi="Candara" w:cs="Calibri"/>
          <w:color w:val="auto"/>
          <w:sz w:val="22"/>
          <w:szCs w:val="22"/>
          <w:lang w:val="en-GB"/>
        </w:rPr>
        <w:tab/>
        <w:t>Access to Primary Health Care and Medical Emergency Response</w:t>
      </w:r>
    </w:p>
    <w:p w14:paraId="69227DAE"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i.</w:t>
      </w:r>
      <w:r w:rsidRPr="00C45949">
        <w:rPr>
          <w:rFonts w:ascii="Candara" w:hAnsi="Candara" w:cs="Calibri"/>
          <w:color w:val="auto"/>
          <w:sz w:val="22"/>
          <w:szCs w:val="22"/>
          <w:lang w:val="en-GB"/>
        </w:rPr>
        <w:tab/>
        <w:t>Social events/gathering (e.g. religious events, national day celebrations etc.)</w:t>
      </w:r>
    </w:p>
    <w:p w14:paraId="6B3C6B7A"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j.</w:t>
      </w:r>
      <w:r w:rsidRPr="00C45949">
        <w:rPr>
          <w:rFonts w:ascii="Candara" w:hAnsi="Candara" w:cs="Calibri"/>
          <w:color w:val="auto"/>
          <w:sz w:val="22"/>
          <w:szCs w:val="22"/>
          <w:lang w:val="en-GB"/>
        </w:rPr>
        <w:tab/>
        <w:t>Development and implementation of carefully planned programs/activities aimed at addressing people's wellness/welfare holistically: Sports, Recreation and Cultural Programme – to not only strengthen the body but also to bring people from all walks of life together in camaraderie, friendship and the pursuit of excellence.</w:t>
      </w:r>
    </w:p>
    <w:p w14:paraId="07F41D69"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k.</w:t>
      </w:r>
      <w:r w:rsidRPr="00C45949">
        <w:rPr>
          <w:rFonts w:ascii="Candara" w:hAnsi="Candara" w:cs="Calibri"/>
          <w:color w:val="auto"/>
          <w:sz w:val="22"/>
          <w:szCs w:val="22"/>
          <w:lang w:val="en-GB"/>
        </w:rPr>
        <w:tab/>
        <w:t>Communication and Creativity Programme – addressing the language barriers – multiple language newsletters, other interest’s groups and activities like language classes, training to enhance or develop new competencies etc.</w:t>
      </w:r>
    </w:p>
    <w:p w14:paraId="3B1902D0"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l.</w:t>
      </w:r>
      <w:r w:rsidRPr="00C45949">
        <w:rPr>
          <w:rFonts w:ascii="Candara" w:hAnsi="Candara" w:cs="Calibri"/>
          <w:color w:val="auto"/>
          <w:sz w:val="22"/>
          <w:szCs w:val="22"/>
          <w:lang w:val="en-GB"/>
        </w:rPr>
        <w:tab/>
        <w:t>Communication with family – Provision of Wi-Fi internet.</w:t>
      </w:r>
    </w:p>
    <w:p w14:paraId="498DABD8"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m.</w:t>
      </w:r>
      <w:r w:rsidRPr="00C45949">
        <w:rPr>
          <w:rFonts w:ascii="Candara" w:hAnsi="Candara" w:cs="Calibri"/>
          <w:color w:val="auto"/>
          <w:sz w:val="22"/>
          <w:szCs w:val="22"/>
          <w:lang w:val="en-GB"/>
        </w:rPr>
        <w:tab/>
        <w:t>Psychological/Social Support Network - a support initiative designed to alleviate distress and promote positive mental health among the workers.</w:t>
      </w:r>
    </w:p>
    <w:p w14:paraId="5B0665D8" w14:textId="605C7458" w:rsidR="00A57CEE" w:rsidRPr="00C45949" w:rsidRDefault="00A57CEE" w:rsidP="00775ED7">
      <w:pPr>
        <w:pStyle w:val="Default"/>
        <w:numPr>
          <w:ilvl w:val="2"/>
          <w:numId w:val="40"/>
        </w:numPr>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CONTRACTOR shall provide and maintain welfare facilities for CONTRACTOR Personnel. These facilities shall be constructed to cater for the number of CONTRACTOR personnel based at </w:t>
      </w:r>
      <w:ins w:id="388" w:author="Al Riyami, Azza OLNG-SCC/12" w:date="2026-03-29T14:19:00Z" w16du:dateUtc="2026-03-29T10:19:00Z">
        <w:r w:rsidR="00CA7C53">
          <w:rPr>
            <w:rFonts w:ascii="Candara" w:hAnsi="Candara" w:cs="Calibri"/>
            <w:color w:val="auto"/>
            <w:sz w:val="22"/>
            <w:szCs w:val="22"/>
            <w:lang w:val="en-GB"/>
          </w:rPr>
          <w:t xml:space="preserve">the </w:t>
        </w:r>
      </w:ins>
      <w:r w:rsidRPr="00C45949">
        <w:rPr>
          <w:rFonts w:ascii="Candara" w:hAnsi="Candara" w:cs="Calibri"/>
          <w:color w:val="auto"/>
          <w:sz w:val="22"/>
          <w:szCs w:val="22"/>
          <w:lang w:val="en-GB"/>
        </w:rPr>
        <w:t>Site and shall include as minimum the following:</w:t>
      </w:r>
    </w:p>
    <w:p w14:paraId="1F7DEA49" w14:textId="77777777" w:rsidR="00A57CEE" w:rsidRPr="00C45949" w:rsidRDefault="00A57CEE" w:rsidP="00A57CEE">
      <w:pPr>
        <w:pStyle w:val="Default"/>
        <w:spacing w:before="120"/>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a.</w:t>
      </w:r>
      <w:r w:rsidRPr="00C45949">
        <w:rPr>
          <w:rFonts w:ascii="Candara" w:hAnsi="Candara" w:cs="Calibri"/>
          <w:color w:val="auto"/>
          <w:sz w:val="22"/>
          <w:szCs w:val="22"/>
          <w:lang w:val="en-GB"/>
        </w:rPr>
        <w:tab/>
        <w:t>Food - quality, choice and quantity:</w:t>
      </w:r>
    </w:p>
    <w:p w14:paraId="3C91ABB1" w14:textId="77777777" w:rsidR="00A57CEE" w:rsidRPr="00C45949" w:rsidRDefault="00A57CEE" w:rsidP="00A57CEE">
      <w:pPr>
        <w:pStyle w:val="ListParagraph"/>
        <w:numPr>
          <w:ilvl w:val="0"/>
          <w:numId w:val="18"/>
        </w:numPr>
        <w:tabs>
          <w:tab w:val="left" w:pos="2430"/>
        </w:tabs>
        <w:spacing w:before="120" w:after="200" w:line="276" w:lineRule="auto"/>
        <w:ind w:left="2430"/>
        <w:jc w:val="both"/>
        <w:rPr>
          <w:rFonts w:ascii="Candara" w:hAnsi="Candara" w:cs="Calibri"/>
        </w:rPr>
      </w:pPr>
      <w:r w:rsidRPr="00C45949">
        <w:rPr>
          <w:rFonts w:ascii="Candara" w:hAnsi="Candara" w:cs="Calibri"/>
        </w:rPr>
        <w:t>3 nutritionally balanced meals per day containing sufficient calories in relation to the work demands (minimum 3,000 calories daily and minimum 100g edible proteins at each meal);</w:t>
      </w:r>
    </w:p>
    <w:p w14:paraId="3B746F7B" w14:textId="77777777" w:rsidR="00A57CEE" w:rsidRPr="00C45949" w:rsidRDefault="00A57CEE" w:rsidP="00A57CEE">
      <w:pPr>
        <w:pStyle w:val="ListParagraph"/>
        <w:numPr>
          <w:ilvl w:val="0"/>
          <w:numId w:val="18"/>
        </w:numPr>
        <w:tabs>
          <w:tab w:val="left" w:pos="2430"/>
        </w:tabs>
        <w:spacing w:before="120" w:after="200" w:line="276" w:lineRule="auto"/>
        <w:ind w:left="2430"/>
        <w:jc w:val="both"/>
        <w:rPr>
          <w:rFonts w:ascii="Candara" w:hAnsi="Candara" w:cs="Calibri"/>
        </w:rPr>
      </w:pPr>
      <w:r w:rsidRPr="00C45949">
        <w:rPr>
          <w:rFonts w:ascii="Candara" w:hAnsi="Candara" w:cs="Calibri"/>
        </w:rPr>
        <w:t>The catering service shall take into account the diversity of nationalities and shall have in place different sets of menus accommodating the respective religious and national/international tastes;</w:t>
      </w:r>
    </w:p>
    <w:p w14:paraId="7CE594C7" w14:textId="29D51541" w:rsidR="00A57CEE" w:rsidRPr="00815503" w:rsidRDefault="00A57CEE" w:rsidP="00A57CEE">
      <w:pPr>
        <w:pStyle w:val="ListParagraph"/>
        <w:numPr>
          <w:ilvl w:val="0"/>
          <w:numId w:val="18"/>
        </w:numPr>
        <w:tabs>
          <w:tab w:val="left" w:pos="2430"/>
        </w:tabs>
        <w:spacing w:before="120" w:after="200" w:line="276" w:lineRule="auto"/>
        <w:ind w:left="2430"/>
        <w:jc w:val="both"/>
        <w:rPr>
          <w:rFonts w:ascii="Candara" w:hAnsi="Candara" w:cs="Calibri"/>
        </w:rPr>
      </w:pPr>
      <w:r w:rsidRPr="00C45949">
        <w:rPr>
          <w:rFonts w:ascii="Candara" w:hAnsi="Candara" w:cs="Calibri"/>
        </w:rPr>
        <w:t xml:space="preserve">The content of afternoon and evening meals shall be varied, repetitive presentation of dishes shall be avoided, menus shall have a minimum 7- day rotation; and provide fresh fruit with breakfast, lunch and dinner; at least </w:t>
      </w:r>
      <w:del w:id="389" w:author="Al Riyami, Azza OLNG-SCC/12" w:date="2026-03-29T14:19:00Z" w16du:dateUtc="2026-03-29T10:19:00Z">
        <w:r w:rsidRPr="00C45949" w:rsidDel="00A369DB">
          <w:rPr>
            <w:rFonts w:ascii="Candara" w:hAnsi="Candara" w:cs="Calibri"/>
          </w:rPr>
          <w:delText xml:space="preserve">minimum </w:delText>
        </w:r>
      </w:del>
      <w:ins w:id="390" w:author="Al Riyami, Azza OLNG-SCC/12" w:date="2026-03-29T14:19:00Z" w16du:dateUtc="2026-03-29T10:19:00Z">
        <w:r w:rsidR="00A369DB">
          <w:rPr>
            <w:rFonts w:ascii="Candara" w:hAnsi="Candara" w:cs="Calibri"/>
          </w:rPr>
          <w:t>two (</w:t>
        </w:r>
      </w:ins>
      <w:r w:rsidRPr="00C45949">
        <w:rPr>
          <w:rFonts w:ascii="Candara" w:hAnsi="Candara" w:cs="Calibri"/>
        </w:rPr>
        <w:t>2</w:t>
      </w:r>
      <w:ins w:id="391" w:author="Al Riyami, Azza OLNG-SCC/12" w:date="2026-03-29T14:19:00Z" w16du:dateUtc="2026-03-29T10:19:00Z">
        <w:r w:rsidR="00A369DB">
          <w:rPr>
            <w:rFonts w:ascii="Candara" w:hAnsi="Candara" w:cs="Calibri"/>
          </w:rPr>
          <w:t>)</w:t>
        </w:r>
      </w:ins>
      <w:r w:rsidRPr="00C45949">
        <w:rPr>
          <w:rFonts w:ascii="Candara" w:hAnsi="Candara" w:cs="Calibri"/>
        </w:rPr>
        <w:t xml:space="preserve"> variations of fruit types per day.</w:t>
      </w:r>
    </w:p>
    <w:p w14:paraId="0E8980FF" w14:textId="77777777" w:rsidR="00A57CEE" w:rsidRPr="00C45949" w:rsidRDefault="00A57CEE" w:rsidP="00A57CEE">
      <w:pPr>
        <w:pStyle w:val="Default"/>
        <w:numPr>
          <w:ilvl w:val="0"/>
          <w:numId w:val="21"/>
        </w:numPr>
        <w:ind w:left="1701" w:hanging="567"/>
        <w:jc w:val="both"/>
        <w:rPr>
          <w:rFonts w:ascii="Candara" w:hAnsi="Candara" w:cs="Calibri"/>
          <w:color w:val="auto"/>
          <w:sz w:val="22"/>
          <w:szCs w:val="22"/>
          <w:lang w:val="en-GB"/>
        </w:rPr>
      </w:pPr>
      <w:r w:rsidRPr="00C45949">
        <w:rPr>
          <w:rFonts w:ascii="Candara" w:hAnsi="Candara" w:cs="Calibri"/>
          <w:color w:val="auto"/>
          <w:sz w:val="22"/>
          <w:szCs w:val="22"/>
          <w:lang w:val="en-GB"/>
        </w:rPr>
        <w:t>Recreation facilities:</w:t>
      </w:r>
    </w:p>
    <w:p w14:paraId="4C265CED" w14:textId="77777777" w:rsidR="00A57CEE" w:rsidRPr="00C45949" w:rsidRDefault="00A57CEE" w:rsidP="00A57CEE">
      <w:pPr>
        <w:pStyle w:val="ListParagraph"/>
        <w:numPr>
          <w:ilvl w:val="0"/>
          <w:numId w:val="34"/>
        </w:numPr>
        <w:tabs>
          <w:tab w:val="left" w:pos="2430"/>
        </w:tabs>
        <w:spacing w:before="120" w:after="200" w:line="276" w:lineRule="auto"/>
        <w:ind w:left="2430"/>
        <w:jc w:val="both"/>
        <w:rPr>
          <w:rFonts w:ascii="Candara" w:hAnsi="Candara" w:cs="Calibri"/>
        </w:rPr>
      </w:pPr>
      <w:r w:rsidRPr="00C45949">
        <w:rPr>
          <w:rFonts w:ascii="Candara" w:hAnsi="Candara" w:cs="Calibri"/>
        </w:rPr>
        <w:t>General Services - ensuring essential services such as catering, accommodations, housekeeping, laundry, banks, religious needs and maintenance are available.</w:t>
      </w:r>
    </w:p>
    <w:p w14:paraId="76C7C2F7" w14:textId="77777777" w:rsidR="00A57CEE" w:rsidRPr="00C45949" w:rsidRDefault="00A57CEE" w:rsidP="00A57CEE">
      <w:pPr>
        <w:pStyle w:val="ListParagraph"/>
        <w:numPr>
          <w:ilvl w:val="0"/>
          <w:numId w:val="34"/>
        </w:numPr>
        <w:tabs>
          <w:tab w:val="left" w:pos="2430"/>
        </w:tabs>
        <w:spacing w:before="120" w:after="200" w:line="276" w:lineRule="auto"/>
        <w:ind w:left="2430"/>
        <w:jc w:val="both"/>
        <w:rPr>
          <w:rFonts w:ascii="Candara" w:hAnsi="Candara" w:cs="Calibri"/>
        </w:rPr>
      </w:pPr>
      <w:r w:rsidRPr="00C45949">
        <w:rPr>
          <w:rFonts w:ascii="Candara" w:hAnsi="Candara" w:cs="Calibri"/>
        </w:rPr>
        <w:t>Entertainment plans (e.g. sports, cultural events, national day celebrations, etc.);</w:t>
      </w:r>
    </w:p>
    <w:p w14:paraId="688F79E2" w14:textId="77777777" w:rsidR="00A57CEE" w:rsidRPr="00C45949" w:rsidRDefault="00A57CEE" w:rsidP="00A57CEE">
      <w:pPr>
        <w:pStyle w:val="ListParagraph"/>
        <w:numPr>
          <w:ilvl w:val="0"/>
          <w:numId w:val="34"/>
        </w:numPr>
        <w:tabs>
          <w:tab w:val="left" w:pos="2430"/>
        </w:tabs>
        <w:spacing w:before="120" w:after="200" w:line="276" w:lineRule="auto"/>
        <w:ind w:left="2430"/>
        <w:jc w:val="both"/>
        <w:rPr>
          <w:rFonts w:ascii="Candara" w:hAnsi="Candara" w:cs="Calibri"/>
        </w:rPr>
      </w:pPr>
      <w:r w:rsidRPr="00C45949">
        <w:rPr>
          <w:rFonts w:ascii="Candara" w:hAnsi="Candara" w:cs="Calibri"/>
        </w:rPr>
        <w:t xml:space="preserve">The maximum ratio of toilets and showers to numbers of personnel: </w:t>
      </w:r>
    </w:p>
    <w:p w14:paraId="6343D28E" w14:textId="77777777" w:rsidR="00A57CEE" w:rsidRPr="00C45949" w:rsidRDefault="00A57CEE" w:rsidP="00A57CEE">
      <w:pPr>
        <w:pStyle w:val="ListParagraph"/>
        <w:numPr>
          <w:ilvl w:val="0"/>
          <w:numId w:val="14"/>
        </w:numPr>
        <w:spacing w:before="120" w:after="200" w:line="276" w:lineRule="auto"/>
        <w:ind w:left="3330" w:hanging="450"/>
        <w:jc w:val="both"/>
        <w:rPr>
          <w:rFonts w:ascii="Candara" w:hAnsi="Candara" w:cs="Calibri"/>
        </w:rPr>
      </w:pPr>
      <w:r w:rsidRPr="00C45949">
        <w:rPr>
          <w:rFonts w:ascii="Candara" w:hAnsi="Candara" w:cs="Calibri"/>
        </w:rPr>
        <w:t xml:space="preserve">Shower (with door/curtain) – 1 per 4 persons, </w:t>
      </w:r>
    </w:p>
    <w:p w14:paraId="3BF16A4D" w14:textId="77777777" w:rsidR="00A57CEE" w:rsidRPr="00C45949" w:rsidRDefault="00A57CEE" w:rsidP="00A57CEE">
      <w:pPr>
        <w:pStyle w:val="ListParagraph"/>
        <w:numPr>
          <w:ilvl w:val="0"/>
          <w:numId w:val="14"/>
        </w:numPr>
        <w:spacing w:before="120" w:after="200" w:line="276" w:lineRule="auto"/>
        <w:ind w:left="3330" w:hanging="450"/>
        <w:jc w:val="both"/>
        <w:rPr>
          <w:rFonts w:ascii="Candara" w:hAnsi="Candara" w:cs="Calibri"/>
        </w:rPr>
      </w:pPr>
      <w:r w:rsidRPr="00C45949">
        <w:rPr>
          <w:rFonts w:ascii="Candara" w:hAnsi="Candara" w:cs="Calibri"/>
        </w:rPr>
        <w:t xml:space="preserve">Toilets – (private, lockable cubicle) 1 per 6 persons, </w:t>
      </w:r>
    </w:p>
    <w:p w14:paraId="3787E836" w14:textId="77777777" w:rsidR="00A57CEE" w:rsidRPr="00C45949" w:rsidRDefault="00A57CEE" w:rsidP="00A57CEE">
      <w:pPr>
        <w:pStyle w:val="ListParagraph"/>
        <w:numPr>
          <w:ilvl w:val="0"/>
          <w:numId w:val="14"/>
        </w:numPr>
        <w:spacing w:before="120" w:after="200" w:line="276" w:lineRule="auto"/>
        <w:ind w:left="3330" w:hanging="450"/>
        <w:jc w:val="both"/>
        <w:rPr>
          <w:rFonts w:ascii="Candara" w:hAnsi="Candara" w:cs="Calibri"/>
        </w:rPr>
      </w:pPr>
      <w:r w:rsidRPr="00C45949">
        <w:rPr>
          <w:rFonts w:ascii="Candara" w:hAnsi="Candara" w:cs="Calibri"/>
        </w:rPr>
        <w:t xml:space="preserve">Hand basins with hot and cold water – 1 per 6 persons, </w:t>
      </w:r>
    </w:p>
    <w:p w14:paraId="73E42A18" w14:textId="77777777" w:rsidR="00A57CEE" w:rsidRPr="00C45949" w:rsidRDefault="00A57CEE" w:rsidP="00A57CEE">
      <w:pPr>
        <w:pStyle w:val="ListParagraph"/>
        <w:numPr>
          <w:ilvl w:val="0"/>
          <w:numId w:val="14"/>
        </w:numPr>
        <w:spacing w:before="120" w:line="276" w:lineRule="auto"/>
        <w:ind w:left="3330" w:hanging="450"/>
        <w:jc w:val="both"/>
        <w:rPr>
          <w:rFonts w:ascii="Candara" w:hAnsi="Candara" w:cs="Calibri"/>
        </w:rPr>
      </w:pPr>
      <w:r w:rsidRPr="00C45949">
        <w:rPr>
          <w:rFonts w:ascii="Candara" w:hAnsi="Candara" w:cs="Calibri"/>
        </w:rPr>
        <w:t>Urinals – 1 per 12 men.</w:t>
      </w:r>
    </w:p>
    <w:p w14:paraId="132FC9B1" w14:textId="77777777" w:rsidR="00A57CEE" w:rsidRPr="00DE717B" w:rsidRDefault="00A57CEE" w:rsidP="00A57CEE">
      <w:pPr>
        <w:pStyle w:val="ListParagraph"/>
        <w:numPr>
          <w:ilvl w:val="0"/>
          <w:numId w:val="34"/>
        </w:numPr>
        <w:tabs>
          <w:tab w:val="left" w:pos="2430"/>
        </w:tabs>
        <w:spacing w:before="120" w:after="200" w:line="276" w:lineRule="auto"/>
        <w:ind w:left="2430"/>
        <w:jc w:val="both"/>
        <w:rPr>
          <w:rFonts w:ascii="Candara" w:hAnsi="Candara" w:cs="Calibri"/>
        </w:rPr>
      </w:pPr>
      <w:r w:rsidRPr="00DE717B">
        <w:rPr>
          <w:rFonts w:ascii="Candara" w:hAnsi="Candara" w:cs="Calibri"/>
        </w:rPr>
        <w:t xml:space="preserve">Welfare officer/focal point (independent of camp boss) </w:t>
      </w:r>
    </w:p>
    <w:p w14:paraId="2B593F3A" w14:textId="77777777" w:rsidR="00A57CEE" w:rsidRPr="00DE717B" w:rsidRDefault="00A57CEE" w:rsidP="00A57CEE">
      <w:pPr>
        <w:pStyle w:val="ListParagraph"/>
        <w:numPr>
          <w:ilvl w:val="0"/>
          <w:numId w:val="34"/>
        </w:numPr>
        <w:tabs>
          <w:tab w:val="left" w:pos="2430"/>
        </w:tabs>
        <w:spacing w:before="120" w:after="200" w:line="276" w:lineRule="auto"/>
        <w:ind w:left="2430"/>
        <w:jc w:val="both"/>
        <w:rPr>
          <w:rFonts w:ascii="Candara" w:hAnsi="Candara" w:cs="Calibri"/>
        </w:rPr>
      </w:pPr>
      <w:r w:rsidRPr="00DE717B">
        <w:rPr>
          <w:rFonts w:ascii="Candara" w:hAnsi="Candara" w:cs="Calibri"/>
        </w:rPr>
        <w:t>CONTRACTOR shall identify the main celebration dates of the various nationalities and religious groups mobilized to site and shall plan suitable celebrations, entertainment and special foods accordingly.</w:t>
      </w:r>
    </w:p>
    <w:p w14:paraId="19DB6931" w14:textId="77777777" w:rsidR="00A57CEE" w:rsidRPr="00C45949" w:rsidRDefault="00A57CEE" w:rsidP="00A57CEE">
      <w:pPr>
        <w:pStyle w:val="Default"/>
        <w:numPr>
          <w:ilvl w:val="0"/>
          <w:numId w:val="21"/>
        </w:numPr>
        <w:spacing w:before="120"/>
        <w:ind w:left="1440" w:hanging="567"/>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Additional Welfare Items: On COMPANY’S formal request, CONTRACTOR shall provide additional welfare items to the workforce at the workplace. Note that these items do not cover the items which CONTRACTOR shall provide to their workforce in order to implement the agreed Worker Welfare Plan to meet the Omani regulations, </w:t>
      </w:r>
      <w:r w:rsidRPr="00C45949">
        <w:rPr>
          <w:rFonts w:ascii="Candara" w:hAnsi="Candara" w:cs="Calibri"/>
          <w:color w:val="auto"/>
          <w:sz w:val="22"/>
          <w:szCs w:val="22"/>
          <w:lang w:val="en-GB"/>
        </w:rPr>
        <w:lastRenderedPageBreak/>
        <w:t>COMPANY’s specifications and/or HEMP identified risk controls etc. This may include, but not limited to the following:</w:t>
      </w:r>
    </w:p>
    <w:p w14:paraId="115F3D78" w14:textId="77777777" w:rsidR="00A57CEE" w:rsidRPr="00DE717B" w:rsidRDefault="00A57CEE" w:rsidP="00A57CEE">
      <w:pPr>
        <w:pStyle w:val="ListParagraph"/>
        <w:numPr>
          <w:ilvl w:val="0"/>
          <w:numId w:val="35"/>
        </w:numPr>
        <w:tabs>
          <w:tab w:val="left" w:pos="2430"/>
        </w:tabs>
        <w:spacing w:before="120" w:after="200" w:line="276" w:lineRule="auto"/>
        <w:ind w:left="2430"/>
        <w:jc w:val="both"/>
        <w:rPr>
          <w:rFonts w:ascii="Candara" w:hAnsi="Candara" w:cs="Calibri"/>
        </w:rPr>
      </w:pPr>
      <w:r w:rsidRPr="00DE717B">
        <w:rPr>
          <w:rFonts w:ascii="Candara" w:hAnsi="Candara" w:cs="Calibri"/>
        </w:rPr>
        <w:t>Warm clothing in the event of abnormally cold temperatures;</w:t>
      </w:r>
    </w:p>
    <w:p w14:paraId="0DC5CEB5" w14:textId="77777777" w:rsidR="00A57CEE" w:rsidRPr="00DE717B" w:rsidRDefault="00A57CEE" w:rsidP="00A57CEE">
      <w:pPr>
        <w:pStyle w:val="ListParagraph"/>
        <w:numPr>
          <w:ilvl w:val="0"/>
          <w:numId w:val="35"/>
        </w:numPr>
        <w:tabs>
          <w:tab w:val="left" w:pos="2430"/>
        </w:tabs>
        <w:spacing w:before="120" w:after="200" w:line="276" w:lineRule="auto"/>
        <w:ind w:left="2430"/>
        <w:jc w:val="both"/>
        <w:rPr>
          <w:rFonts w:ascii="Candara" w:hAnsi="Candara" w:cs="Calibri"/>
        </w:rPr>
      </w:pPr>
      <w:r w:rsidRPr="00DE717B">
        <w:rPr>
          <w:rFonts w:ascii="Candara" w:hAnsi="Candara" w:cs="Calibri"/>
        </w:rPr>
        <w:t>Insulated drinks bottles;</w:t>
      </w:r>
    </w:p>
    <w:p w14:paraId="7897AC60" w14:textId="77777777" w:rsidR="00A57CEE" w:rsidRPr="00DE717B" w:rsidRDefault="00A57CEE" w:rsidP="00A57CEE">
      <w:pPr>
        <w:pStyle w:val="ListParagraph"/>
        <w:numPr>
          <w:ilvl w:val="0"/>
          <w:numId w:val="35"/>
        </w:numPr>
        <w:tabs>
          <w:tab w:val="left" w:pos="2430"/>
        </w:tabs>
        <w:spacing w:before="120" w:after="200" w:line="276" w:lineRule="auto"/>
        <w:ind w:left="2430"/>
        <w:jc w:val="both"/>
        <w:rPr>
          <w:rFonts w:ascii="Candara" w:hAnsi="Candara" w:cs="Calibri"/>
        </w:rPr>
      </w:pPr>
      <w:r w:rsidRPr="00DE717B">
        <w:rPr>
          <w:rFonts w:ascii="Candara" w:hAnsi="Candara" w:cs="Calibri"/>
        </w:rPr>
        <w:t>Others to be specified by COMPANY e.g. Hi-Viz vests.</w:t>
      </w:r>
    </w:p>
    <w:p w14:paraId="6DBCC8AC" w14:textId="24C9D650" w:rsidR="00A57CEE" w:rsidRPr="006B0567" w:rsidRDefault="00A57CEE" w:rsidP="006B0567">
      <w:pPr>
        <w:pStyle w:val="Caption"/>
        <w:numPr>
          <w:ilvl w:val="1"/>
          <w:numId w:val="10"/>
        </w:numPr>
        <w:tabs>
          <w:tab w:val="clear" w:pos="720"/>
        </w:tabs>
        <w:ind w:left="720"/>
        <w:rPr>
          <w:rStyle w:val="Heading1Char1"/>
          <w:rFonts w:ascii="Candara" w:eastAsia="Calibri" w:hAnsi="Candara" w:cs="Calibri"/>
          <w:b w:val="0"/>
          <w:bCs w:val="0"/>
          <w:sz w:val="22"/>
          <w:szCs w:val="22"/>
        </w:rPr>
      </w:pPr>
      <w:bookmarkStart w:id="392" w:name="_Toc262551697"/>
      <w:bookmarkStart w:id="393" w:name="_Toc278781594"/>
      <w:bookmarkStart w:id="394" w:name="_Toc523991617"/>
      <w:bookmarkStart w:id="395" w:name="_Toc527374425"/>
      <w:bookmarkStart w:id="396" w:name="_Toc63578560"/>
      <w:bookmarkStart w:id="397" w:name="_Toc262551698"/>
      <w:bookmarkStart w:id="398" w:name="_Toc278781595"/>
      <w:bookmarkStart w:id="399" w:name="_Toc523991618"/>
      <w:bookmarkStart w:id="400" w:name="_Toc527374426"/>
      <w:r w:rsidRPr="006B0567">
        <w:rPr>
          <w:rFonts w:ascii="Candara" w:hAnsi="Candara"/>
          <w:b/>
          <w:bCs/>
          <w:sz w:val="22"/>
          <w:szCs w:val="22"/>
        </w:rPr>
        <w:t>General Camp Facilities</w:t>
      </w:r>
      <w:bookmarkEnd w:id="392"/>
      <w:bookmarkEnd w:id="393"/>
      <w:bookmarkEnd w:id="394"/>
      <w:bookmarkEnd w:id="395"/>
      <w:bookmarkEnd w:id="396"/>
    </w:p>
    <w:p w14:paraId="7E6B5A9A" w14:textId="77777777" w:rsidR="00A57CEE" w:rsidRDefault="00A57CEE" w:rsidP="00540AF4">
      <w:pPr>
        <w:spacing w:before="120"/>
        <w:ind w:left="720" w:hanging="1134"/>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b/>
        <w:t>All camp facilities shall comply with the Oman Society for Petroleum Services (OPAL) Camp standard with document number OPAL–STD-HSE-02 Rev 0.</w:t>
      </w:r>
    </w:p>
    <w:p w14:paraId="085074B1" w14:textId="77777777" w:rsidR="0096351E" w:rsidRPr="0096351E" w:rsidRDefault="0096351E" w:rsidP="0096351E">
      <w:pPr>
        <w:spacing w:before="120"/>
        <w:jc w:val="both"/>
        <w:rPr>
          <w:rFonts w:ascii="Candara" w:eastAsia="Calibri" w:hAnsi="Candara" w:cs="Calibri"/>
          <w:sz w:val="6"/>
          <w:szCs w:val="6"/>
          <w:lang w:val="en-US" w:eastAsia="en-US"/>
        </w:rPr>
      </w:pPr>
    </w:p>
    <w:p w14:paraId="15672732" w14:textId="77777777" w:rsidR="00540AF4" w:rsidRPr="00540AF4" w:rsidRDefault="00540AF4" w:rsidP="00540AF4">
      <w:pPr>
        <w:pStyle w:val="ListParagraph"/>
        <w:numPr>
          <w:ilvl w:val="1"/>
          <w:numId w:val="40"/>
        </w:numPr>
        <w:autoSpaceDE w:val="0"/>
        <w:autoSpaceDN w:val="0"/>
        <w:adjustRightInd w:val="0"/>
        <w:spacing w:before="120"/>
        <w:contextualSpacing w:val="0"/>
        <w:jc w:val="both"/>
        <w:rPr>
          <w:rFonts w:ascii="Candara" w:hAnsi="Candara" w:cs="Calibri"/>
          <w:vanish/>
          <w:sz w:val="22"/>
          <w:szCs w:val="22"/>
          <w:lang w:eastAsia="en-US"/>
        </w:rPr>
      </w:pPr>
      <w:bookmarkStart w:id="401" w:name="_Toc63578561"/>
    </w:p>
    <w:p w14:paraId="777FCA57" w14:textId="1CA5E54F" w:rsidR="00A57CEE" w:rsidRPr="00540AF4" w:rsidRDefault="00A57CEE" w:rsidP="00540AF4">
      <w:pPr>
        <w:pStyle w:val="Default"/>
        <w:numPr>
          <w:ilvl w:val="2"/>
          <w:numId w:val="40"/>
        </w:numPr>
        <w:spacing w:before="120"/>
        <w:ind w:left="504"/>
        <w:jc w:val="both"/>
        <w:rPr>
          <w:rFonts w:ascii="Candara" w:hAnsi="Candara" w:cs="Calibri"/>
          <w:b/>
          <w:bCs/>
          <w:color w:val="auto"/>
          <w:sz w:val="22"/>
          <w:szCs w:val="22"/>
          <w:lang w:val="en-GB"/>
        </w:rPr>
      </w:pPr>
      <w:r w:rsidRPr="00540AF4">
        <w:rPr>
          <w:rFonts w:ascii="Candara" w:hAnsi="Candara" w:cs="Calibri"/>
          <w:b/>
          <w:bCs/>
          <w:color w:val="auto"/>
          <w:sz w:val="22"/>
          <w:szCs w:val="22"/>
          <w:lang w:val="en-GB"/>
        </w:rPr>
        <w:t>Housing and Living Facilities</w:t>
      </w:r>
      <w:bookmarkEnd w:id="401"/>
    </w:p>
    <w:p w14:paraId="2CCA0DB8"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7D3354C2"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1607C769"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344625E7"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7593165D"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422AAE73"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332EA953"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69CEC3EA"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5190919F"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5CCDA1F6"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2CF74063"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28730510" w14:textId="77777777" w:rsidR="00540AF4" w:rsidRPr="00540AF4" w:rsidRDefault="00540AF4" w:rsidP="00540AF4">
      <w:pPr>
        <w:pStyle w:val="ListParagraph"/>
        <w:numPr>
          <w:ilvl w:val="0"/>
          <w:numId w:val="41"/>
        </w:numPr>
        <w:tabs>
          <w:tab w:val="left" w:pos="1134"/>
        </w:tabs>
        <w:spacing w:before="120"/>
        <w:jc w:val="both"/>
        <w:rPr>
          <w:rFonts w:ascii="Candara" w:eastAsia="Calibri" w:hAnsi="Candara" w:cs="Calibri"/>
          <w:vanish/>
          <w:sz w:val="22"/>
          <w:szCs w:val="22"/>
          <w:lang w:val="en-US" w:eastAsia="en-US"/>
        </w:rPr>
      </w:pPr>
    </w:p>
    <w:p w14:paraId="16E21831"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3A771BD7"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243F0FF8"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1CD3C6F7"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14D39C22"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0E5E82F3"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5101E9DB"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1D915F9B"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3BFC6F08"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4BB68521"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033BF792"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2FA85D2F"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7C4D4785" w14:textId="77777777" w:rsidR="00540AF4" w:rsidRPr="00540AF4" w:rsidRDefault="00540AF4" w:rsidP="00540AF4">
      <w:pPr>
        <w:pStyle w:val="ListParagraph"/>
        <w:numPr>
          <w:ilvl w:val="1"/>
          <w:numId w:val="41"/>
        </w:numPr>
        <w:tabs>
          <w:tab w:val="left" w:pos="1134"/>
        </w:tabs>
        <w:spacing w:before="120"/>
        <w:jc w:val="both"/>
        <w:rPr>
          <w:rFonts w:ascii="Candara" w:eastAsia="Calibri" w:hAnsi="Candara" w:cs="Calibri"/>
          <w:vanish/>
          <w:sz w:val="22"/>
          <w:szCs w:val="22"/>
          <w:lang w:val="en-US" w:eastAsia="en-US"/>
        </w:rPr>
      </w:pPr>
    </w:p>
    <w:p w14:paraId="75163C94" w14:textId="77777777" w:rsidR="00540AF4" w:rsidRPr="00540AF4" w:rsidRDefault="00540AF4" w:rsidP="00540AF4">
      <w:pPr>
        <w:pStyle w:val="ListParagraph"/>
        <w:numPr>
          <w:ilvl w:val="2"/>
          <w:numId w:val="41"/>
        </w:numPr>
        <w:tabs>
          <w:tab w:val="left" w:pos="1134"/>
        </w:tabs>
        <w:spacing w:before="120"/>
        <w:jc w:val="both"/>
        <w:rPr>
          <w:rFonts w:ascii="Candara" w:eastAsia="Calibri" w:hAnsi="Candara" w:cs="Calibri"/>
          <w:vanish/>
          <w:sz w:val="22"/>
          <w:szCs w:val="22"/>
          <w:lang w:val="en-US" w:eastAsia="en-US"/>
        </w:rPr>
      </w:pPr>
    </w:p>
    <w:p w14:paraId="7C826A4E" w14:textId="3BBDA2AB" w:rsidR="00A57CEE" w:rsidRPr="00540AF4" w:rsidRDefault="00A57CEE" w:rsidP="00540AF4">
      <w:pPr>
        <w:pStyle w:val="ListParagraph"/>
        <w:numPr>
          <w:ilvl w:val="3"/>
          <w:numId w:val="41"/>
        </w:numPr>
        <w:spacing w:before="120"/>
        <w:ind w:left="630" w:hanging="630"/>
        <w:jc w:val="both"/>
        <w:rPr>
          <w:rFonts w:ascii="Candara" w:eastAsia="Calibri" w:hAnsi="Candara" w:cs="Calibri"/>
          <w:sz w:val="22"/>
          <w:szCs w:val="22"/>
          <w:lang w:val="en-US" w:eastAsia="en-US"/>
        </w:rPr>
      </w:pPr>
      <w:r w:rsidRPr="00540AF4">
        <w:rPr>
          <w:rFonts w:ascii="Candara" w:eastAsia="Calibri" w:hAnsi="Candara" w:cs="Calibri"/>
          <w:sz w:val="22"/>
          <w:szCs w:val="22"/>
          <w:lang w:val="en-US" w:eastAsia="en-US"/>
        </w:rPr>
        <w:t>Mess rooms shall have sufficient seating capacity and have the following features:</w:t>
      </w:r>
    </w:p>
    <w:p w14:paraId="32353889" w14:textId="77777777" w:rsidR="00A57CEE" w:rsidRPr="00DE717B" w:rsidRDefault="00A57CEE" w:rsidP="00A57CEE">
      <w:pPr>
        <w:pStyle w:val="Default"/>
        <w:numPr>
          <w:ilvl w:val="0"/>
          <w:numId w:val="37"/>
        </w:numPr>
        <w:spacing w:before="120"/>
        <w:ind w:left="1440" w:hanging="540"/>
        <w:jc w:val="both"/>
        <w:rPr>
          <w:rFonts w:ascii="Candara" w:hAnsi="Candara" w:cs="Calibri"/>
          <w:color w:val="auto"/>
          <w:sz w:val="22"/>
          <w:szCs w:val="22"/>
          <w:lang w:val="en-GB"/>
        </w:rPr>
      </w:pPr>
      <w:r w:rsidRPr="00DE717B">
        <w:rPr>
          <w:rFonts w:ascii="Candara" w:hAnsi="Candara" w:cs="Calibri"/>
          <w:color w:val="auto"/>
          <w:sz w:val="22"/>
          <w:szCs w:val="22"/>
          <w:lang w:val="en-GB"/>
        </w:rPr>
        <w:t>Proper construction materials shall be used.</w:t>
      </w:r>
    </w:p>
    <w:p w14:paraId="3EC69F89" w14:textId="77777777" w:rsidR="00A57CEE" w:rsidRPr="00DE717B" w:rsidRDefault="00A57CEE" w:rsidP="00A57CEE">
      <w:pPr>
        <w:pStyle w:val="Default"/>
        <w:numPr>
          <w:ilvl w:val="0"/>
          <w:numId w:val="37"/>
        </w:numPr>
        <w:spacing w:before="120"/>
        <w:ind w:left="1440" w:hanging="567"/>
        <w:jc w:val="both"/>
        <w:rPr>
          <w:rFonts w:ascii="Candara" w:hAnsi="Candara" w:cs="Calibri"/>
          <w:color w:val="auto"/>
          <w:sz w:val="22"/>
          <w:szCs w:val="22"/>
          <w:lang w:val="en-GB"/>
        </w:rPr>
      </w:pPr>
      <w:r w:rsidRPr="00DE717B">
        <w:rPr>
          <w:rFonts w:ascii="Candara" w:hAnsi="Candara" w:cs="Calibri"/>
          <w:color w:val="auto"/>
          <w:sz w:val="22"/>
          <w:szCs w:val="22"/>
          <w:lang w:val="en-GB"/>
        </w:rPr>
        <w:t>Sufficient windows shall be provided.</w:t>
      </w:r>
    </w:p>
    <w:p w14:paraId="64E31459" w14:textId="77777777" w:rsidR="00A57CEE" w:rsidRPr="00DE717B" w:rsidRDefault="00A57CEE" w:rsidP="00A57CEE">
      <w:pPr>
        <w:pStyle w:val="Default"/>
        <w:numPr>
          <w:ilvl w:val="0"/>
          <w:numId w:val="37"/>
        </w:numPr>
        <w:spacing w:before="120"/>
        <w:ind w:left="1440" w:hanging="567"/>
        <w:jc w:val="both"/>
        <w:rPr>
          <w:rFonts w:ascii="Candara" w:hAnsi="Candara" w:cs="Calibri"/>
          <w:color w:val="auto"/>
          <w:sz w:val="22"/>
          <w:szCs w:val="22"/>
          <w:lang w:val="en-GB"/>
        </w:rPr>
      </w:pPr>
      <w:r w:rsidRPr="00DE717B">
        <w:rPr>
          <w:rFonts w:ascii="Candara" w:hAnsi="Candara" w:cs="Calibri"/>
          <w:color w:val="auto"/>
          <w:sz w:val="22"/>
          <w:szCs w:val="22"/>
          <w:lang w:val="en-GB"/>
        </w:rPr>
        <w:t>Sufficient electronic fly-killers shall be provided.</w:t>
      </w:r>
    </w:p>
    <w:p w14:paraId="76908268" w14:textId="77777777" w:rsidR="00A57CEE" w:rsidRPr="00DE717B" w:rsidRDefault="00A57CEE" w:rsidP="00A57CEE">
      <w:pPr>
        <w:pStyle w:val="Default"/>
        <w:numPr>
          <w:ilvl w:val="0"/>
          <w:numId w:val="37"/>
        </w:numPr>
        <w:spacing w:before="120"/>
        <w:ind w:left="1440" w:hanging="567"/>
        <w:jc w:val="both"/>
        <w:rPr>
          <w:rFonts w:ascii="Candara" w:hAnsi="Candara" w:cs="Calibri"/>
          <w:color w:val="auto"/>
          <w:sz w:val="22"/>
          <w:szCs w:val="22"/>
          <w:lang w:val="en-GB"/>
        </w:rPr>
      </w:pPr>
      <w:r w:rsidRPr="00DE717B">
        <w:rPr>
          <w:rFonts w:ascii="Candara" w:hAnsi="Candara" w:cs="Calibri"/>
          <w:color w:val="auto"/>
          <w:sz w:val="22"/>
          <w:szCs w:val="22"/>
          <w:lang w:val="en-GB"/>
        </w:rPr>
        <w:t>Wash-hand basins shall be fixed outside mess halls. The basins shall be provided with soap and paper towels.</w:t>
      </w:r>
    </w:p>
    <w:p w14:paraId="20E7B516" w14:textId="77777777" w:rsidR="00A57CEE" w:rsidRPr="00DE717B" w:rsidRDefault="00A57CEE" w:rsidP="00A57CEE">
      <w:pPr>
        <w:pStyle w:val="Default"/>
        <w:numPr>
          <w:ilvl w:val="0"/>
          <w:numId w:val="37"/>
        </w:numPr>
        <w:spacing w:before="120"/>
        <w:ind w:left="1440" w:hanging="567"/>
        <w:jc w:val="both"/>
        <w:rPr>
          <w:rFonts w:ascii="Candara" w:hAnsi="Candara" w:cs="Calibri"/>
          <w:color w:val="auto"/>
          <w:sz w:val="22"/>
          <w:szCs w:val="22"/>
          <w:lang w:val="en-GB"/>
        </w:rPr>
      </w:pPr>
      <w:r w:rsidRPr="00DE717B">
        <w:rPr>
          <w:rFonts w:ascii="Candara" w:hAnsi="Candara" w:cs="Calibri"/>
          <w:color w:val="auto"/>
          <w:sz w:val="22"/>
          <w:szCs w:val="22"/>
          <w:lang w:val="en-GB"/>
        </w:rPr>
        <w:t>All doors, windows and other openings shall be provided with fly screens.</w:t>
      </w:r>
    </w:p>
    <w:p w14:paraId="741AD6A5" w14:textId="3202C539" w:rsidR="00A57CEE" w:rsidRPr="00DE717B" w:rsidRDefault="00A57CEE" w:rsidP="00A57CEE">
      <w:pPr>
        <w:pStyle w:val="Default"/>
        <w:numPr>
          <w:ilvl w:val="0"/>
          <w:numId w:val="37"/>
        </w:numPr>
        <w:spacing w:before="120"/>
        <w:ind w:left="1440" w:hanging="567"/>
        <w:jc w:val="both"/>
        <w:rPr>
          <w:rFonts w:ascii="Candara" w:hAnsi="Candara" w:cs="Calibri"/>
          <w:color w:val="auto"/>
          <w:sz w:val="22"/>
          <w:szCs w:val="22"/>
          <w:lang w:val="en-GB"/>
        </w:rPr>
      </w:pPr>
      <w:r w:rsidRPr="00DE717B">
        <w:rPr>
          <w:rFonts w:ascii="Candara" w:hAnsi="Candara" w:cs="Calibri"/>
          <w:color w:val="auto"/>
          <w:sz w:val="22"/>
          <w:szCs w:val="22"/>
          <w:lang w:val="en-GB"/>
        </w:rPr>
        <w:t>Proper ventilation including fans and</w:t>
      </w:r>
      <w:ins w:id="402" w:author="Al Riyami, Azza OLNG-SCC/12" w:date="2026-03-29T14:20:00Z" w16du:dateUtc="2026-03-29T10:20:00Z">
        <w:r w:rsidR="005473A2">
          <w:rPr>
            <w:rFonts w:ascii="Candara" w:hAnsi="Candara" w:cs="Calibri"/>
            <w:color w:val="auto"/>
            <w:sz w:val="22"/>
            <w:szCs w:val="22"/>
            <w:lang w:val="en-GB"/>
          </w:rPr>
          <w:t>/</w:t>
        </w:r>
      </w:ins>
      <w:del w:id="403" w:author="Al Riyami, Azza OLNG-SCC/12" w:date="2026-03-29T14:20:00Z" w16du:dateUtc="2026-03-29T10:20:00Z">
        <w:r w:rsidRPr="00DE717B" w:rsidDel="005473A2">
          <w:rPr>
            <w:rFonts w:ascii="Candara" w:hAnsi="Candara" w:cs="Calibri"/>
            <w:color w:val="auto"/>
            <w:sz w:val="22"/>
            <w:szCs w:val="22"/>
            <w:lang w:val="en-GB"/>
          </w:rPr>
          <w:delText xml:space="preserve"> </w:delText>
        </w:r>
      </w:del>
      <w:r w:rsidRPr="00DE717B">
        <w:rPr>
          <w:rFonts w:ascii="Candara" w:hAnsi="Candara" w:cs="Calibri"/>
          <w:color w:val="auto"/>
          <w:sz w:val="22"/>
          <w:szCs w:val="22"/>
          <w:lang w:val="en-GB"/>
        </w:rPr>
        <w:t>or air-conditioning shall be provided.</w:t>
      </w:r>
    </w:p>
    <w:p w14:paraId="44A966FC" w14:textId="77777777" w:rsidR="00A57CEE" w:rsidRPr="00DE717B" w:rsidRDefault="00A57CEE" w:rsidP="00A57CEE">
      <w:pPr>
        <w:pStyle w:val="Default"/>
        <w:numPr>
          <w:ilvl w:val="0"/>
          <w:numId w:val="37"/>
        </w:numPr>
        <w:spacing w:before="120"/>
        <w:ind w:left="1440" w:hanging="567"/>
        <w:jc w:val="both"/>
        <w:rPr>
          <w:rFonts w:ascii="Candara" w:hAnsi="Candara" w:cs="Calibri"/>
          <w:color w:val="auto"/>
          <w:sz w:val="22"/>
          <w:szCs w:val="22"/>
          <w:lang w:val="en-GB"/>
        </w:rPr>
      </w:pPr>
      <w:r w:rsidRPr="00DE717B">
        <w:rPr>
          <w:rFonts w:ascii="Candara" w:hAnsi="Candara" w:cs="Calibri"/>
          <w:color w:val="auto"/>
          <w:sz w:val="22"/>
          <w:szCs w:val="22"/>
          <w:lang w:val="en-GB"/>
        </w:rPr>
        <w:t>Suitable lighting shall be provided.</w:t>
      </w:r>
    </w:p>
    <w:p w14:paraId="31E0B2E1" w14:textId="41D7B6F2" w:rsidR="00A57CEE" w:rsidRDefault="00A57CEE" w:rsidP="00540AF4">
      <w:pPr>
        <w:pStyle w:val="ListParagraph"/>
        <w:numPr>
          <w:ilvl w:val="3"/>
          <w:numId w:val="41"/>
        </w:numPr>
        <w:tabs>
          <w:tab w:val="left" w:pos="720"/>
        </w:tabs>
        <w:spacing w:before="120"/>
        <w:ind w:left="720" w:hanging="72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Food shall only be consumed in mess rooms. No food preparation or cooking shall be allowed in sleeping quarters.</w:t>
      </w:r>
    </w:p>
    <w:p w14:paraId="5257481C" w14:textId="77777777" w:rsidR="0096351E" w:rsidRPr="0096351E" w:rsidRDefault="0096351E" w:rsidP="0096351E">
      <w:pPr>
        <w:pStyle w:val="ListParagraph"/>
        <w:tabs>
          <w:tab w:val="left" w:pos="720"/>
        </w:tabs>
        <w:spacing w:before="120"/>
        <w:jc w:val="both"/>
        <w:rPr>
          <w:rFonts w:ascii="Candara" w:eastAsia="Calibri" w:hAnsi="Candara" w:cs="Calibri"/>
          <w:sz w:val="12"/>
          <w:szCs w:val="12"/>
          <w:lang w:val="en-US" w:eastAsia="en-US"/>
        </w:rPr>
      </w:pPr>
    </w:p>
    <w:p w14:paraId="143B39B5" w14:textId="14C9945C" w:rsidR="00A57CEE" w:rsidRPr="00540AF4" w:rsidRDefault="00A57CEE" w:rsidP="00540AF4">
      <w:pPr>
        <w:pStyle w:val="Default"/>
        <w:numPr>
          <w:ilvl w:val="2"/>
          <w:numId w:val="40"/>
        </w:numPr>
        <w:spacing w:before="120"/>
        <w:ind w:left="504"/>
        <w:jc w:val="both"/>
        <w:rPr>
          <w:rFonts w:ascii="Candara" w:hAnsi="Candara" w:cs="Calibri"/>
          <w:b/>
          <w:bCs/>
          <w:color w:val="auto"/>
          <w:sz w:val="22"/>
          <w:szCs w:val="22"/>
          <w:lang w:val="en-GB"/>
        </w:rPr>
      </w:pPr>
      <w:bookmarkStart w:id="404" w:name="_Toc262551699"/>
      <w:bookmarkStart w:id="405" w:name="_Toc278781596"/>
      <w:bookmarkStart w:id="406" w:name="_Toc523991619"/>
      <w:bookmarkStart w:id="407" w:name="_Toc527374427"/>
      <w:bookmarkStart w:id="408" w:name="_Toc63578562"/>
      <w:r w:rsidRPr="00540AF4">
        <w:rPr>
          <w:rFonts w:ascii="Candara" w:hAnsi="Candara" w:cs="Calibri"/>
          <w:b/>
          <w:bCs/>
          <w:color w:val="auto"/>
          <w:sz w:val="22"/>
          <w:szCs w:val="22"/>
          <w:lang w:val="en-GB"/>
        </w:rPr>
        <w:t>Living Accommodation</w:t>
      </w:r>
      <w:bookmarkEnd w:id="404"/>
      <w:bookmarkEnd w:id="405"/>
      <w:bookmarkEnd w:id="406"/>
      <w:bookmarkEnd w:id="407"/>
      <w:bookmarkEnd w:id="408"/>
    </w:p>
    <w:p w14:paraId="3F2191AC" w14:textId="2AF48B5A" w:rsidR="00A57CEE" w:rsidRPr="00C45949" w:rsidRDefault="00A57CEE" w:rsidP="00540AF4">
      <w:pPr>
        <w:tabs>
          <w:tab w:val="left" w:pos="1134"/>
        </w:tabs>
        <w:spacing w:before="120"/>
        <w:ind w:left="72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Living accommodation shall have the following features:</w:t>
      </w:r>
    </w:p>
    <w:p w14:paraId="05DE40D0" w14:textId="77777777" w:rsidR="00A57CEE" w:rsidRPr="00C45949" w:rsidRDefault="00A57CEE" w:rsidP="00A57CEE">
      <w:pPr>
        <w:numPr>
          <w:ilvl w:val="0"/>
          <w:numId w:val="28"/>
        </w:numPr>
        <w:tabs>
          <w:tab w:val="clear" w:pos="1418"/>
        </w:tabs>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 xml:space="preserve">The accommodation shall be constructed in such a manner as to provide protection against moisture and wind, and shall be adequately screened against insects. </w:t>
      </w:r>
    </w:p>
    <w:p w14:paraId="3A69306C" w14:textId="77777777" w:rsidR="00A57CEE" w:rsidRPr="00C45949" w:rsidRDefault="00A57CEE" w:rsidP="00A57CEE">
      <w:pPr>
        <w:numPr>
          <w:ilvl w:val="0"/>
          <w:numId w:val="28"/>
        </w:numPr>
        <w:tabs>
          <w:tab w:val="clear" w:pos="1418"/>
        </w:tabs>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 xml:space="preserve">The accommodation shall be provided with a finish that can be cleaned easily, and shall be maintained in a clean condition. </w:t>
      </w:r>
    </w:p>
    <w:p w14:paraId="7073764C" w14:textId="77777777" w:rsidR="00A57CEE" w:rsidRPr="00C45949" w:rsidRDefault="00A57CEE" w:rsidP="00A57CEE">
      <w:pPr>
        <w:numPr>
          <w:ilvl w:val="0"/>
          <w:numId w:val="28"/>
        </w:numPr>
        <w:tabs>
          <w:tab w:val="clear" w:pos="1418"/>
        </w:tabs>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Purpose built caravans, portacabins etc. may be used for accommodation.</w:t>
      </w:r>
    </w:p>
    <w:p w14:paraId="188E445D" w14:textId="77777777" w:rsidR="00A57CEE" w:rsidRPr="00C45949" w:rsidRDefault="00A57CEE" w:rsidP="00A57CEE">
      <w:pPr>
        <w:numPr>
          <w:ilvl w:val="0"/>
          <w:numId w:val="28"/>
        </w:numPr>
        <w:tabs>
          <w:tab w:val="clear" w:pos="1418"/>
        </w:tabs>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 lockable cupboard (locker) shall be provided for each occupant for keeping belongings. Hanging of clothes on the wall shall be avoided.</w:t>
      </w:r>
    </w:p>
    <w:p w14:paraId="24E155EA" w14:textId="77777777" w:rsidR="00A57CEE" w:rsidRPr="00C45949" w:rsidRDefault="00A57CEE" w:rsidP="00A57CEE">
      <w:pPr>
        <w:numPr>
          <w:ilvl w:val="0"/>
          <w:numId w:val="28"/>
        </w:numPr>
        <w:tabs>
          <w:tab w:val="clear" w:pos="1418"/>
        </w:tabs>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Windows shall as far as possible be fixed on opposite sides to provide through-ventilation, and fitted with fly screens.</w:t>
      </w:r>
    </w:p>
    <w:p w14:paraId="73A9B956" w14:textId="77777777" w:rsidR="00A57CEE" w:rsidRDefault="00A57CEE" w:rsidP="00A57CEE">
      <w:pPr>
        <w:numPr>
          <w:ilvl w:val="0"/>
          <w:numId w:val="28"/>
        </w:numPr>
        <w:tabs>
          <w:tab w:val="clear" w:pos="1418"/>
        </w:tabs>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Air conditioning shall be provided in addition to ceiling or self-standing fans as required.</w:t>
      </w:r>
    </w:p>
    <w:p w14:paraId="1A52906D" w14:textId="77777777" w:rsidR="0096351E" w:rsidRPr="0096351E" w:rsidRDefault="0096351E" w:rsidP="0096351E">
      <w:pPr>
        <w:spacing w:before="120"/>
        <w:ind w:left="1440"/>
        <w:jc w:val="both"/>
        <w:rPr>
          <w:rFonts w:ascii="Candara" w:eastAsia="Calibri" w:hAnsi="Candara" w:cs="Calibri"/>
          <w:sz w:val="6"/>
          <w:szCs w:val="6"/>
          <w:lang w:val="en-US" w:eastAsia="en-US"/>
        </w:rPr>
      </w:pPr>
    </w:p>
    <w:p w14:paraId="51381572" w14:textId="57E53DC6" w:rsidR="00A57CEE" w:rsidRPr="00C45949" w:rsidRDefault="00A57CEE" w:rsidP="00540AF4">
      <w:pPr>
        <w:pStyle w:val="Default"/>
        <w:numPr>
          <w:ilvl w:val="2"/>
          <w:numId w:val="40"/>
        </w:numPr>
        <w:spacing w:before="120"/>
        <w:ind w:left="504"/>
        <w:jc w:val="both"/>
        <w:rPr>
          <w:rFonts w:ascii="Candara" w:hAnsi="Candara" w:cs="Calibri"/>
          <w:b/>
          <w:bCs/>
          <w:sz w:val="22"/>
          <w:szCs w:val="22"/>
        </w:rPr>
      </w:pPr>
      <w:bookmarkStart w:id="409" w:name="_Toc262551700"/>
      <w:bookmarkStart w:id="410" w:name="_Toc278781597"/>
      <w:bookmarkStart w:id="411" w:name="_Toc523991620"/>
      <w:bookmarkStart w:id="412" w:name="_Toc527374428"/>
      <w:bookmarkStart w:id="413" w:name="_Toc63578563"/>
      <w:r w:rsidRPr="00540AF4">
        <w:rPr>
          <w:rFonts w:ascii="Candara" w:hAnsi="Candara" w:cs="Calibri"/>
          <w:b/>
          <w:bCs/>
          <w:color w:val="auto"/>
          <w:sz w:val="22"/>
          <w:szCs w:val="22"/>
          <w:lang w:val="en-GB"/>
        </w:rPr>
        <w:t>Toilet Facilities</w:t>
      </w:r>
      <w:bookmarkEnd w:id="409"/>
      <w:bookmarkEnd w:id="410"/>
      <w:bookmarkEnd w:id="411"/>
      <w:bookmarkEnd w:id="412"/>
      <w:bookmarkEnd w:id="413"/>
    </w:p>
    <w:p w14:paraId="6F9BA455" w14:textId="216E090E" w:rsidR="00A57CEE" w:rsidRPr="00C45949" w:rsidRDefault="00A57CEE" w:rsidP="0096351E">
      <w:pPr>
        <w:tabs>
          <w:tab w:val="left" w:pos="1134"/>
        </w:tabs>
        <w:spacing w:before="120"/>
        <w:ind w:left="72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Toilet facilities shall have the following features:</w:t>
      </w:r>
    </w:p>
    <w:p w14:paraId="40FC3CA0" w14:textId="77777777" w:rsidR="00A57CEE" w:rsidRPr="00C45949" w:rsidRDefault="00A57CEE" w:rsidP="00A57CEE">
      <w:pPr>
        <w:numPr>
          <w:ilvl w:val="0"/>
          <w:numId w:val="24"/>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Toilet facilities, showers and wash basins shall be provided.</w:t>
      </w:r>
    </w:p>
    <w:p w14:paraId="27AEA7C2" w14:textId="77777777" w:rsidR="00A57CEE" w:rsidRPr="00C45949" w:rsidRDefault="00A57CEE" w:rsidP="00A57CEE">
      <w:pPr>
        <w:numPr>
          <w:ilvl w:val="0"/>
          <w:numId w:val="24"/>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Proper and sufficient light and ventilation/air-conditioning shall be provided.</w:t>
      </w:r>
    </w:p>
    <w:p w14:paraId="72668AF3" w14:textId="77777777" w:rsidR="00A57CEE" w:rsidRPr="00C45949" w:rsidRDefault="00A57CEE" w:rsidP="00A57CEE">
      <w:pPr>
        <w:numPr>
          <w:ilvl w:val="0"/>
          <w:numId w:val="24"/>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All toilets and other sanitary facilities shall be kept clean and in working order.</w:t>
      </w:r>
    </w:p>
    <w:p w14:paraId="62ED856F" w14:textId="77777777" w:rsidR="00A57CEE" w:rsidRPr="00C45949" w:rsidRDefault="00A57CEE" w:rsidP="00A57CEE">
      <w:pPr>
        <w:numPr>
          <w:ilvl w:val="0"/>
          <w:numId w:val="24"/>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lastRenderedPageBreak/>
        <w:t>The floors, walls and ceilings of sanitary conveniences shall be of a finish that can be cleaned easily.</w:t>
      </w:r>
    </w:p>
    <w:p w14:paraId="4D24E896" w14:textId="77777777" w:rsidR="00A57CEE" w:rsidRPr="00C45949" w:rsidRDefault="00A57CEE" w:rsidP="00A57CEE">
      <w:pPr>
        <w:numPr>
          <w:ilvl w:val="0"/>
          <w:numId w:val="24"/>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Water closets, lavatories, urinals, sinks and showers shall be made from materials that facilitate cleaning.</w:t>
      </w:r>
    </w:p>
    <w:p w14:paraId="1BFBA699" w14:textId="77777777" w:rsidR="00A57CEE" w:rsidRPr="00C45949" w:rsidRDefault="00A57CEE" w:rsidP="00A57CEE">
      <w:pPr>
        <w:numPr>
          <w:ilvl w:val="0"/>
          <w:numId w:val="24"/>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Showers and lavatories shall be provided with an adequate supply of water; the floor of the shower shall have adequate drainage and shall be made of material to prevent fungus infections of the feet. Hot and cold water shall be provided to all wash basins and showers. Liquid soap in dispensing containers shall be supplied to all communal sanitary conveniences.</w:t>
      </w:r>
    </w:p>
    <w:p w14:paraId="203308D6" w14:textId="77777777" w:rsidR="00A57CEE" w:rsidRDefault="00A57CEE" w:rsidP="00A57CEE">
      <w:pPr>
        <w:numPr>
          <w:ilvl w:val="0"/>
          <w:numId w:val="24"/>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All waste water including floor-washing water shall be connected to a disposal drain and disposed of in accordance with Government regulations.</w:t>
      </w:r>
    </w:p>
    <w:p w14:paraId="6F0B6EDF" w14:textId="77777777" w:rsidR="00E53890" w:rsidRPr="00E53890" w:rsidRDefault="00E53890" w:rsidP="00E53890">
      <w:pPr>
        <w:spacing w:before="120"/>
        <w:ind w:left="1440"/>
        <w:jc w:val="both"/>
        <w:rPr>
          <w:rFonts w:ascii="Candara" w:eastAsia="Calibri" w:hAnsi="Candara" w:cs="Calibri"/>
          <w:sz w:val="6"/>
          <w:szCs w:val="6"/>
          <w:lang w:val="en-US" w:eastAsia="en-US"/>
        </w:rPr>
      </w:pPr>
    </w:p>
    <w:p w14:paraId="60E6B7A2" w14:textId="0D7E17AF" w:rsidR="00A57CEE" w:rsidRPr="00C45949" w:rsidRDefault="00A57CEE" w:rsidP="00540AF4">
      <w:pPr>
        <w:pStyle w:val="Default"/>
        <w:numPr>
          <w:ilvl w:val="2"/>
          <w:numId w:val="40"/>
        </w:numPr>
        <w:spacing w:before="120"/>
        <w:ind w:left="504"/>
        <w:jc w:val="both"/>
        <w:rPr>
          <w:rFonts w:ascii="Candara" w:hAnsi="Candara" w:cs="Calibri"/>
          <w:b/>
          <w:bCs/>
          <w:sz w:val="22"/>
          <w:szCs w:val="22"/>
        </w:rPr>
      </w:pPr>
      <w:bookmarkStart w:id="414" w:name="_Toc262551701"/>
      <w:bookmarkStart w:id="415" w:name="_Toc278781598"/>
      <w:bookmarkStart w:id="416" w:name="_Toc523991621"/>
      <w:bookmarkStart w:id="417" w:name="_Toc527374429"/>
      <w:bookmarkStart w:id="418" w:name="_Toc63578564"/>
      <w:r w:rsidRPr="00540AF4">
        <w:rPr>
          <w:rFonts w:ascii="Candara" w:hAnsi="Candara" w:cs="Calibri"/>
          <w:b/>
          <w:bCs/>
          <w:color w:val="auto"/>
          <w:sz w:val="22"/>
          <w:szCs w:val="22"/>
          <w:lang w:val="en-GB"/>
        </w:rPr>
        <w:t>Catering and Food Hygiene</w:t>
      </w:r>
      <w:bookmarkEnd w:id="414"/>
      <w:bookmarkEnd w:id="415"/>
      <w:bookmarkEnd w:id="416"/>
      <w:bookmarkEnd w:id="417"/>
      <w:bookmarkEnd w:id="418"/>
    </w:p>
    <w:p w14:paraId="0E1F9D0B" w14:textId="3875E1CE" w:rsidR="00A57CEE" w:rsidRPr="00C45949" w:rsidRDefault="00A57CEE" w:rsidP="00E53890">
      <w:pPr>
        <w:tabs>
          <w:tab w:val="left" w:pos="90"/>
          <w:tab w:val="left" w:pos="1134"/>
        </w:tabs>
        <w:spacing w:before="120"/>
        <w:ind w:left="72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Catering facilities shall have the following features:</w:t>
      </w:r>
    </w:p>
    <w:p w14:paraId="6DD864A4"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Kitchen staff</w:t>
      </w:r>
      <w:del w:id="419" w:author="Al Riyami, Azza OLNG-SCC/12" w:date="2026-03-29T14:20:00Z" w16du:dateUtc="2026-03-29T10:20:00Z">
        <w:r w:rsidRPr="00C45949" w:rsidDel="002E179E">
          <w:rPr>
            <w:rFonts w:ascii="Candara" w:eastAsia="Calibri" w:hAnsi="Candara" w:cs="Calibri"/>
            <w:sz w:val="22"/>
            <w:szCs w:val="22"/>
            <w:lang w:val="en-US" w:eastAsia="en-US"/>
          </w:rPr>
          <w:delText>s</w:delText>
        </w:r>
      </w:del>
      <w:r w:rsidRPr="00C45949">
        <w:rPr>
          <w:rFonts w:ascii="Candara" w:eastAsia="Calibri" w:hAnsi="Candara" w:cs="Calibri"/>
          <w:sz w:val="22"/>
          <w:szCs w:val="22"/>
          <w:lang w:val="en-US" w:eastAsia="en-US"/>
        </w:rPr>
        <w:t xml:space="preserve"> shall have the mandatory training requirements for food handlers as per OPAL Camp Standard.</w:t>
      </w:r>
    </w:p>
    <w:p w14:paraId="2199E9E1"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The kitchen shall be constructed of proper material.</w:t>
      </w:r>
    </w:p>
    <w:p w14:paraId="28AE31C9"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Floor shall be of concrete, durable, non-absorbent, non-slip, and without joints and crevices in which dirt, bacteria and insects can lodge. Angles and junctions between floor and wall shall be coved. To prevent ingress of pests, a concrete plinth of at least 30-cm height shall be constructed all-round the structure.</w:t>
      </w:r>
    </w:p>
    <w:p w14:paraId="3DB8A5B7"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Walls shall be smooth, impervious, light in colour and durable from floor to ceiling.</w:t>
      </w:r>
    </w:p>
    <w:p w14:paraId="6FBA3212"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 ceiling shall be provided which is smooth, fire-resistant, light coloured, coved at wall joints and easy to clean.</w:t>
      </w:r>
    </w:p>
    <w:p w14:paraId="551FDF83"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No item shall be kept on window ledges. All windows shall be fixed with mesh fly screens.</w:t>
      </w:r>
    </w:p>
    <w:p w14:paraId="42CE91E9"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Kitchen shall be air-conditioned. A hood shall be fixed over cooking ranges and an extractor fan of a suitable size.</w:t>
      </w:r>
    </w:p>
    <w:p w14:paraId="09C07203"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Kitchen shall be well lit. For general working areas the light shall be of not less than 300 Lux intensity.</w:t>
      </w:r>
    </w:p>
    <w:p w14:paraId="36E292D0" w14:textId="7DC1D59A"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The walls, floors and ceilings in all premises where food is stored</w:t>
      </w:r>
      <w:ins w:id="420" w:author="Al Riyami, Azza OLNG-SCC/12" w:date="2026-03-29T14:21:00Z" w16du:dateUtc="2026-03-29T10:21:00Z">
        <w:r w:rsidR="002E179E">
          <w:rPr>
            <w:rFonts w:ascii="Candara" w:eastAsia="Calibri" w:hAnsi="Candara" w:cs="Calibri"/>
            <w:sz w:val="22"/>
            <w:szCs w:val="22"/>
            <w:lang w:val="en-US" w:eastAsia="en-US"/>
          </w:rPr>
          <w:t>,</w:t>
        </w:r>
      </w:ins>
      <w:r w:rsidRPr="00C45949">
        <w:rPr>
          <w:rFonts w:ascii="Candara" w:eastAsia="Calibri" w:hAnsi="Candara" w:cs="Calibri"/>
          <w:sz w:val="22"/>
          <w:szCs w:val="22"/>
          <w:lang w:val="en-US" w:eastAsia="en-US"/>
        </w:rPr>
        <w:t xml:space="preserve"> prepared</w:t>
      </w:r>
      <w:ins w:id="421" w:author="Al Riyami, Azza OLNG-SCC/12" w:date="2026-03-29T14:21:00Z" w16du:dateUtc="2026-03-29T10:21:00Z">
        <w:r w:rsidR="002E179E">
          <w:rPr>
            <w:rFonts w:ascii="Candara" w:eastAsia="Calibri" w:hAnsi="Candara" w:cs="Calibri"/>
            <w:sz w:val="22"/>
            <w:szCs w:val="22"/>
            <w:lang w:val="en-US" w:eastAsia="en-US"/>
          </w:rPr>
          <w:t>,</w:t>
        </w:r>
      </w:ins>
      <w:r w:rsidRPr="00C45949">
        <w:rPr>
          <w:rFonts w:ascii="Candara" w:eastAsia="Calibri" w:hAnsi="Candara" w:cs="Calibri"/>
          <w:sz w:val="22"/>
          <w:szCs w:val="22"/>
          <w:lang w:val="en-US" w:eastAsia="en-US"/>
        </w:rPr>
        <w:t xml:space="preserve"> or served shall be of a finish that can be cleaned easily.</w:t>
      </w:r>
    </w:p>
    <w:p w14:paraId="2D271878"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In premises where cereals are stored, racks shall be provided for bagged cereals so that the lower layer of bags is at least 30 cm above floor levels unless pest proof storage bins are provided.</w:t>
      </w:r>
    </w:p>
    <w:p w14:paraId="4FE28471"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Equipment or furnishings that come into contact with food, or are likely to come into contact with food, shall be made of impervious materials to facilitate cleansing and to prevent contamination of food.</w:t>
      </w:r>
    </w:p>
    <w:p w14:paraId="3FFFBC84"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Doors shall be tight fitting and self-closing with a fly mesh. Swing doors shall have sight panels.</w:t>
      </w:r>
    </w:p>
    <w:p w14:paraId="50EFE925"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Kitchens shall be fitted with an adequate number of suitable sinks, and such sinks shall be provided with a sufficient supply of hot and cold water for the requirements of clean catering.</w:t>
      </w:r>
    </w:p>
    <w:p w14:paraId="1ED01E70"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lastRenderedPageBreak/>
        <w:t>Each kitchen shall have a pantry for storing day to day items. The pantry shall have shelves and benching of at least 30 cm high for storing dry food items or alternatively plastic/metal bins with tight fitting lids shall be provided.</w:t>
      </w:r>
    </w:p>
    <w:p w14:paraId="312C7B0A"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Sufficient refrigerators and freezers shall be provided.</w:t>
      </w:r>
    </w:p>
    <w:p w14:paraId="12790BFF"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In large kitchens a defrosting cold cabinet (refrigerator) shall be provided for thawing of frozen meat/chicken. Frozen food, especially meat and chicken, shall not be defrosted on rings or at room temperature.</w:t>
      </w:r>
    </w:p>
    <w:p w14:paraId="48CDF58D"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All food items shall be stored in a well-lit and air-conditioned room.</w:t>
      </w:r>
    </w:p>
    <w:p w14:paraId="2051F9BE"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Food shall be stored in such a way as to ensure good stock rotation, viz: “first-in”, “first-out” practice shall be observed.</w:t>
      </w:r>
    </w:p>
    <w:p w14:paraId="03E6A77F"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All dry food shall be stored on benches of at least 30 cm height. Metal or plastics bins with tight fitting covers may be used for loose grains, flour, etc. Wooden pallets shall not be used for keeping food off the floor.</w:t>
      </w:r>
    </w:p>
    <w:p w14:paraId="42B472D3"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As far as possible the walls shall be left clear of stored foodstuff. Nothing shall be stored underneath benches.</w:t>
      </w:r>
    </w:p>
    <w:p w14:paraId="1FA5F1A1"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Shelves shall have a non-absorbent clean finish. Tubular mobile racking made of non-corroding metal is recommended. Cupboards shall be avoided.</w:t>
      </w:r>
    </w:p>
    <w:p w14:paraId="3C337352"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Cleaning chemicals, detergents, mops, and brushes shall not be kept in food stores.</w:t>
      </w:r>
    </w:p>
    <w:p w14:paraId="1CDBF5B8"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 store shall always be kept in a clean and tidy condition and free of any spillage and pests.</w:t>
      </w:r>
    </w:p>
    <w:p w14:paraId="3D6E6105"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Suitable and adequate cold storage and refrigeration equipment shall be provided to keep food</w:t>
      </w:r>
      <w:del w:id="422" w:author="Al Riyami, Azza OLNG-SCC/12" w:date="2026-03-29T14:21:00Z" w16du:dateUtc="2026-03-29T10:21:00Z">
        <w:r w:rsidRPr="00C45949" w:rsidDel="003F146C">
          <w:rPr>
            <w:rFonts w:ascii="Candara" w:eastAsia="Calibri" w:hAnsi="Candara" w:cs="Calibri"/>
            <w:sz w:val="22"/>
            <w:szCs w:val="22"/>
            <w:lang w:val="en-US" w:eastAsia="en-US"/>
          </w:rPr>
          <w:delText xml:space="preserve"> </w:delText>
        </w:r>
      </w:del>
      <w:r w:rsidRPr="00C45949">
        <w:rPr>
          <w:rFonts w:ascii="Candara" w:eastAsia="Calibri" w:hAnsi="Candara" w:cs="Calibri"/>
          <w:sz w:val="22"/>
          <w:szCs w:val="22"/>
          <w:lang w:val="en-US" w:eastAsia="en-US"/>
        </w:rPr>
        <w:t>stuff as follows:</w:t>
      </w:r>
    </w:p>
    <w:p w14:paraId="4E8CDA1A" w14:textId="77777777" w:rsidR="00A57CEE" w:rsidRPr="00C45949" w:rsidRDefault="00A57CEE" w:rsidP="00A57CEE">
      <w:pPr>
        <w:numPr>
          <w:ilvl w:val="2"/>
          <w:numId w:val="25"/>
        </w:numPr>
        <w:tabs>
          <w:tab w:val="left" w:pos="2268"/>
        </w:tabs>
        <w:spacing w:before="120"/>
        <w:ind w:left="2268" w:hanging="567"/>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Frozen food at -18 Degree C.</w:t>
      </w:r>
    </w:p>
    <w:p w14:paraId="0C97F6C2" w14:textId="77777777" w:rsidR="00A57CEE" w:rsidRPr="00C45949" w:rsidRDefault="00A57CEE" w:rsidP="00A57CEE">
      <w:pPr>
        <w:numPr>
          <w:ilvl w:val="2"/>
          <w:numId w:val="25"/>
        </w:numPr>
        <w:tabs>
          <w:tab w:val="left" w:pos="2268"/>
        </w:tabs>
        <w:spacing w:before="120"/>
        <w:ind w:left="2268" w:hanging="567"/>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Chilled food at -3 to 1 Degree C.</w:t>
      </w:r>
    </w:p>
    <w:p w14:paraId="3CE225C0" w14:textId="77777777" w:rsidR="00A57CEE" w:rsidRPr="00C45949" w:rsidRDefault="00A57CEE" w:rsidP="00A57CEE">
      <w:pPr>
        <w:numPr>
          <w:ilvl w:val="2"/>
          <w:numId w:val="25"/>
        </w:numPr>
        <w:tabs>
          <w:tab w:val="left" w:pos="2268"/>
        </w:tabs>
        <w:spacing w:before="120"/>
        <w:ind w:left="2268" w:hanging="567"/>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Refrigerated Food from 1 to 4 Degree C.</w:t>
      </w:r>
    </w:p>
    <w:p w14:paraId="4ACF1635" w14:textId="77777777" w:rsidR="00A57CEE" w:rsidRPr="00C45949" w:rsidRDefault="00A57CEE" w:rsidP="00A57CEE">
      <w:pPr>
        <w:tabs>
          <w:tab w:val="left" w:pos="2268"/>
        </w:tabs>
        <w:spacing w:before="120"/>
        <w:ind w:left="1701"/>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 xml:space="preserve">It is essential that these temperatures are maintained at all times. </w:t>
      </w:r>
    </w:p>
    <w:p w14:paraId="0593D8D5"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All cooked food shall be kept separate from uncooked foodstuff to prevent cross-contamination.</w:t>
      </w:r>
    </w:p>
    <w:p w14:paraId="13F2143C"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Fish and fish products shall be stored in a separate freezer.</w:t>
      </w:r>
    </w:p>
    <w:p w14:paraId="48FF05C2"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Separate freezer(s) shall be provided for pork and pork products (if required).</w:t>
      </w:r>
    </w:p>
    <w:p w14:paraId="7A8CB3A6" w14:textId="77777777" w:rsidR="00A57CEE" w:rsidRPr="00C45949"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Walk-in freezers/chillers shall be provided with metal shelves and good lighting. A thermometer gauge shall be fixed outside the unit to give temperature readings of the equipment.</w:t>
      </w:r>
    </w:p>
    <w:p w14:paraId="02D4CEC9" w14:textId="77777777" w:rsidR="00A57CEE" w:rsidRDefault="00A57CEE" w:rsidP="00A57CEE">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Sufficient fire extinguishers in kitchen and mess rooms shall always be available.</w:t>
      </w:r>
    </w:p>
    <w:p w14:paraId="79CFAB82" w14:textId="77777777" w:rsidR="006566D1" w:rsidRPr="006566D1" w:rsidRDefault="006566D1" w:rsidP="006566D1">
      <w:pPr>
        <w:spacing w:before="120"/>
        <w:ind w:left="1440"/>
        <w:jc w:val="both"/>
        <w:rPr>
          <w:rFonts w:ascii="Candara" w:eastAsia="Calibri" w:hAnsi="Candara" w:cs="Calibri"/>
          <w:sz w:val="4"/>
          <w:szCs w:val="4"/>
          <w:lang w:val="en-US" w:eastAsia="en-US"/>
        </w:rPr>
      </w:pPr>
    </w:p>
    <w:p w14:paraId="390DA2A7" w14:textId="746378E6" w:rsidR="00A57CEE" w:rsidRPr="006566D1" w:rsidRDefault="00A57CEE" w:rsidP="006566D1">
      <w:pPr>
        <w:pStyle w:val="Default"/>
        <w:numPr>
          <w:ilvl w:val="2"/>
          <w:numId w:val="40"/>
        </w:numPr>
        <w:spacing w:before="120"/>
        <w:ind w:left="504"/>
        <w:jc w:val="both"/>
        <w:rPr>
          <w:rFonts w:ascii="Candara" w:hAnsi="Candara" w:cs="Calibri"/>
          <w:b/>
          <w:bCs/>
          <w:color w:val="auto"/>
          <w:sz w:val="22"/>
          <w:szCs w:val="22"/>
          <w:lang w:val="en-GB"/>
        </w:rPr>
      </w:pPr>
      <w:bookmarkStart w:id="423" w:name="_Toc262551703"/>
      <w:bookmarkStart w:id="424" w:name="_Toc278781599"/>
      <w:bookmarkStart w:id="425" w:name="_Toc523991622"/>
      <w:bookmarkStart w:id="426" w:name="_Toc527374430"/>
      <w:bookmarkStart w:id="427" w:name="_Toc63578565"/>
      <w:r w:rsidRPr="006566D1">
        <w:rPr>
          <w:rFonts w:ascii="Candara" w:hAnsi="Candara" w:cs="Calibri"/>
          <w:b/>
          <w:bCs/>
          <w:color w:val="auto"/>
          <w:sz w:val="22"/>
          <w:szCs w:val="22"/>
          <w:lang w:val="en-GB"/>
        </w:rPr>
        <w:t>Drinking Water</w:t>
      </w:r>
      <w:bookmarkEnd w:id="423"/>
      <w:bookmarkEnd w:id="424"/>
      <w:bookmarkEnd w:id="425"/>
      <w:bookmarkEnd w:id="426"/>
      <w:bookmarkEnd w:id="427"/>
    </w:p>
    <w:p w14:paraId="62AC172F" w14:textId="77777777" w:rsidR="006566D1" w:rsidRPr="006566D1" w:rsidRDefault="006566D1" w:rsidP="006566D1">
      <w:pPr>
        <w:pStyle w:val="ListParagraph"/>
        <w:numPr>
          <w:ilvl w:val="2"/>
          <w:numId w:val="41"/>
        </w:numPr>
        <w:tabs>
          <w:tab w:val="left" w:pos="720"/>
        </w:tabs>
        <w:spacing w:before="120"/>
        <w:jc w:val="both"/>
        <w:rPr>
          <w:rFonts w:ascii="Candara" w:eastAsia="Calibri" w:hAnsi="Candara" w:cs="Calibri"/>
          <w:vanish/>
          <w:sz w:val="22"/>
          <w:szCs w:val="22"/>
          <w:lang w:val="en-US" w:eastAsia="en-US"/>
        </w:rPr>
      </w:pPr>
    </w:p>
    <w:p w14:paraId="15BF35A5" w14:textId="77777777" w:rsidR="006566D1" w:rsidRPr="006566D1" w:rsidRDefault="006566D1" w:rsidP="006566D1">
      <w:pPr>
        <w:pStyle w:val="ListParagraph"/>
        <w:numPr>
          <w:ilvl w:val="2"/>
          <w:numId w:val="41"/>
        </w:numPr>
        <w:tabs>
          <w:tab w:val="left" w:pos="720"/>
        </w:tabs>
        <w:spacing w:before="120"/>
        <w:jc w:val="both"/>
        <w:rPr>
          <w:rFonts w:ascii="Candara" w:eastAsia="Calibri" w:hAnsi="Candara" w:cs="Calibri"/>
          <w:vanish/>
          <w:sz w:val="22"/>
          <w:szCs w:val="22"/>
          <w:lang w:val="en-US" w:eastAsia="en-US"/>
        </w:rPr>
      </w:pPr>
    </w:p>
    <w:p w14:paraId="5201E40E" w14:textId="77777777" w:rsidR="006566D1" w:rsidRPr="006566D1" w:rsidRDefault="006566D1" w:rsidP="006566D1">
      <w:pPr>
        <w:pStyle w:val="ListParagraph"/>
        <w:numPr>
          <w:ilvl w:val="2"/>
          <w:numId w:val="41"/>
        </w:numPr>
        <w:tabs>
          <w:tab w:val="left" w:pos="720"/>
        </w:tabs>
        <w:spacing w:before="120"/>
        <w:jc w:val="both"/>
        <w:rPr>
          <w:rFonts w:ascii="Candara" w:eastAsia="Calibri" w:hAnsi="Candara" w:cs="Calibri"/>
          <w:vanish/>
          <w:sz w:val="22"/>
          <w:szCs w:val="22"/>
          <w:lang w:val="en-US" w:eastAsia="en-US"/>
        </w:rPr>
      </w:pPr>
    </w:p>
    <w:p w14:paraId="0C8E0172" w14:textId="77777777" w:rsidR="006566D1" w:rsidRPr="006566D1" w:rsidRDefault="006566D1" w:rsidP="006566D1">
      <w:pPr>
        <w:pStyle w:val="ListParagraph"/>
        <w:numPr>
          <w:ilvl w:val="2"/>
          <w:numId w:val="41"/>
        </w:numPr>
        <w:tabs>
          <w:tab w:val="left" w:pos="720"/>
        </w:tabs>
        <w:spacing w:before="120"/>
        <w:jc w:val="both"/>
        <w:rPr>
          <w:rFonts w:ascii="Candara" w:eastAsia="Calibri" w:hAnsi="Candara" w:cs="Calibri"/>
          <w:vanish/>
          <w:sz w:val="22"/>
          <w:szCs w:val="22"/>
          <w:lang w:val="en-US" w:eastAsia="en-US"/>
        </w:rPr>
      </w:pPr>
    </w:p>
    <w:p w14:paraId="5B25ABE6" w14:textId="2D96C846" w:rsidR="00A57CEE" w:rsidRPr="00C45949" w:rsidRDefault="00A57CEE" w:rsidP="006566D1">
      <w:pPr>
        <w:pStyle w:val="ListParagraph"/>
        <w:spacing w:before="12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Drinking water shall comply with the following:</w:t>
      </w:r>
    </w:p>
    <w:p w14:paraId="4F406F1F" w14:textId="124C51B3" w:rsidR="00A57CEE" w:rsidRPr="00C45949" w:rsidRDefault="00A57CEE" w:rsidP="00A57CEE">
      <w:pPr>
        <w:numPr>
          <w:ilvl w:val="0"/>
          <w:numId w:val="26"/>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Occupant</w:t>
      </w:r>
      <w:ins w:id="428" w:author="Al Riyami, Azza OLNG-SCC/12" w:date="2026-03-29T14:21:00Z" w16du:dateUtc="2026-03-29T10:21:00Z">
        <w:r w:rsidR="003F146C">
          <w:rPr>
            <w:rFonts w:ascii="Candara" w:eastAsia="Calibri" w:hAnsi="Candara" w:cs="Calibri"/>
            <w:sz w:val="22"/>
            <w:szCs w:val="22"/>
            <w:lang w:val="en-US" w:eastAsia="en-US"/>
          </w:rPr>
          <w:t>s</w:t>
        </w:r>
      </w:ins>
      <w:r w:rsidRPr="00C45949">
        <w:rPr>
          <w:rFonts w:ascii="Candara" w:eastAsia="Calibri" w:hAnsi="Candara" w:cs="Calibri"/>
          <w:sz w:val="22"/>
          <w:szCs w:val="22"/>
          <w:lang w:val="en-US" w:eastAsia="en-US"/>
        </w:rPr>
        <w:t xml:space="preserve"> shall have access to clean and free of charge potable water at all times in accordance with local drinking water standard</w:t>
      </w:r>
      <w:ins w:id="429" w:author="Al Riyami, Azza OLNG-SCC/12" w:date="2026-03-29T14:22:00Z" w16du:dateUtc="2026-03-29T10:22:00Z">
        <w:r w:rsidR="007D3438">
          <w:rPr>
            <w:rFonts w:ascii="Candara" w:eastAsia="Calibri" w:hAnsi="Candara" w:cs="Calibri"/>
            <w:sz w:val="22"/>
            <w:szCs w:val="22"/>
            <w:lang w:val="en-US" w:eastAsia="en-US"/>
          </w:rPr>
          <w:t>s</w:t>
        </w:r>
      </w:ins>
      <w:r w:rsidRPr="00C45949">
        <w:rPr>
          <w:rFonts w:ascii="Candara" w:eastAsia="Calibri" w:hAnsi="Candara" w:cs="Calibri"/>
          <w:sz w:val="22"/>
          <w:szCs w:val="22"/>
          <w:lang w:val="en-US" w:eastAsia="en-US"/>
        </w:rPr>
        <w:t xml:space="preserve"> (Omani Standard 8/2012) and/or WHO standards. </w:t>
      </w:r>
    </w:p>
    <w:p w14:paraId="75F3C68F" w14:textId="3132D9F3" w:rsidR="00A57CEE" w:rsidRPr="00C45949" w:rsidRDefault="00A57CEE" w:rsidP="004C2CA4">
      <w:pPr>
        <w:numPr>
          <w:ilvl w:val="0"/>
          <w:numId w:val="25"/>
        </w:numPr>
        <w:spacing w:before="120"/>
        <w:ind w:left="1440" w:hanging="5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Drinking water quality shall be regularly monitored and tested. The responsible person appointed by the Camp Owner shall collect water sample</w:t>
      </w:r>
      <w:ins w:id="430" w:author="Al Riyami, Azza OLNG-SCC/12" w:date="2026-03-29T14:22:00Z" w16du:dateUtc="2026-03-29T10:22:00Z">
        <w:r w:rsidR="007D3438">
          <w:rPr>
            <w:rFonts w:ascii="Candara" w:eastAsia="Calibri" w:hAnsi="Candara" w:cs="Calibri"/>
            <w:sz w:val="22"/>
            <w:szCs w:val="22"/>
            <w:lang w:val="en-US" w:eastAsia="en-US"/>
          </w:rPr>
          <w:t>s</w:t>
        </w:r>
      </w:ins>
      <w:r w:rsidRPr="00C45949">
        <w:rPr>
          <w:rFonts w:ascii="Candara" w:eastAsia="Calibri" w:hAnsi="Candara" w:cs="Calibri"/>
          <w:sz w:val="22"/>
          <w:szCs w:val="22"/>
          <w:lang w:val="en-US" w:eastAsia="en-US"/>
        </w:rPr>
        <w:t xml:space="preserve"> using clean, sterilized and </w:t>
      </w:r>
      <w:r w:rsidRPr="00C45949">
        <w:rPr>
          <w:rFonts w:ascii="Candara" w:eastAsia="Calibri" w:hAnsi="Candara" w:cs="Calibri"/>
          <w:sz w:val="22"/>
          <w:szCs w:val="22"/>
          <w:lang w:val="en-US" w:eastAsia="en-US"/>
        </w:rPr>
        <w:lastRenderedPageBreak/>
        <w:t xml:space="preserve">preserved bottles and send it to </w:t>
      </w:r>
      <w:ins w:id="431" w:author="Al Riyami, Azza OLNG-SCC/12" w:date="2026-03-29T14:22:00Z" w16du:dateUtc="2026-03-29T10:22:00Z">
        <w:r w:rsidR="00C6090C">
          <w:rPr>
            <w:rFonts w:ascii="Candara" w:eastAsia="Calibri" w:hAnsi="Candara" w:cs="Calibri"/>
            <w:sz w:val="22"/>
            <w:szCs w:val="22"/>
            <w:lang w:val="en-US" w:eastAsia="en-US"/>
          </w:rPr>
          <w:t xml:space="preserve">the </w:t>
        </w:r>
      </w:ins>
      <w:r w:rsidRPr="00C45949">
        <w:rPr>
          <w:rFonts w:ascii="Candara" w:eastAsia="Calibri" w:hAnsi="Candara" w:cs="Calibri"/>
          <w:sz w:val="22"/>
          <w:szCs w:val="22"/>
          <w:lang w:val="en-US" w:eastAsia="en-US"/>
        </w:rPr>
        <w:t xml:space="preserve">Ministry of health or approved laboratory for bacteriology and chemicals analysis. </w:t>
      </w:r>
    </w:p>
    <w:p w14:paraId="24155509" w14:textId="77777777" w:rsidR="00A57CEE" w:rsidRPr="00C45949" w:rsidRDefault="00A57CEE" w:rsidP="00A57CEE">
      <w:pPr>
        <w:numPr>
          <w:ilvl w:val="0"/>
          <w:numId w:val="26"/>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 xml:space="preserve">Depending on climate and weather conditions, 80 to 180 liters per person per day shall be available. </w:t>
      </w:r>
    </w:p>
    <w:p w14:paraId="616C0220" w14:textId="75BCF695" w:rsidR="00A57CEE" w:rsidRPr="00C45949" w:rsidRDefault="00A57CEE" w:rsidP="00A57CEE">
      <w:pPr>
        <w:numPr>
          <w:ilvl w:val="0"/>
          <w:numId w:val="26"/>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Potable water shall be available to occupant</w:t>
      </w:r>
      <w:ins w:id="432" w:author="Al Riyami, Azza OLNG-SCC/12" w:date="2026-03-29T14:23:00Z" w16du:dateUtc="2026-03-29T10:23:00Z">
        <w:r w:rsidR="00016C5D">
          <w:rPr>
            <w:rFonts w:ascii="Candara" w:eastAsia="Calibri" w:hAnsi="Candara" w:cs="Calibri"/>
            <w:sz w:val="22"/>
            <w:szCs w:val="22"/>
            <w:lang w:val="en-US" w:eastAsia="en-US"/>
          </w:rPr>
          <w:t>s</w:t>
        </w:r>
      </w:ins>
      <w:r w:rsidRPr="00C45949">
        <w:rPr>
          <w:rFonts w:ascii="Candara" w:eastAsia="Calibri" w:hAnsi="Candara" w:cs="Calibri"/>
          <w:sz w:val="22"/>
          <w:szCs w:val="22"/>
          <w:lang w:val="en-US" w:eastAsia="en-US"/>
        </w:rPr>
        <w:t xml:space="preserve"> in the same buildings where bedrooms or dormito</w:t>
      </w:r>
      <w:r w:rsidRPr="00C45949">
        <w:rPr>
          <w:rFonts w:ascii="Candara" w:eastAsia="Calibri" w:hAnsi="Candara" w:cs="Calibri"/>
          <w:sz w:val="22"/>
          <w:szCs w:val="22"/>
          <w:lang w:val="en-US" w:eastAsia="en-US"/>
        </w:rPr>
        <w:softHyphen/>
        <w:t xml:space="preserve">ries are provided. </w:t>
      </w:r>
    </w:p>
    <w:p w14:paraId="079A66E3" w14:textId="5027D5E8" w:rsidR="00A57CEE" w:rsidRPr="00C45949" w:rsidRDefault="00A57CEE" w:rsidP="00A57CEE">
      <w:pPr>
        <w:numPr>
          <w:ilvl w:val="0"/>
          <w:numId w:val="26"/>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 xml:space="preserve">Cold water supply </w:t>
      </w:r>
      <w:ins w:id="433" w:author="Al Riyami, Azza OLNG-SCC/12" w:date="2026-03-29T14:23:00Z" w16du:dateUtc="2026-03-29T10:23:00Z">
        <w:r w:rsidR="002E0AF6">
          <w:rPr>
            <w:rFonts w:ascii="Candara" w:eastAsia="Calibri" w:hAnsi="Candara" w:cs="Calibri"/>
            <w:sz w:val="22"/>
            <w:szCs w:val="22"/>
            <w:lang w:val="en-US" w:eastAsia="en-US"/>
          </w:rPr>
          <w:t>shall</w:t>
        </w:r>
      </w:ins>
      <w:del w:id="434" w:author="Al Riyami, Azza OLNG-SCC/12" w:date="2026-03-29T14:23:00Z" w16du:dateUtc="2026-03-29T10:23:00Z">
        <w:r w:rsidRPr="00C45949" w:rsidDel="002E0AF6">
          <w:rPr>
            <w:rFonts w:ascii="Candara" w:eastAsia="Calibri" w:hAnsi="Candara" w:cs="Calibri"/>
            <w:sz w:val="22"/>
            <w:szCs w:val="22"/>
            <w:lang w:val="en-US" w:eastAsia="en-US"/>
          </w:rPr>
          <w:delText>is</w:delText>
        </w:r>
      </w:del>
      <w:ins w:id="435" w:author="Al Riyami, Azza OLNG-SCC/12" w:date="2026-03-29T14:23:00Z" w16du:dateUtc="2026-03-29T10:23:00Z">
        <w:r w:rsidR="002E0AF6">
          <w:rPr>
            <w:rFonts w:ascii="Candara" w:eastAsia="Calibri" w:hAnsi="Candara" w:cs="Calibri"/>
            <w:sz w:val="22"/>
            <w:szCs w:val="22"/>
            <w:lang w:val="en-US" w:eastAsia="en-US"/>
          </w:rPr>
          <w:t xml:space="preserve"> be</w:t>
        </w:r>
      </w:ins>
      <w:r w:rsidRPr="00C45949">
        <w:rPr>
          <w:rFonts w:ascii="Candara" w:eastAsia="Calibri" w:hAnsi="Candara" w:cs="Calibri"/>
          <w:sz w:val="22"/>
          <w:szCs w:val="22"/>
          <w:lang w:val="en-US" w:eastAsia="en-US"/>
        </w:rPr>
        <w:t xml:space="preserve"> available including communal buildings and recreation centers. </w:t>
      </w:r>
    </w:p>
    <w:p w14:paraId="4969BD19" w14:textId="77777777" w:rsidR="00A57CEE" w:rsidRPr="00C45949" w:rsidRDefault="00A57CEE" w:rsidP="00A57CEE">
      <w:pPr>
        <w:numPr>
          <w:ilvl w:val="0"/>
          <w:numId w:val="26"/>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 xml:space="preserve">Bacteriological testing in water storage tanks shall be done monthly. </w:t>
      </w:r>
    </w:p>
    <w:p w14:paraId="78884F7B" w14:textId="0DC690BA" w:rsidR="00A57CEE" w:rsidRPr="00C45949" w:rsidRDefault="00FB605F" w:rsidP="00A57CEE">
      <w:pPr>
        <w:numPr>
          <w:ilvl w:val="0"/>
          <w:numId w:val="26"/>
        </w:numPr>
        <w:tabs>
          <w:tab w:val="clear" w:pos="1418"/>
        </w:tabs>
        <w:spacing w:before="120"/>
        <w:ind w:left="1440"/>
        <w:jc w:val="both"/>
        <w:rPr>
          <w:rFonts w:ascii="Candara" w:eastAsia="Calibri" w:hAnsi="Candara" w:cs="Calibri"/>
          <w:sz w:val="22"/>
          <w:szCs w:val="22"/>
          <w:lang w:val="en-US" w:eastAsia="en-US"/>
        </w:rPr>
      </w:pPr>
      <w:ins w:id="436" w:author="Al Riyami, Azza OLNG-SCC/12" w:date="2026-03-29T14:23:00Z" w16du:dateUtc="2026-03-29T10:23:00Z">
        <w:r>
          <w:rPr>
            <w:rFonts w:ascii="Candara" w:eastAsia="Calibri" w:hAnsi="Candara" w:cs="Calibri"/>
            <w:sz w:val="22"/>
            <w:szCs w:val="22"/>
            <w:lang w:val="en-US" w:eastAsia="en-US"/>
          </w:rPr>
          <w:t xml:space="preserve">A </w:t>
        </w:r>
      </w:ins>
      <w:del w:id="437" w:author="Al Riyami, Azza OLNG-SCC/12" w:date="2026-03-29T14:23:00Z" w16du:dateUtc="2026-03-29T10:23:00Z">
        <w:r w:rsidR="00A57CEE" w:rsidRPr="00C45949" w:rsidDel="00FB605F">
          <w:rPr>
            <w:rFonts w:ascii="Candara" w:eastAsia="Calibri" w:hAnsi="Candara" w:cs="Calibri"/>
            <w:sz w:val="22"/>
            <w:szCs w:val="22"/>
            <w:lang w:val="en-US" w:eastAsia="en-US"/>
          </w:rPr>
          <w:delText>R</w:delText>
        </w:r>
      </w:del>
      <w:ins w:id="438" w:author="Al Riyami, Azza OLNG-SCC/12" w:date="2026-03-29T14:23:00Z" w16du:dateUtc="2026-03-29T10:23:00Z">
        <w:r>
          <w:rPr>
            <w:rFonts w:ascii="Candara" w:eastAsia="Calibri" w:hAnsi="Candara" w:cs="Calibri"/>
            <w:sz w:val="22"/>
            <w:szCs w:val="22"/>
            <w:lang w:val="en-US" w:eastAsia="en-US"/>
          </w:rPr>
          <w:t>r</w:t>
        </w:r>
      </w:ins>
      <w:r w:rsidR="00A57CEE" w:rsidRPr="00C45949">
        <w:rPr>
          <w:rFonts w:ascii="Candara" w:eastAsia="Calibri" w:hAnsi="Candara" w:cs="Calibri"/>
          <w:sz w:val="22"/>
          <w:szCs w:val="22"/>
          <w:lang w:val="en-US" w:eastAsia="en-US"/>
        </w:rPr>
        <w:t xml:space="preserve">eserve capacity </w:t>
      </w:r>
      <w:ins w:id="439" w:author="Al Riyami, Azza OLNG-SCC/12" w:date="2026-03-29T14:24:00Z" w16du:dateUtc="2026-03-29T10:24:00Z">
        <w:r>
          <w:rPr>
            <w:rFonts w:ascii="Candara" w:eastAsia="Calibri" w:hAnsi="Candara" w:cs="Calibri"/>
            <w:sz w:val="22"/>
            <w:szCs w:val="22"/>
            <w:lang w:val="en-US" w:eastAsia="en-US"/>
          </w:rPr>
          <w:t xml:space="preserve">in the </w:t>
        </w:r>
      </w:ins>
      <w:del w:id="440" w:author="Al Riyami, Azza OLNG-SCC/12" w:date="2026-03-29T14:24:00Z" w16du:dateUtc="2026-03-29T10:24:00Z">
        <w:r w:rsidR="00A57CEE" w:rsidRPr="00C45949" w:rsidDel="00FB605F">
          <w:rPr>
            <w:rFonts w:ascii="Candara" w:eastAsia="Calibri" w:hAnsi="Candara" w:cs="Calibri"/>
            <w:sz w:val="22"/>
            <w:szCs w:val="22"/>
            <w:lang w:val="en-US" w:eastAsia="en-US"/>
          </w:rPr>
          <w:delText xml:space="preserve">of </w:delText>
        </w:r>
      </w:del>
      <w:r w:rsidR="00A57CEE" w:rsidRPr="00C45949">
        <w:rPr>
          <w:rFonts w:ascii="Candara" w:eastAsia="Calibri" w:hAnsi="Candara" w:cs="Calibri"/>
          <w:sz w:val="22"/>
          <w:szCs w:val="22"/>
          <w:lang w:val="en-US" w:eastAsia="en-US"/>
        </w:rPr>
        <w:t xml:space="preserve">water tank to hold the potable supply at least for 24 hours for all residents </w:t>
      </w:r>
      <w:ins w:id="441" w:author="Al Riyami, Azza OLNG-SCC/12" w:date="2026-03-29T14:24:00Z" w16du:dateUtc="2026-03-29T10:24:00Z">
        <w:r w:rsidR="00C71838">
          <w:rPr>
            <w:rFonts w:ascii="Candara" w:eastAsia="Calibri" w:hAnsi="Candara" w:cs="Calibri"/>
            <w:sz w:val="22"/>
            <w:szCs w:val="22"/>
            <w:lang w:val="en-US" w:eastAsia="en-US"/>
          </w:rPr>
          <w:t xml:space="preserve">shall </w:t>
        </w:r>
      </w:ins>
      <w:r w:rsidR="00A57CEE" w:rsidRPr="00C45949">
        <w:rPr>
          <w:rFonts w:ascii="Candara" w:eastAsia="Calibri" w:hAnsi="Candara" w:cs="Calibri"/>
          <w:sz w:val="22"/>
          <w:szCs w:val="22"/>
          <w:lang w:val="en-US" w:eastAsia="en-US"/>
        </w:rPr>
        <w:t xml:space="preserve">be provided. </w:t>
      </w:r>
    </w:p>
    <w:p w14:paraId="205E1500" w14:textId="77777777" w:rsidR="00A57CEE" w:rsidRPr="00C45949" w:rsidRDefault="00A57CEE" w:rsidP="00A57CEE">
      <w:pPr>
        <w:numPr>
          <w:ilvl w:val="0"/>
          <w:numId w:val="26"/>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 xml:space="preserve">All tanks used for the storage of drinking water shall be constructed and covered as to prevent water stored therein from becoming polluted or contaminated. </w:t>
      </w:r>
    </w:p>
    <w:p w14:paraId="54586974" w14:textId="77777777" w:rsidR="00A57CEE" w:rsidRPr="00C45949" w:rsidRDefault="00A57CEE" w:rsidP="00A57CEE">
      <w:pPr>
        <w:numPr>
          <w:ilvl w:val="0"/>
          <w:numId w:val="26"/>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Sufficient potable water per person per day shall be provided.</w:t>
      </w:r>
    </w:p>
    <w:p w14:paraId="5ED279C8" w14:textId="650D07D3" w:rsidR="00A57CEE" w:rsidRPr="00C45949" w:rsidRDefault="00A57CEE" w:rsidP="00A57CEE">
      <w:pPr>
        <w:numPr>
          <w:ilvl w:val="0"/>
          <w:numId w:val="26"/>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 xml:space="preserve">Water shall be stored in clean, rust proof galvanised or reinforced fiberglass tanks, properly disinfected and insulated </w:t>
      </w:r>
      <w:ins w:id="442" w:author="Al Riyami, Azza OLNG-SCC/12" w:date="2026-03-29T14:25:00Z" w16du:dateUtc="2026-03-29T10:25:00Z">
        <w:r w:rsidR="00C71838">
          <w:rPr>
            <w:rFonts w:ascii="Candara" w:eastAsia="Calibri" w:hAnsi="Candara" w:cs="Calibri"/>
            <w:sz w:val="22"/>
            <w:szCs w:val="22"/>
            <w:lang w:val="en-US" w:eastAsia="en-US"/>
          </w:rPr>
          <w:t xml:space="preserve">so as </w:t>
        </w:r>
      </w:ins>
      <w:del w:id="443" w:author="Al Riyami, Azza OLNG-SCC/12" w:date="2026-03-29T14:25:00Z" w16du:dateUtc="2026-03-29T10:25:00Z">
        <w:r w:rsidRPr="00C45949" w:rsidDel="00334CB7">
          <w:rPr>
            <w:rFonts w:ascii="Candara" w:eastAsia="Calibri" w:hAnsi="Candara" w:cs="Calibri"/>
            <w:sz w:val="22"/>
            <w:szCs w:val="22"/>
            <w:lang w:val="en-US" w:eastAsia="en-US"/>
          </w:rPr>
          <w:delText xml:space="preserve">such </w:delText>
        </w:r>
      </w:del>
      <w:r w:rsidRPr="00C45949">
        <w:rPr>
          <w:rFonts w:ascii="Candara" w:eastAsia="Calibri" w:hAnsi="Candara" w:cs="Calibri"/>
          <w:sz w:val="22"/>
          <w:szCs w:val="22"/>
          <w:lang w:val="en-US" w:eastAsia="en-US"/>
        </w:rPr>
        <w:t>to avoid excessive temperatures.</w:t>
      </w:r>
    </w:p>
    <w:p w14:paraId="4B96C40C" w14:textId="77777777" w:rsidR="00A57CEE" w:rsidRPr="00C45949" w:rsidRDefault="00A57CEE" w:rsidP="00A57CEE">
      <w:pPr>
        <w:numPr>
          <w:ilvl w:val="0"/>
          <w:numId w:val="26"/>
        </w:numPr>
        <w:tabs>
          <w:tab w:val="clear" w:pos="1418"/>
        </w:tabs>
        <w:spacing w:before="120"/>
        <w:ind w:left="144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A proper water tanker or trailer shall be used solely for transporting potable water. On the water tanker shall be clearly written in Arabic and English the words ‘POTABLE WATER’.</w:t>
      </w:r>
    </w:p>
    <w:p w14:paraId="71EBEAC1" w14:textId="2413D748" w:rsidR="00A57CEE" w:rsidRPr="00C45949" w:rsidRDefault="00A57CEE" w:rsidP="006566D1">
      <w:pPr>
        <w:pStyle w:val="Default"/>
        <w:numPr>
          <w:ilvl w:val="2"/>
          <w:numId w:val="40"/>
        </w:numPr>
        <w:spacing w:before="120"/>
        <w:ind w:left="504"/>
        <w:jc w:val="both"/>
        <w:rPr>
          <w:rFonts w:ascii="Candara" w:hAnsi="Candara" w:cs="Calibri"/>
          <w:b/>
          <w:bCs/>
          <w:sz w:val="22"/>
          <w:szCs w:val="22"/>
        </w:rPr>
      </w:pPr>
      <w:bookmarkStart w:id="444" w:name="_Toc262551704"/>
      <w:bookmarkStart w:id="445" w:name="_Toc278781600"/>
      <w:bookmarkStart w:id="446" w:name="_Toc523991623"/>
      <w:bookmarkStart w:id="447" w:name="_Toc527374431"/>
      <w:bookmarkStart w:id="448" w:name="_Toc63578566"/>
      <w:r w:rsidRPr="006566D1">
        <w:rPr>
          <w:rFonts w:ascii="Candara" w:hAnsi="Candara" w:cs="Calibri"/>
          <w:b/>
          <w:bCs/>
          <w:color w:val="auto"/>
          <w:sz w:val="22"/>
          <w:szCs w:val="22"/>
          <w:lang w:val="en-GB"/>
        </w:rPr>
        <w:t>Pest and Vector Control</w:t>
      </w:r>
      <w:bookmarkEnd w:id="444"/>
      <w:bookmarkEnd w:id="445"/>
      <w:bookmarkEnd w:id="446"/>
      <w:bookmarkEnd w:id="447"/>
      <w:bookmarkEnd w:id="448"/>
    </w:p>
    <w:p w14:paraId="23413751" w14:textId="77777777" w:rsidR="004C2CA4" w:rsidRPr="004C2CA4" w:rsidRDefault="004C2CA4" w:rsidP="004C2CA4">
      <w:pPr>
        <w:pStyle w:val="ListParagraph"/>
        <w:numPr>
          <w:ilvl w:val="2"/>
          <w:numId w:val="41"/>
        </w:numPr>
        <w:tabs>
          <w:tab w:val="left" w:pos="720"/>
        </w:tabs>
        <w:spacing w:before="120"/>
        <w:jc w:val="both"/>
        <w:rPr>
          <w:rFonts w:ascii="Candara" w:eastAsia="Calibri" w:hAnsi="Candara" w:cs="Calibri"/>
          <w:vanish/>
          <w:sz w:val="22"/>
          <w:szCs w:val="22"/>
          <w:lang w:val="en-US" w:eastAsia="en-US"/>
        </w:rPr>
      </w:pPr>
    </w:p>
    <w:p w14:paraId="0299EB9F" w14:textId="32072E92" w:rsidR="00A57CEE" w:rsidRPr="00C45949" w:rsidRDefault="00A57CEE" w:rsidP="004C2CA4">
      <w:pPr>
        <w:pStyle w:val="ListParagraph"/>
        <w:numPr>
          <w:ilvl w:val="3"/>
          <w:numId w:val="41"/>
        </w:numPr>
        <w:tabs>
          <w:tab w:val="left" w:pos="720"/>
        </w:tabs>
        <w:spacing w:before="120"/>
        <w:ind w:left="648"/>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The major pests in the region are flies, mosquitoes, snakes and scorpions.</w:t>
      </w:r>
    </w:p>
    <w:p w14:paraId="65F0EFD4" w14:textId="759D0BF5" w:rsidR="00A57CEE" w:rsidRPr="00C45949" w:rsidRDefault="00A57CEE" w:rsidP="004C2CA4">
      <w:pPr>
        <w:pStyle w:val="ListParagraph"/>
        <w:numPr>
          <w:ilvl w:val="3"/>
          <w:numId w:val="41"/>
        </w:numPr>
        <w:tabs>
          <w:tab w:val="left" w:pos="900"/>
        </w:tabs>
        <w:spacing w:before="120"/>
        <w:ind w:left="720" w:hanging="72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CONTRACTOR shall:</w:t>
      </w:r>
    </w:p>
    <w:p w14:paraId="672D7347" w14:textId="77777777" w:rsidR="00A57CEE" w:rsidRPr="00C45949" w:rsidRDefault="00A57CEE" w:rsidP="00A57CEE">
      <w:pPr>
        <w:numPr>
          <w:ilvl w:val="0"/>
          <w:numId w:val="27"/>
        </w:numPr>
        <w:spacing w:before="120"/>
        <w:ind w:left="1350" w:hanging="45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Provide a pest control service for their camp facilities.</w:t>
      </w:r>
    </w:p>
    <w:p w14:paraId="55AC64C6" w14:textId="77777777" w:rsidR="00A57CEE" w:rsidRPr="00C45949" w:rsidRDefault="00A57CEE" w:rsidP="00A57CEE">
      <w:pPr>
        <w:numPr>
          <w:ilvl w:val="0"/>
          <w:numId w:val="27"/>
        </w:numPr>
        <w:spacing w:before="120"/>
        <w:ind w:left="1350" w:hanging="45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Provide proper and sufficient equipment and pesticides.</w:t>
      </w:r>
    </w:p>
    <w:p w14:paraId="51A2F50B" w14:textId="77777777" w:rsidR="00A57CEE" w:rsidRPr="00C45949" w:rsidRDefault="00A57CEE" w:rsidP="00A57CEE">
      <w:pPr>
        <w:numPr>
          <w:ilvl w:val="0"/>
          <w:numId w:val="27"/>
        </w:numPr>
        <w:spacing w:before="120"/>
        <w:ind w:left="1350" w:hanging="45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Train its personnel (1 or 2 persons) in the operation of spraying equipment and on safe handling of pesticides.</w:t>
      </w:r>
    </w:p>
    <w:p w14:paraId="739F7D29" w14:textId="78102114" w:rsidR="00A57CEE" w:rsidRPr="00C45949" w:rsidRDefault="00A57CEE" w:rsidP="00A57CEE">
      <w:pPr>
        <w:numPr>
          <w:ilvl w:val="0"/>
          <w:numId w:val="27"/>
        </w:numPr>
        <w:spacing w:before="120"/>
        <w:ind w:left="1350" w:hanging="45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Provide protective clothing for operators that shall include coverall</w:t>
      </w:r>
      <w:ins w:id="449" w:author="Al Riyami, Azza OLNG-SCC/12" w:date="2026-03-29T14:26:00Z" w16du:dateUtc="2026-03-29T10:26:00Z">
        <w:r w:rsidR="00D62B11">
          <w:rPr>
            <w:rFonts w:ascii="Candara" w:eastAsia="Calibri" w:hAnsi="Candara" w:cs="Calibri"/>
            <w:sz w:val="22"/>
            <w:szCs w:val="22"/>
            <w:lang w:val="en-US" w:eastAsia="en-US"/>
          </w:rPr>
          <w:t>s</w:t>
        </w:r>
      </w:ins>
      <w:r w:rsidRPr="00C45949">
        <w:rPr>
          <w:rFonts w:ascii="Candara" w:eastAsia="Calibri" w:hAnsi="Candara" w:cs="Calibri"/>
          <w:sz w:val="22"/>
          <w:szCs w:val="22"/>
          <w:lang w:val="en-US" w:eastAsia="en-US"/>
        </w:rPr>
        <w:t>, rubber gloves, proper respiratory protection and goggles.</w:t>
      </w:r>
    </w:p>
    <w:p w14:paraId="489189C0" w14:textId="202F5234" w:rsidR="00A57CEE" w:rsidRDefault="00A57CEE" w:rsidP="00216025">
      <w:pPr>
        <w:pStyle w:val="ListParagraph"/>
        <w:numPr>
          <w:ilvl w:val="3"/>
          <w:numId w:val="41"/>
        </w:numPr>
        <w:spacing w:before="120"/>
        <w:ind w:left="900" w:hanging="90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General cleaning and good housekeeping shall always be maintained and shall be the basis of any pest control program.</w:t>
      </w:r>
    </w:p>
    <w:p w14:paraId="44A0CDA0" w14:textId="77777777" w:rsidR="006566D1" w:rsidRPr="006566D1" w:rsidRDefault="006566D1" w:rsidP="00A57CEE">
      <w:pPr>
        <w:tabs>
          <w:tab w:val="left" w:pos="1134"/>
        </w:tabs>
        <w:spacing w:before="120"/>
        <w:ind w:left="1134" w:hanging="1134"/>
        <w:jc w:val="both"/>
        <w:rPr>
          <w:rFonts w:ascii="Candara" w:eastAsia="Calibri" w:hAnsi="Candara" w:cs="Calibri"/>
          <w:sz w:val="2"/>
          <w:szCs w:val="2"/>
          <w:lang w:val="en-US" w:eastAsia="en-US"/>
        </w:rPr>
      </w:pPr>
    </w:p>
    <w:p w14:paraId="125E6E55" w14:textId="47BB48A1" w:rsidR="00A57CEE" w:rsidRPr="006566D1" w:rsidRDefault="00A57CEE" w:rsidP="006566D1">
      <w:pPr>
        <w:pStyle w:val="Default"/>
        <w:numPr>
          <w:ilvl w:val="2"/>
          <w:numId w:val="40"/>
        </w:numPr>
        <w:spacing w:before="120"/>
        <w:ind w:left="504"/>
        <w:jc w:val="both"/>
        <w:rPr>
          <w:rFonts w:ascii="Candara" w:hAnsi="Candara" w:cs="Calibri"/>
          <w:b/>
          <w:bCs/>
          <w:color w:val="auto"/>
          <w:sz w:val="22"/>
          <w:szCs w:val="22"/>
          <w:lang w:val="en-GB"/>
        </w:rPr>
      </w:pPr>
      <w:bookmarkStart w:id="450" w:name="_Toc278781601"/>
      <w:bookmarkStart w:id="451" w:name="_Toc523991624"/>
      <w:bookmarkStart w:id="452" w:name="_Toc527374432"/>
      <w:bookmarkStart w:id="453" w:name="_Toc63578567"/>
      <w:r w:rsidRPr="006566D1">
        <w:rPr>
          <w:rFonts w:ascii="Candara" w:hAnsi="Candara" w:cs="Calibri"/>
          <w:b/>
          <w:bCs/>
          <w:color w:val="auto"/>
          <w:sz w:val="22"/>
          <w:szCs w:val="22"/>
          <w:lang w:val="en-GB"/>
        </w:rPr>
        <w:t>HSE Compliance</w:t>
      </w:r>
      <w:bookmarkEnd w:id="450"/>
      <w:bookmarkEnd w:id="451"/>
      <w:bookmarkEnd w:id="452"/>
      <w:bookmarkEnd w:id="453"/>
    </w:p>
    <w:p w14:paraId="4BBB75B7" w14:textId="3402B5BF" w:rsidR="00A57CEE" w:rsidRPr="00C45949" w:rsidRDefault="00A57CEE" w:rsidP="00A36DAE">
      <w:pPr>
        <w:tabs>
          <w:tab w:val="left" w:pos="6300"/>
        </w:tabs>
        <w:spacing w:before="120"/>
        <w:ind w:left="720"/>
        <w:jc w:val="both"/>
        <w:rPr>
          <w:rFonts w:ascii="Candara" w:eastAsia="Calibri" w:hAnsi="Candara" w:cs="Calibri"/>
          <w:sz w:val="22"/>
          <w:szCs w:val="22"/>
          <w:lang w:val="en-US" w:eastAsia="en-US"/>
        </w:rPr>
      </w:pPr>
      <w:r w:rsidRPr="00C45949">
        <w:rPr>
          <w:rFonts w:ascii="Candara" w:eastAsia="Calibri" w:hAnsi="Candara" w:cs="Calibri"/>
          <w:sz w:val="22"/>
          <w:szCs w:val="22"/>
          <w:lang w:val="en-US" w:eastAsia="en-US"/>
        </w:rPr>
        <w:t xml:space="preserve">CONTRACTOR </w:t>
      </w:r>
      <w:smartTag w:uri="urn:schemas-microsoft-com:office:smarttags" w:element="stockticker">
        <w:r w:rsidRPr="00C45949">
          <w:rPr>
            <w:rFonts w:ascii="Candara" w:eastAsia="Calibri" w:hAnsi="Candara" w:cs="Calibri"/>
            <w:sz w:val="22"/>
            <w:szCs w:val="22"/>
            <w:lang w:val="en-US" w:eastAsia="en-US"/>
          </w:rPr>
          <w:t>HSE</w:t>
        </w:r>
      </w:smartTag>
      <w:r w:rsidRPr="00C45949">
        <w:rPr>
          <w:rFonts w:ascii="Candara" w:eastAsia="Calibri" w:hAnsi="Candara" w:cs="Calibri"/>
          <w:sz w:val="22"/>
          <w:szCs w:val="22"/>
          <w:lang w:val="en-US" w:eastAsia="en-US"/>
        </w:rPr>
        <w:t xml:space="preserve"> shall provide details on the accommodation maintenance cycle in order to comply with all stated requirements.</w:t>
      </w:r>
    </w:p>
    <w:p w14:paraId="719FC837" w14:textId="43D7E9B7" w:rsidR="00A57CEE" w:rsidRPr="00C45949" w:rsidDel="00641558" w:rsidRDefault="00A57CEE" w:rsidP="00A57CEE">
      <w:pPr>
        <w:jc w:val="both"/>
        <w:rPr>
          <w:del w:id="454" w:author="Al Riyami, Azza OLNG-SCC/12" w:date="2026-03-29T09:57:00Z" w16du:dateUtc="2026-03-29T05:57:00Z"/>
          <w:rFonts w:ascii="Candara" w:hAnsi="Candara"/>
          <w:b/>
          <w:bCs/>
          <w:sz w:val="22"/>
          <w:szCs w:val="22"/>
          <w:lang w:val="en-US" w:eastAsia="en-US"/>
        </w:rPr>
      </w:pPr>
      <w:commentRangeStart w:id="455"/>
      <w:commentRangeStart w:id="456"/>
      <w:del w:id="457" w:author="Al Riyami, Azza OLNG-SCC/12" w:date="2026-03-29T09:57:00Z" w16du:dateUtc="2026-03-29T05:57:00Z">
        <w:r w:rsidRPr="00C45949" w:rsidDel="00641558">
          <w:rPr>
            <w:rFonts w:ascii="Candara" w:hAnsi="Candara"/>
            <w:b/>
            <w:bCs/>
            <w:sz w:val="22"/>
            <w:szCs w:val="22"/>
          </w:rPr>
          <w:delText>Dropped Object Management;</w:delText>
        </w:r>
      </w:del>
    </w:p>
    <w:p w14:paraId="19D0E4E9" w14:textId="4D1190C9" w:rsidR="00A57CEE" w:rsidRPr="00C45949" w:rsidDel="00641558" w:rsidRDefault="00A57CEE" w:rsidP="00A57CEE">
      <w:pPr>
        <w:pStyle w:val="ListParagraph"/>
        <w:numPr>
          <w:ilvl w:val="0"/>
          <w:numId w:val="31"/>
        </w:numPr>
        <w:tabs>
          <w:tab w:val="left" w:pos="720"/>
        </w:tabs>
        <w:spacing w:after="200" w:line="276" w:lineRule="auto"/>
        <w:jc w:val="both"/>
        <w:rPr>
          <w:del w:id="458" w:author="Al Riyami, Azza OLNG-SCC/12" w:date="2026-03-29T09:57:00Z" w16du:dateUtc="2026-03-29T05:57:00Z"/>
          <w:rFonts w:ascii="Candara" w:hAnsi="Candara"/>
        </w:rPr>
      </w:pPr>
      <w:del w:id="459" w:author="Al Riyami, Azza OLNG-SCC/12" w:date="2026-03-29T09:57:00Z" w16du:dateUtc="2026-03-29T05:57:00Z">
        <w:r w:rsidRPr="00C45949" w:rsidDel="00641558">
          <w:rPr>
            <w:rFonts w:ascii="Candara" w:hAnsi="Candara"/>
          </w:rPr>
          <w:delText xml:space="preserve">Contractor shall comply with the provisions in </w:delText>
        </w:r>
        <w:r w:rsidRPr="00C45949" w:rsidDel="00641558">
          <w:rPr>
            <w:rFonts w:ascii="Candara" w:hAnsi="Candara"/>
          </w:rPr>
          <w:fldChar w:fldCharType="begin"/>
        </w:r>
        <w:r w:rsidRPr="00C45949" w:rsidDel="00641558">
          <w:rPr>
            <w:rFonts w:ascii="Candara" w:hAnsi="Candara"/>
          </w:rPr>
          <w:delInstrText xml:space="preserve"> HYPERLINK "http://olngportal/controldocuments/Control%20Documents/HS-P003%20DROPPED%20OBJECTS%20MANAGEMENT%20GUIDE.pdf" </w:delInstrText>
        </w:r>
        <w:r w:rsidRPr="00C45949" w:rsidDel="00641558">
          <w:rPr>
            <w:rFonts w:ascii="Candara" w:hAnsi="Candara"/>
          </w:rPr>
        </w:r>
        <w:r w:rsidRPr="00C45949" w:rsidDel="00641558">
          <w:rPr>
            <w:rFonts w:ascii="Candara" w:hAnsi="Candara"/>
          </w:rPr>
          <w:fldChar w:fldCharType="separate"/>
        </w:r>
        <w:r w:rsidRPr="00C45949" w:rsidDel="00641558">
          <w:rPr>
            <w:rStyle w:val="Hyperlink"/>
            <w:rFonts w:ascii="Candara" w:hAnsi="Candara"/>
            <w:sz w:val="22"/>
          </w:rPr>
          <w:delText xml:space="preserve">Dropped Object Management Guide ( HS-P003) </w:delText>
        </w:r>
        <w:r w:rsidRPr="00C45949" w:rsidDel="00641558">
          <w:rPr>
            <w:rFonts w:ascii="Candara" w:hAnsi="Candara"/>
          </w:rPr>
          <w:fldChar w:fldCharType="end"/>
        </w:r>
        <w:r w:rsidRPr="00C45949" w:rsidDel="00641558">
          <w:rPr>
            <w:rFonts w:ascii="Candara" w:hAnsi="Candara"/>
          </w:rPr>
          <w:delText>and contractor compliance will be assessed through CHSEM Process.</w:delText>
        </w:r>
      </w:del>
    </w:p>
    <w:p w14:paraId="7DEA8D17" w14:textId="35EC58BF" w:rsidR="00A57CEE" w:rsidRPr="00C45949" w:rsidDel="00641558" w:rsidRDefault="00A57CEE" w:rsidP="00A57CEE">
      <w:pPr>
        <w:pStyle w:val="ListParagraph"/>
        <w:numPr>
          <w:ilvl w:val="0"/>
          <w:numId w:val="31"/>
        </w:numPr>
        <w:tabs>
          <w:tab w:val="left" w:pos="720"/>
        </w:tabs>
        <w:spacing w:line="276" w:lineRule="auto"/>
        <w:jc w:val="both"/>
        <w:rPr>
          <w:del w:id="460" w:author="Al Riyami, Azza OLNG-SCC/12" w:date="2026-03-29T09:57:00Z" w16du:dateUtc="2026-03-29T05:57:00Z"/>
          <w:rFonts w:ascii="Candara" w:hAnsi="Candara"/>
        </w:rPr>
      </w:pPr>
      <w:del w:id="461" w:author="Al Riyami, Azza OLNG-SCC/12" w:date="2026-03-29T09:57:00Z" w16du:dateUtc="2026-03-29T05:57:00Z">
        <w:r w:rsidRPr="00C45949" w:rsidDel="00641558">
          <w:rPr>
            <w:rFonts w:ascii="Candara" w:hAnsi="Candara"/>
          </w:rPr>
          <w:delText xml:space="preserve">CONTRACTOR shall develop a Dropped Objects Prevention Plan as part of the CONTRACT HSSE Plan, to be approved by COMPANY, that demonstrates how CONTRACTOR intends to prevent dropped Objects. </w:delText>
        </w:r>
      </w:del>
    </w:p>
    <w:p w14:paraId="2A33B261" w14:textId="4715562D" w:rsidR="00A57CEE" w:rsidRPr="00C45949" w:rsidDel="00641558" w:rsidRDefault="00A57CEE" w:rsidP="00A57CEE">
      <w:pPr>
        <w:pStyle w:val="ListParagraph"/>
        <w:tabs>
          <w:tab w:val="left" w:pos="720"/>
        </w:tabs>
        <w:jc w:val="both"/>
        <w:rPr>
          <w:del w:id="462" w:author="Al Riyami, Azza OLNG-SCC/12" w:date="2026-03-29T09:57:00Z" w16du:dateUtc="2026-03-29T05:57:00Z"/>
          <w:rFonts w:ascii="Candara" w:hAnsi="Candara"/>
        </w:rPr>
      </w:pPr>
    </w:p>
    <w:p w14:paraId="1C4EF301" w14:textId="1897DE6E" w:rsidR="00A57CEE" w:rsidRPr="00C45949" w:rsidDel="00641558" w:rsidRDefault="00A57CEE" w:rsidP="00A57CEE">
      <w:pPr>
        <w:pStyle w:val="ListParagraph"/>
        <w:numPr>
          <w:ilvl w:val="0"/>
          <w:numId w:val="32"/>
        </w:numPr>
        <w:tabs>
          <w:tab w:val="left" w:pos="720"/>
        </w:tabs>
        <w:spacing w:after="200" w:line="276" w:lineRule="auto"/>
        <w:jc w:val="both"/>
        <w:rPr>
          <w:del w:id="463" w:author="Al Riyami, Azza OLNG-SCC/12" w:date="2026-03-29T09:57:00Z" w16du:dateUtc="2026-03-29T05:57:00Z"/>
          <w:rFonts w:ascii="Candara" w:hAnsi="Candara"/>
        </w:rPr>
      </w:pPr>
      <w:del w:id="464" w:author="Al Riyami, Azza OLNG-SCC/12" w:date="2026-03-29T09:57:00Z" w16du:dateUtc="2026-03-29T05:57:00Z">
        <w:r w:rsidRPr="00C45949" w:rsidDel="00641558">
          <w:rPr>
            <w:rFonts w:ascii="Candara" w:hAnsi="Candara"/>
          </w:rPr>
          <w:delText xml:space="preserve">The Dropped Objects Prevention Plan shall include but is not limited to </w:delText>
        </w:r>
      </w:del>
    </w:p>
    <w:p w14:paraId="1BCD36F2" w14:textId="153CF2E3" w:rsidR="00A57CEE" w:rsidRPr="00C45949" w:rsidDel="00641558" w:rsidRDefault="00A57CEE" w:rsidP="00A57CEE">
      <w:pPr>
        <w:pStyle w:val="Caption"/>
        <w:numPr>
          <w:ilvl w:val="0"/>
          <w:numId w:val="33"/>
        </w:numPr>
        <w:tabs>
          <w:tab w:val="clear" w:pos="720"/>
        </w:tabs>
        <w:spacing w:after="0"/>
        <w:ind w:left="1434" w:hanging="357"/>
        <w:rPr>
          <w:del w:id="465" w:author="Al Riyami, Azza OLNG-SCC/12" w:date="2026-03-29T09:57:00Z" w16du:dateUtc="2026-03-29T05:57:00Z"/>
          <w:rFonts w:ascii="Candara" w:hAnsi="Candara"/>
          <w:sz w:val="22"/>
          <w:szCs w:val="22"/>
        </w:rPr>
      </w:pPr>
      <w:del w:id="466" w:author="Al Riyami, Azza OLNG-SCC/12" w:date="2026-03-29T09:57:00Z" w16du:dateUtc="2026-03-29T05:57:00Z">
        <w:r w:rsidRPr="00C45949" w:rsidDel="00641558">
          <w:rPr>
            <w:rFonts w:ascii="Candara" w:hAnsi="Candara"/>
            <w:sz w:val="22"/>
            <w:szCs w:val="22"/>
          </w:rPr>
          <w:delText>Conduct regular Training and Awareness Campaign</w:delText>
        </w:r>
      </w:del>
    </w:p>
    <w:p w14:paraId="2AC1A3A1" w14:textId="24D460D8" w:rsidR="00A57CEE" w:rsidRPr="00C45949" w:rsidDel="00641558" w:rsidRDefault="00A57CEE" w:rsidP="00A57CEE">
      <w:pPr>
        <w:pStyle w:val="Caption"/>
        <w:numPr>
          <w:ilvl w:val="0"/>
          <w:numId w:val="33"/>
        </w:numPr>
        <w:tabs>
          <w:tab w:val="clear" w:pos="720"/>
        </w:tabs>
        <w:spacing w:after="0"/>
        <w:ind w:left="1434" w:hanging="357"/>
        <w:rPr>
          <w:del w:id="467" w:author="Al Riyami, Azza OLNG-SCC/12" w:date="2026-03-29T09:57:00Z" w16du:dateUtc="2026-03-29T05:57:00Z"/>
          <w:rFonts w:ascii="Candara" w:hAnsi="Candara"/>
          <w:i/>
          <w:iCs/>
          <w:sz w:val="22"/>
          <w:szCs w:val="22"/>
          <w:lang w:val="en-US"/>
        </w:rPr>
      </w:pPr>
      <w:del w:id="468" w:author="Al Riyami, Azza OLNG-SCC/12" w:date="2026-03-29T09:57:00Z" w16du:dateUtc="2026-03-29T05:57:00Z">
        <w:r w:rsidRPr="00C45949" w:rsidDel="00641558">
          <w:rPr>
            <w:rFonts w:ascii="Candara" w:hAnsi="Candara"/>
            <w:sz w:val="22"/>
            <w:szCs w:val="22"/>
          </w:rPr>
          <w:delText>A schedule for worksite inspections with a checklist for potential dropped objects.</w:delText>
        </w:r>
      </w:del>
    </w:p>
    <w:p w14:paraId="61AF166D" w14:textId="0294067B" w:rsidR="00A57CEE" w:rsidRPr="00C45949" w:rsidDel="00641558" w:rsidRDefault="00A57CEE" w:rsidP="00A57CEE">
      <w:pPr>
        <w:pStyle w:val="Caption"/>
        <w:numPr>
          <w:ilvl w:val="0"/>
          <w:numId w:val="33"/>
        </w:numPr>
        <w:tabs>
          <w:tab w:val="clear" w:pos="720"/>
        </w:tabs>
        <w:spacing w:after="0"/>
        <w:rPr>
          <w:del w:id="469" w:author="Al Riyami, Azza OLNG-SCC/12" w:date="2026-03-29T09:57:00Z" w16du:dateUtc="2026-03-29T05:57:00Z"/>
          <w:rFonts w:ascii="Candara" w:hAnsi="Candara"/>
          <w:sz w:val="22"/>
          <w:szCs w:val="22"/>
        </w:rPr>
      </w:pPr>
      <w:del w:id="470" w:author="Al Riyami, Azza OLNG-SCC/12" w:date="2026-03-29T09:57:00Z" w16du:dateUtc="2026-03-29T05:57:00Z">
        <w:r w:rsidRPr="00C45949" w:rsidDel="00641558">
          <w:rPr>
            <w:rFonts w:ascii="Candara" w:hAnsi="Candara"/>
            <w:sz w:val="22"/>
            <w:szCs w:val="22"/>
          </w:rPr>
          <w:lastRenderedPageBreak/>
          <w:delText xml:space="preserve">Nominate DROPS champions to supports the full implementation of the DROPs Prevention Plan. </w:delText>
        </w:r>
      </w:del>
    </w:p>
    <w:p w14:paraId="14FC439E" w14:textId="03C93F28" w:rsidR="00A57CEE" w:rsidRPr="00C45949" w:rsidDel="00641558" w:rsidRDefault="00A57CEE" w:rsidP="00A57CEE">
      <w:pPr>
        <w:pStyle w:val="Caption"/>
        <w:numPr>
          <w:ilvl w:val="0"/>
          <w:numId w:val="33"/>
        </w:numPr>
        <w:tabs>
          <w:tab w:val="clear" w:pos="720"/>
        </w:tabs>
        <w:spacing w:after="0"/>
        <w:ind w:left="1434" w:hanging="357"/>
        <w:rPr>
          <w:del w:id="471" w:author="Al Riyami, Azza OLNG-SCC/12" w:date="2026-03-29T09:57:00Z" w16du:dateUtc="2026-03-29T05:57:00Z"/>
          <w:rFonts w:ascii="Candara" w:hAnsi="Candara"/>
          <w:sz w:val="22"/>
          <w:szCs w:val="22"/>
        </w:rPr>
      </w:pPr>
      <w:del w:id="472" w:author="Al Riyami, Azza OLNG-SCC/12" w:date="2026-03-29T09:57:00Z" w16du:dateUtc="2026-03-29T05:57:00Z">
        <w:r w:rsidRPr="00C45949" w:rsidDel="00641558">
          <w:rPr>
            <w:rFonts w:ascii="Candara" w:hAnsi="Candara"/>
            <w:sz w:val="22"/>
            <w:szCs w:val="22"/>
          </w:rPr>
          <w:delText xml:space="preserve">Provision of tethered tools, tool lanyards, boxes/bags,  to prevent tools to be dropped from height. </w:delText>
        </w:r>
      </w:del>
    </w:p>
    <w:p w14:paraId="2CBACD15" w14:textId="444DD2A8" w:rsidR="00A57CEE" w:rsidRPr="00C45949" w:rsidDel="00641558" w:rsidRDefault="00A57CEE" w:rsidP="00A57CEE">
      <w:pPr>
        <w:pStyle w:val="Caption"/>
        <w:numPr>
          <w:ilvl w:val="0"/>
          <w:numId w:val="33"/>
        </w:numPr>
        <w:tabs>
          <w:tab w:val="clear" w:pos="720"/>
        </w:tabs>
        <w:spacing w:after="0"/>
        <w:ind w:left="1434" w:hanging="357"/>
        <w:rPr>
          <w:del w:id="473" w:author="Al Riyami, Azza OLNG-SCC/12" w:date="2026-03-29T09:57:00Z" w16du:dateUtc="2026-03-29T05:57:00Z"/>
          <w:rFonts w:ascii="Candara" w:hAnsi="Candara"/>
          <w:i/>
          <w:iCs/>
          <w:sz w:val="22"/>
          <w:szCs w:val="22"/>
          <w:lang w:val="en-US"/>
        </w:rPr>
      </w:pPr>
      <w:del w:id="474" w:author="Al Riyami, Azza OLNG-SCC/12" w:date="2026-03-29T09:57:00Z" w16du:dateUtc="2026-03-29T05:57:00Z">
        <w:r w:rsidRPr="00C45949" w:rsidDel="00641558">
          <w:rPr>
            <w:rFonts w:ascii="Candara" w:hAnsi="Candara"/>
            <w:sz w:val="22"/>
            <w:szCs w:val="22"/>
          </w:rPr>
          <w:delText xml:space="preserve">Means to store materials or tools at height like baskets, pouches and bags etc. </w:delText>
        </w:r>
        <w:r w:rsidRPr="00C45949" w:rsidDel="00641558">
          <w:rPr>
            <w:rFonts w:ascii="Candara" w:hAnsi="Candara"/>
            <w:i/>
            <w:iCs/>
            <w:sz w:val="22"/>
            <w:szCs w:val="22"/>
          </w:rPr>
          <w:delText> </w:delText>
        </w:r>
      </w:del>
    </w:p>
    <w:p w14:paraId="155A5973" w14:textId="789761A7" w:rsidR="00A57CEE" w:rsidRPr="00C45949" w:rsidDel="00641558" w:rsidRDefault="00A57CEE" w:rsidP="00A57CEE">
      <w:pPr>
        <w:pStyle w:val="Caption"/>
        <w:numPr>
          <w:ilvl w:val="0"/>
          <w:numId w:val="33"/>
        </w:numPr>
        <w:tabs>
          <w:tab w:val="clear" w:pos="720"/>
        </w:tabs>
        <w:spacing w:after="0"/>
        <w:ind w:left="1434" w:hanging="357"/>
        <w:rPr>
          <w:del w:id="475" w:author="Al Riyami, Azza OLNG-SCC/12" w:date="2026-03-29T09:57:00Z" w16du:dateUtc="2026-03-29T05:57:00Z"/>
          <w:rFonts w:ascii="Candara" w:hAnsi="Candara"/>
          <w:sz w:val="22"/>
          <w:szCs w:val="22"/>
        </w:rPr>
      </w:pPr>
      <w:del w:id="476" w:author="Al Riyami, Azza OLNG-SCC/12" w:date="2026-03-29T09:57:00Z" w16du:dateUtc="2026-03-29T05:57:00Z">
        <w:r w:rsidRPr="00C45949" w:rsidDel="00641558">
          <w:rPr>
            <w:rFonts w:ascii="Candara" w:hAnsi="Candara"/>
            <w:sz w:val="22"/>
            <w:szCs w:val="22"/>
          </w:rPr>
          <w:delText>Provision of temporary flooring like tarpaulin, safety nets or plywood to prevent objects to fall from height through open floors.</w:delText>
        </w:r>
      </w:del>
      <w:commentRangeEnd w:id="455"/>
      <w:r w:rsidR="00641558" w:rsidRPr="00C45949">
        <w:rPr>
          <w:rStyle w:val="CommentReference"/>
          <w:rFonts w:ascii="Candara" w:hAnsi="Candara"/>
          <w:sz w:val="22"/>
          <w:szCs w:val="22"/>
        </w:rPr>
        <w:commentReference w:id="455"/>
      </w:r>
      <w:commentRangeEnd w:id="456"/>
      <w:r w:rsidR="001346D4" w:rsidRPr="00C45949">
        <w:rPr>
          <w:rStyle w:val="CommentReference"/>
          <w:rFonts w:ascii="Candara" w:hAnsi="Candara"/>
          <w:sz w:val="22"/>
          <w:szCs w:val="22"/>
        </w:rPr>
        <w:commentReference w:id="456"/>
      </w:r>
    </w:p>
    <w:p w14:paraId="46265ACE" w14:textId="77777777" w:rsidR="00A57CEE" w:rsidRDefault="00A57CEE" w:rsidP="00A57CEE">
      <w:pPr>
        <w:tabs>
          <w:tab w:val="left" w:pos="1134"/>
        </w:tabs>
        <w:spacing w:before="120"/>
        <w:ind w:left="1134" w:hanging="1134"/>
        <w:jc w:val="both"/>
        <w:rPr>
          <w:rFonts w:ascii="Candara" w:eastAsia="Calibri" w:hAnsi="Candara" w:cs="Calibri"/>
          <w:sz w:val="22"/>
          <w:szCs w:val="22"/>
          <w:lang w:eastAsia="en-US"/>
        </w:rPr>
      </w:pPr>
    </w:p>
    <w:p w14:paraId="31D4F75E" w14:textId="79B96DE7" w:rsidR="00A57CEE" w:rsidRPr="004909AA" w:rsidRDefault="00A57CEE" w:rsidP="004909AA">
      <w:pPr>
        <w:pStyle w:val="Heading1"/>
        <w:keepNext w:val="0"/>
        <w:numPr>
          <w:ilvl w:val="0"/>
          <w:numId w:val="11"/>
        </w:numPr>
        <w:spacing w:before="120"/>
        <w:ind w:left="720" w:hanging="720"/>
        <w:jc w:val="both"/>
        <w:rPr>
          <w:rStyle w:val="Heading1Char1"/>
          <w:rFonts w:ascii="Candara" w:eastAsiaTheme="majorEastAsia" w:hAnsi="Candara" w:cs="Calibri"/>
          <w:b w:val="0"/>
          <w:bCs w:val="0"/>
          <w:color w:val="auto"/>
          <w:sz w:val="22"/>
          <w:szCs w:val="22"/>
        </w:rPr>
      </w:pPr>
      <w:bookmarkStart w:id="477" w:name="_Toc63578568"/>
      <w:bookmarkStart w:id="478" w:name="_Toc226282750"/>
      <w:bookmarkEnd w:id="397"/>
      <w:bookmarkEnd w:id="398"/>
      <w:bookmarkEnd w:id="399"/>
      <w:bookmarkEnd w:id="400"/>
      <w:r w:rsidRPr="004909AA">
        <w:rPr>
          <w:rFonts w:ascii="Candara" w:hAnsi="Candara"/>
          <w:b/>
          <w:bCs/>
          <w:smallCaps/>
          <w:color w:val="auto"/>
          <w:sz w:val="24"/>
          <w:szCs w:val="24"/>
          <w:lang w:val="en-US" w:eastAsia="zh-CN"/>
        </w:rPr>
        <w:t>ATTACHMENTS</w:t>
      </w:r>
      <w:bookmarkEnd w:id="477"/>
      <w:bookmarkEnd w:id="478"/>
    </w:p>
    <w:p w14:paraId="7DB446EE" w14:textId="77777777" w:rsidR="003570F9" w:rsidRPr="003570F9" w:rsidRDefault="003570F9" w:rsidP="003570F9">
      <w:pPr>
        <w:pStyle w:val="ListParagraph"/>
        <w:numPr>
          <w:ilvl w:val="0"/>
          <w:numId w:val="10"/>
        </w:numPr>
        <w:spacing w:after="120"/>
        <w:contextualSpacing w:val="0"/>
        <w:jc w:val="both"/>
        <w:rPr>
          <w:rFonts w:ascii="Candara" w:hAnsi="Candara" w:cs="Arial"/>
          <w:b/>
          <w:bCs/>
          <w:vanish/>
          <w:sz w:val="22"/>
          <w:szCs w:val="22"/>
          <w:lang w:eastAsia="en-US"/>
        </w:rPr>
      </w:pPr>
      <w:bookmarkStart w:id="479" w:name="_Toc269623956"/>
      <w:bookmarkStart w:id="480" w:name="_Toc282190192"/>
      <w:bookmarkStart w:id="481" w:name="_Toc282190661"/>
      <w:bookmarkStart w:id="482" w:name="_Toc282191033"/>
      <w:bookmarkStart w:id="483" w:name="_Toc282268756"/>
      <w:bookmarkStart w:id="484" w:name="_Toc282275475"/>
      <w:bookmarkStart w:id="485" w:name="_Toc345561433"/>
      <w:bookmarkStart w:id="486" w:name="_Toc63578569"/>
    </w:p>
    <w:p w14:paraId="52228FDD" w14:textId="2B552D36" w:rsidR="00A57CEE" w:rsidRPr="003570F9" w:rsidRDefault="00A57CEE" w:rsidP="003570F9">
      <w:pPr>
        <w:pStyle w:val="Caption"/>
        <w:numPr>
          <w:ilvl w:val="1"/>
          <w:numId w:val="10"/>
        </w:numPr>
        <w:tabs>
          <w:tab w:val="clear" w:pos="720"/>
        </w:tabs>
        <w:ind w:left="720"/>
        <w:rPr>
          <w:rFonts w:ascii="Candara" w:hAnsi="Candara"/>
          <w:b/>
          <w:bCs/>
          <w:sz w:val="22"/>
          <w:szCs w:val="22"/>
        </w:rPr>
      </w:pPr>
      <w:r w:rsidRPr="003570F9">
        <w:rPr>
          <w:rFonts w:ascii="Candara" w:hAnsi="Candara"/>
          <w:b/>
          <w:bCs/>
          <w:sz w:val="22"/>
          <w:szCs w:val="22"/>
        </w:rPr>
        <w:t>Attachment 1 – Reference Documentation</w:t>
      </w:r>
      <w:bookmarkEnd w:id="479"/>
      <w:bookmarkEnd w:id="480"/>
      <w:bookmarkEnd w:id="481"/>
      <w:bookmarkEnd w:id="482"/>
      <w:bookmarkEnd w:id="483"/>
      <w:bookmarkEnd w:id="484"/>
      <w:bookmarkEnd w:id="485"/>
      <w:bookmarkEnd w:id="486"/>
      <w:r w:rsidRPr="003570F9">
        <w:rPr>
          <w:rFonts w:ascii="Candara" w:hAnsi="Candara"/>
          <w:b/>
          <w:bCs/>
          <w:sz w:val="22"/>
          <w:szCs w:val="22"/>
        </w:rPr>
        <w:t xml:space="preserve"> </w:t>
      </w:r>
    </w:p>
    <w:p w14:paraId="21C06A39"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3EE42AC5"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6E182092"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436008CA"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2501035F"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01409E01"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68369ADF"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676088CF"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64A1586C"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10FED4E2"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0A79E876"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47A95AEB"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115801D4" w14:textId="77777777" w:rsidR="003570F9" w:rsidRPr="003570F9" w:rsidRDefault="003570F9" w:rsidP="003570F9">
      <w:pPr>
        <w:pStyle w:val="ListParagraph"/>
        <w:numPr>
          <w:ilvl w:val="0"/>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697739BF" w14:textId="77777777" w:rsidR="003570F9" w:rsidRPr="003570F9" w:rsidRDefault="003570F9" w:rsidP="003570F9">
      <w:pPr>
        <w:pStyle w:val="ListParagraph"/>
        <w:numPr>
          <w:ilvl w:val="1"/>
          <w:numId w:val="44"/>
        </w:numPr>
        <w:tabs>
          <w:tab w:val="left" w:pos="1134"/>
        </w:tabs>
        <w:autoSpaceDE w:val="0"/>
        <w:autoSpaceDN w:val="0"/>
        <w:adjustRightInd w:val="0"/>
        <w:spacing w:before="120"/>
        <w:contextualSpacing w:val="0"/>
        <w:jc w:val="both"/>
        <w:rPr>
          <w:rFonts w:ascii="Candara" w:hAnsi="Candara" w:cs="Calibri"/>
          <w:vanish/>
          <w:sz w:val="22"/>
          <w:szCs w:val="22"/>
          <w:lang w:eastAsia="en-US"/>
        </w:rPr>
      </w:pPr>
    </w:p>
    <w:p w14:paraId="12F5EC67" w14:textId="7704A88A" w:rsidR="00A57CEE" w:rsidRPr="00C45949" w:rsidRDefault="00A57CEE" w:rsidP="003570F9">
      <w:pPr>
        <w:pStyle w:val="Default"/>
        <w:numPr>
          <w:ilvl w:val="2"/>
          <w:numId w:val="44"/>
        </w:numPr>
        <w:tabs>
          <w:tab w:val="left" w:pos="1134"/>
        </w:tabs>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CONTRACTOR shall adhere and comply at all times to the standards, policies and procedures set forth in the reference documentation (“Reference Documents”) listed below as well as any other local regulations and COMPANY procedures, policies, guidelines and work instructions applicable to </w:t>
      </w:r>
      <w:r w:rsidR="00FE6709">
        <w:rPr>
          <w:rFonts w:ascii="Candara" w:hAnsi="Candara" w:cs="Calibri"/>
          <w:color w:val="auto"/>
          <w:sz w:val="22"/>
          <w:szCs w:val="22"/>
          <w:lang w:val="en-GB"/>
        </w:rPr>
        <w:t>its</w:t>
      </w:r>
      <w:r w:rsidRPr="00C45949">
        <w:rPr>
          <w:rFonts w:ascii="Candara" w:hAnsi="Candara" w:cs="Calibri"/>
          <w:color w:val="auto"/>
          <w:sz w:val="22"/>
          <w:szCs w:val="22"/>
          <w:lang w:val="en-GB"/>
        </w:rPr>
        <w:t xml:space="preserve"> scope of work.</w:t>
      </w:r>
    </w:p>
    <w:p w14:paraId="7F7ADA18" w14:textId="1B686800" w:rsidR="00A57CEE" w:rsidRPr="00C45949" w:rsidRDefault="00A57CEE" w:rsidP="003570F9">
      <w:pPr>
        <w:pStyle w:val="Default"/>
        <w:numPr>
          <w:ilvl w:val="2"/>
          <w:numId w:val="44"/>
        </w:numPr>
        <w:tabs>
          <w:tab w:val="left" w:pos="1134"/>
        </w:tabs>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CONTRACTOR shall ensure it has access to these Reference Documents and any updates thereto. In the event CONTRACTOR does not have access to these Reference Documents, CONTRACTOR shall immediately request COMPANY to provide access to these Reference Documents.</w:t>
      </w:r>
    </w:p>
    <w:p w14:paraId="270DD124" w14:textId="0F6A884B" w:rsidR="00A57CEE" w:rsidRPr="00C45949" w:rsidRDefault="00A57CEE" w:rsidP="003570F9">
      <w:pPr>
        <w:pStyle w:val="Default"/>
        <w:numPr>
          <w:ilvl w:val="2"/>
          <w:numId w:val="44"/>
        </w:numPr>
        <w:tabs>
          <w:tab w:val="left" w:pos="1134"/>
        </w:tabs>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CONTRACTOR shall monitor updates to these Reference Documents. </w:t>
      </w:r>
    </w:p>
    <w:p w14:paraId="581D26D2" w14:textId="04FB52E2" w:rsidR="00A57CEE" w:rsidRPr="00C45949" w:rsidRDefault="00A57CEE" w:rsidP="003570F9">
      <w:pPr>
        <w:pStyle w:val="Default"/>
        <w:numPr>
          <w:ilvl w:val="2"/>
          <w:numId w:val="44"/>
        </w:numPr>
        <w:tabs>
          <w:tab w:val="left" w:pos="1134"/>
        </w:tabs>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 xml:space="preserve">CONTRACTOR is accountable to obtain necessary documentation and procedures based on WORK to be executed. </w:t>
      </w:r>
    </w:p>
    <w:p w14:paraId="1EC966D3" w14:textId="3436B14A" w:rsidR="00A57CEE" w:rsidRPr="003570F9" w:rsidRDefault="00A57CEE" w:rsidP="003570F9">
      <w:pPr>
        <w:pStyle w:val="Default"/>
        <w:numPr>
          <w:ilvl w:val="2"/>
          <w:numId w:val="44"/>
        </w:numPr>
        <w:tabs>
          <w:tab w:val="left" w:pos="1134"/>
        </w:tabs>
        <w:spacing w:before="120"/>
        <w:ind w:left="720" w:hanging="720"/>
        <w:jc w:val="both"/>
        <w:rPr>
          <w:rFonts w:ascii="Candara" w:hAnsi="Candara" w:cs="Calibri"/>
          <w:color w:val="auto"/>
          <w:sz w:val="22"/>
          <w:szCs w:val="22"/>
          <w:lang w:val="en-GB"/>
        </w:rPr>
      </w:pPr>
      <w:r w:rsidRPr="00C45949">
        <w:rPr>
          <w:rFonts w:ascii="Candara" w:hAnsi="Candara" w:cs="Calibri"/>
          <w:color w:val="auto"/>
          <w:sz w:val="22"/>
          <w:szCs w:val="22"/>
          <w:lang w:val="en-GB"/>
        </w:rPr>
        <w:t>COMPANY reserves the right to update, modify or revise any of the Reference Documents at any time in COMPANY’S sole discretion. In the event that COMPANY decides to implement any update to the Reference Documents listed below, COMPANY will issue an instruction to CONTRACTOR. CONTRACTOR shall ensure that hard</w:t>
      </w:r>
      <w:r w:rsidR="002B2539">
        <w:rPr>
          <w:rFonts w:ascii="Candara" w:hAnsi="Candara" w:cs="Calibri"/>
          <w:color w:val="auto"/>
          <w:sz w:val="22"/>
          <w:szCs w:val="22"/>
          <w:lang w:val="en-GB"/>
        </w:rPr>
        <w:t xml:space="preserve"> </w:t>
      </w:r>
      <w:r w:rsidRPr="00C45949">
        <w:rPr>
          <w:rFonts w:ascii="Candara" w:hAnsi="Candara" w:cs="Calibri"/>
          <w:color w:val="auto"/>
          <w:sz w:val="22"/>
          <w:szCs w:val="22"/>
          <w:lang w:val="en-GB"/>
        </w:rPr>
        <w:t>copies or electronic copies of the Reference Documents listed below are readily available to all staff for which they are relevant, including at the WORKSITE and that all staff for which they are relevant are fully familiar with their content.</w:t>
      </w:r>
    </w:p>
    <w:p w14:paraId="2F7A617A" w14:textId="054087A9" w:rsidR="00A57CEE" w:rsidRPr="003570F9" w:rsidRDefault="00A57CEE" w:rsidP="003570F9">
      <w:pPr>
        <w:pStyle w:val="Default"/>
        <w:numPr>
          <w:ilvl w:val="2"/>
          <w:numId w:val="44"/>
        </w:numPr>
        <w:tabs>
          <w:tab w:val="left" w:pos="1134"/>
        </w:tabs>
        <w:spacing w:before="120"/>
        <w:ind w:left="720" w:hanging="720"/>
        <w:jc w:val="both"/>
        <w:rPr>
          <w:rFonts w:ascii="Candara" w:hAnsi="Candara" w:cs="Calibri"/>
          <w:color w:val="auto"/>
          <w:sz w:val="22"/>
          <w:szCs w:val="22"/>
          <w:lang w:val="en-GB"/>
        </w:rPr>
      </w:pPr>
      <w:r w:rsidRPr="003570F9">
        <w:rPr>
          <w:rFonts w:ascii="Candara" w:hAnsi="Candara" w:cs="Calibri"/>
          <w:color w:val="auto"/>
          <w:sz w:val="22"/>
          <w:szCs w:val="22"/>
          <w:lang w:val="en-GB"/>
        </w:rPr>
        <w:t xml:space="preserve">Reference Documents are listed in the table below: </w:t>
      </w:r>
    </w:p>
    <w:p w14:paraId="04FA6156" w14:textId="77777777" w:rsidR="00A57CEE" w:rsidRPr="00C45949" w:rsidRDefault="00A57CEE" w:rsidP="003570F9">
      <w:pPr>
        <w:pStyle w:val="Default"/>
        <w:tabs>
          <w:tab w:val="left" w:pos="1134"/>
        </w:tabs>
        <w:spacing w:before="120"/>
        <w:ind w:left="1134" w:hanging="504"/>
        <w:jc w:val="both"/>
        <w:rPr>
          <w:rFonts w:ascii="Candara" w:hAnsi="Candara" w:cs="Calibri"/>
          <w:sz w:val="22"/>
          <w:szCs w:val="22"/>
        </w:rPr>
      </w:pPr>
      <w:hyperlink r:id="rId20" w:history="1">
        <w:r w:rsidRPr="00C45949">
          <w:rPr>
            <w:rStyle w:val="Hyperlink"/>
            <w:rFonts w:ascii="Candara" w:hAnsi="Candara" w:cs="Calibri"/>
            <w:sz w:val="22"/>
            <w:szCs w:val="22"/>
          </w:rPr>
          <w:t>http://omanlng.co.om/en/HSSE/Pages/hsse-info-guidance-for-contractors.aspx</w:t>
        </w:r>
      </w:hyperlink>
    </w:p>
    <w:p w14:paraId="1474D5D2" w14:textId="77777777" w:rsidR="00A57CEE" w:rsidRPr="00C45949" w:rsidRDefault="00A57CEE" w:rsidP="00A57CEE">
      <w:pPr>
        <w:pStyle w:val="Default"/>
        <w:tabs>
          <w:tab w:val="left" w:pos="1134"/>
        </w:tabs>
        <w:spacing w:before="120"/>
        <w:ind w:left="1134" w:hanging="1134"/>
        <w:jc w:val="both"/>
        <w:rPr>
          <w:rFonts w:ascii="Candara" w:hAnsi="Candara" w:cs="Calibri"/>
          <w:sz w:val="22"/>
          <w:szCs w:val="22"/>
        </w:rPr>
      </w:pPr>
    </w:p>
    <w:tbl>
      <w:tblPr>
        <w:tblW w:w="8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
        <w:gridCol w:w="5061"/>
        <w:gridCol w:w="3141"/>
      </w:tblGrid>
      <w:tr w:rsidR="00A57CEE" w:rsidRPr="00C45949" w14:paraId="217BBE40" w14:textId="77777777" w:rsidTr="008C5051">
        <w:trPr>
          <w:trHeight w:val="470"/>
          <w:jc w:val="center"/>
        </w:trPr>
        <w:tc>
          <w:tcPr>
            <w:tcW w:w="442" w:type="dxa"/>
            <w:noWrap/>
            <w:hideMark/>
          </w:tcPr>
          <w:p w14:paraId="613B87E5"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w:t>
            </w:r>
          </w:p>
        </w:tc>
        <w:tc>
          <w:tcPr>
            <w:tcW w:w="5061" w:type="dxa"/>
            <w:noWrap/>
            <w:hideMark/>
          </w:tcPr>
          <w:p w14:paraId="43D93548" w14:textId="77777777" w:rsidR="00A57CEE" w:rsidRPr="00C45949" w:rsidRDefault="00A57CEE" w:rsidP="00045B80">
            <w:pPr>
              <w:pStyle w:val="Default"/>
              <w:tabs>
                <w:tab w:val="left" w:pos="1134"/>
              </w:tabs>
              <w:ind w:left="1134" w:hanging="1134"/>
              <w:rPr>
                <w:rFonts w:ascii="Candara" w:hAnsi="Candara" w:cs="Calibri"/>
                <w:sz w:val="18"/>
                <w:szCs w:val="18"/>
              </w:rPr>
            </w:pPr>
            <w:r w:rsidRPr="00C45949">
              <w:rPr>
                <w:rFonts w:ascii="Candara" w:hAnsi="Candara" w:cs="Calibri"/>
                <w:sz w:val="18"/>
                <w:szCs w:val="18"/>
              </w:rPr>
              <w:t>Oman Occupational Health and Safety Regulations (MD286)</w:t>
            </w:r>
          </w:p>
        </w:tc>
        <w:tc>
          <w:tcPr>
            <w:tcW w:w="3141" w:type="dxa"/>
          </w:tcPr>
          <w:p w14:paraId="7EDDE3DE" w14:textId="537C160A" w:rsidR="00A57CEE" w:rsidRPr="00C45949" w:rsidRDefault="00A57CEE" w:rsidP="003B1889">
            <w:pPr>
              <w:pStyle w:val="Default"/>
              <w:ind w:hanging="37"/>
              <w:jc w:val="both"/>
              <w:rPr>
                <w:rFonts w:ascii="Candara" w:hAnsi="Candara" w:cs="Calibri"/>
                <w:sz w:val="18"/>
                <w:szCs w:val="18"/>
              </w:rPr>
            </w:pPr>
            <w:del w:id="487" w:author="Al Riyami, Azza OLNG-SCC/12" w:date="2026-03-29T14:26:00Z" w16du:dateUtc="2026-03-29T10:26:00Z">
              <w:r w:rsidRPr="00C45949" w:rsidDel="003B1889">
                <w:rPr>
                  <w:rFonts w:ascii="Candara" w:hAnsi="Candara" w:cs="Calibri"/>
                  <w:sz w:val="18"/>
                  <w:szCs w:val="18"/>
                </w:rPr>
                <w:delText xml:space="preserve">It’s </w:delText>
              </w:r>
            </w:del>
            <w:ins w:id="488" w:author="Al Riyami, Azza OLNG-SCC/12" w:date="2026-03-29T14:27:00Z" w16du:dateUtc="2026-03-29T10:27:00Z">
              <w:r w:rsidR="003B1889">
                <w:rPr>
                  <w:rFonts w:ascii="Candara" w:hAnsi="Candara" w:cs="Calibri"/>
                  <w:sz w:val="18"/>
                  <w:szCs w:val="18"/>
                </w:rPr>
                <w:t>A</w:t>
              </w:r>
            </w:ins>
            <w:del w:id="489" w:author="Al Riyami, Azza OLNG-SCC/12" w:date="2026-03-29T14:27:00Z" w16du:dateUtc="2026-03-29T10:27:00Z">
              <w:r w:rsidRPr="00C45949" w:rsidDel="003B1889">
                <w:rPr>
                  <w:rFonts w:ascii="Candara" w:hAnsi="Candara" w:cs="Calibri"/>
                  <w:sz w:val="18"/>
                  <w:szCs w:val="18"/>
                </w:rPr>
                <w:delText>a</w:delText>
              </w:r>
            </w:del>
            <w:r w:rsidRPr="00C45949">
              <w:rPr>
                <w:rFonts w:ascii="Candara" w:hAnsi="Candara" w:cs="Calibri"/>
                <w:sz w:val="18"/>
                <w:szCs w:val="18"/>
              </w:rPr>
              <w:t xml:space="preserve"> Legal Document and contractors are expected to have their own copy</w:t>
            </w:r>
          </w:p>
        </w:tc>
      </w:tr>
      <w:tr w:rsidR="00A57CEE" w:rsidRPr="00C45949" w14:paraId="6E949DAF" w14:textId="77777777" w:rsidTr="008C5051">
        <w:trPr>
          <w:trHeight w:val="300"/>
          <w:jc w:val="center"/>
        </w:trPr>
        <w:tc>
          <w:tcPr>
            <w:tcW w:w="442" w:type="dxa"/>
            <w:noWrap/>
            <w:hideMark/>
          </w:tcPr>
          <w:p w14:paraId="233E67CE"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w:t>
            </w:r>
          </w:p>
        </w:tc>
        <w:tc>
          <w:tcPr>
            <w:tcW w:w="5061" w:type="dxa"/>
            <w:noWrap/>
          </w:tcPr>
          <w:p w14:paraId="2C211969" w14:textId="77777777" w:rsidR="00A57CEE" w:rsidRPr="00C45949" w:rsidRDefault="00A57CEE" w:rsidP="00045B80">
            <w:pPr>
              <w:pStyle w:val="Default"/>
              <w:tabs>
                <w:tab w:val="left" w:pos="1134"/>
              </w:tabs>
              <w:ind w:left="1134" w:hanging="1134"/>
              <w:rPr>
                <w:rFonts w:ascii="Candara" w:hAnsi="Candara" w:cs="Calibri"/>
                <w:sz w:val="18"/>
                <w:szCs w:val="18"/>
              </w:rPr>
            </w:pPr>
            <w:hyperlink r:id="rId21" w:history="1">
              <w:r w:rsidRPr="00C45949">
                <w:rPr>
                  <w:rStyle w:val="Hyperlink"/>
                  <w:rFonts w:ascii="Candara" w:hAnsi="Candara" w:cs="Calibri"/>
                  <w:sz w:val="18"/>
                  <w:szCs w:val="18"/>
                </w:rPr>
                <w:t>NG-P008 Oman LNG HSE Policy.pdf</w:t>
              </w:r>
            </w:hyperlink>
          </w:p>
        </w:tc>
        <w:tc>
          <w:tcPr>
            <w:tcW w:w="3141" w:type="dxa"/>
          </w:tcPr>
          <w:p w14:paraId="0CD8A73E"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5D18A905" w14:textId="77777777" w:rsidTr="008C5051">
        <w:trPr>
          <w:trHeight w:val="300"/>
          <w:jc w:val="center"/>
        </w:trPr>
        <w:tc>
          <w:tcPr>
            <w:tcW w:w="442" w:type="dxa"/>
            <w:noWrap/>
            <w:hideMark/>
          </w:tcPr>
          <w:p w14:paraId="56722A33"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w:t>
            </w:r>
          </w:p>
        </w:tc>
        <w:tc>
          <w:tcPr>
            <w:tcW w:w="5061" w:type="dxa"/>
            <w:noWrap/>
          </w:tcPr>
          <w:p w14:paraId="74C9C875" w14:textId="77777777" w:rsidR="00A57CEE" w:rsidRPr="00C45949" w:rsidRDefault="00A57CEE" w:rsidP="00045B80">
            <w:pPr>
              <w:pStyle w:val="Default"/>
              <w:tabs>
                <w:tab w:val="left" w:pos="1134"/>
              </w:tabs>
              <w:ind w:left="1134" w:hanging="1134"/>
              <w:rPr>
                <w:rFonts w:ascii="Candara" w:hAnsi="Candara" w:cs="Calibri"/>
                <w:sz w:val="18"/>
                <w:szCs w:val="18"/>
              </w:rPr>
            </w:pPr>
            <w:hyperlink r:id="rId22" w:history="1">
              <w:r w:rsidRPr="00C45949">
                <w:rPr>
                  <w:rStyle w:val="Hyperlink"/>
                  <w:rFonts w:ascii="Candara" w:hAnsi="Candara" w:cs="Calibri"/>
                  <w:sz w:val="18"/>
                  <w:szCs w:val="18"/>
                </w:rPr>
                <w:t>NG-P037 Oman LNG Road Safety Policy.pdf</w:t>
              </w:r>
            </w:hyperlink>
          </w:p>
        </w:tc>
        <w:tc>
          <w:tcPr>
            <w:tcW w:w="3141" w:type="dxa"/>
          </w:tcPr>
          <w:p w14:paraId="7C1C19DA"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55F8410C" w14:textId="77777777" w:rsidTr="008C5051">
        <w:trPr>
          <w:trHeight w:val="300"/>
          <w:jc w:val="center"/>
        </w:trPr>
        <w:tc>
          <w:tcPr>
            <w:tcW w:w="442" w:type="dxa"/>
            <w:noWrap/>
            <w:hideMark/>
          </w:tcPr>
          <w:p w14:paraId="16190327"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4</w:t>
            </w:r>
          </w:p>
        </w:tc>
        <w:tc>
          <w:tcPr>
            <w:tcW w:w="5061" w:type="dxa"/>
            <w:noWrap/>
          </w:tcPr>
          <w:p w14:paraId="589ABCF1" w14:textId="77777777" w:rsidR="00A57CEE" w:rsidRPr="00C45949" w:rsidRDefault="00A57CEE" w:rsidP="00045B80">
            <w:pPr>
              <w:pStyle w:val="Default"/>
              <w:tabs>
                <w:tab w:val="left" w:pos="1134"/>
              </w:tabs>
              <w:ind w:left="1134" w:hanging="1134"/>
              <w:rPr>
                <w:rFonts w:ascii="Candara" w:hAnsi="Candara" w:cs="Calibri"/>
                <w:sz w:val="18"/>
                <w:szCs w:val="18"/>
              </w:rPr>
            </w:pPr>
            <w:hyperlink r:id="rId23" w:history="1">
              <w:r w:rsidRPr="00C45949">
                <w:rPr>
                  <w:rStyle w:val="Hyperlink"/>
                  <w:rFonts w:ascii="Candara" w:hAnsi="Candara" w:cs="Calibri"/>
                  <w:sz w:val="18"/>
                  <w:szCs w:val="18"/>
                </w:rPr>
                <w:t>NG-P023 Oman LNG Smoking Policy.pdf</w:t>
              </w:r>
            </w:hyperlink>
          </w:p>
        </w:tc>
        <w:tc>
          <w:tcPr>
            <w:tcW w:w="3141" w:type="dxa"/>
          </w:tcPr>
          <w:p w14:paraId="434F5838"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343F7093" w14:textId="77777777" w:rsidTr="008C5051">
        <w:trPr>
          <w:trHeight w:val="300"/>
          <w:jc w:val="center"/>
        </w:trPr>
        <w:tc>
          <w:tcPr>
            <w:tcW w:w="442" w:type="dxa"/>
            <w:noWrap/>
            <w:hideMark/>
          </w:tcPr>
          <w:p w14:paraId="2FE447FF"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5</w:t>
            </w:r>
          </w:p>
        </w:tc>
        <w:tc>
          <w:tcPr>
            <w:tcW w:w="5061" w:type="dxa"/>
            <w:noWrap/>
          </w:tcPr>
          <w:p w14:paraId="63AAC4EC" w14:textId="77777777" w:rsidR="00A57CEE" w:rsidRPr="00C45949" w:rsidRDefault="00A57CEE" w:rsidP="00045B80">
            <w:pPr>
              <w:pStyle w:val="Default"/>
              <w:tabs>
                <w:tab w:val="left" w:pos="1134"/>
              </w:tabs>
              <w:ind w:left="1134" w:hanging="1134"/>
              <w:rPr>
                <w:rFonts w:ascii="Candara" w:hAnsi="Candara" w:cs="Calibri"/>
                <w:sz w:val="18"/>
                <w:szCs w:val="18"/>
              </w:rPr>
            </w:pPr>
            <w:hyperlink r:id="rId24" w:history="1">
              <w:r w:rsidRPr="00C45949">
                <w:rPr>
                  <w:rStyle w:val="Hyperlink"/>
                  <w:rFonts w:ascii="Candara" w:hAnsi="Candara" w:cs="Calibri"/>
                  <w:sz w:val="18"/>
                  <w:szCs w:val="18"/>
                </w:rPr>
                <w:t>NG-P024 Oman LNG Alcohol and Drugs Policy.pdf</w:t>
              </w:r>
            </w:hyperlink>
          </w:p>
        </w:tc>
        <w:tc>
          <w:tcPr>
            <w:tcW w:w="3141" w:type="dxa"/>
          </w:tcPr>
          <w:p w14:paraId="29516FEC"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40D1B42B" w14:textId="77777777" w:rsidTr="008C5051">
        <w:trPr>
          <w:trHeight w:val="300"/>
          <w:jc w:val="center"/>
        </w:trPr>
        <w:tc>
          <w:tcPr>
            <w:tcW w:w="442" w:type="dxa"/>
            <w:noWrap/>
            <w:hideMark/>
          </w:tcPr>
          <w:p w14:paraId="00CE87F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6</w:t>
            </w:r>
          </w:p>
        </w:tc>
        <w:tc>
          <w:tcPr>
            <w:tcW w:w="5061" w:type="dxa"/>
            <w:noWrap/>
          </w:tcPr>
          <w:p w14:paraId="0E42593C" w14:textId="77777777" w:rsidR="00A57CEE" w:rsidRPr="00C45949" w:rsidRDefault="00A57CEE" w:rsidP="00045B80">
            <w:pPr>
              <w:pStyle w:val="Default"/>
              <w:tabs>
                <w:tab w:val="left" w:pos="1134"/>
              </w:tabs>
              <w:ind w:left="1134" w:hanging="1134"/>
              <w:rPr>
                <w:rFonts w:ascii="Candara" w:hAnsi="Candara" w:cs="Calibri"/>
                <w:sz w:val="18"/>
                <w:szCs w:val="18"/>
              </w:rPr>
            </w:pPr>
            <w:hyperlink r:id="rId25" w:history="1">
              <w:r w:rsidRPr="00C45949">
                <w:rPr>
                  <w:rStyle w:val="Hyperlink"/>
                  <w:rFonts w:ascii="Candara" w:hAnsi="Candara" w:cs="Calibri"/>
                  <w:sz w:val="18"/>
                  <w:szCs w:val="18"/>
                </w:rPr>
                <w:t>NG-P041 Security Policy.pdf</w:t>
              </w:r>
            </w:hyperlink>
          </w:p>
        </w:tc>
        <w:tc>
          <w:tcPr>
            <w:tcW w:w="3141" w:type="dxa"/>
          </w:tcPr>
          <w:p w14:paraId="2266121D"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0BB0CF1E" w14:textId="77777777" w:rsidTr="008C5051">
        <w:trPr>
          <w:trHeight w:val="300"/>
          <w:jc w:val="center"/>
        </w:trPr>
        <w:tc>
          <w:tcPr>
            <w:tcW w:w="442" w:type="dxa"/>
            <w:noWrap/>
            <w:hideMark/>
          </w:tcPr>
          <w:p w14:paraId="47F9BEB5"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7</w:t>
            </w:r>
          </w:p>
        </w:tc>
        <w:tc>
          <w:tcPr>
            <w:tcW w:w="5061" w:type="dxa"/>
            <w:noWrap/>
          </w:tcPr>
          <w:p w14:paraId="53160942" w14:textId="77777777" w:rsidR="00A57CEE" w:rsidRPr="00C45949" w:rsidRDefault="00A57CEE" w:rsidP="00045B80">
            <w:pPr>
              <w:pStyle w:val="Default"/>
              <w:tabs>
                <w:tab w:val="left" w:pos="1134"/>
              </w:tabs>
              <w:ind w:left="1134" w:hanging="1134"/>
              <w:rPr>
                <w:rFonts w:ascii="Candara" w:hAnsi="Candara" w:cs="Calibri"/>
                <w:sz w:val="18"/>
                <w:szCs w:val="18"/>
              </w:rPr>
            </w:pPr>
            <w:hyperlink r:id="rId26" w:history="1">
              <w:r w:rsidRPr="00C45949">
                <w:rPr>
                  <w:rStyle w:val="Hyperlink"/>
                  <w:rFonts w:ascii="Candara" w:hAnsi="Candara" w:cs="Calibri"/>
                  <w:sz w:val="18"/>
                  <w:szCs w:val="18"/>
                </w:rPr>
                <w:t>NG-P021 Oman LNG Quality Policy.pdf</w:t>
              </w:r>
            </w:hyperlink>
          </w:p>
        </w:tc>
        <w:tc>
          <w:tcPr>
            <w:tcW w:w="3141" w:type="dxa"/>
          </w:tcPr>
          <w:p w14:paraId="0F6E0B36"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18115204" w14:textId="77777777" w:rsidTr="008C5051">
        <w:trPr>
          <w:trHeight w:val="300"/>
          <w:jc w:val="center"/>
        </w:trPr>
        <w:tc>
          <w:tcPr>
            <w:tcW w:w="442" w:type="dxa"/>
            <w:noWrap/>
            <w:hideMark/>
          </w:tcPr>
          <w:p w14:paraId="190663BA"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8</w:t>
            </w:r>
          </w:p>
        </w:tc>
        <w:tc>
          <w:tcPr>
            <w:tcW w:w="5061" w:type="dxa"/>
            <w:noWrap/>
          </w:tcPr>
          <w:p w14:paraId="252CA865" w14:textId="77777777" w:rsidR="00A57CEE" w:rsidRPr="00C45949" w:rsidRDefault="00A57CEE" w:rsidP="00045B80">
            <w:pPr>
              <w:pStyle w:val="Default"/>
              <w:tabs>
                <w:tab w:val="left" w:pos="1134"/>
              </w:tabs>
              <w:ind w:left="1134" w:hanging="1134"/>
              <w:rPr>
                <w:rFonts w:ascii="Candara" w:hAnsi="Candara" w:cs="Calibri"/>
                <w:sz w:val="18"/>
                <w:szCs w:val="18"/>
              </w:rPr>
            </w:pPr>
            <w:hyperlink r:id="rId27" w:history="1">
              <w:r w:rsidRPr="00C45949">
                <w:rPr>
                  <w:rStyle w:val="Hyperlink"/>
                  <w:rFonts w:ascii="Candara" w:hAnsi="Candara" w:cs="Calibri"/>
                  <w:sz w:val="18"/>
                  <w:szCs w:val="18"/>
                </w:rPr>
                <w:t>NG-P063  OLNG Contractors' HSE Management Procedure.pdf</w:t>
              </w:r>
            </w:hyperlink>
          </w:p>
        </w:tc>
        <w:tc>
          <w:tcPr>
            <w:tcW w:w="3141" w:type="dxa"/>
          </w:tcPr>
          <w:p w14:paraId="3D44EBA8"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7D6641F8" w14:textId="77777777" w:rsidTr="008C5051">
        <w:trPr>
          <w:trHeight w:val="300"/>
          <w:jc w:val="center"/>
        </w:trPr>
        <w:tc>
          <w:tcPr>
            <w:tcW w:w="442" w:type="dxa"/>
            <w:noWrap/>
            <w:hideMark/>
          </w:tcPr>
          <w:p w14:paraId="6B842FF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9</w:t>
            </w:r>
          </w:p>
        </w:tc>
        <w:tc>
          <w:tcPr>
            <w:tcW w:w="5061" w:type="dxa"/>
            <w:noWrap/>
          </w:tcPr>
          <w:p w14:paraId="49308EF0" w14:textId="77777777" w:rsidR="00A57CEE" w:rsidRPr="00C45949" w:rsidRDefault="00A57CEE" w:rsidP="00045B80">
            <w:pPr>
              <w:pStyle w:val="Default"/>
              <w:tabs>
                <w:tab w:val="left" w:pos="1134"/>
              </w:tabs>
              <w:ind w:left="1134" w:hanging="1134"/>
              <w:rPr>
                <w:rFonts w:ascii="Candara" w:hAnsi="Candara" w:cs="Calibri"/>
                <w:sz w:val="18"/>
                <w:szCs w:val="18"/>
              </w:rPr>
            </w:pPr>
            <w:hyperlink r:id="rId28" w:history="1">
              <w:r w:rsidRPr="00C45949">
                <w:rPr>
                  <w:rStyle w:val="Hyperlink"/>
                  <w:rFonts w:ascii="Candara" w:hAnsi="Candara" w:cs="Calibri"/>
                  <w:sz w:val="18"/>
                  <w:szCs w:val="18"/>
                </w:rPr>
                <w:t>HSS-P001  General Safety Rules.pdf</w:t>
              </w:r>
            </w:hyperlink>
          </w:p>
        </w:tc>
        <w:tc>
          <w:tcPr>
            <w:tcW w:w="3141" w:type="dxa"/>
          </w:tcPr>
          <w:p w14:paraId="66E86B38"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60938723" w14:textId="77777777" w:rsidTr="008C5051">
        <w:trPr>
          <w:trHeight w:val="300"/>
          <w:jc w:val="center"/>
        </w:trPr>
        <w:tc>
          <w:tcPr>
            <w:tcW w:w="442" w:type="dxa"/>
            <w:noWrap/>
            <w:hideMark/>
          </w:tcPr>
          <w:p w14:paraId="56FDC63F"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10</w:t>
            </w:r>
          </w:p>
        </w:tc>
        <w:tc>
          <w:tcPr>
            <w:tcW w:w="5061" w:type="dxa"/>
            <w:noWrap/>
          </w:tcPr>
          <w:p w14:paraId="60AB422A" w14:textId="77777777" w:rsidR="00A57CEE" w:rsidRPr="00C45949" w:rsidRDefault="00A57CEE" w:rsidP="00045B80">
            <w:pPr>
              <w:pStyle w:val="Default"/>
              <w:tabs>
                <w:tab w:val="left" w:pos="1134"/>
              </w:tabs>
              <w:ind w:left="1134" w:hanging="1134"/>
              <w:rPr>
                <w:rFonts w:ascii="Candara" w:hAnsi="Candara" w:cs="Calibri"/>
                <w:sz w:val="18"/>
                <w:szCs w:val="18"/>
              </w:rPr>
            </w:pPr>
            <w:hyperlink r:id="rId29" w:history="1">
              <w:r w:rsidRPr="00C45949">
                <w:rPr>
                  <w:rStyle w:val="Hyperlink"/>
                  <w:rFonts w:ascii="Candara" w:hAnsi="Candara" w:cs="Calibri"/>
                  <w:sz w:val="18"/>
                  <w:szCs w:val="18"/>
                </w:rPr>
                <w:t>NG-P085 OLNG Life Saving Rules Procedure.pdf</w:t>
              </w:r>
            </w:hyperlink>
          </w:p>
        </w:tc>
        <w:tc>
          <w:tcPr>
            <w:tcW w:w="3141" w:type="dxa"/>
          </w:tcPr>
          <w:p w14:paraId="251638F3"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7F7B45DE" w14:textId="77777777" w:rsidTr="008C5051">
        <w:trPr>
          <w:trHeight w:val="300"/>
          <w:jc w:val="center"/>
        </w:trPr>
        <w:tc>
          <w:tcPr>
            <w:tcW w:w="442" w:type="dxa"/>
            <w:tcBorders>
              <w:top w:val="single" w:sz="4" w:space="0" w:color="auto"/>
              <w:left w:val="single" w:sz="4" w:space="0" w:color="auto"/>
              <w:bottom w:val="single" w:sz="4" w:space="0" w:color="auto"/>
              <w:right w:val="single" w:sz="4" w:space="0" w:color="auto"/>
            </w:tcBorders>
            <w:noWrap/>
          </w:tcPr>
          <w:p w14:paraId="16B420C9"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11</w:t>
            </w:r>
          </w:p>
        </w:tc>
        <w:tc>
          <w:tcPr>
            <w:tcW w:w="5061" w:type="dxa"/>
            <w:noWrap/>
          </w:tcPr>
          <w:p w14:paraId="175A750C"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0" w:history="1">
              <w:r w:rsidRPr="00C45949">
                <w:rPr>
                  <w:rStyle w:val="Hyperlink"/>
                  <w:rFonts w:ascii="Candara" w:hAnsi="Candara" w:cs="Calibri"/>
                  <w:sz w:val="18"/>
                  <w:szCs w:val="18"/>
                </w:rPr>
                <w:t>NG-P002 HSSE Management System Manual.pdf</w:t>
              </w:r>
            </w:hyperlink>
          </w:p>
        </w:tc>
        <w:tc>
          <w:tcPr>
            <w:tcW w:w="3141" w:type="dxa"/>
            <w:tcBorders>
              <w:top w:val="single" w:sz="4" w:space="0" w:color="auto"/>
              <w:left w:val="single" w:sz="4" w:space="0" w:color="auto"/>
              <w:bottom w:val="single" w:sz="4" w:space="0" w:color="auto"/>
              <w:right w:val="single" w:sz="4" w:space="0" w:color="auto"/>
            </w:tcBorders>
          </w:tcPr>
          <w:p w14:paraId="0448FF6A"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To be provided on Request</w:t>
            </w:r>
          </w:p>
        </w:tc>
      </w:tr>
      <w:tr w:rsidR="00A57CEE" w:rsidRPr="00C45949" w14:paraId="55F8BFD4" w14:textId="77777777" w:rsidTr="008C5051">
        <w:trPr>
          <w:trHeight w:val="300"/>
          <w:jc w:val="center"/>
        </w:trPr>
        <w:tc>
          <w:tcPr>
            <w:tcW w:w="442" w:type="dxa"/>
            <w:tcBorders>
              <w:top w:val="single" w:sz="4" w:space="0" w:color="auto"/>
              <w:left w:val="single" w:sz="4" w:space="0" w:color="auto"/>
              <w:bottom w:val="single" w:sz="4" w:space="0" w:color="auto"/>
              <w:right w:val="single" w:sz="4" w:space="0" w:color="auto"/>
            </w:tcBorders>
            <w:noWrap/>
          </w:tcPr>
          <w:p w14:paraId="373456FA"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12</w:t>
            </w:r>
          </w:p>
        </w:tc>
        <w:tc>
          <w:tcPr>
            <w:tcW w:w="5061" w:type="dxa"/>
            <w:noWrap/>
          </w:tcPr>
          <w:p w14:paraId="6DF97C13"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1" w:history="1">
              <w:r w:rsidRPr="00C45949">
                <w:rPr>
                  <w:rStyle w:val="Hyperlink"/>
                  <w:rFonts w:ascii="Candara" w:hAnsi="Candara" w:cs="Calibri"/>
                  <w:sz w:val="18"/>
                  <w:szCs w:val="18"/>
                </w:rPr>
                <w:t xml:space="preserve"> HSS-P009 Qalhat safety regulation for work under permit.pdf</w:t>
              </w:r>
            </w:hyperlink>
          </w:p>
        </w:tc>
        <w:tc>
          <w:tcPr>
            <w:tcW w:w="3141" w:type="dxa"/>
            <w:tcBorders>
              <w:top w:val="single" w:sz="4" w:space="0" w:color="auto"/>
              <w:left w:val="single" w:sz="4" w:space="0" w:color="auto"/>
              <w:bottom w:val="single" w:sz="4" w:space="0" w:color="auto"/>
              <w:right w:val="single" w:sz="4" w:space="0" w:color="auto"/>
            </w:tcBorders>
          </w:tcPr>
          <w:p w14:paraId="1719DB2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480FCF2F" w14:textId="77777777" w:rsidTr="008C5051">
        <w:trPr>
          <w:trHeight w:val="300"/>
          <w:jc w:val="center"/>
        </w:trPr>
        <w:tc>
          <w:tcPr>
            <w:tcW w:w="442" w:type="dxa"/>
            <w:tcBorders>
              <w:top w:val="single" w:sz="4" w:space="0" w:color="auto"/>
              <w:left w:val="single" w:sz="4" w:space="0" w:color="auto"/>
              <w:bottom w:val="single" w:sz="4" w:space="0" w:color="auto"/>
              <w:right w:val="single" w:sz="4" w:space="0" w:color="auto"/>
            </w:tcBorders>
            <w:noWrap/>
          </w:tcPr>
          <w:p w14:paraId="42E41A5B"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13</w:t>
            </w:r>
          </w:p>
        </w:tc>
        <w:tc>
          <w:tcPr>
            <w:tcW w:w="5061" w:type="dxa"/>
            <w:tcBorders>
              <w:top w:val="single" w:sz="4" w:space="0" w:color="auto"/>
              <w:left w:val="single" w:sz="4" w:space="0" w:color="auto"/>
              <w:bottom w:val="single" w:sz="4" w:space="0" w:color="auto"/>
              <w:right w:val="single" w:sz="4" w:space="0" w:color="auto"/>
            </w:tcBorders>
            <w:noWrap/>
          </w:tcPr>
          <w:p w14:paraId="43D3F5F1"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2" w:history="1">
              <w:r w:rsidRPr="00C45949">
                <w:rPr>
                  <w:rStyle w:val="Hyperlink"/>
                  <w:rFonts w:ascii="Candara" w:hAnsi="Candara" w:cs="Calibri"/>
                  <w:sz w:val="18"/>
                  <w:szCs w:val="18"/>
                </w:rPr>
                <w:t>NG-P049 Procedure for QHSE Mandatory Training.pdf</w:t>
              </w:r>
            </w:hyperlink>
          </w:p>
        </w:tc>
        <w:tc>
          <w:tcPr>
            <w:tcW w:w="3141" w:type="dxa"/>
            <w:tcBorders>
              <w:top w:val="single" w:sz="4" w:space="0" w:color="auto"/>
              <w:left w:val="single" w:sz="4" w:space="0" w:color="auto"/>
              <w:bottom w:val="single" w:sz="4" w:space="0" w:color="auto"/>
              <w:right w:val="single" w:sz="4" w:space="0" w:color="auto"/>
            </w:tcBorders>
          </w:tcPr>
          <w:p w14:paraId="358EF312"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14BCCB3A" w14:textId="77777777" w:rsidTr="008C5051">
        <w:trPr>
          <w:trHeight w:val="300"/>
          <w:jc w:val="center"/>
        </w:trPr>
        <w:tc>
          <w:tcPr>
            <w:tcW w:w="442" w:type="dxa"/>
            <w:noWrap/>
          </w:tcPr>
          <w:p w14:paraId="218C0928"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lastRenderedPageBreak/>
              <w:t>14</w:t>
            </w:r>
          </w:p>
        </w:tc>
        <w:tc>
          <w:tcPr>
            <w:tcW w:w="5061" w:type="dxa"/>
            <w:noWrap/>
          </w:tcPr>
          <w:p w14:paraId="1447F729"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3" w:history="1">
              <w:r w:rsidRPr="00C45949">
                <w:rPr>
                  <w:rStyle w:val="Hyperlink"/>
                  <w:rFonts w:ascii="Candara" w:hAnsi="Candara" w:cs="Calibri"/>
                  <w:sz w:val="18"/>
                  <w:szCs w:val="18"/>
                </w:rPr>
                <w:t>HSS-P008 Personal Protective Equipment.pdf</w:t>
              </w:r>
            </w:hyperlink>
          </w:p>
        </w:tc>
        <w:tc>
          <w:tcPr>
            <w:tcW w:w="3141" w:type="dxa"/>
          </w:tcPr>
          <w:p w14:paraId="27E1992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01BF47C1" w14:textId="77777777" w:rsidTr="008C5051">
        <w:trPr>
          <w:trHeight w:val="300"/>
          <w:jc w:val="center"/>
        </w:trPr>
        <w:tc>
          <w:tcPr>
            <w:tcW w:w="442" w:type="dxa"/>
            <w:noWrap/>
          </w:tcPr>
          <w:p w14:paraId="29CD3F0C"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15</w:t>
            </w:r>
          </w:p>
        </w:tc>
        <w:tc>
          <w:tcPr>
            <w:tcW w:w="5061" w:type="dxa"/>
            <w:noWrap/>
          </w:tcPr>
          <w:p w14:paraId="41F87412"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4" w:history="1">
              <w:r w:rsidRPr="00C45949">
                <w:rPr>
                  <w:rStyle w:val="Hyperlink"/>
                  <w:rFonts w:ascii="Candara" w:hAnsi="Candara" w:cs="Calibri"/>
                  <w:sz w:val="18"/>
                  <w:szCs w:val="18"/>
                </w:rPr>
                <w:t>NG-P005 OMAN LNG Road Safety Procedure.pdf</w:t>
              </w:r>
            </w:hyperlink>
          </w:p>
        </w:tc>
        <w:tc>
          <w:tcPr>
            <w:tcW w:w="3141" w:type="dxa"/>
          </w:tcPr>
          <w:p w14:paraId="73899FAB"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69F3FB2B" w14:textId="77777777" w:rsidTr="008C5051">
        <w:trPr>
          <w:trHeight w:val="300"/>
          <w:jc w:val="center"/>
        </w:trPr>
        <w:tc>
          <w:tcPr>
            <w:tcW w:w="442" w:type="dxa"/>
            <w:noWrap/>
          </w:tcPr>
          <w:p w14:paraId="2230687E"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16</w:t>
            </w:r>
          </w:p>
        </w:tc>
        <w:tc>
          <w:tcPr>
            <w:tcW w:w="5061" w:type="dxa"/>
            <w:noWrap/>
          </w:tcPr>
          <w:p w14:paraId="36257827" w14:textId="77777777" w:rsidR="00A57CEE" w:rsidRPr="00124E50" w:rsidRDefault="00A57CEE" w:rsidP="00045B80">
            <w:pPr>
              <w:pStyle w:val="Default"/>
              <w:tabs>
                <w:tab w:val="left" w:pos="1134"/>
              </w:tabs>
              <w:ind w:left="1134" w:hanging="1134"/>
              <w:rPr>
                <w:rFonts w:ascii="Candara" w:hAnsi="Candara" w:cs="Calibri"/>
                <w:sz w:val="18"/>
                <w:szCs w:val="18"/>
                <w:lang w:val="nl-NL"/>
                <w:rPrChange w:id="490" w:author="Al Mukheini, Munira OLNG-HSS/2" w:date="2026-03-30T10:28:00Z" w16du:dateUtc="2026-03-30T06:28:00Z">
                  <w:rPr>
                    <w:rFonts w:ascii="Candara" w:hAnsi="Candara" w:cs="Calibri"/>
                    <w:sz w:val="18"/>
                    <w:szCs w:val="18"/>
                  </w:rPr>
                </w:rPrChange>
              </w:rPr>
            </w:pPr>
            <w:r>
              <w:fldChar w:fldCharType="begin"/>
            </w:r>
            <w:r w:rsidRPr="00124E50">
              <w:rPr>
                <w:lang w:val="nl-NL"/>
                <w:rPrChange w:id="491" w:author="Al Mukheini, Munira OLNG-HSS/2" w:date="2026-03-30T10:28:00Z" w16du:dateUtc="2026-03-30T06:28:00Z">
                  <w:rPr/>
                </w:rPrChange>
              </w:rPr>
              <w:instrText>HYPERLINK "http://olngportal/controldocuments/Control%20Documents/EN-P004%20OLNG%20HSSE%20HEMP%20Procedure.pdf"</w:instrText>
            </w:r>
            <w:r>
              <w:fldChar w:fldCharType="separate"/>
            </w:r>
            <w:r w:rsidRPr="00124E50">
              <w:rPr>
                <w:rStyle w:val="Hyperlink"/>
                <w:rFonts w:ascii="Candara" w:hAnsi="Candara" w:cs="Calibri"/>
                <w:sz w:val="18"/>
                <w:szCs w:val="18"/>
                <w:lang w:val="nl-NL"/>
                <w:rPrChange w:id="492" w:author="Al Mukheini, Munira OLNG-HSS/2" w:date="2026-03-30T10:28:00Z" w16du:dateUtc="2026-03-30T06:28:00Z">
                  <w:rPr>
                    <w:rStyle w:val="Hyperlink"/>
                    <w:rFonts w:ascii="Candara" w:hAnsi="Candara" w:cs="Calibri"/>
                    <w:sz w:val="18"/>
                    <w:szCs w:val="18"/>
                  </w:rPr>
                </w:rPrChange>
              </w:rPr>
              <w:t>EN-P004 OLNG HSSE HEMP Procedure.pdf</w:t>
            </w:r>
            <w:r>
              <w:fldChar w:fldCharType="end"/>
            </w:r>
          </w:p>
        </w:tc>
        <w:tc>
          <w:tcPr>
            <w:tcW w:w="3141" w:type="dxa"/>
          </w:tcPr>
          <w:p w14:paraId="567F3A7F"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To be provided on Request</w:t>
            </w:r>
          </w:p>
        </w:tc>
      </w:tr>
      <w:tr w:rsidR="00A57CEE" w:rsidRPr="00C45949" w14:paraId="3038D739" w14:textId="77777777" w:rsidTr="008C5051">
        <w:trPr>
          <w:trHeight w:val="300"/>
          <w:jc w:val="center"/>
        </w:trPr>
        <w:tc>
          <w:tcPr>
            <w:tcW w:w="442" w:type="dxa"/>
            <w:noWrap/>
          </w:tcPr>
          <w:p w14:paraId="4FF7831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17</w:t>
            </w:r>
          </w:p>
        </w:tc>
        <w:tc>
          <w:tcPr>
            <w:tcW w:w="5061" w:type="dxa"/>
            <w:noWrap/>
          </w:tcPr>
          <w:p w14:paraId="656C63AA"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5" w:history="1">
              <w:r w:rsidRPr="00C45949">
                <w:rPr>
                  <w:rStyle w:val="Hyperlink"/>
                  <w:rFonts w:ascii="Candara" w:hAnsi="Candara" w:cs="Calibri"/>
                  <w:sz w:val="18"/>
                  <w:szCs w:val="18"/>
                </w:rPr>
                <w:t>HSS-P005 Procedure for Working at Height.pdf</w:t>
              </w:r>
            </w:hyperlink>
          </w:p>
        </w:tc>
        <w:tc>
          <w:tcPr>
            <w:tcW w:w="3141" w:type="dxa"/>
          </w:tcPr>
          <w:p w14:paraId="0A3862F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2112513F" w14:textId="77777777" w:rsidTr="008C5051">
        <w:trPr>
          <w:trHeight w:val="300"/>
          <w:jc w:val="center"/>
        </w:trPr>
        <w:tc>
          <w:tcPr>
            <w:tcW w:w="442" w:type="dxa"/>
            <w:noWrap/>
          </w:tcPr>
          <w:p w14:paraId="0FA58279"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18</w:t>
            </w:r>
          </w:p>
        </w:tc>
        <w:tc>
          <w:tcPr>
            <w:tcW w:w="5061" w:type="dxa"/>
            <w:noWrap/>
          </w:tcPr>
          <w:p w14:paraId="5B8B0A7C"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6" w:history="1">
              <w:r w:rsidRPr="00C45949">
                <w:rPr>
                  <w:rStyle w:val="Hyperlink"/>
                  <w:rFonts w:ascii="Candara" w:hAnsi="Candara" w:cs="Calibri"/>
                  <w:sz w:val="18"/>
                  <w:szCs w:val="18"/>
                </w:rPr>
                <w:t>TMC-P016  Procedure For Task Risk Assessment</w:t>
              </w:r>
            </w:hyperlink>
          </w:p>
        </w:tc>
        <w:tc>
          <w:tcPr>
            <w:tcW w:w="3141" w:type="dxa"/>
          </w:tcPr>
          <w:p w14:paraId="001E2F89"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0B129AE7" w14:textId="77777777" w:rsidTr="008C5051">
        <w:trPr>
          <w:trHeight w:val="300"/>
          <w:jc w:val="center"/>
        </w:trPr>
        <w:tc>
          <w:tcPr>
            <w:tcW w:w="442" w:type="dxa"/>
            <w:noWrap/>
          </w:tcPr>
          <w:p w14:paraId="56C39363"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19</w:t>
            </w:r>
          </w:p>
        </w:tc>
        <w:tc>
          <w:tcPr>
            <w:tcW w:w="5061" w:type="dxa"/>
            <w:noWrap/>
          </w:tcPr>
          <w:p w14:paraId="27FA195A"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7" w:history="1">
              <w:r w:rsidRPr="00C45949">
                <w:rPr>
                  <w:rStyle w:val="Hyperlink"/>
                  <w:rFonts w:ascii="Candara" w:hAnsi="Candara" w:cs="Calibri"/>
                  <w:sz w:val="18"/>
                  <w:szCs w:val="18"/>
                </w:rPr>
                <w:t>OPE-P109 OLNG Permit To Work (PTW) Procedure</w:t>
              </w:r>
            </w:hyperlink>
          </w:p>
        </w:tc>
        <w:tc>
          <w:tcPr>
            <w:tcW w:w="3141" w:type="dxa"/>
          </w:tcPr>
          <w:p w14:paraId="40AB6A1C"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1F8E279E" w14:textId="77777777" w:rsidTr="008C5051">
        <w:trPr>
          <w:trHeight w:val="300"/>
          <w:jc w:val="center"/>
        </w:trPr>
        <w:tc>
          <w:tcPr>
            <w:tcW w:w="442" w:type="dxa"/>
            <w:noWrap/>
          </w:tcPr>
          <w:p w14:paraId="63CD448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20</w:t>
            </w:r>
          </w:p>
        </w:tc>
        <w:tc>
          <w:tcPr>
            <w:tcW w:w="5061" w:type="dxa"/>
            <w:noWrap/>
          </w:tcPr>
          <w:p w14:paraId="54CA696C"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8" w:history="1">
              <w:r w:rsidRPr="00C45949">
                <w:rPr>
                  <w:rStyle w:val="Hyperlink"/>
                  <w:rFonts w:ascii="Candara" w:hAnsi="Candara" w:cs="Calibri"/>
                  <w:sz w:val="18"/>
                  <w:szCs w:val="18"/>
                </w:rPr>
                <w:t>GA-P001 Permit To Work in Non-operational Area</w:t>
              </w:r>
            </w:hyperlink>
          </w:p>
        </w:tc>
        <w:tc>
          <w:tcPr>
            <w:tcW w:w="3141" w:type="dxa"/>
          </w:tcPr>
          <w:p w14:paraId="743B3C88"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2A4A51BE" w14:textId="77777777" w:rsidTr="008C5051">
        <w:trPr>
          <w:trHeight w:val="300"/>
          <w:jc w:val="center"/>
        </w:trPr>
        <w:tc>
          <w:tcPr>
            <w:tcW w:w="442" w:type="dxa"/>
            <w:noWrap/>
          </w:tcPr>
          <w:p w14:paraId="2B9295C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21</w:t>
            </w:r>
          </w:p>
        </w:tc>
        <w:tc>
          <w:tcPr>
            <w:tcW w:w="5061" w:type="dxa"/>
            <w:noWrap/>
          </w:tcPr>
          <w:p w14:paraId="318850FA" w14:textId="77777777" w:rsidR="00A57CEE" w:rsidRPr="00C45949" w:rsidRDefault="00A57CEE" w:rsidP="00045B80">
            <w:pPr>
              <w:pStyle w:val="Default"/>
              <w:tabs>
                <w:tab w:val="left" w:pos="1134"/>
              </w:tabs>
              <w:ind w:left="1134" w:hanging="1134"/>
              <w:rPr>
                <w:rFonts w:ascii="Candara" w:hAnsi="Candara" w:cs="Calibri"/>
                <w:sz w:val="18"/>
                <w:szCs w:val="18"/>
              </w:rPr>
            </w:pPr>
            <w:hyperlink r:id="rId39" w:history="1">
              <w:r w:rsidRPr="00C45949">
                <w:rPr>
                  <w:rStyle w:val="Hyperlink"/>
                  <w:rFonts w:ascii="Candara" w:hAnsi="Candara" w:cs="Calibri"/>
                  <w:sz w:val="18"/>
                  <w:szCs w:val="18"/>
                </w:rPr>
                <w:t>HSS-P007 Selection training and authorisation of PTW signatories</w:t>
              </w:r>
            </w:hyperlink>
          </w:p>
        </w:tc>
        <w:tc>
          <w:tcPr>
            <w:tcW w:w="3141" w:type="dxa"/>
          </w:tcPr>
          <w:p w14:paraId="55975951"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2A34FF00" w14:textId="77777777" w:rsidTr="008C5051">
        <w:trPr>
          <w:trHeight w:val="300"/>
          <w:jc w:val="center"/>
        </w:trPr>
        <w:tc>
          <w:tcPr>
            <w:tcW w:w="442" w:type="dxa"/>
            <w:noWrap/>
          </w:tcPr>
          <w:p w14:paraId="002EAD49"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22</w:t>
            </w:r>
          </w:p>
        </w:tc>
        <w:tc>
          <w:tcPr>
            <w:tcW w:w="5061" w:type="dxa"/>
            <w:noWrap/>
          </w:tcPr>
          <w:p w14:paraId="19BA7308" w14:textId="77777777" w:rsidR="00A57CEE" w:rsidRPr="00C45949" w:rsidRDefault="00A57CEE" w:rsidP="00045B80">
            <w:pPr>
              <w:pStyle w:val="Default"/>
              <w:tabs>
                <w:tab w:val="left" w:pos="1134"/>
              </w:tabs>
              <w:ind w:left="1134" w:hanging="1134"/>
              <w:rPr>
                <w:rFonts w:ascii="Candara" w:hAnsi="Candara" w:cs="Calibri"/>
                <w:sz w:val="18"/>
                <w:szCs w:val="18"/>
              </w:rPr>
            </w:pPr>
            <w:hyperlink r:id="rId40" w:history="1">
              <w:r w:rsidRPr="00C45949">
                <w:rPr>
                  <w:rStyle w:val="Hyperlink"/>
                  <w:rFonts w:ascii="Candara" w:hAnsi="Candara" w:cs="Calibri"/>
                  <w:sz w:val="18"/>
                  <w:szCs w:val="18"/>
                </w:rPr>
                <w:t>NG-P015 Incident Investigation and Learning Procedure.pdf</w:t>
              </w:r>
            </w:hyperlink>
          </w:p>
        </w:tc>
        <w:tc>
          <w:tcPr>
            <w:tcW w:w="3141" w:type="dxa"/>
          </w:tcPr>
          <w:p w14:paraId="20DBC583"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3F17FDA9" w14:textId="77777777" w:rsidTr="008C5051">
        <w:trPr>
          <w:trHeight w:val="300"/>
          <w:jc w:val="center"/>
        </w:trPr>
        <w:tc>
          <w:tcPr>
            <w:tcW w:w="442" w:type="dxa"/>
            <w:noWrap/>
          </w:tcPr>
          <w:p w14:paraId="4E2768D5"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23</w:t>
            </w:r>
          </w:p>
        </w:tc>
        <w:tc>
          <w:tcPr>
            <w:tcW w:w="5061" w:type="dxa"/>
            <w:noWrap/>
          </w:tcPr>
          <w:p w14:paraId="58ED984E" w14:textId="77777777" w:rsidR="00A57CEE" w:rsidRPr="00C45949" w:rsidRDefault="00A57CEE" w:rsidP="00045B80">
            <w:pPr>
              <w:pStyle w:val="Default"/>
              <w:tabs>
                <w:tab w:val="left" w:pos="1134"/>
              </w:tabs>
              <w:ind w:left="1134" w:hanging="1134"/>
              <w:rPr>
                <w:rFonts w:ascii="Candara" w:hAnsi="Candara" w:cs="Calibri"/>
                <w:sz w:val="18"/>
                <w:szCs w:val="18"/>
              </w:rPr>
            </w:pPr>
            <w:hyperlink r:id="rId41" w:history="1">
              <w:r w:rsidRPr="00C45949">
                <w:rPr>
                  <w:rStyle w:val="Hyperlink"/>
                  <w:rFonts w:ascii="Candara" w:hAnsi="Candara" w:cs="Calibri"/>
                  <w:sz w:val="18"/>
                  <w:szCs w:val="18"/>
                </w:rPr>
                <w:t>ENI-P002 Procedure For Insp.  and Testing of lifting equipment.pdf</w:t>
              </w:r>
            </w:hyperlink>
          </w:p>
        </w:tc>
        <w:tc>
          <w:tcPr>
            <w:tcW w:w="3141" w:type="dxa"/>
          </w:tcPr>
          <w:p w14:paraId="2DF8DBE0"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03DA6994" w14:textId="77777777" w:rsidTr="008C5051">
        <w:trPr>
          <w:trHeight w:val="300"/>
          <w:jc w:val="center"/>
        </w:trPr>
        <w:tc>
          <w:tcPr>
            <w:tcW w:w="442" w:type="dxa"/>
            <w:noWrap/>
          </w:tcPr>
          <w:p w14:paraId="166B1BB5" w14:textId="77777777" w:rsidR="00A57CEE" w:rsidRPr="00C45949" w:rsidRDefault="00A57CEE" w:rsidP="008C5051">
            <w:pPr>
              <w:pStyle w:val="Default"/>
              <w:tabs>
                <w:tab w:val="left" w:pos="1134"/>
              </w:tabs>
              <w:ind w:left="1134" w:hanging="1134"/>
              <w:jc w:val="both"/>
              <w:rPr>
                <w:rFonts w:ascii="Candara" w:hAnsi="Candara" w:cs="Calibri"/>
                <w:sz w:val="18"/>
                <w:szCs w:val="18"/>
                <w:u w:val="single"/>
              </w:rPr>
            </w:pPr>
            <w:r w:rsidRPr="00C45949">
              <w:rPr>
                <w:rFonts w:ascii="Candara" w:hAnsi="Candara" w:cs="Calibri"/>
                <w:sz w:val="18"/>
                <w:szCs w:val="18"/>
              </w:rPr>
              <w:t>24</w:t>
            </w:r>
          </w:p>
        </w:tc>
        <w:tc>
          <w:tcPr>
            <w:tcW w:w="5061" w:type="dxa"/>
            <w:noWrap/>
          </w:tcPr>
          <w:p w14:paraId="2612A408" w14:textId="77777777" w:rsidR="00A57CEE" w:rsidRPr="00C45949" w:rsidRDefault="00A57CEE" w:rsidP="00045B80">
            <w:pPr>
              <w:pStyle w:val="Default"/>
              <w:tabs>
                <w:tab w:val="left" w:pos="1134"/>
              </w:tabs>
              <w:ind w:left="1134" w:hanging="1134"/>
              <w:rPr>
                <w:rFonts w:ascii="Candara" w:hAnsi="Candara" w:cs="Calibri"/>
                <w:sz w:val="18"/>
                <w:szCs w:val="18"/>
                <w:u w:val="single"/>
              </w:rPr>
            </w:pPr>
            <w:hyperlink r:id="rId42" w:history="1">
              <w:r w:rsidRPr="00C45949">
                <w:rPr>
                  <w:rStyle w:val="Hyperlink"/>
                  <w:rFonts w:ascii="Candara" w:hAnsi="Candara" w:cs="Calibri"/>
                  <w:sz w:val="18"/>
                  <w:szCs w:val="18"/>
                </w:rPr>
                <w:t>TMC-P018 Lifting And Hoisting Procedure</w:t>
              </w:r>
            </w:hyperlink>
            <w:r w:rsidRPr="00C45949">
              <w:rPr>
                <w:rFonts w:ascii="Candara" w:hAnsi="Candara" w:cs="Calibri"/>
                <w:sz w:val="18"/>
                <w:szCs w:val="18"/>
                <w:u w:val="single"/>
              </w:rPr>
              <w:t xml:space="preserve"> </w:t>
            </w:r>
          </w:p>
        </w:tc>
        <w:tc>
          <w:tcPr>
            <w:tcW w:w="3141" w:type="dxa"/>
          </w:tcPr>
          <w:p w14:paraId="342B8001"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5E10B395" w14:textId="77777777" w:rsidTr="008C5051">
        <w:trPr>
          <w:trHeight w:val="300"/>
          <w:jc w:val="center"/>
        </w:trPr>
        <w:tc>
          <w:tcPr>
            <w:tcW w:w="442" w:type="dxa"/>
            <w:noWrap/>
          </w:tcPr>
          <w:p w14:paraId="6D11039E"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25</w:t>
            </w:r>
          </w:p>
        </w:tc>
        <w:tc>
          <w:tcPr>
            <w:tcW w:w="5061" w:type="dxa"/>
            <w:noWrap/>
          </w:tcPr>
          <w:p w14:paraId="40C4AEB9" w14:textId="77777777" w:rsidR="00A57CEE" w:rsidRPr="00C45949" w:rsidRDefault="00A57CEE" w:rsidP="00045B80">
            <w:pPr>
              <w:pStyle w:val="Default"/>
              <w:tabs>
                <w:tab w:val="left" w:pos="1134"/>
              </w:tabs>
              <w:ind w:left="1134" w:hanging="1134"/>
              <w:rPr>
                <w:rFonts w:ascii="Candara" w:hAnsi="Candara" w:cs="Calibri"/>
                <w:sz w:val="18"/>
                <w:szCs w:val="18"/>
              </w:rPr>
            </w:pPr>
            <w:hyperlink r:id="rId43" w:history="1">
              <w:r w:rsidRPr="00C45949">
                <w:rPr>
                  <w:rStyle w:val="Hyperlink"/>
                  <w:rFonts w:ascii="Candara" w:hAnsi="Candara" w:cs="Calibri"/>
                  <w:sz w:val="18"/>
                  <w:szCs w:val="18"/>
                </w:rPr>
                <w:t>HSO-P009 Procedure for Manual Handling Assessments.pdf</w:t>
              </w:r>
            </w:hyperlink>
          </w:p>
        </w:tc>
        <w:tc>
          <w:tcPr>
            <w:tcW w:w="3141" w:type="dxa"/>
          </w:tcPr>
          <w:p w14:paraId="546FBF7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1F84712B" w14:textId="77777777" w:rsidTr="008C5051">
        <w:trPr>
          <w:trHeight w:val="300"/>
          <w:jc w:val="center"/>
        </w:trPr>
        <w:tc>
          <w:tcPr>
            <w:tcW w:w="442" w:type="dxa"/>
            <w:noWrap/>
          </w:tcPr>
          <w:p w14:paraId="41C6514B"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26</w:t>
            </w:r>
          </w:p>
        </w:tc>
        <w:tc>
          <w:tcPr>
            <w:tcW w:w="5061" w:type="dxa"/>
            <w:noWrap/>
          </w:tcPr>
          <w:p w14:paraId="70296EE1" w14:textId="77777777" w:rsidR="00A57CEE" w:rsidRPr="00C45949" w:rsidRDefault="00A57CEE" w:rsidP="00045B80">
            <w:pPr>
              <w:pStyle w:val="Default"/>
              <w:tabs>
                <w:tab w:val="left" w:pos="1134"/>
              </w:tabs>
              <w:ind w:left="1134" w:hanging="1134"/>
              <w:rPr>
                <w:rFonts w:ascii="Candara" w:hAnsi="Candara" w:cs="Calibri"/>
                <w:sz w:val="18"/>
                <w:szCs w:val="18"/>
              </w:rPr>
            </w:pPr>
            <w:hyperlink r:id="rId44" w:history="1">
              <w:r w:rsidRPr="00C45949">
                <w:rPr>
                  <w:rStyle w:val="Hyperlink"/>
                  <w:rFonts w:ascii="Candara" w:hAnsi="Candara" w:cs="Calibri"/>
                  <w:sz w:val="18"/>
                  <w:szCs w:val="18"/>
                </w:rPr>
                <w:t>HSS-P003 TOOL BOX TALKS.pdf</w:t>
              </w:r>
            </w:hyperlink>
          </w:p>
        </w:tc>
        <w:tc>
          <w:tcPr>
            <w:tcW w:w="3141" w:type="dxa"/>
          </w:tcPr>
          <w:p w14:paraId="008F964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188B2835" w14:textId="77777777" w:rsidTr="008C5051">
        <w:trPr>
          <w:trHeight w:val="300"/>
          <w:jc w:val="center"/>
        </w:trPr>
        <w:tc>
          <w:tcPr>
            <w:tcW w:w="442" w:type="dxa"/>
            <w:noWrap/>
          </w:tcPr>
          <w:p w14:paraId="36F63685"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27</w:t>
            </w:r>
          </w:p>
        </w:tc>
        <w:tc>
          <w:tcPr>
            <w:tcW w:w="5061" w:type="dxa"/>
            <w:noWrap/>
          </w:tcPr>
          <w:p w14:paraId="1E965EA1" w14:textId="77777777" w:rsidR="00A57CEE" w:rsidRPr="00C45949" w:rsidRDefault="00A57CEE" w:rsidP="00045B80">
            <w:pPr>
              <w:pStyle w:val="Default"/>
              <w:tabs>
                <w:tab w:val="left" w:pos="1134"/>
              </w:tabs>
              <w:ind w:left="1134" w:hanging="1134"/>
              <w:rPr>
                <w:rFonts w:ascii="Candara" w:hAnsi="Candara" w:cs="Calibri"/>
                <w:sz w:val="18"/>
                <w:szCs w:val="18"/>
              </w:rPr>
            </w:pPr>
            <w:hyperlink r:id="rId45" w:history="1">
              <w:r w:rsidRPr="00C45949">
                <w:rPr>
                  <w:rStyle w:val="Hyperlink"/>
                  <w:rFonts w:ascii="Candara" w:hAnsi="Candara" w:cs="Calibri"/>
                  <w:sz w:val="18"/>
                  <w:szCs w:val="18"/>
                </w:rPr>
                <w:t>HSS-P006 Safety Walk Guide.pdf</w:t>
              </w:r>
            </w:hyperlink>
          </w:p>
        </w:tc>
        <w:tc>
          <w:tcPr>
            <w:tcW w:w="3141" w:type="dxa"/>
          </w:tcPr>
          <w:p w14:paraId="09B8FB3E"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20D93416" w14:textId="77777777" w:rsidTr="008C5051">
        <w:trPr>
          <w:trHeight w:val="300"/>
          <w:jc w:val="center"/>
        </w:trPr>
        <w:tc>
          <w:tcPr>
            <w:tcW w:w="442" w:type="dxa"/>
            <w:noWrap/>
          </w:tcPr>
          <w:p w14:paraId="2D9232F3"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28</w:t>
            </w:r>
          </w:p>
        </w:tc>
        <w:tc>
          <w:tcPr>
            <w:tcW w:w="5061" w:type="dxa"/>
            <w:noWrap/>
          </w:tcPr>
          <w:p w14:paraId="5CB968DF" w14:textId="77777777" w:rsidR="00A57CEE" w:rsidRPr="00C45949" w:rsidRDefault="00A57CEE" w:rsidP="00045B80">
            <w:pPr>
              <w:pStyle w:val="Default"/>
              <w:tabs>
                <w:tab w:val="left" w:pos="1134"/>
              </w:tabs>
              <w:ind w:left="1134" w:hanging="1134"/>
              <w:rPr>
                <w:rFonts w:ascii="Candara" w:hAnsi="Candara" w:cs="Calibri"/>
                <w:sz w:val="18"/>
                <w:szCs w:val="18"/>
              </w:rPr>
            </w:pPr>
            <w:hyperlink r:id="rId46" w:history="1">
              <w:r w:rsidRPr="00C45949">
                <w:rPr>
                  <w:rStyle w:val="Hyperlink"/>
                  <w:rFonts w:ascii="Candara" w:hAnsi="Candara" w:cs="Calibri"/>
                  <w:sz w:val="18"/>
                  <w:szCs w:val="18"/>
                </w:rPr>
                <w:t>NG-T022 OLNG Contractors HSSE Meeting.pdf</w:t>
              </w:r>
            </w:hyperlink>
          </w:p>
        </w:tc>
        <w:tc>
          <w:tcPr>
            <w:tcW w:w="3141" w:type="dxa"/>
          </w:tcPr>
          <w:p w14:paraId="4FF90F9F"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59509E5D" w14:textId="77777777" w:rsidTr="008C5051">
        <w:trPr>
          <w:trHeight w:val="300"/>
          <w:jc w:val="center"/>
        </w:trPr>
        <w:tc>
          <w:tcPr>
            <w:tcW w:w="442" w:type="dxa"/>
            <w:noWrap/>
          </w:tcPr>
          <w:p w14:paraId="47AFE3FE"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29</w:t>
            </w:r>
          </w:p>
        </w:tc>
        <w:tc>
          <w:tcPr>
            <w:tcW w:w="5061" w:type="dxa"/>
            <w:noWrap/>
          </w:tcPr>
          <w:p w14:paraId="41CA635C" w14:textId="77777777" w:rsidR="00A57CEE" w:rsidRPr="00C45949" w:rsidRDefault="00A57CEE" w:rsidP="00045B80">
            <w:pPr>
              <w:pStyle w:val="Default"/>
              <w:tabs>
                <w:tab w:val="left" w:pos="1134"/>
              </w:tabs>
              <w:ind w:left="1134" w:hanging="1134"/>
              <w:rPr>
                <w:rFonts w:ascii="Candara" w:hAnsi="Candara" w:cs="Calibri"/>
                <w:sz w:val="18"/>
                <w:szCs w:val="18"/>
              </w:rPr>
            </w:pPr>
            <w:hyperlink r:id="rId47" w:history="1">
              <w:r w:rsidRPr="00C45949">
                <w:rPr>
                  <w:rStyle w:val="Hyperlink"/>
                  <w:rFonts w:ascii="Candara" w:hAnsi="Candara" w:cs="Calibri"/>
                  <w:sz w:val="18"/>
                  <w:szCs w:val="18"/>
                </w:rPr>
                <w:t>HSS-P002 OLNG Emergency Response plan.pdf</w:t>
              </w:r>
            </w:hyperlink>
          </w:p>
        </w:tc>
        <w:tc>
          <w:tcPr>
            <w:tcW w:w="3141" w:type="dxa"/>
          </w:tcPr>
          <w:p w14:paraId="0C52A355"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03FD98B7" w14:textId="77777777" w:rsidTr="008C5051">
        <w:trPr>
          <w:trHeight w:val="300"/>
          <w:jc w:val="center"/>
        </w:trPr>
        <w:tc>
          <w:tcPr>
            <w:tcW w:w="442" w:type="dxa"/>
            <w:noWrap/>
          </w:tcPr>
          <w:p w14:paraId="04D82F41"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30</w:t>
            </w:r>
          </w:p>
        </w:tc>
        <w:tc>
          <w:tcPr>
            <w:tcW w:w="5061" w:type="dxa"/>
            <w:noWrap/>
          </w:tcPr>
          <w:p w14:paraId="74997F71" w14:textId="77777777" w:rsidR="00A57CEE" w:rsidRPr="00C45949" w:rsidRDefault="00A57CEE" w:rsidP="00045B80">
            <w:pPr>
              <w:pStyle w:val="Default"/>
              <w:tabs>
                <w:tab w:val="left" w:pos="1134"/>
              </w:tabs>
              <w:ind w:left="1134" w:hanging="1134"/>
              <w:rPr>
                <w:rFonts w:ascii="Candara" w:hAnsi="Candara" w:cs="Calibri"/>
                <w:sz w:val="18"/>
                <w:szCs w:val="18"/>
              </w:rPr>
            </w:pPr>
            <w:hyperlink r:id="rId48" w:history="1">
              <w:r w:rsidRPr="00C45949">
                <w:rPr>
                  <w:rStyle w:val="Hyperlink"/>
                  <w:rFonts w:ascii="Candara" w:hAnsi="Candara" w:cs="Calibri"/>
                  <w:sz w:val="18"/>
                  <w:szCs w:val="18"/>
                </w:rPr>
                <w:t>HSO-P008 Heat Illness Prevention Procedure.pdf</w:t>
              </w:r>
            </w:hyperlink>
          </w:p>
        </w:tc>
        <w:tc>
          <w:tcPr>
            <w:tcW w:w="3141" w:type="dxa"/>
          </w:tcPr>
          <w:p w14:paraId="3FBB000C"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6F1014EA" w14:textId="77777777" w:rsidTr="008C5051">
        <w:trPr>
          <w:trHeight w:val="300"/>
          <w:jc w:val="center"/>
        </w:trPr>
        <w:tc>
          <w:tcPr>
            <w:tcW w:w="442" w:type="dxa"/>
            <w:noWrap/>
          </w:tcPr>
          <w:p w14:paraId="32D85B7B"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31</w:t>
            </w:r>
          </w:p>
        </w:tc>
        <w:tc>
          <w:tcPr>
            <w:tcW w:w="5061" w:type="dxa"/>
            <w:noWrap/>
          </w:tcPr>
          <w:p w14:paraId="313A3D99" w14:textId="77777777" w:rsidR="00A57CEE" w:rsidRPr="00C45949" w:rsidRDefault="00A57CEE" w:rsidP="00045B80">
            <w:pPr>
              <w:pStyle w:val="Default"/>
              <w:tabs>
                <w:tab w:val="left" w:pos="1134"/>
              </w:tabs>
              <w:ind w:left="1134" w:hanging="1134"/>
              <w:rPr>
                <w:rFonts w:ascii="Candara" w:hAnsi="Candara" w:cs="Calibri"/>
                <w:sz w:val="18"/>
                <w:szCs w:val="18"/>
              </w:rPr>
            </w:pPr>
            <w:hyperlink r:id="rId49" w:history="1">
              <w:r w:rsidRPr="00C45949">
                <w:rPr>
                  <w:rStyle w:val="Hyperlink"/>
                  <w:rFonts w:ascii="Candara" w:hAnsi="Candara" w:cs="Calibri"/>
                  <w:sz w:val="18"/>
                  <w:szCs w:val="18"/>
                </w:rPr>
                <w:t>HSO-P002 Guideline For Medical Evaluation Of Fitness To Work.pdf</w:t>
              </w:r>
            </w:hyperlink>
          </w:p>
        </w:tc>
        <w:tc>
          <w:tcPr>
            <w:tcW w:w="3141" w:type="dxa"/>
          </w:tcPr>
          <w:p w14:paraId="2259EE1A"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To be provided on Request</w:t>
            </w:r>
          </w:p>
        </w:tc>
      </w:tr>
      <w:tr w:rsidR="00A57CEE" w:rsidRPr="00C45949" w14:paraId="24C192AC" w14:textId="77777777" w:rsidTr="008C5051">
        <w:trPr>
          <w:trHeight w:val="300"/>
          <w:jc w:val="center"/>
        </w:trPr>
        <w:tc>
          <w:tcPr>
            <w:tcW w:w="442" w:type="dxa"/>
            <w:noWrap/>
          </w:tcPr>
          <w:p w14:paraId="56FF3B0F"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32</w:t>
            </w:r>
          </w:p>
        </w:tc>
        <w:tc>
          <w:tcPr>
            <w:tcW w:w="5061" w:type="dxa"/>
            <w:noWrap/>
          </w:tcPr>
          <w:p w14:paraId="18899794" w14:textId="77777777" w:rsidR="00A57CEE" w:rsidRPr="00C45949" w:rsidRDefault="00A57CEE" w:rsidP="00045B80">
            <w:pPr>
              <w:pStyle w:val="Default"/>
              <w:tabs>
                <w:tab w:val="left" w:pos="1134"/>
              </w:tabs>
              <w:ind w:left="1134" w:hanging="1134"/>
              <w:rPr>
                <w:rFonts w:ascii="Candara" w:hAnsi="Candara" w:cs="Calibri"/>
                <w:sz w:val="18"/>
                <w:szCs w:val="18"/>
              </w:rPr>
            </w:pPr>
            <w:hyperlink r:id="rId50" w:history="1">
              <w:r w:rsidRPr="00C45949">
                <w:rPr>
                  <w:rStyle w:val="Hyperlink"/>
                  <w:rFonts w:ascii="Candara" w:hAnsi="Candara" w:cs="Calibri"/>
                  <w:sz w:val="18"/>
                  <w:szCs w:val="18"/>
                </w:rPr>
                <w:t>HSO-P010 Fatigue Risk Management Plan</w:t>
              </w:r>
            </w:hyperlink>
            <w:r w:rsidRPr="00C45949">
              <w:rPr>
                <w:rFonts w:ascii="Candara" w:hAnsi="Candara" w:cs="Calibri"/>
                <w:sz w:val="18"/>
                <w:szCs w:val="18"/>
              </w:rPr>
              <w:t>.</w:t>
            </w:r>
          </w:p>
        </w:tc>
        <w:tc>
          <w:tcPr>
            <w:tcW w:w="3141" w:type="dxa"/>
          </w:tcPr>
          <w:p w14:paraId="7188B62B"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2E44E72F" w14:textId="77777777" w:rsidTr="008C5051">
        <w:trPr>
          <w:trHeight w:val="300"/>
          <w:jc w:val="center"/>
        </w:trPr>
        <w:tc>
          <w:tcPr>
            <w:tcW w:w="442" w:type="dxa"/>
            <w:noWrap/>
          </w:tcPr>
          <w:p w14:paraId="31249E7C"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33</w:t>
            </w:r>
          </w:p>
        </w:tc>
        <w:tc>
          <w:tcPr>
            <w:tcW w:w="5061" w:type="dxa"/>
            <w:noWrap/>
          </w:tcPr>
          <w:p w14:paraId="64E0D841" w14:textId="77777777" w:rsidR="00A57CEE" w:rsidRPr="00C45949" w:rsidRDefault="00A57CEE" w:rsidP="00045B80">
            <w:pPr>
              <w:pStyle w:val="Default"/>
              <w:tabs>
                <w:tab w:val="left" w:pos="1134"/>
              </w:tabs>
              <w:ind w:left="1134" w:hanging="1134"/>
              <w:rPr>
                <w:rFonts w:ascii="Candara" w:hAnsi="Candara" w:cs="Calibri"/>
                <w:sz w:val="18"/>
                <w:szCs w:val="18"/>
              </w:rPr>
            </w:pPr>
            <w:hyperlink r:id="rId51" w:history="1">
              <w:r w:rsidRPr="00C45949">
                <w:rPr>
                  <w:rStyle w:val="Hyperlink"/>
                  <w:rFonts w:ascii="Candara" w:hAnsi="Candara" w:cs="Calibri"/>
                  <w:sz w:val="18"/>
                  <w:szCs w:val="18"/>
                </w:rPr>
                <w:t>HSO-P006 OLNG Procedure For Health Risk Assessments</w:t>
              </w:r>
            </w:hyperlink>
          </w:p>
        </w:tc>
        <w:tc>
          <w:tcPr>
            <w:tcW w:w="3141" w:type="dxa"/>
          </w:tcPr>
          <w:p w14:paraId="20D53452"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To be provided on Request</w:t>
            </w:r>
          </w:p>
        </w:tc>
      </w:tr>
      <w:tr w:rsidR="00A57CEE" w:rsidRPr="00C45949" w14:paraId="53550970" w14:textId="77777777" w:rsidTr="008C5051">
        <w:trPr>
          <w:trHeight w:val="300"/>
          <w:jc w:val="center"/>
        </w:trPr>
        <w:tc>
          <w:tcPr>
            <w:tcW w:w="442" w:type="dxa"/>
            <w:noWrap/>
          </w:tcPr>
          <w:p w14:paraId="2465D529"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34</w:t>
            </w:r>
          </w:p>
        </w:tc>
        <w:tc>
          <w:tcPr>
            <w:tcW w:w="5061" w:type="dxa"/>
            <w:noWrap/>
          </w:tcPr>
          <w:p w14:paraId="71AF4CA0" w14:textId="77777777" w:rsidR="00A57CEE" w:rsidRPr="00C45949" w:rsidRDefault="00A57CEE" w:rsidP="00045B80">
            <w:pPr>
              <w:pStyle w:val="Default"/>
              <w:tabs>
                <w:tab w:val="left" w:pos="1134"/>
              </w:tabs>
              <w:ind w:left="1134" w:hanging="1134"/>
              <w:rPr>
                <w:rFonts w:ascii="Candara" w:hAnsi="Candara" w:cs="Calibri"/>
                <w:sz w:val="18"/>
                <w:szCs w:val="18"/>
              </w:rPr>
            </w:pPr>
            <w:hyperlink r:id="rId52" w:history="1">
              <w:r w:rsidRPr="00C45949">
                <w:rPr>
                  <w:rStyle w:val="Hyperlink"/>
                  <w:rFonts w:ascii="Candara" w:hAnsi="Candara" w:cs="Calibri"/>
                  <w:sz w:val="18"/>
                  <w:szCs w:val="18"/>
                </w:rPr>
                <w:t>HSO-P007 OLNG Hearing Conservation Procedure</w:t>
              </w:r>
            </w:hyperlink>
          </w:p>
        </w:tc>
        <w:tc>
          <w:tcPr>
            <w:tcW w:w="3141" w:type="dxa"/>
          </w:tcPr>
          <w:p w14:paraId="6D1B81F2"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To be provided on Request</w:t>
            </w:r>
          </w:p>
        </w:tc>
      </w:tr>
      <w:tr w:rsidR="000174CE" w:rsidRPr="00C45949" w14:paraId="332D23A2" w14:textId="77777777" w:rsidTr="008C5051">
        <w:trPr>
          <w:trHeight w:val="300"/>
          <w:jc w:val="center"/>
          <w:ins w:id="493" w:author="Al Riyami, Azza OLNG-SCC/12" w:date="2026-03-29T14:39:00Z"/>
        </w:trPr>
        <w:tc>
          <w:tcPr>
            <w:tcW w:w="442" w:type="dxa"/>
            <w:noWrap/>
          </w:tcPr>
          <w:p w14:paraId="548C79D0" w14:textId="77777777" w:rsidR="000174CE" w:rsidRPr="00C45949" w:rsidRDefault="000174CE" w:rsidP="008C5051">
            <w:pPr>
              <w:pStyle w:val="Default"/>
              <w:tabs>
                <w:tab w:val="left" w:pos="1134"/>
              </w:tabs>
              <w:ind w:left="1134" w:hanging="1134"/>
              <w:jc w:val="both"/>
              <w:rPr>
                <w:ins w:id="494" w:author="Al Riyami, Azza OLNG-SCC/12" w:date="2026-03-29T14:39:00Z" w16du:dateUtc="2026-03-29T10:39:00Z"/>
                <w:rFonts w:ascii="Candara" w:hAnsi="Candara" w:cs="Calibri"/>
                <w:sz w:val="18"/>
                <w:szCs w:val="18"/>
              </w:rPr>
            </w:pPr>
          </w:p>
        </w:tc>
        <w:tc>
          <w:tcPr>
            <w:tcW w:w="5061" w:type="dxa"/>
            <w:noWrap/>
          </w:tcPr>
          <w:p w14:paraId="2C29F5AF" w14:textId="77777777" w:rsidR="000174CE" w:rsidRDefault="000174CE" w:rsidP="00045B80">
            <w:pPr>
              <w:pStyle w:val="Default"/>
              <w:tabs>
                <w:tab w:val="left" w:pos="1134"/>
              </w:tabs>
              <w:ind w:left="1134" w:hanging="1134"/>
              <w:rPr>
                <w:ins w:id="495" w:author="Al Riyami, Azza OLNG-SCC/12" w:date="2026-03-29T14:39:00Z" w16du:dateUtc="2026-03-29T10:39:00Z"/>
              </w:rPr>
            </w:pPr>
          </w:p>
        </w:tc>
        <w:tc>
          <w:tcPr>
            <w:tcW w:w="3141" w:type="dxa"/>
          </w:tcPr>
          <w:p w14:paraId="60C2FB3C" w14:textId="77777777" w:rsidR="000174CE" w:rsidRPr="00C45949" w:rsidRDefault="000174CE" w:rsidP="008C5051">
            <w:pPr>
              <w:pStyle w:val="Default"/>
              <w:tabs>
                <w:tab w:val="left" w:pos="1134"/>
              </w:tabs>
              <w:ind w:left="1134" w:hanging="1134"/>
              <w:jc w:val="both"/>
              <w:rPr>
                <w:ins w:id="496" w:author="Al Riyami, Azza OLNG-SCC/12" w:date="2026-03-29T14:39:00Z" w16du:dateUtc="2026-03-29T10:39:00Z"/>
                <w:rFonts w:ascii="Candara" w:hAnsi="Candara" w:cs="Calibri"/>
                <w:sz w:val="18"/>
                <w:szCs w:val="18"/>
              </w:rPr>
            </w:pPr>
          </w:p>
        </w:tc>
      </w:tr>
      <w:tr w:rsidR="00A57CEE" w:rsidRPr="00C45949" w14:paraId="40A9F02D" w14:textId="77777777" w:rsidTr="008C5051">
        <w:trPr>
          <w:trHeight w:val="300"/>
          <w:jc w:val="center"/>
        </w:trPr>
        <w:tc>
          <w:tcPr>
            <w:tcW w:w="442" w:type="dxa"/>
            <w:noWrap/>
          </w:tcPr>
          <w:p w14:paraId="0057F684"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35</w:t>
            </w:r>
          </w:p>
        </w:tc>
        <w:tc>
          <w:tcPr>
            <w:tcW w:w="5061" w:type="dxa"/>
            <w:noWrap/>
          </w:tcPr>
          <w:p w14:paraId="4998DDD9" w14:textId="77777777" w:rsidR="00A57CEE" w:rsidRPr="00C45949" w:rsidRDefault="00A57CEE" w:rsidP="00045B80">
            <w:pPr>
              <w:pStyle w:val="Default"/>
              <w:tabs>
                <w:tab w:val="left" w:pos="1134"/>
              </w:tabs>
              <w:ind w:left="1134" w:hanging="1134"/>
              <w:rPr>
                <w:rFonts w:ascii="Candara" w:hAnsi="Candara" w:cs="Calibri"/>
                <w:sz w:val="18"/>
                <w:szCs w:val="18"/>
              </w:rPr>
            </w:pPr>
            <w:hyperlink r:id="rId53" w:history="1">
              <w:r w:rsidRPr="00C45949">
                <w:rPr>
                  <w:rStyle w:val="Hyperlink"/>
                  <w:rFonts w:ascii="Candara" w:hAnsi="Candara" w:cs="Calibri"/>
                  <w:sz w:val="18"/>
                  <w:szCs w:val="18"/>
                </w:rPr>
                <w:t>NG-P036 Alcohol-Drug- Guideline.pdf</w:t>
              </w:r>
            </w:hyperlink>
          </w:p>
        </w:tc>
        <w:tc>
          <w:tcPr>
            <w:tcW w:w="3141" w:type="dxa"/>
          </w:tcPr>
          <w:p w14:paraId="0883BB02"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00F973F4" w14:textId="77777777" w:rsidTr="008C5051">
        <w:trPr>
          <w:trHeight w:val="300"/>
          <w:jc w:val="center"/>
        </w:trPr>
        <w:tc>
          <w:tcPr>
            <w:tcW w:w="442" w:type="dxa"/>
            <w:noWrap/>
          </w:tcPr>
          <w:p w14:paraId="526FCDE1"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36</w:t>
            </w:r>
          </w:p>
        </w:tc>
        <w:tc>
          <w:tcPr>
            <w:tcW w:w="5061" w:type="dxa"/>
            <w:noWrap/>
          </w:tcPr>
          <w:p w14:paraId="263A2148" w14:textId="77777777" w:rsidR="00A57CEE" w:rsidRPr="00C45949" w:rsidRDefault="00A57CEE" w:rsidP="00045B80">
            <w:pPr>
              <w:pStyle w:val="Default"/>
              <w:tabs>
                <w:tab w:val="left" w:pos="1134"/>
              </w:tabs>
              <w:ind w:left="1134" w:hanging="1134"/>
              <w:rPr>
                <w:rFonts w:ascii="Candara" w:hAnsi="Candara" w:cs="Calibri"/>
                <w:sz w:val="18"/>
                <w:szCs w:val="18"/>
              </w:rPr>
            </w:pPr>
            <w:hyperlink r:id="rId54" w:history="1">
              <w:r w:rsidRPr="00C45949">
                <w:rPr>
                  <w:rStyle w:val="Hyperlink"/>
                  <w:rFonts w:ascii="Candara" w:hAnsi="Candara" w:cs="Calibri"/>
                  <w:sz w:val="18"/>
                  <w:szCs w:val="18"/>
                </w:rPr>
                <w:t>HSV-P001  Waste Management Procedure.pdf</w:t>
              </w:r>
            </w:hyperlink>
          </w:p>
        </w:tc>
        <w:tc>
          <w:tcPr>
            <w:tcW w:w="3141" w:type="dxa"/>
          </w:tcPr>
          <w:p w14:paraId="1F1B9A41"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2E446B96" w14:textId="77777777" w:rsidTr="008C5051">
        <w:trPr>
          <w:trHeight w:val="300"/>
          <w:jc w:val="center"/>
        </w:trPr>
        <w:tc>
          <w:tcPr>
            <w:tcW w:w="442" w:type="dxa"/>
            <w:noWrap/>
          </w:tcPr>
          <w:p w14:paraId="7CE1FDED"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37</w:t>
            </w:r>
          </w:p>
        </w:tc>
        <w:tc>
          <w:tcPr>
            <w:tcW w:w="5061" w:type="dxa"/>
            <w:noWrap/>
          </w:tcPr>
          <w:p w14:paraId="04D76656" w14:textId="77777777" w:rsidR="00A57CEE" w:rsidRPr="00C45949" w:rsidRDefault="00A57CEE" w:rsidP="00045B80">
            <w:pPr>
              <w:pStyle w:val="Default"/>
              <w:tabs>
                <w:tab w:val="left" w:pos="1134"/>
              </w:tabs>
              <w:ind w:left="1134" w:hanging="1134"/>
              <w:rPr>
                <w:rFonts w:ascii="Candara" w:hAnsi="Candara" w:cs="Calibri"/>
                <w:sz w:val="18"/>
                <w:szCs w:val="18"/>
              </w:rPr>
            </w:pPr>
            <w:hyperlink r:id="rId55" w:history="1">
              <w:r w:rsidRPr="00C45949">
                <w:rPr>
                  <w:rStyle w:val="Hyperlink"/>
                  <w:rFonts w:ascii="Candara" w:hAnsi="Candara" w:cs="Calibri"/>
                  <w:sz w:val="18"/>
                  <w:szCs w:val="18"/>
                </w:rPr>
                <w:t>NG-P027 Security General Procedures Manual.pdf</w:t>
              </w:r>
            </w:hyperlink>
          </w:p>
        </w:tc>
        <w:tc>
          <w:tcPr>
            <w:tcW w:w="3141" w:type="dxa"/>
          </w:tcPr>
          <w:p w14:paraId="567DAC36"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Available at link to OLNG Website</w:t>
            </w:r>
          </w:p>
        </w:tc>
      </w:tr>
      <w:tr w:rsidR="00A57CEE" w:rsidRPr="00C45949" w14:paraId="29A6B5FF" w14:textId="77777777" w:rsidTr="008C5051">
        <w:trPr>
          <w:trHeight w:val="300"/>
          <w:jc w:val="center"/>
        </w:trPr>
        <w:tc>
          <w:tcPr>
            <w:tcW w:w="442" w:type="dxa"/>
            <w:noWrap/>
          </w:tcPr>
          <w:p w14:paraId="11E01669"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38</w:t>
            </w:r>
          </w:p>
        </w:tc>
        <w:tc>
          <w:tcPr>
            <w:tcW w:w="5061" w:type="dxa"/>
            <w:noWrap/>
          </w:tcPr>
          <w:p w14:paraId="5CC88778" w14:textId="77777777" w:rsidR="00A57CEE" w:rsidRPr="00C45949" w:rsidRDefault="00A57CEE" w:rsidP="00045B80">
            <w:pPr>
              <w:pStyle w:val="Default"/>
              <w:tabs>
                <w:tab w:val="left" w:pos="1134"/>
              </w:tabs>
              <w:ind w:left="1134" w:hanging="1134"/>
              <w:rPr>
                <w:rStyle w:val="Hyperlink"/>
                <w:rFonts w:ascii="Candara" w:hAnsi="Candara"/>
                <w:sz w:val="18"/>
                <w:szCs w:val="18"/>
              </w:rPr>
            </w:pPr>
            <w:hyperlink r:id="rId56" w:history="1">
              <w:r w:rsidRPr="00C45949">
                <w:rPr>
                  <w:rStyle w:val="Hyperlink"/>
                  <w:rFonts w:ascii="Candara" w:hAnsi="Candara" w:cs="Calibri"/>
                  <w:sz w:val="18"/>
                  <w:szCs w:val="18"/>
                </w:rPr>
                <w:t>NG-P045 Oman LNG Pandemic Contingency Plan</w:t>
              </w:r>
            </w:hyperlink>
          </w:p>
        </w:tc>
        <w:tc>
          <w:tcPr>
            <w:tcW w:w="3141" w:type="dxa"/>
          </w:tcPr>
          <w:p w14:paraId="1401F1D2"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To be provided on Request</w:t>
            </w:r>
          </w:p>
        </w:tc>
      </w:tr>
      <w:tr w:rsidR="00A57CEE" w:rsidRPr="00C45949" w14:paraId="1B08E210" w14:textId="77777777" w:rsidTr="008C5051">
        <w:trPr>
          <w:trHeight w:val="300"/>
          <w:jc w:val="center"/>
        </w:trPr>
        <w:tc>
          <w:tcPr>
            <w:tcW w:w="442" w:type="dxa"/>
            <w:noWrap/>
          </w:tcPr>
          <w:p w14:paraId="7BA0ADA8"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39</w:t>
            </w:r>
          </w:p>
        </w:tc>
        <w:tc>
          <w:tcPr>
            <w:tcW w:w="5061" w:type="dxa"/>
            <w:noWrap/>
          </w:tcPr>
          <w:p w14:paraId="5E3304CF" w14:textId="77777777" w:rsidR="00A57CEE" w:rsidRPr="00C45949" w:rsidRDefault="00A57CEE" w:rsidP="00045B80">
            <w:pPr>
              <w:pStyle w:val="Default"/>
              <w:tabs>
                <w:tab w:val="left" w:pos="1134"/>
              </w:tabs>
              <w:ind w:left="1134" w:hanging="1134"/>
              <w:rPr>
                <w:rStyle w:val="Hyperlink"/>
                <w:rFonts w:ascii="Candara" w:hAnsi="Candara"/>
                <w:sz w:val="18"/>
                <w:szCs w:val="18"/>
              </w:rPr>
            </w:pPr>
            <w:r w:rsidRPr="00C45949">
              <w:rPr>
                <w:rStyle w:val="Hyperlink"/>
                <w:rFonts w:ascii="Candara" w:hAnsi="Candara" w:cs="Calibri"/>
                <w:sz w:val="18"/>
                <w:szCs w:val="18"/>
              </w:rPr>
              <w:t>Dropped Object Management Guide ( HS-P003)</w:t>
            </w:r>
          </w:p>
        </w:tc>
        <w:tc>
          <w:tcPr>
            <w:tcW w:w="3141" w:type="dxa"/>
          </w:tcPr>
          <w:p w14:paraId="664C5FED"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To be provided on Request</w:t>
            </w:r>
          </w:p>
        </w:tc>
      </w:tr>
      <w:tr w:rsidR="00A57CEE" w:rsidRPr="00C45949" w14:paraId="3E81212C" w14:textId="77777777" w:rsidTr="008C5051">
        <w:trPr>
          <w:trHeight w:val="300"/>
          <w:jc w:val="center"/>
        </w:trPr>
        <w:tc>
          <w:tcPr>
            <w:tcW w:w="442" w:type="dxa"/>
            <w:noWrap/>
          </w:tcPr>
          <w:p w14:paraId="3ED546EB"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Pr>
                <w:rFonts w:ascii="Candara" w:hAnsi="Candara" w:cs="Calibri"/>
                <w:sz w:val="18"/>
                <w:szCs w:val="18"/>
              </w:rPr>
              <w:t>40</w:t>
            </w:r>
          </w:p>
        </w:tc>
        <w:tc>
          <w:tcPr>
            <w:tcW w:w="5061" w:type="dxa"/>
            <w:noWrap/>
          </w:tcPr>
          <w:p w14:paraId="170E8DAD" w14:textId="77777777" w:rsidR="00A57CEE" w:rsidRPr="00C45949" w:rsidRDefault="00A57CEE" w:rsidP="00045B80">
            <w:pPr>
              <w:pStyle w:val="Default"/>
              <w:tabs>
                <w:tab w:val="left" w:pos="1134"/>
              </w:tabs>
              <w:ind w:left="1134" w:hanging="1134"/>
              <w:rPr>
                <w:rStyle w:val="Hyperlink"/>
                <w:rFonts w:ascii="Candara" w:hAnsi="Candara" w:cs="Calibri"/>
                <w:sz w:val="18"/>
                <w:szCs w:val="18"/>
              </w:rPr>
            </w:pPr>
            <w:hyperlink r:id="rId57" w:history="1">
              <w:r w:rsidRPr="00B12C6C">
                <w:rPr>
                  <w:rStyle w:val="Hyperlink"/>
                  <w:rFonts w:ascii="Candara" w:hAnsi="Candara" w:cs="Calibri"/>
                  <w:sz w:val="18"/>
                  <w:szCs w:val="18"/>
                </w:rPr>
                <w:t>HSO-P011 WORKER WELFARE ASSURANCE STANDARDS</w:t>
              </w:r>
            </w:hyperlink>
          </w:p>
        </w:tc>
        <w:tc>
          <w:tcPr>
            <w:tcW w:w="3141" w:type="dxa"/>
          </w:tcPr>
          <w:p w14:paraId="245DD355" w14:textId="77777777" w:rsidR="00A57CEE" w:rsidRPr="00C45949" w:rsidRDefault="00A57CEE" w:rsidP="008C5051">
            <w:pPr>
              <w:pStyle w:val="Default"/>
              <w:tabs>
                <w:tab w:val="left" w:pos="1134"/>
              </w:tabs>
              <w:ind w:left="1134" w:hanging="1134"/>
              <w:jc w:val="both"/>
              <w:rPr>
                <w:rFonts w:ascii="Candara" w:hAnsi="Candara" w:cs="Calibri"/>
                <w:sz w:val="18"/>
                <w:szCs w:val="18"/>
              </w:rPr>
            </w:pPr>
            <w:r w:rsidRPr="00C45949">
              <w:rPr>
                <w:rFonts w:ascii="Candara" w:hAnsi="Candara" w:cs="Calibri"/>
                <w:sz w:val="18"/>
                <w:szCs w:val="18"/>
              </w:rPr>
              <w:t>To be provided on Request</w:t>
            </w:r>
          </w:p>
        </w:tc>
      </w:tr>
    </w:tbl>
    <w:p w14:paraId="7AE25EC9" w14:textId="77777777" w:rsidR="00A57CEE" w:rsidRDefault="00A57CEE" w:rsidP="00A57CEE">
      <w:pPr>
        <w:pStyle w:val="Default"/>
        <w:tabs>
          <w:tab w:val="left" w:pos="1134"/>
        </w:tabs>
        <w:ind w:left="1134" w:hanging="1134"/>
        <w:jc w:val="both"/>
        <w:rPr>
          <w:rFonts w:ascii="Candara" w:hAnsi="Candara" w:cs="Calibri"/>
          <w:sz w:val="22"/>
          <w:szCs w:val="22"/>
        </w:rPr>
      </w:pPr>
    </w:p>
    <w:p w14:paraId="595B4200" w14:textId="77777777" w:rsidR="00A57CEE" w:rsidRDefault="00A57CEE" w:rsidP="00A57CEE">
      <w:pPr>
        <w:pStyle w:val="Default"/>
        <w:tabs>
          <w:tab w:val="left" w:pos="1134"/>
        </w:tabs>
        <w:ind w:left="1134" w:hanging="1134"/>
        <w:jc w:val="both"/>
        <w:rPr>
          <w:rFonts w:ascii="Candara" w:hAnsi="Candara" w:cs="Calibri"/>
          <w:sz w:val="22"/>
          <w:szCs w:val="22"/>
        </w:rPr>
      </w:pPr>
    </w:p>
    <w:p w14:paraId="1CFFD2F1" w14:textId="77777777" w:rsidR="00A57CEE" w:rsidRDefault="00A57CEE" w:rsidP="00A57CEE">
      <w:pPr>
        <w:pStyle w:val="Default"/>
        <w:tabs>
          <w:tab w:val="left" w:pos="1134"/>
        </w:tabs>
        <w:ind w:left="1134" w:hanging="1134"/>
        <w:jc w:val="both"/>
        <w:rPr>
          <w:rFonts w:ascii="Candara" w:hAnsi="Candara" w:cs="Calibri"/>
          <w:sz w:val="22"/>
          <w:szCs w:val="22"/>
        </w:rPr>
      </w:pPr>
    </w:p>
    <w:p w14:paraId="6CE2B9EA" w14:textId="51AF8604" w:rsidR="00A57CEE" w:rsidRPr="003570F9" w:rsidRDefault="00A57CEE" w:rsidP="003570F9">
      <w:pPr>
        <w:pStyle w:val="Caption"/>
        <w:numPr>
          <w:ilvl w:val="1"/>
          <w:numId w:val="10"/>
        </w:numPr>
        <w:tabs>
          <w:tab w:val="clear" w:pos="720"/>
        </w:tabs>
        <w:ind w:left="720"/>
        <w:rPr>
          <w:rFonts w:ascii="Candara" w:hAnsi="Candara" w:cstheme="majorHAnsi"/>
          <w:b/>
          <w:bCs/>
          <w:sz w:val="22"/>
          <w:szCs w:val="22"/>
        </w:rPr>
      </w:pPr>
      <w:bookmarkStart w:id="497" w:name="_Toc345561435"/>
      <w:bookmarkStart w:id="498" w:name="_Toc63578570"/>
      <w:r w:rsidRPr="003570F9">
        <w:rPr>
          <w:rFonts w:ascii="Candara" w:hAnsi="Candara" w:cstheme="majorHAnsi"/>
          <w:b/>
          <w:bCs/>
          <w:sz w:val="22"/>
          <w:szCs w:val="22"/>
        </w:rPr>
        <w:t xml:space="preserve">Attachment 2 - COMPANY HSSE </w:t>
      </w:r>
      <w:commentRangeStart w:id="499"/>
      <w:commentRangeStart w:id="500"/>
      <w:r w:rsidRPr="003570F9">
        <w:rPr>
          <w:rFonts w:ascii="Candara" w:hAnsi="Candara" w:cstheme="majorHAnsi"/>
          <w:b/>
          <w:bCs/>
          <w:sz w:val="22"/>
          <w:szCs w:val="22"/>
        </w:rPr>
        <w:t>/ S</w:t>
      </w:r>
      <w:ins w:id="501" w:author="Al Riyami, Azza OLNG-SCC/12" w:date="2026-03-31T15:39:00Z" w16du:dateUtc="2026-03-31T11:39:00Z">
        <w:r w:rsidR="003A1B62">
          <w:rPr>
            <w:rFonts w:ascii="Candara" w:hAnsi="Candara" w:cstheme="majorHAnsi"/>
            <w:b/>
            <w:bCs/>
            <w:sz w:val="22"/>
            <w:szCs w:val="22"/>
          </w:rPr>
          <w:t xml:space="preserve">ocial </w:t>
        </w:r>
      </w:ins>
      <w:r w:rsidRPr="003570F9">
        <w:rPr>
          <w:rFonts w:ascii="Candara" w:hAnsi="Candara" w:cstheme="majorHAnsi"/>
          <w:b/>
          <w:bCs/>
          <w:sz w:val="22"/>
          <w:szCs w:val="22"/>
        </w:rPr>
        <w:t>P</w:t>
      </w:r>
      <w:ins w:id="502" w:author="Al Riyami, Azza OLNG-SCC/12" w:date="2026-03-31T15:39:00Z" w16du:dateUtc="2026-03-31T11:39:00Z">
        <w:r w:rsidR="003A1B62">
          <w:rPr>
            <w:rFonts w:ascii="Candara" w:hAnsi="Candara" w:cstheme="majorHAnsi"/>
            <w:b/>
            <w:bCs/>
            <w:sz w:val="22"/>
            <w:szCs w:val="22"/>
          </w:rPr>
          <w:t>erformance</w:t>
        </w:r>
      </w:ins>
      <w:r w:rsidRPr="003570F9">
        <w:rPr>
          <w:rFonts w:ascii="Candara" w:hAnsi="Candara" w:cstheme="majorHAnsi"/>
          <w:b/>
          <w:bCs/>
          <w:sz w:val="22"/>
          <w:szCs w:val="22"/>
        </w:rPr>
        <w:t xml:space="preserve"> </w:t>
      </w:r>
      <w:bookmarkEnd w:id="497"/>
      <w:r w:rsidRPr="003570F9">
        <w:rPr>
          <w:rFonts w:ascii="Candara" w:hAnsi="Candara" w:cstheme="majorHAnsi"/>
          <w:b/>
          <w:bCs/>
          <w:sz w:val="22"/>
          <w:szCs w:val="22"/>
        </w:rPr>
        <w:t>Policy</w:t>
      </w:r>
      <w:bookmarkEnd w:id="498"/>
      <w:commentRangeEnd w:id="499"/>
      <w:r w:rsidR="007C285C" w:rsidRPr="003570F9">
        <w:rPr>
          <w:rStyle w:val="CommentReference"/>
          <w:rFonts w:ascii="Candara" w:hAnsi="Candara" w:cstheme="majorHAnsi"/>
          <w:b/>
          <w:bCs/>
          <w:sz w:val="22"/>
          <w:szCs w:val="22"/>
        </w:rPr>
        <w:commentReference w:id="499"/>
      </w:r>
      <w:commentRangeEnd w:id="500"/>
      <w:r w:rsidR="001346D4" w:rsidRPr="003570F9">
        <w:rPr>
          <w:rStyle w:val="CommentReference"/>
          <w:rFonts w:ascii="Candara" w:hAnsi="Candara" w:cstheme="majorHAnsi"/>
          <w:b/>
          <w:bCs/>
          <w:sz w:val="22"/>
          <w:szCs w:val="22"/>
        </w:rPr>
        <w:commentReference w:id="500"/>
      </w:r>
    </w:p>
    <w:p w14:paraId="051F5D93" w14:textId="20BC9087" w:rsidR="00A57CEE" w:rsidRPr="009B069F" w:rsidRDefault="00A57CEE" w:rsidP="00A57CEE">
      <w:pPr>
        <w:jc w:val="both"/>
        <w:rPr>
          <w:lang w:val="en-US" w:eastAsia="en-US"/>
        </w:rPr>
      </w:pPr>
      <w:r w:rsidRPr="009B069F">
        <w:rPr>
          <w:noProof/>
          <w:lang w:val="en-US" w:eastAsia="en-US"/>
        </w:rPr>
        <w:lastRenderedPageBreak/>
        <w:drawing>
          <wp:inline distT="0" distB="0" distL="0" distR="0" wp14:anchorId="0E1DAF31" wp14:editId="5BB2EDFA">
            <wp:extent cx="5886450" cy="8229600"/>
            <wp:effectExtent l="0" t="0" r="0" b="0"/>
            <wp:docPr id="1637013299" name="Picture 8"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13299" name="Picture 8" descr="A document with text on it&#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86450" cy="8229600"/>
                    </a:xfrm>
                    <a:prstGeom prst="rect">
                      <a:avLst/>
                    </a:prstGeom>
                    <a:noFill/>
                    <a:ln>
                      <a:noFill/>
                    </a:ln>
                  </pic:spPr>
                </pic:pic>
              </a:graphicData>
            </a:graphic>
          </wp:inline>
        </w:drawing>
      </w:r>
    </w:p>
    <w:p w14:paraId="1F559065" w14:textId="77777777" w:rsidR="00A57CEE" w:rsidRPr="00AE7128" w:rsidRDefault="00A57CEE" w:rsidP="00A57CEE">
      <w:pPr>
        <w:pStyle w:val="Caption"/>
        <w:rPr>
          <w:rFonts w:ascii="Times New Roman" w:hAnsi="Times New Roman" w:cs="Times New Roman"/>
          <w:sz w:val="22"/>
          <w:szCs w:val="22"/>
          <w:lang w:val="en-US"/>
        </w:rPr>
      </w:pPr>
    </w:p>
    <w:p w14:paraId="30912AD0" w14:textId="3E55AF58" w:rsidR="00A57CEE" w:rsidRPr="003570F9" w:rsidRDefault="00A57CEE" w:rsidP="003570F9">
      <w:pPr>
        <w:pStyle w:val="Caption"/>
        <w:numPr>
          <w:ilvl w:val="1"/>
          <w:numId w:val="10"/>
        </w:numPr>
        <w:tabs>
          <w:tab w:val="clear" w:pos="720"/>
        </w:tabs>
        <w:ind w:left="720"/>
        <w:rPr>
          <w:rStyle w:val="Heading1Char1"/>
          <w:rFonts w:ascii="Times New Roman" w:hAnsi="Times New Roman"/>
          <w:b w:val="0"/>
          <w:bCs w:val="0"/>
          <w:sz w:val="22"/>
          <w:szCs w:val="22"/>
        </w:rPr>
      </w:pPr>
      <w:bookmarkStart w:id="503" w:name="_Toc345561436"/>
      <w:r w:rsidRPr="00AE7128">
        <w:rPr>
          <w:sz w:val="22"/>
          <w:szCs w:val="22"/>
          <w:lang w:val="en-US"/>
        </w:rPr>
        <w:br w:type="page"/>
      </w:r>
      <w:bookmarkStart w:id="504" w:name="_Toc63578571"/>
      <w:r w:rsidRPr="003570F9">
        <w:rPr>
          <w:rFonts w:ascii="Candara" w:hAnsi="Candara" w:cstheme="majorHAnsi"/>
          <w:b/>
          <w:bCs/>
          <w:sz w:val="22"/>
          <w:szCs w:val="22"/>
        </w:rPr>
        <w:lastRenderedPageBreak/>
        <w:t>Attachment 3 - Life Saving Rules</w:t>
      </w:r>
      <w:bookmarkEnd w:id="503"/>
      <w:bookmarkEnd w:id="504"/>
    </w:p>
    <w:p w14:paraId="271BE8DC" w14:textId="7A8053FC" w:rsidR="00A57CEE" w:rsidRPr="00AE7128" w:rsidRDefault="00A57CEE" w:rsidP="00A57CEE">
      <w:pPr>
        <w:spacing w:after="200" w:line="276" w:lineRule="auto"/>
        <w:jc w:val="both"/>
        <w:rPr>
          <w:b/>
          <w:bCs/>
          <w:sz w:val="22"/>
          <w:szCs w:val="22"/>
        </w:rPr>
      </w:pPr>
      <w:r>
        <w:rPr>
          <w:noProof/>
        </w:rPr>
        <w:drawing>
          <wp:inline distT="0" distB="0" distL="0" distR="0" wp14:anchorId="0A98FA2A" wp14:editId="7CC0E627">
            <wp:extent cx="5673725" cy="2291080"/>
            <wp:effectExtent l="19050" t="19050" r="22225" b="13970"/>
            <wp:docPr id="1700255296" name="Picture 10" descr="A group of blue and white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55296" name="Picture 10" descr="A group of blue and white signs&#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73725" cy="2291080"/>
                    </a:xfrm>
                    <a:prstGeom prst="rect">
                      <a:avLst/>
                    </a:prstGeom>
                    <a:noFill/>
                    <a:ln w="9525">
                      <a:solidFill>
                        <a:srgbClr val="1F4E79"/>
                      </a:solidFill>
                      <a:miter lim="800000"/>
                      <a:headEnd/>
                      <a:tailEnd/>
                    </a:ln>
                  </pic:spPr>
                </pic:pic>
              </a:graphicData>
            </a:graphic>
          </wp:inline>
        </w:drawing>
      </w:r>
    </w:p>
    <w:p w14:paraId="74C0FF02" w14:textId="71A2A45C" w:rsidR="00A57CEE" w:rsidRPr="00AE7128" w:rsidRDefault="00A57CEE" w:rsidP="00A57CEE">
      <w:pPr>
        <w:spacing w:after="200" w:line="276" w:lineRule="auto"/>
        <w:jc w:val="both"/>
        <w:rPr>
          <w:b/>
          <w:bCs/>
          <w:sz w:val="22"/>
          <w:szCs w:val="22"/>
        </w:rPr>
      </w:pPr>
    </w:p>
    <w:p w14:paraId="2B03EDAF" w14:textId="66B3D5B1" w:rsidR="00A57CEE" w:rsidRPr="00AE7128" w:rsidRDefault="00A57CEE" w:rsidP="00A57CEE">
      <w:pPr>
        <w:tabs>
          <w:tab w:val="left" w:pos="3544"/>
        </w:tabs>
        <w:ind w:left="450" w:hanging="450"/>
        <w:jc w:val="both"/>
        <w:rPr>
          <w:b/>
          <w:bCs/>
          <w:sz w:val="22"/>
          <w:szCs w:val="22"/>
        </w:rPr>
      </w:pPr>
      <w:r w:rsidRPr="00AE7128">
        <w:rPr>
          <w:b/>
          <w:bCs/>
          <w:sz w:val="22"/>
          <w:szCs w:val="22"/>
        </w:rPr>
        <w:tab/>
      </w:r>
      <w:r w:rsidRPr="00AE7128">
        <w:rPr>
          <w:sz w:val="22"/>
          <w:szCs w:val="22"/>
        </w:rPr>
        <w:t xml:space="preserve"> </w:t>
      </w:r>
    </w:p>
    <w:p w14:paraId="50C21316" w14:textId="07884461" w:rsidR="00A57CEE" w:rsidRPr="00AE7128" w:rsidRDefault="003412A5" w:rsidP="001F127D">
      <w:pPr>
        <w:jc w:val="center"/>
        <w:rPr>
          <w:b/>
          <w:sz w:val="22"/>
          <w:szCs w:val="22"/>
          <w:u w:val="single"/>
        </w:rPr>
      </w:pPr>
      <w:r>
        <w:rPr>
          <w:noProof/>
        </w:rPr>
        <w:drawing>
          <wp:inline distT="0" distB="0" distL="0" distR="0" wp14:anchorId="29C1E291" wp14:editId="27F7E4AF">
            <wp:extent cx="3201035" cy="4667250"/>
            <wp:effectExtent l="0" t="0" r="0" b="0"/>
            <wp:docPr id="1486415521" name="Picture 9" descr="A screenshot of a mobil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15521" name="Picture 9" descr="A screenshot of a mobile device&#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01035" cy="4667250"/>
                    </a:xfrm>
                    <a:prstGeom prst="rect">
                      <a:avLst/>
                    </a:prstGeom>
                    <a:noFill/>
                    <a:ln>
                      <a:noFill/>
                    </a:ln>
                  </pic:spPr>
                </pic:pic>
              </a:graphicData>
            </a:graphic>
          </wp:inline>
        </w:drawing>
      </w:r>
    </w:p>
    <w:p w14:paraId="40631BE4" w14:textId="4AFC2CE1" w:rsidR="00A57CEE" w:rsidRPr="00AE7128" w:rsidRDefault="00A57CEE" w:rsidP="00A57CEE">
      <w:pPr>
        <w:jc w:val="both"/>
        <w:rPr>
          <w:b/>
          <w:sz w:val="22"/>
          <w:szCs w:val="22"/>
          <w:u w:val="single"/>
        </w:rPr>
      </w:pPr>
    </w:p>
    <w:p w14:paraId="3531DF0F" w14:textId="64E2E927" w:rsidR="00A57CEE" w:rsidRPr="00AE7128" w:rsidRDefault="00A57CEE" w:rsidP="00A57CEE">
      <w:pPr>
        <w:jc w:val="both"/>
        <w:rPr>
          <w:b/>
          <w:sz w:val="22"/>
          <w:szCs w:val="22"/>
          <w:u w:val="single"/>
        </w:rPr>
      </w:pPr>
    </w:p>
    <w:p w14:paraId="55470522" w14:textId="77777777" w:rsidR="00A57CEE" w:rsidRPr="00AE7128" w:rsidRDefault="00A57CEE" w:rsidP="00A57CEE">
      <w:pPr>
        <w:jc w:val="both"/>
        <w:rPr>
          <w:b/>
          <w:sz w:val="22"/>
          <w:szCs w:val="22"/>
          <w:u w:val="single"/>
        </w:rPr>
      </w:pPr>
    </w:p>
    <w:p w14:paraId="05D5D71A" w14:textId="1C8531D0" w:rsidR="00FF7421" w:rsidRPr="000D2594" w:rsidRDefault="00FF7421" w:rsidP="000D2594">
      <w:pPr>
        <w:spacing w:after="160" w:line="259" w:lineRule="auto"/>
        <w:rPr>
          <w:rFonts w:ascii="Candara" w:hAnsi="Candara"/>
          <w:b/>
          <w:bCs/>
          <w:sz w:val="22"/>
          <w:szCs w:val="22"/>
          <w:u w:val="single"/>
          <w:lang w:eastAsia="en-US"/>
        </w:rPr>
      </w:pPr>
    </w:p>
    <w:sectPr w:rsidR="00FF7421" w:rsidRPr="000D2594" w:rsidSect="008B36AE">
      <w:headerReference w:type="default" r:id="rId61"/>
      <w:footerReference w:type="default" r:id="rId62"/>
      <w:pgSz w:w="11907" w:h="16840" w:code="9"/>
      <w:pgMar w:top="1440" w:right="1467" w:bottom="1440" w:left="1080" w:header="737" w:footer="851"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9" w:author="Al Riyami, Azza OLNG-SCC/12" w:date="2026-03-29T13:01:00Z" w:initials="AA">
    <w:p w14:paraId="20C5F805" w14:textId="756F3402" w:rsidR="00672C58" w:rsidRDefault="00375EC9" w:rsidP="00672C58">
      <w:pPr>
        <w:pStyle w:val="CommentText"/>
      </w:pPr>
      <w:r>
        <w:rPr>
          <w:rStyle w:val="CommentReference"/>
        </w:rPr>
        <w:annotationRef/>
      </w:r>
      <w:r w:rsidR="00672C58">
        <w:t>Wrong ref.</w:t>
      </w:r>
    </w:p>
    <w:p w14:paraId="4CC2AF93" w14:textId="77777777" w:rsidR="00672C58" w:rsidRDefault="00672C58" w:rsidP="00672C58">
      <w:pPr>
        <w:pStyle w:val="CommentText"/>
      </w:pPr>
      <w:r>
        <w:t>Please  confirm the correction</w:t>
      </w:r>
    </w:p>
  </w:comment>
  <w:comment w:id="310" w:author="Al Mukheini, Munira OLNG-HSS/2" w:date="2026-03-31T08:05:00Z" w:initials="MA">
    <w:p w14:paraId="5881F4A3" w14:textId="5E1819ED" w:rsidR="00225EF1" w:rsidRDefault="00225EF1" w:rsidP="00225EF1">
      <w:pPr>
        <w:pStyle w:val="CommentText"/>
      </w:pPr>
      <w:r>
        <w:rPr>
          <w:rStyle w:val="CommentReference"/>
        </w:rPr>
        <w:annotationRef/>
      </w:r>
      <w:r>
        <w:t>Confirmed</w:t>
      </w:r>
    </w:p>
  </w:comment>
  <w:comment w:id="326" w:author="Al Riyami, Azza OLNG-SCC/12" w:date="2026-03-29T09:58:00Z" w:initials="AA">
    <w:p w14:paraId="41B4B20B" w14:textId="77777777" w:rsidR="00247D6D" w:rsidRDefault="00924A22" w:rsidP="00247D6D">
      <w:pPr>
        <w:pStyle w:val="CommentText"/>
      </w:pPr>
      <w:r>
        <w:rPr>
          <w:rStyle w:val="CommentReference"/>
        </w:rPr>
        <w:annotationRef/>
      </w:r>
      <w:r w:rsidR="00247D6D">
        <w:t xml:space="preserve">To be deleted or include the job description in clause 13 attachments. </w:t>
      </w:r>
    </w:p>
  </w:comment>
  <w:comment w:id="334" w:author="Al Riyami, Azza OLNG-SCC/12" w:date="2026-03-29T13:07:00Z" w:initials="AA">
    <w:p w14:paraId="30AB4F1E" w14:textId="08304BA8" w:rsidR="003E0C1E" w:rsidRDefault="003E0C1E" w:rsidP="003E0C1E">
      <w:pPr>
        <w:pStyle w:val="CommentText"/>
      </w:pPr>
      <w:r>
        <w:rPr>
          <w:rStyle w:val="CommentReference"/>
        </w:rPr>
        <w:annotationRef/>
      </w:r>
      <w:r>
        <w:t xml:space="preserve">Confirm the ref. </w:t>
      </w:r>
    </w:p>
    <w:p w14:paraId="54303249" w14:textId="77777777" w:rsidR="003E0C1E" w:rsidRDefault="003E0C1E" w:rsidP="003E0C1E">
      <w:pPr>
        <w:pStyle w:val="CommentText"/>
      </w:pPr>
      <w:r>
        <w:t>Nothing in the list other than Item 30 “HSO-P008 Heat Illness Prevention Procedure.pdf”</w:t>
      </w:r>
    </w:p>
  </w:comment>
  <w:comment w:id="335" w:author="Al Mukheini, Munira OLNG-HSS/2" w:date="2026-03-31T08:08:00Z" w:initials="MA">
    <w:p w14:paraId="35676251" w14:textId="77777777" w:rsidR="00225EF1" w:rsidRDefault="00225EF1" w:rsidP="00225EF1">
      <w:pPr>
        <w:pStyle w:val="CommentText"/>
      </w:pPr>
      <w:r>
        <w:rPr>
          <w:rStyle w:val="CommentReference"/>
        </w:rPr>
        <w:annotationRef/>
      </w:r>
      <w:r>
        <w:t>Confirmed</w:t>
      </w:r>
    </w:p>
  </w:comment>
  <w:comment w:id="341" w:author="Al Riyami, Azza OLNG-SCC/12" w:date="2026-03-29T13:07:00Z" w:initials="AA">
    <w:p w14:paraId="392B86FC" w14:textId="77777777" w:rsidR="000E79BB" w:rsidRDefault="000E79BB" w:rsidP="000E79BB">
      <w:pPr>
        <w:pStyle w:val="CommentText"/>
      </w:pPr>
      <w:r>
        <w:rPr>
          <w:rStyle w:val="CommentReference"/>
        </w:rPr>
        <w:annotationRef/>
      </w:r>
      <w:r>
        <w:t>Stands for what?</w:t>
      </w:r>
    </w:p>
  </w:comment>
  <w:comment w:id="342" w:author="Al Mukheini, Munira OLNG-HSS/2" w:date="2026-03-31T08:13:00Z" w:initials="MA">
    <w:p w14:paraId="36A51ACA" w14:textId="77777777" w:rsidR="00225EF1" w:rsidRDefault="00225EF1" w:rsidP="00225EF1">
      <w:pPr>
        <w:pStyle w:val="CommentText"/>
      </w:pPr>
      <w:r>
        <w:rPr>
          <w:rStyle w:val="CommentReference"/>
        </w:rPr>
        <w:annotationRef/>
      </w:r>
      <w:r>
        <w:t>Contractor HSE Management Process</w:t>
      </w:r>
    </w:p>
  </w:comment>
  <w:comment w:id="351" w:author="Al Riyami, Azza OLNG-SCC/12" w:date="2026-03-29T13:09:00Z" w:initials="AA">
    <w:p w14:paraId="1E9C2662" w14:textId="77777777" w:rsidR="00DD263E" w:rsidRDefault="008F7364" w:rsidP="00DD263E">
      <w:pPr>
        <w:pStyle w:val="CommentText"/>
      </w:pPr>
      <w:r>
        <w:rPr>
          <w:rStyle w:val="CommentReference"/>
        </w:rPr>
        <w:annotationRef/>
      </w:r>
      <w:r w:rsidR="00DD263E">
        <w:t>Review this statement</w:t>
      </w:r>
    </w:p>
  </w:comment>
  <w:comment w:id="352" w:author="Al Mukheini, Munira OLNG-HSS/2" w:date="2026-03-31T08:14:00Z" w:initials="MA">
    <w:p w14:paraId="0A6560D4" w14:textId="77777777" w:rsidR="00225EF1" w:rsidRDefault="00225EF1" w:rsidP="00225EF1">
      <w:pPr>
        <w:pStyle w:val="CommentText"/>
      </w:pPr>
      <w:r>
        <w:rPr>
          <w:rStyle w:val="CommentReference"/>
        </w:rPr>
        <w:annotationRef/>
      </w:r>
      <w:r>
        <w:t>Reviewed</w:t>
      </w:r>
    </w:p>
  </w:comment>
  <w:comment w:id="366" w:author="Al Riyami, Azza OLNG-SCC/12" w:date="2026-03-29T14:30:00Z" w:initials="AA">
    <w:p w14:paraId="46150287" w14:textId="77777777" w:rsidR="00387796" w:rsidRDefault="009D2A2E" w:rsidP="00387796">
      <w:pPr>
        <w:pStyle w:val="CommentText"/>
      </w:pPr>
      <w:r>
        <w:rPr>
          <w:rStyle w:val="CommentReference"/>
        </w:rPr>
        <w:annotationRef/>
      </w:r>
      <w:r w:rsidR="00387796">
        <w:t>Review ref.</w:t>
      </w:r>
    </w:p>
    <w:p w14:paraId="71B57D22" w14:textId="77777777" w:rsidR="00387796" w:rsidRDefault="00387796" w:rsidP="00387796">
      <w:pPr>
        <w:pStyle w:val="CommentText"/>
      </w:pPr>
      <w:r>
        <w:t xml:space="preserve">Clause 13 below is HSV-P001 </w:t>
      </w:r>
    </w:p>
  </w:comment>
  <w:comment w:id="367" w:author="Al Mukheini, Munira OLNG-HSS/2" w:date="2026-03-31T08:15:00Z" w:initials="MA">
    <w:p w14:paraId="573B9767" w14:textId="77777777" w:rsidR="00225EF1" w:rsidRDefault="00225EF1" w:rsidP="00225EF1">
      <w:pPr>
        <w:pStyle w:val="CommentText"/>
      </w:pPr>
      <w:r>
        <w:rPr>
          <w:rStyle w:val="CommentReference"/>
        </w:rPr>
        <w:annotationRef/>
      </w:r>
      <w:r>
        <w:t>Yes</w:t>
      </w:r>
    </w:p>
  </w:comment>
  <w:comment w:id="455" w:author="Al Riyami, Azza OLNG-SCC/12" w:date="2026-03-29T09:57:00Z" w:initials="AA">
    <w:p w14:paraId="7B20CF8A" w14:textId="77777777" w:rsidR="00387796" w:rsidRDefault="00641558" w:rsidP="00387796">
      <w:pPr>
        <w:pStyle w:val="CommentText"/>
      </w:pPr>
      <w:r>
        <w:rPr>
          <w:rStyle w:val="CommentReference"/>
        </w:rPr>
        <w:annotationRef/>
      </w:r>
      <w:r w:rsidR="00387796">
        <w:t>Repeated. There is a section for Dropped Objects above (12.7)</w:t>
      </w:r>
    </w:p>
  </w:comment>
  <w:comment w:id="456" w:author="Al Mukheini, Munira OLNG-HSS/2" w:date="2026-03-31T08:16:00Z" w:initials="MA">
    <w:p w14:paraId="3BDCE268" w14:textId="77777777" w:rsidR="001346D4" w:rsidRDefault="001346D4" w:rsidP="001346D4">
      <w:pPr>
        <w:pStyle w:val="CommentText"/>
      </w:pPr>
      <w:r>
        <w:rPr>
          <w:rStyle w:val="CommentReference"/>
        </w:rPr>
        <w:annotationRef/>
      </w:r>
      <w:r>
        <w:t>Noted</w:t>
      </w:r>
    </w:p>
  </w:comment>
  <w:comment w:id="499" w:author="Al Riyami, Azza OLNG-SCC/12" w:date="2026-03-29T14:31:00Z" w:initials="AA">
    <w:p w14:paraId="4565BAC2" w14:textId="6C5E918D" w:rsidR="007C285C" w:rsidRDefault="007C285C" w:rsidP="007C285C">
      <w:pPr>
        <w:pStyle w:val="CommentText"/>
      </w:pPr>
      <w:r>
        <w:rPr>
          <w:rStyle w:val="CommentReference"/>
        </w:rPr>
        <w:annotationRef/>
      </w:r>
      <w:r>
        <w:t>What is SP?</w:t>
      </w:r>
    </w:p>
  </w:comment>
  <w:comment w:id="500" w:author="Al Mukheini, Munira OLNG-HSS/2" w:date="2026-03-31T08:20:00Z" w:initials="MA">
    <w:p w14:paraId="4A4EB5BF" w14:textId="77777777" w:rsidR="001346D4" w:rsidRDefault="001346D4" w:rsidP="001346D4">
      <w:pPr>
        <w:pStyle w:val="CommentText"/>
      </w:pPr>
      <w:r>
        <w:rPr>
          <w:rStyle w:val="CommentReference"/>
        </w:rPr>
        <w:annotationRef/>
      </w:r>
      <w:r>
        <w:t>Social Performance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C2AF93" w15:done="1"/>
  <w15:commentEx w15:paraId="5881F4A3" w15:paraIdParent="4CC2AF93" w15:done="1"/>
  <w15:commentEx w15:paraId="41B4B20B" w15:done="1"/>
  <w15:commentEx w15:paraId="54303249" w15:done="1"/>
  <w15:commentEx w15:paraId="35676251" w15:paraIdParent="54303249" w15:done="1"/>
  <w15:commentEx w15:paraId="392B86FC" w15:done="1"/>
  <w15:commentEx w15:paraId="36A51ACA" w15:paraIdParent="392B86FC" w15:done="1"/>
  <w15:commentEx w15:paraId="1E9C2662" w15:done="1"/>
  <w15:commentEx w15:paraId="0A6560D4" w15:paraIdParent="1E9C2662" w15:done="1"/>
  <w15:commentEx w15:paraId="71B57D22" w15:done="1"/>
  <w15:commentEx w15:paraId="573B9767" w15:paraIdParent="71B57D22" w15:done="1"/>
  <w15:commentEx w15:paraId="7B20CF8A" w15:done="1"/>
  <w15:commentEx w15:paraId="3BDCE268" w15:paraIdParent="7B20CF8A" w15:done="1"/>
  <w15:commentEx w15:paraId="4565BAC2" w15:done="1"/>
  <w15:commentEx w15:paraId="4A4EB5BF" w15:paraIdParent="4565BAC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C260DC" w16cex:dateUtc="2026-03-29T09:01:00Z"/>
  <w16cex:commentExtensible w16cex:durableId="268B4E53" w16cex:dateUtc="2026-03-31T04:05:00Z"/>
  <w16cex:commentExtensible w16cex:durableId="320421B3" w16cex:dateUtc="2026-03-29T05:58:00Z"/>
  <w16cex:commentExtensible w16cex:durableId="2732833D" w16cex:dateUtc="2026-03-29T09:07:00Z"/>
  <w16cex:commentExtensible w16cex:durableId="08FA881C" w16cex:dateUtc="2026-03-31T04:08:00Z"/>
  <w16cex:commentExtensible w16cex:durableId="5D8840AE" w16cex:dateUtc="2026-03-29T09:07:00Z"/>
  <w16cex:commentExtensible w16cex:durableId="6DA58053" w16cex:dateUtc="2026-03-31T04:13:00Z"/>
  <w16cex:commentExtensible w16cex:durableId="1B6B1835" w16cex:dateUtc="2026-03-29T09:09:00Z"/>
  <w16cex:commentExtensible w16cex:durableId="11CEB377" w16cex:dateUtc="2026-03-31T04:14:00Z"/>
  <w16cex:commentExtensible w16cex:durableId="1FEA948A" w16cex:dateUtc="2026-03-29T10:30:00Z"/>
  <w16cex:commentExtensible w16cex:durableId="0FD82F7E" w16cex:dateUtc="2026-03-31T04:15:00Z"/>
  <w16cex:commentExtensible w16cex:durableId="3897F7BE" w16cex:dateUtc="2026-03-29T05:57:00Z"/>
  <w16cex:commentExtensible w16cex:durableId="3FECFA0B" w16cex:dateUtc="2026-03-31T04:16:00Z"/>
  <w16cex:commentExtensible w16cex:durableId="1D5F1E28" w16cex:dateUtc="2026-03-29T10:31:00Z"/>
  <w16cex:commentExtensible w16cex:durableId="2D7EC238" w16cex:dateUtc="2026-03-31T0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C2AF93" w16cid:durableId="2FC260DC"/>
  <w16cid:commentId w16cid:paraId="5881F4A3" w16cid:durableId="268B4E53"/>
  <w16cid:commentId w16cid:paraId="41B4B20B" w16cid:durableId="320421B3"/>
  <w16cid:commentId w16cid:paraId="54303249" w16cid:durableId="2732833D"/>
  <w16cid:commentId w16cid:paraId="35676251" w16cid:durableId="08FA881C"/>
  <w16cid:commentId w16cid:paraId="392B86FC" w16cid:durableId="5D8840AE"/>
  <w16cid:commentId w16cid:paraId="36A51ACA" w16cid:durableId="6DA58053"/>
  <w16cid:commentId w16cid:paraId="1E9C2662" w16cid:durableId="1B6B1835"/>
  <w16cid:commentId w16cid:paraId="0A6560D4" w16cid:durableId="11CEB377"/>
  <w16cid:commentId w16cid:paraId="71B57D22" w16cid:durableId="1FEA948A"/>
  <w16cid:commentId w16cid:paraId="573B9767" w16cid:durableId="0FD82F7E"/>
  <w16cid:commentId w16cid:paraId="7B20CF8A" w16cid:durableId="3897F7BE"/>
  <w16cid:commentId w16cid:paraId="3BDCE268" w16cid:durableId="3FECFA0B"/>
  <w16cid:commentId w16cid:paraId="4565BAC2" w16cid:durableId="1D5F1E28"/>
  <w16cid:commentId w16cid:paraId="4A4EB5BF" w16cid:durableId="2D7EC2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957A2" w14:textId="77777777" w:rsidR="00631F77" w:rsidRDefault="00631F77" w:rsidP="0051627F">
      <w:r>
        <w:separator/>
      </w:r>
    </w:p>
  </w:endnote>
  <w:endnote w:type="continuationSeparator" w:id="0">
    <w:p w14:paraId="6C44F503" w14:textId="77777777" w:rsidR="00631F77" w:rsidRDefault="00631F77" w:rsidP="00516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012D" w14:textId="17FED952" w:rsidR="00296A4D" w:rsidRPr="00FA2A9D" w:rsidRDefault="00731A21" w:rsidP="00F172A8">
    <w:pPr>
      <w:pStyle w:val="Footer"/>
      <w:pBdr>
        <w:top w:val="single" w:sz="4" w:space="0" w:color="auto"/>
      </w:pBdr>
      <w:tabs>
        <w:tab w:val="clear" w:pos="4153"/>
        <w:tab w:val="clear" w:pos="8306"/>
        <w:tab w:val="right" w:pos="9090"/>
      </w:tabs>
      <w:rPr>
        <w:rFonts w:ascii="Candara" w:hAnsi="Candara"/>
      </w:rPr>
    </w:pPr>
    <w:r w:rsidRPr="00731A21">
      <w:rPr>
        <w:rFonts w:ascii="Candara" w:hAnsi="Candara"/>
        <w:noProof/>
        <w:snapToGrid w:val="0"/>
        <w:lang w:eastAsia="en-US"/>
      </w:rPr>
      <w:t>Section C - QHSSE Requirements</w:t>
    </w:r>
    <w:r w:rsidR="00D63102" w:rsidRPr="00FA2A9D">
      <w:rPr>
        <w:rFonts w:ascii="Candara" w:hAnsi="Candara"/>
      </w:rPr>
      <w:t xml:space="preserve">                                                                                                          </w:t>
    </w:r>
    <w:r w:rsidR="00D63102">
      <w:rPr>
        <w:rFonts w:ascii="Candara" w:hAnsi="Candara"/>
      </w:rPr>
      <w:t xml:space="preserve">                </w:t>
    </w:r>
    <w:r w:rsidR="00D63102" w:rsidRPr="00FA2A9D">
      <w:rPr>
        <w:rFonts w:ascii="Candara" w:hAnsi="Candara"/>
      </w:rPr>
      <w:t xml:space="preserve"> Page </w:t>
    </w:r>
    <w:r w:rsidR="00D63102" w:rsidRPr="00FA2A9D">
      <w:rPr>
        <w:rStyle w:val="PageNumber"/>
        <w:rFonts w:ascii="Candara" w:hAnsi="Candara"/>
      </w:rPr>
      <w:fldChar w:fldCharType="begin"/>
    </w:r>
    <w:r w:rsidR="00D63102" w:rsidRPr="00FA2A9D">
      <w:rPr>
        <w:rStyle w:val="PageNumber"/>
        <w:rFonts w:ascii="Candara" w:hAnsi="Candara"/>
      </w:rPr>
      <w:instrText xml:space="preserve"> PAGE </w:instrText>
    </w:r>
    <w:r w:rsidR="00D63102" w:rsidRPr="00FA2A9D">
      <w:rPr>
        <w:rStyle w:val="PageNumber"/>
        <w:rFonts w:ascii="Candara" w:hAnsi="Candara"/>
      </w:rPr>
      <w:fldChar w:fldCharType="separate"/>
    </w:r>
    <w:r w:rsidR="00D63102">
      <w:rPr>
        <w:rStyle w:val="PageNumber"/>
        <w:rFonts w:ascii="Candara" w:hAnsi="Candara"/>
        <w:noProof/>
      </w:rPr>
      <w:t>5</w:t>
    </w:r>
    <w:r w:rsidR="00D63102" w:rsidRPr="00FA2A9D">
      <w:rPr>
        <w:rStyle w:val="PageNumber"/>
        <w:rFonts w:ascii="Candara" w:hAnsi="Candara"/>
      </w:rPr>
      <w:fldChar w:fldCharType="end"/>
    </w:r>
    <w:r w:rsidR="00D63102" w:rsidRPr="00FA2A9D">
      <w:rPr>
        <w:rStyle w:val="PageNumber"/>
        <w:rFonts w:ascii="Candara" w:hAnsi="Candara"/>
      </w:rPr>
      <w:t xml:space="preserve"> of </w:t>
    </w:r>
    <w:r w:rsidR="00D63102" w:rsidRPr="00FA2A9D">
      <w:rPr>
        <w:rStyle w:val="PageNumber"/>
        <w:rFonts w:ascii="Candara" w:hAnsi="Candara"/>
      </w:rPr>
      <w:fldChar w:fldCharType="begin"/>
    </w:r>
    <w:r w:rsidR="00D63102" w:rsidRPr="00FA2A9D">
      <w:rPr>
        <w:rStyle w:val="PageNumber"/>
        <w:rFonts w:ascii="Candara" w:hAnsi="Candara"/>
      </w:rPr>
      <w:instrText xml:space="preserve"> NUMPAGES </w:instrText>
    </w:r>
    <w:r w:rsidR="00D63102" w:rsidRPr="00FA2A9D">
      <w:rPr>
        <w:rStyle w:val="PageNumber"/>
        <w:rFonts w:ascii="Candara" w:hAnsi="Candara"/>
      </w:rPr>
      <w:fldChar w:fldCharType="separate"/>
    </w:r>
    <w:r w:rsidR="00D63102">
      <w:rPr>
        <w:rStyle w:val="PageNumber"/>
        <w:rFonts w:ascii="Candara" w:hAnsi="Candara"/>
        <w:noProof/>
      </w:rPr>
      <w:t>5</w:t>
    </w:r>
    <w:r w:rsidR="00D63102" w:rsidRPr="00FA2A9D">
      <w:rPr>
        <w:rStyle w:val="PageNumber"/>
        <w:rFonts w:ascii="Candara" w:hAnsi="Candara"/>
      </w:rPr>
      <w:fldChar w:fldCharType="end"/>
    </w:r>
    <w:r w:rsidR="00D63102" w:rsidRPr="00FA2A9D">
      <w:rPr>
        <w:rFonts w:ascii="Candara" w:hAnsi="Candara"/>
      </w:rPr>
      <w:tab/>
    </w:r>
  </w:p>
  <w:p w14:paraId="19E2D1AD" w14:textId="77777777" w:rsidR="00296A4D" w:rsidRDefault="00296A4D">
    <w:pPr>
      <w:pStyle w:val="Footer"/>
      <w:rPr>
        <w:snapToGrid w:val="0"/>
        <w:lang w:eastAsia="en-US"/>
      </w:rPr>
    </w:pPr>
  </w:p>
  <w:p w14:paraId="2D928CEA" w14:textId="77777777" w:rsidR="00296A4D" w:rsidRDefault="00296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B013B" w14:textId="77777777" w:rsidR="00296A4D" w:rsidRPr="00FA2A9D" w:rsidRDefault="00296A4D" w:rsidP="00296A4D">
    <w:pPr>
      <w:pStyle w:val="Footer"/>
      <w:pBdr>
        <w:top w:val="single" w:sz="4" w:space="0" w:color="auto"/>
      </w:pBdr>
      <w:tabs>
        <w:tab w:val="clear" w:pos="4153"/>
        <w:tab w:val="clear" w:pos="8306"/>
        <w:tab w:val="right" w:pos="9090"/>
      </w:tabs>
      <w:rPr>
        <w:rFonts w:ascii="Candara" w:hAnsi="Candara"/>
      </w:rPr>
    </w:pPr>
    <w:r w:rsidRPr="00731A21">
      <w:rPr>
        <w:rFonts w:ascii="Candara" w:hAnsi="Candara"/>
        <w:noProof/>
        <w:snapToGrid w:val="0"/>
        <w:lang w:eastAsia="en-US"/>
      </w:rPr>
      <w:t>Section C - QHSSE Requirements</w:t>
    </w:r>
    <w:r w:rsidRPr="00FA2A9D">
      <w:rPr>
        <w:rFonts w:ascii="Candara" w:hAnsi="Candara"/>
      </w:rPr>
      <w:t xml:space="preserve">                                                                                                          </w:t>
    </w:r>
    <w:r>
      <w:rPr>
        <w:rFonts w:ascii="Candara" w:hAnsi="Candara"/>
      </w:rPr>
      <w:t xml:space="preserve">                </w:t>
    </w:r>
    <w:r w:rsidRPr="00FA2A9D">
      <w:rPr>
        <w:rFonts w:ascii="Candara" w:hAnsi="Candara"/>
      </w:rPr>
      <w:t xml:space="preserve"> Page </w:t>
    </w:r>
    <w:r w:rsidRPr="00FA2A9D">
      <w:rPr>
        <w:rStyle w:val="PageNumber"/>
        <w:rFonts w:ascii="Candara" w:hAnsi="Candara"/>
      </w:rPr>
      <w:fldChar w:fldCharType="begin"/>
    </w:r>
    <w:r w:rsidRPr="00FA2A9D">
      <w:rPr>
        <w:rStyle w:val="PageNumber"/>
        <w:rFonts w:ascii="Candara" w:hAnsi="Candara"/>
      </w:rPr>
      <w:instrText xml:space="preserve"> PAGE </w:instrText>
    </w:r>
    <w:r w:rsidRPr="00FA2A9D">
      <w:rPr>
        <w:rStyle w:val="PageNumber"/>
        <w:rFonts w:ascii="Candara" w:hAnsi="Candara"/>
      </w:rPr>
      <w:fldChar w:fldCharType="separate"/>
    </w:r>
    <w:r>
      <w:rPr>
        <w:rStyle w:val="PageNumber"/>
        <w:rFonts w:ascii="Candara" w:hAnsi="Candara"/>
      </w:rPr>
      <w:t>1</w:t>
    </w:r>
    <w:r w:rsidRPr="00FA2A9D">
      <w:rPr>
        <w:rStyle w:val="PageNumber"/>
        <w:rFonts w:ascii="Candara" w:hAnsi="Candara"/>
      </w:rPr>
      <w:fldChar w:fldCharType="end"/>
    </w:r>
    <w:r w:rsidRPr="00FA2A9D">
      <w:rPr>
        <w:rStyle w:val="PageNumber"/>
        <w:rFonts w:ascii="Candara" w:hAnsi="Candara"/>
      </w:rPr>
      <w:t xml:space="preserve"> of </w:t>
    </w:r>
    <w:r w:rsidRPr="00FA2A9D">
      <w:rPr>
        <w:rStyle w:val="PageNumber"/>
        <w:rFonts w:ascii="Candara" w:hAnsi="Candara"/>
      </w:rPr>
      <w:fldChar w:fldCharType="begin"/>
    </w:r>
    <w:r w:rsidRPr="00FA2A9D">
      <w:rPr>
        <w:rStyle w:val="PageNumber"/>
        <w:rFonts w:ascii="Candara" w:hAnsi="Candara"/>
      </w:rPr>
      <w:instrText xml:space="preserve"> NUMPAGES </w:instrText>
    </w:r>
    <w:r w:rsidRPr="00FA2A9D">
      <w:rPr>
        <w:rStyle w:val="PageNumber"/>
        <w:rFonts w:ascii="Candara" w:hAnsi="Candara"/>
      </w:rPr>
      <w:fldChar w:fldCharType="separate"/>
    </w:r>
    <w:r>
      <w:rPr>
        <w:rStyle w:val="PageNumber"/>
        <w:rFonts w:ascii="Candara" w:hAnsi="Candara"/>
      </w:rPr>
      <w:t>18</w:t>
    </w:r>
    <w:r w:rsidRPr="00FA2A9D">
      <w:rPr>
        <w:rStyle w:val="PageNumber"/>
        <w:rFonts w:ascii="Candara" w:hAnsi="Candara"/>
      </w:rPr>
      <w:fldChar w:fldCharType="end"/>
    </w:r>
    <w:r w:rsidRPr="00FA2A9D">
      <w:rPr>
        <w:rFonts w:ascii="Candara" w:hAnsi="Candara"/>
      </w:rPr>
      <w:tab/>
    </w:r>
  </w:p>
  <w:p w14:paraId="539B1F01" w14:textId="77777777" w:rsidR="00296A4D" w:rsidRDefault="00296A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7C1C" w14:textId="360DA30E" w:rsidR="00296A4D" w:rsidRPr="00296A4D" w:rsidRDefault="00296A4D" w:rsidP="00296A4D">
    <w:pPr>
      <w:pStyle w:val="Footer"/>
      <w:pBdr>
        <w:top w:val="single" w:sz="4" w:space="0" w:color="auto"/>
      </w:pBdr>
      <w:tabs>
        <w:tab w:val="clear" w:pos="4153"/>
        <w:tab w:val="clear" w:pos="8306"/>
        <w:tab w:val="right" w:pos="9090"/>
      </w:tabs>
      <w:rPr>
        <w:rFonts w:ascii="Candara" w:hAnsi="Candara"/>
      </w:rPr>
    </w:pPr>
    <w:r w:rsidRPr="00731A21">
      <w:rPr>
        <w:rFonts w:ascii="Candara" w:hAnsi="Candara"/>
        <w:noProof/>
        <w:snapToGrid w:val="0"/>
        <w:lang w:eastAsia="en-US"/>
      </w:rPr>
      <w:t>Section C - QHSSE Requirements</w:t>
    </w:r>
    <w:r w:rsidRPr="00FA2A9D">
      <w:rPr>
        <w:rFonts w:ascii="Candara" w:hAnsi="Candara"/>
      </w:rPr>
      <w:t xml:space="preserve">                                                                                                          </w:t>
    </w:r>
    <w:r>
      <w:rPr>
        <w:rFonts w:ascii="Candara" w:hAnsi="Candara"/>
      </w:rPr>
      <w:t xml:space="preserve">                </w:t>
    </w:r>
    <w:r w:rsidRPr="00FA2A9D">
      <w:rPr>
        <w:rFonts w:ascii="Candara" w:hAnsi="Candara"/>
      </w:rPr>
      <w:t xml:space="preserve"> Page </w:t>
    </w:r>
    <w:r w:rsidRPr="00FA2A9D">
      <w:rPr>
        <w:rStyle w:val="PageNumber"/>
        <w:rFonts w:ascii="Candara" w:hAnsi="Candara"/>
      </w:rPr>
      <w:fldChar w:fldCharType="begin"/>
    </w:r>
    <w:r w:rsidRPr="00FA2A9D">
      <w:rPr>
        <w:rStyle w:val="PageNumber"/>
        <w:rFonts w:ascii="Candara" w:hAnsi="Candara"/>
      </w:rPr>
      <w:instrText xml:space="preserve"> PAGE </w:instrText>
    </w:r>
    <w:r w:rsidRPr="00FA2A9D">
      <w:rPr>
        <w:rStyle w:val="PageNumber"/>
        <w:rFonts w:ascii="Candara" w:hAnsi="Candara"/>
      </w:rPr>
      <w:fldChar w:fldCharType="separate"/>
    </w:r>
    <w:r>
      <w:rPr>
        <w:rStyle w:val="PageNumber"/>
        <w:rFonts w:ascii="Candara" w:hAnsi="Candara"/>
      </w:rPr>
      <w:t>1</w:t>
    </w:r>
    <w:r w:rsidRPr="00FA2A9D">
      <w:rPr>
        <w:rStyle w:val="PageNumber"/>
        <w:rFonts w:ascii="Candara" w:hAnsi="Candara"/>
      </w:rPr>
      <w:fldChar w:fldCharType="end"/>
    </w:r>
    <w:r w:rsidRPr="00FA2A9D">
      <w:rPr>
        <w:rStyle w:val="PageNumber"/>
        <w:rFonts w:ascii="Candara" w:hAnsi="Candara"/>
      </w:rPr>
      <w:t xml:space="preserve"> of </w:t>
    </w:r>
    <w:r w:rsidRPr="00FA2A9D">
      <w:rPr>
        <w:rStyle w:val="PageNumber"/>
        <w:rFonts w:ascii="Candara" w:hAnsi="Candara"/>
      </w:rPr>
      <w:fldChar w:fldCharType="begin"/>
    </w:r>
    <w:r w:rsidRPr="00FA2A9D">
      <w:rPr>
        <w:rStyle w:val="PageNumber"/>
        <w:rFonts w:ascii="Candara" w:hAnsi="Candara"/>
      </w:rPr>
      <w:instrText xml:space="preserve"> NUMPAGES </w:instrText>
    </w:r>
    <w:r w:rsidRPr="00FA2A9D">
      <w:rPr>
        <w:rStyle w:val="PageNumber"/>
        <w:rFonts w:ascii="Candara" w:hAnsi="Candara"/>
      </w:rPr>
      <w:fldChar w:fldCharType="separate"/>
    </w:r>
    <w:r>
      <w:rPr>
        <w:rStyle w:val="PageNumber"/>
        <w:rFonts w:ascii="Candara" w:hAnsi="Candara"/>
      </w:rPr>
      <w:t>18</w:t>
    </w:r>
    <w:r w:rsidRPr="00FA2A9D">
      <w:rPr>
        <w:rStyle w:val="PageNumber"/>
        <w:rFonts w:ascii="Candara" w:hAnsi="Candara"/>
      </w:rPr>
      <w:fldChar w:fldCharType="end"/>
    </w:r>
    <w:r w:rsidRPr="00FA2A9D">
      <w:rPr>
        <w:rFonts w:ascii="Candara" w:hAnsi="Candar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4AE47" w14:textId="77777777" w:rsidR="00631F77" w:rsidRDefault="00631F77" w:rsidP="0051627F">
      <w:r>
        <w:separator/>
      </w:r>
    </w:p>
  </w:footnote>
  <w:footnote w:type="continuationSeparator" w:id="0">
    <w:p w14:paraId="2BF180F0" w14:textId="77777777" w:rsidR="00631F77" w:rsidRDefault="00631F77" w:rsidP="00516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256984913"/>
      <w:placeholder>
        <w:docPart w:val="A716D942CB8045A29D05EFD47DAA223C"/>
      </w:placeholder>
      <w:dataBinding w:prefixMappings="xmlns:ns0='http://purl.org/dc/elements/1.1/' xmlns:ns1='http://schemas.openxmlformats.org/package/2006/metadata/core-properties' " w:xpath="/ns1:coreProperties[1]/ns0:subject[1]" w:storeItemID="{6C3C8BC8-F283-45AE-878A-BAB7291924A1}"/>
      <w:text/>
    </w:sdtPr>
    <w:sdtContent>
      <w:p w14:paraId="655385BF" w14:textId="77777777" w:rsidR="0051627F" w:rsidRPr="00F063DA" w:rsidRDefault="0051627F" w:rsidP="0051627F">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284397442"/>
      <w:placeholder>
        <w:docPart w:val="1233980F57C249E3A3E6F88BC48A864E"/>
      </w:placeholder>
      <w:dataBinding w:prefixMappings="xmlns:ns0='http://purl.org/dc/elements/1.1/' xmlns:ns1='http://schemas.openxmlformats.org/package/2006/metadata/core-properties' " w:xpath="/ns1:coreProperties[1]/ns0:title[1]" w:storeItemID="{6C3C8BC8-F283-45AE-878A-BAB7291924A1}"/>
      <w:text/>
    </w:sdtPr>
    <w:sdtContent>
      <w:p w14:paraId="5D3CFD11" w14:textId="7B1B367D" w:rsidR="0051627F" w:rsidRPr="0051627F" w:rsidRDefault="0051627F" w:rsidP="0051627F">
        <w:pPr>
          <w:pStyle w:val="Header"/>
          <w:rPr>
            <w:rFonts w:ascii="Candara" w:hAnsi="Candara"/>
            <w:sz w:val="18"/>
            <w:szCs w:val="18"/>
          </w:rPr>
        </w:pPr>
        <w:r w:rsidRPr="00F063DA">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660120633"/>
      <w:placeholder>
        <w:docPart w:val="257E225838CF48DABDDE5EFEBC5A2083"/>
      </w:placeholder>
      <w:dataBinding w:prefixMappings="xmlns:ns0='http://purl.org/dc/elements/1.1/' xmlns:ns1='http://schemas.openxmlformats.org/package/2006/metadata/core-properties' " w:xpath="/ns1:coreProperties[1]/ns0:subject[1]" w:storeItemID="{6C3C8BC8-F283-45AE-878A-BAB7291924A1}"/>
      <w:text/>
    </w:sdtPr>
    <w:sdtContent>
      <w:p w14:paraId="75465416" w14:textId="77777777" w:rsidR="0051627F" w:rsidRPr="00F063DA" w:rsidRDefault="0051627F" w:rsidP="0051627F">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358945325"/>
      <w:placeholder>
        <w:docPart w:val="2363EFC6C1BD41B1B68A10BA18669962"/>
      </w:placeholder>
      <w:dataBinding w:prefixMappings="xmlns:ns0='http://purl.org/dc/elements/1.1/' xmlns:ns1='http://schemas.openxmlformats.org/package/2006/metadata/core-properties' " w:xpath="/ns1:coreProperties[1]/ns0:title[1]" w:storeItemID="{6C3C8BC8-F283-45AE-878A-BAB7291924A1}"/>
      <w:text/>
    </w:sdtPr>
    <w:sdtContent>
      <w:p w14:paraId="2614B406" w14:textId="77777777" w:rsidR="0051627F" w:rsidRPr="00F063DA" w:rsidRDefault="0051627F" w:rsidP="0051627F">
        <w:pPr>
          <w:pStyle w:val="Header"/>
          <w:rPr>
            <w:rFonts w:ascii="Candara" w:hAnsi="Candara"/>
            <w:sz w:val="18"/>
            <w:szCs w:val="18"/>
          </w:rPr>
        </w:pPr>
        <w:r w:rsidRPr="00F063DA">
          <w:rPr>
            <w:rFonts w:ascii="Candara" w:hAnsi="Candara"/>
            <w:sz w:val="18"/>
            <w:szCs w:val="18"/>
          </w:rPr>
          <w:t>Contract Title</w:t>
        </w:r>
      </w:p>
    </w:sdtContent>
  </w:sdt>
  <w:p w14:paraId="46B529D5" w14:textId="77777777" w:rsidR="0051627F" w:rsidRDefault="005162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ndara" w:hAnsi="Candara"/>
        <w:sz w:val="18"/>
        <w:szCs w:val="18"/>
      </w:rPr>
      <w:alias w:val="Subject"/>
      <w:tag w:val=""/>
      <w:id w:val="1395235576"/>
      <w:placeholder>
        <w:docPart w:val="4EF4A8C0E3274874A49D8DF08C79347E"/>
      </w:placeholder>
      <w:dataBinding w:prefixMappings="xmlns:ns0='http://purl.org/dc/elements/1.1/' xmlns:ns1='http://schemas.openxmlformats.org/package/2006/metadata/core-properties' " w:xpath="/ns1:coreProperties[1]/ns0:subject[1]" w:storeItemID="{6C3C8BC8-F283-45AE-878A-BAB7291924A1}"/>
      <w:text/>
    </w:sdtPr>
    <w:sdtContent>
      <w:p w14:paraId="5BDFADBB" w14:textId="77777777" w:rsidR="00AC541C" w:rsidRPr="00F063DA" w:rsidRDefault="00AC541C" w:rsidP="00AC541C">
        <w:pPr>
          <w:pStyle w:val="Header"/>
          <w:rPr>
            <w:rFonts w:ascii="Candara" w:hAnsi="Candara"/>
            <w:sz w:val="18"/>
            <w:szCs w:val="18"/>
          </w:rPr>
        </w:pPr>
        <w:r w:rsidRPr="00F063DA">
          <w:rPr>
            <w:rFonts w:ascii="Candara" w:hAnsi="Candara"/>
            <w:sz w:val="18"/>
            <w:szCs w:val="18"/>
          </w:rPr>
          <w:t>Contract No.</w:t>
        </w:r>
      </w:p>
    </w:sdtContent>
  </w:sdt>
  <w:sdt>
    <w:sdtPr>
      <w:rPr>
        <w:rFonts w:ascii="Candara" w:hAnsi="Candara"/>
        <w:sz w:val="18"/>
        <w:szCs w:val="18"/>
      </w:rPr>
      <w:alias w:val="Title"/>
      <w:tag w:val=""/>
      <w:id w:val="-1937281962"/>
      <w:placeholder>
        <w:docPart w:val="6AEA9688D6D24E40B34CC80B2CE5DD64"/>
      </w:placeholder>
      <w:dataBinding w:prefixMappings="xmlns:ns0='http://purl.org/dc/elements/1.1/' xmlns:ns1='http://schemas.openxmlformats.org/package/2006/metadata/core-properties' " w:xpath="/ns1:coreProperties[1]/ns0:title[1]" w:storeItemID="{6C3C8BC8-F283-45AE-878A-BAB7291924A1}"/>
      <w:text/>
    </w:sdtPr>
    <w:sdtContent>
      <w:p w14:paraId="29D4BB6D" w14:textId="19E8B325" w:rsidR="00296A4D" w:rsidRPr="00AC541C" w:rsidRDefault="00AC541C" w:rsidP="00AC541C">
        <w:pPr>
          <w:pStyle w:val="Header"/>
          <w:rPr>
            <w:rFonts w:ascii="Candara" w:hAnsi="Candara"/>
            <w:sz w:val="18"/>
            <w:szCs w:val="18"/>
          </w:rPr>
        </w:pPr>
        <w:r w:rsidRPr="00AC541C">
          <w:rPr>
            <w:rFonts w:ascii="Candara" w:hAnsi="Candara"/>
            <w:sz w:val="18"/>
            <w:szCs w:val="18"/>
          </w:rPr>
          <w:t>Contract Title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F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FD7C7E"/>
    <w:multiLevelType w:val="hybridMultilevel"/>
    <w:tmpl w:val="7C7C1C5A"/>
    <w:lvl w:ilvl="0" w:tplc="0409001B">
      <w:start w:val="1"/>
      <w:numFmt w:val="lowerRoman"/>
      <w:lvlText w:val="%1."/>
      <w:lvlJc w:val="righ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FF1AFB"/>
    <w:multiLevelType w:val="hybridMultilevel"/>
    <w:tmpl w:val="8C4CA284"/>
    <w:lvl w:ilvl="0" w:tplc="04090019">
      <w:start w:val="1"/>
      <w:numFmt w:val="lowerLetter"/>
      <w:lvlText w:val="%1."/>
      <w:lvlJc w:val="left"/>
      <w:pPr>
        <w:tabs>
          <w:tab w:val="num" w:pos="1418"/>
        </w:tabs>
        <w:ind w:left="1418"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E967EC"/>
    <w:multiLevelType w:val="hybridMultilevel"/>
    <w:tmpl w:val="11F65530"/>
    <w:lvl w:ilvl="0" w:tplc="04090011">
      <w:start w:val="1"/>
      <w:numFmt w:val="decimal"/>
      <w:lvlText w:val="%1)"/>
      <w:lvlJc w:val="left"/>
      <w:pPr>
        <w:tabs>
          <w:tab w:val="num" w:pos="516"/>
        </w:tabs>
        <w:ind w:left="516"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05E2A7C"/>
    <w:multiLevelType w:val="hybridMultilevel"/>
    <w:tmpl w:val="A68A823A"/>
    <w:lvl w:ilvl="0" w:tplc="001A3190">
      <w:start w:val="9"/>
      <w:numFmt w:val="lowerLetter"/>
      <w:lvlText w:val="%1)"/>
      <w:lvlJc w:val="left"/>
      <w:pPr>
        <w:ind w:left="720" w:hanging="360"/>
      </w:pPr>
      <w:rPr>
        <w:rFonts w:ascii="Garamond" w:hAnsi="Garamond"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51B5FAF"/>
    <w:multiLevelType w:val="multilevel"/>
    <w:tmpl w:val="987A1110"/>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670416"/>
    <w:multiLevelType w:val="hybridMultilevel"/>
    <w:tmpl w:val="CF6E66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A29A5"/>
    <w:multiLevelType w:val="hybridMultilevel"/>
    <w:tmpl w:val="19ECD336"/>
    <w:lvl w:ilvl="0" w:tplc="0409001B">
      <w:start w:val="1"/>
      <w:numFmt w:val="lowerRoman"/>
      <w:lvlText w:val="%1."/>
      <w:lvlJc w:val="righ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BFA6986"/>
    <w:multiLevelType w:val="multilevel"/>
    <w:tmpl w:val="FEF834B0"/>
    <w:lvl w:ilvl="0">
      <w:start w:val="1"/>
      <w:numFmt w:val="decimal"/>
      <w:pStyle w:val="HeadingB3"/>
      <w:lvlText w:val="%1."/>
      <w:lvlJc w:val="left"/>
      <w:pPr>
        <w:ind w:left="720" w:hanging="360"/>
      </w:pPr>
      <w:rPr>
        <w:rFonts w:hint="default"/>
      </w:rPr>
    </w:lvl>
    <w:lvl w:ilvl="1">
      <w:start w:val="1"/>
      <w:numFmt w:val="decimal"/>
      <w:lvlText w:val="%1.%2."/>
      <w:lvlJc w:val="left"/>
      <w:pPr>
        <w:ind w:left="1602" w:hanging="432"/>
      </w:pPr>
      <w:rPr>
        <w:rFonts w:hint="default"/>
        <w:b/>
        <w:i w:val="0"/>
      </w:rPr>
    </w:lvl>
    <w:lvl w:ilvl="2">
      <w:start w:val="1"/>
      <w:numFmt w:val="decimal"/>
      <w:lvlText w:val="%1.%2.%3."/>
      <w:lvlJc w:val="left"/>
      <w:pPr>
        <w:ind w:left="1404" w:hanging="504"/>
      </w:pPr>
      <w:rPr>
        <w:rFonts w:hint="default"/>
        <w:b w:val="0"/>
        <w:color w:val="auto"/>
      </w:rPr>
    </w:lvl>
    <w:lvl w:ilvl="3">
      <w:start w:val="1"/>
      <w:numFmt w:val="decimal"/>
      <w:lvlText w:val="%1.%2.%3.%4."/>
      <w:lvlJc w:val="left"/>
      <w:pPr>
        <w:ind w:left="1728" w:hanging="648"/>
      </w:pPr>
      <w:rPr>
        <w:rFonts w:hint="default"/>
        <w:b w:val="0"/>
      </w:rPr>
    </w:lvl>
    <w:lvl w:ilvl="4">
      <w:start w:val="1"/>
      <w:numFmt w:val="lowerLetter"/>
      <w:lvlText w:val="(%5)"/>
      <w:lvlJc w:val="left"/>
      <w:pPr>
        <w:ind w:left="2592" w:hanging="792"/>
      </w:pPr>
      <w:rPr>
        <w:rFonts w:ascii="Arial" w:hAnsi="Arial" w:hint="default"/>
        <w:b w:val="0"/>
        <w:i w:val="0"/>
        <w:sz w:val="20"/>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251B25F8"/>
    <w:multiLevelType w:val="hybridMultilevel"/>
    <w:tmpl w:val="B1186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9181B"/>
    <w:multiLevelType w:val="hybridMultilevel"/>
    <w:tmpl w:val="EB6626F2"/>
    <w:lvl w:ilvl="0" w:tplc="04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5E6BB8"/>
    <w:multiLevelType w:val="hybridMultilevel"/>
    <w:tmpl w:val="7C7C1C5A"/>
    <w:lvl w:ilvl="0" w:tplc="0409001B">
      <w:start w:val="1"/>
      <w:numFmt w:val="lowerRoman"/>
      <w:lvlText w:val="%1."/>
      <w:lvlJc w:val="righ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96F3D1A"/>
    <w:multiLevelType w:val="hybridMultilevel"/>
    <w:tmpl w:val="4CA24C4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AC6E8B"/>
    <w:multiLevelType w:val="hybridMultilevel"/>
    <w:tmpl w:val="3ED83476"/>
    <w:lvl w:ilvl="0" w:tplc="49B630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214CC"/>
    <w:multiLevelType w:val="hybridMultilevel"/>
    <w:tmpl w:val="19ECD336"/>
    <w:lvl w:ilvl="0" w:tplc="0409001B">
      <w:start w:val="1"/>
      <w:numFmt w:val="lowerRoman"/>
      <w:lvlText w:val="%1."/>
      <w:lvlJc w:val="right"/>
      <w:pPr>
        <w:ind w:left="2268" w:hanging="360"/>
      </w:pPr>
      <w:rPr>
        <w:rFonts w:hint="default"/>
      </w:rPr>
    </w:lvl>
    <w:lvl w:ilvl="1" w:tplc="08090003" w:tentative="1">
      <w:start w:val="1"/>
      <w:numFmt w:val="bullet"/>
      <w:lvlText w:val="o"/>
      <w:lvlJc w:val="left"/>
      <w:pPr>
        <w:ind w:left="2988" w:hanging="360"/>
      </w:pPr>
      <w:rPr>
        <w:rFonts w:ascii="Courier New" w:hAnsi="Courier New" w:cs="Courier New" w:hint="default"/>
      </w:rPr>
    </w:lvl>
    <w:lvl w:ilvl="2" w:tplc="08090005" w:tentative="1">
      <w:start w:val="1"/>
      <w:numFmt w:val="bullet"/>
      <w:lvlText w:val=""/>
      <w:lvlJc w:val="left"/>
      <w:pPr>
        <w:ind w:left="3708" w:hanging="360"/>
      </w:pPr>
      <w:rPr>
        <w:rFonts w:ascii="Wingdings" w:hAnsi="Wingdings" w:hint="default"/>
      </w:rPr>
    </w:lvl>
    <w:lvl w:ilvl="3" w:tplc="08090001" w:tentative="1">
      <w:start w:val="1"/>
      <w:numFmt w:val="bullet"/>
      <w:lvlText w:val=""/>
      <w:lvlJc w:val="left"/>
      <w:pPr>
        <w:ind w:left="4428" w:hanging="360"/>
      </w:pPr>
      <w:rPr>
        <w:rFonts w:ascii="Symbol" w:hAnsi="Symbol" w:hint="default"/>
      </w:rPr>
    </w:lvl>
    <w:lvl w:ilvl="4" w:tplc="08090003" w:tentative="1">
      <w:start w:val="1"/>
      <w:numFmt w:val="bullet"/>
      <w:lvlText w:val="o"/>
      <w:lvlJc w:val="left"/>
      <w:pPr>
        <w:ind w:left="5148" w:hanging="360"/>
      </w:pPr>
      <w:rPr>
        <w:rFonts w:ascii="Courier New" w:hAnsi="Courier New" w:cs="Courier New" w:hint="default"/>
      </w:rPr>
    </w:lvl>
    <w:lvl w:ilvl="5" w:tplc="08090005" w:tentative="1">
      <w:start w:val="1"/>
      <w:numFmt w:val="bullet"/>
      <w:lvlText w:val=""/>
      <w:lvlJc w:val="left"/>
      <w:pPr>
        <w:ind w:left="5868" w:hanging="360"/>
      </w:pPr>
      <w:rPr>
        <w:rFonts w:ascii="Wingdings" w:hAnsi="Wingdings" w:hint="default"/>
      </w:rPr>
    </w:lvl>
    <w:lvl w:ilvl="6" w:tplc="08090001" w:tentative="1">
      <w:start w:val="1"/>
      <w:numFmt w:val="bullet"/>
      <w:lvlText w:val=""/>
      <w:lvlJc w:val="left"/>
      <w:pPr>
        <w:ind w:left="6588" w:hanging="360"/>
      </w:pPr>
      <w:rPr>
        <w:rFonts w:ascii="Symbol" w:hAnsi="Symbol" w:hint="default"/>
      </w:rPr>
    </w:lvl>
    <w:lvl w:ilvl="7" w:tplc="08090003" w:tentative="1">
      <w:start w:val="1"/>
      <w:numFmt w:val="bullet"/>
      <w:lvlText w:val="o"/>
      <w:lvlJc w:val="left"/>
      <w:pPr>
        <w:ind w:left="7308" w:hanging="360"/>
      </w:pPr>
      <w:rPr>
        <w:rFonts w:ascii="Courier New" w:hAnsi="Courier New" w:cs="Courier New" w:hint="default"/>
      </w:rPr>
    </w:lvl>
    <w:lvl w:ilvl="8" w:tplc="08090005" w:tentative="1">
      <w:start w:val="1"/>
      <w:numFmt w:val="bullet"/>
      <w:lvlText w:val=""/>
      <w:lvlJc w:val="left"/>
      <w:pPr>
        <w:ind w:left="8028" w:hanging="360"/>
      </w:pPr>
      <w:rPr>
        <w:rFonts w:ascii="Wingdings" w:hAnsi="Wingdings" w:hint="default"/>
      </w:rPr>
    </w:lvl>
  </w:abstractNum>
  <w:abstractNum w:abstractNumId="15" w15:restartNumberingAfterBreak="0">
    <w:nsid w:val="2F1E4BC4"/>
    <w:multiLevelType w:val="hybridMultilevel"/>
    <w:tmpl w:val="D8142026"/>
    <w:lvl w:ilvl="0" w:tplc="D8AE3BEA">
      <w:start w:val="1"/>
      <w:numFmt w:val="lowerLetter"/>
      <w:lvlText w:val="%1)"/>
      <w:lvlJc w:val="left"/>
      <w:pPr>
        <w:ind w:left="720" w:hanging="360"/>
      </w:pPr>
      <w:rPr>
        <w:rFonts w:ascii="Candara" w:hAnsi="Candara" w:hint="default"/>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2F29009B"/>
    <w:multiLevelType w:val="hybridMultilevel"/>
    <w:tmpl w:val="CF7A07DA"/>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32F10650"/>
    <w:multiLevelType w:val="hybridMultilevel"/>
    <w:tmpl w:val="6B065E16"/>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8D1BFA"/>
    <w:multiLevelType w:val="multilevel"/>
    <w:tmpl w:val="DB3C11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0"/>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C7A51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CD22F7"/>
    <w:multiLevelType w:val="hybridMultilevel"/>
    <w:tmpl w:val="19ECD336"/>
    <w:lvl w:ilvl="0" w:tplc="0409001B">
      <w:start w:val="1"/>
      <w:numFmt w:val="lowerRoman"/>
      <w:lvlText w:val="%1."/>
      <w:lvlJc w:val="righ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442F7368"/>
    <w:multiLevelType w:val="hybridMultilevel"/>
    <w:tmpl w:val="36445220"/>
    <w:lvl w:ilvl="0" w:tplc="04090019">
      <w:start w:val="1"/>
      <w:numFmt w:val="lowerLetter"/>
      <w:lvlText w:val="%1."/>
      <w:lvlJc w:val="left"/>
      <w:pPr>
        <w:ind w:left="720" w:hanging="360"/>
      </w:pPr>
      <w:rPr>
        <w:b w:val="0"/>
        <w:bCs w:val="0"/>
      </w:rPr>
    </w:lvl>
    <w:lvl w:ilvl="1" w:tplc="19EE38A6">
      <w:start w:val="4"/>
      <w:numFmt w:val="bullet"/>
      <w:lvlText w:val="•"/>
      <w:lvlJc w:val="left"/>
      <w:pPr>
        <w:ind w:left="1800" w:hanging="720"/>
      </w:pPr>
      <w:rPr>
        <w:rFonts w:ascii="Garamond" w:eastAsia="Times New Roman" w:hAnsi="Garamond"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A13BEA"/>
    <w:multiLevelType w:val="hybridMultilevel"/>
    <w:tmpl w:val="35148680"/>
    <w:lvl w:ilvl="0" w:tplc="E45E7E96">
      <w:start w:val="1"/>
      <w:numFmt w:val="decimal"/>
      <w:pStyle w:val="List2"/>
      <w:lvlText w:val="%1)"/>
      <w:lvlJc w:val="left"/>
      <w:pPr>
        <w:tabs>
          <w:tab w:val="num" w:pos="851"/>
        </w:tabs>
        <w:ind w:left="851" w:hanging="851"/>
      </w:pPr>
      <w:rPr>
        <w:rFonts w:hint="default"/>
      </w:rPr>
    </w:lvl>
    <w:lvl w:ilvl="1" w:tplc="DA8017A0">
      <w:start w:val="1"/>
      <w:numFmt w:val="bullet"/>
      <w:pStyle w:val="ListBullet2"/>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7F12D20"/>
    <w:multiLevelType w:val="hybridMultilevel"/>
    <w:tmpl w:val="EEFCC14E"/>
    <w:lvl w:ilvl="0" w:tplc="864CB80A">
      <w:start w:val="1"/>
      <w:numFmt w:val="lowerLetter"/>
      <w:lvlText w:val="%1."/>
      <w:lvlJc w:val="left"/>
      <w:pPr>
        <w:ind w:left="1704" w:hanging="57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4" w15:restartNumberingAfterBreak="0">
    <w:nsid w:val="4F786E2A"/>
    <w:multiLevelType w:val="multilevel"/>
    <w:tmpl w:val="26E0D306"/>
    <w:lvl w:ilvl="0">
      <w:start w:val="12"/>
      <w:numFmt w:val="decimal"/>
      <w:lvlText w:val="%1"/>
      <w:lvlJc w:val="left"/>
      <w:pPr>
        <w:ind w:left="390" w:hanging="390"/>
      </w:pPr>
      <w:rPr>
        <w:rFonts w:hint="default"/>
      </w:rPr>
    </w:lvl>
    <w:lvl w:ilvl="1">
      <w:start w:val="1"/>
      <w:numFmt w:val="decimal"/>
      <w:lvlText w:val="%1.%2"/>
      <w:lvlJc w:val="left"/>
      <w:pPr>
        <w:ind w:left="2190" w:hanging="390"/>
      </w:pPr>
      <w:rPr>
        <w:rFonts w:hint="default"/>
      </w:rPr>
    </w:lvl>
    <w:lvl w:ilvl="2">
      <w:start w:val="1"/>
      <w:numFmt w:val="decimal"/>
      <w:lvlText w:val="%1.%2.%3"/>
      <w:lvlJc w:val="left"/>
      <w:pPr>
        <w:ind w:left="726" w:hanging="720"/>
      </w:pPr>
      <w:rPr>
        <w:rFonts w:hint="default"/>
      </w:rPr>
    </w:lvl>
    <w:lvl w:ilvl="3">
      <w:start w:val="1"/>
      <w:numFmt w:val="decimal"/>
      <w:lvlText w:val="%1.%2.%3.%4"/>
      <w:lvlJc w:val="left"/>
      <w:pPr>
        <w:ind w:left="729" w:hanging="720"/>
      </w:pPr>
      <w:rPr>
        <w:rFonts w:hint="default"/>
      </w:rPr>
    </w:lvl>
    <w:lvl w:ilvl="4">
      <w:start w:val="1"/>
      <w:numFmt w:val="decimal"/>
      <w:lvlText w:val="%1.%2.%3.%4.%5"/>
      <w:lvlJc w:val="left"/>
      <w:pPr>
        <w:ind w:left="1092" w:hanging="1080"/>
      </w:pPr>
      <w:rPr>
        <w:rFonts w:hint="default"/>
      </w:rPr>
    </w:lvl>
    <w:lvl w:ilvl="5">
      <w:start w:val="1"/>
      <w:numFmt w:val="decimal"/>
      <w:lvlText w:val="%1.%2.%3.%4.%5.%6"/>
      <w:lvlJc w:val="left"/>
      <w:pPr>
        <w:ind w:left="1095" w:hanging="1080"/>
      </w:pPr>
      <w:rPr>
        <w:rFonts w:hint="default"/>
      </w:rPr>
    </w:lvl>
    <w:lvl w:ilvl="6">
      <w:start w:val="1"/>
      <w:numFmt w:val="decimal"/>
      <w:lvlText w:val="%1.%2.%3.%4.%5.%6.%7"/>
      <w:lvlJc w:val="left"/>
      <w:pPr>
        <w:ind w:left="1458" w:hanging="1440"/>
      </w:pPr>
      <w:rPr>
        <w:rFonts w:hint="default"/>
      </w:rPr>
    </w:lvl>
    <w:lvl w:ilvl="7">
      <w:start w:val="1"/>
      <w:numFmt w:val="decimal"/>
      <w:lvlText w:val="%1.%2.%3.%4.%5.%6.%7.%8"/>
      <w:lvlJc w:val="left"/>
      <w:pPr>
        <w:ind w:left="1461" w:hanging="1440"/>
      </w:pPr>
      <w:rPr>
        <w:rFonts w:hint="default"/>
      </w:rPr>
    </w:lvl>
    <w:lvl w:ilvl="8">
      <w:start w:val="1"/>
      <w:numFmt w:val="decimal"/>
      <w:lvlText w:val="%1.%2.%3.%4.%5.%6.%7.%8.%9"/>
      <w:lvlJc w:val="left"/>
      <w:pPr>
        <w:ind w:left="1464" w:hanging="1440"/>
      </w:pPr>
      <w:rPr>
        <w:rFonts w:hint="default"/>
      </w:rPr>
    </w:lvl>
  </w:abstractNum>
  <w:abstractNum w:abstractNumId="25" w15:restartNumberingAfterBreak="0">
    <w:nsid w:val="518A5F77"/>
    <w:multiLevelType w:val="multilevel"/>
    <w:tmpl w:val="3D5E9396"/>
    <w:lvl w:ilvl="0">
      <w:start w:val="1"/>
      <w:numFmt w:val="decimal"/>
      <w:lvlText w:val="%1."/>
      <w:lvlJc w:val="left"/>
      <w:pPr>
        <w:ind w:left="450" w:hanging="360"/>
      </w:pPr>
      <w:rPr>
        <w:rFonts w:hint="default"/>
        <w:b/>
        <w:bCs w:val="0"/>
        <w:color w:val="auto"/>
      </w:rPr>
    </w:lvl>
    <w:lvl w:ilvl="1">
      <w:start w:val="1"/>
      <w:numFmt w:val="decimal"/>
      <w:isLgl/>
      <w:lvlText w:val="%1.%2"/>
      <w:lvlJc w:val="left"/>
      <w:pPr>
        <w:ind w:left="1220" w:hanging="1130"/>
      </w:pPr>
      <w:rPr>
        <w:rFonts w:hint="default"/>
      </w:rPr>
    </w:lvl>
    <w:lvl w:ilvl="2">
      <w:start w:val="1"/>
      <w:numFmt w:val="decimal"/>
      <w:isLgl/>
      <w:lvlText w:val="%1.%2.%3"/>
      <w:lvlJc w:val="left"/>
      <w:pPr>
        <w:ind w:left="1220" w:hanging="1130"/>
      </w:pPr>
      <w:rPr>
        <w:rFonts w:hint="default"/>
      </w:rPr>
    </w:lvl>
    <w:lvl w:ilvl="3">
      <w:start w:val="1"/>
      <w:numFmt w:val="decimal"/>
      <w:isLgl/>
      <w:lvlText w:val="%1.%2.%3.%4"/>
      <w:lvlJc w:val="left"/>
      <w:pPr>
        <w:ind w:left="1220" w:hanging="1130"/>
      </w:pPr>
      <w:rPr>
        <w:rFonts w:hint="default"/>
      </w:rPr>
    </w:lvl>
    <w:lvl w:ilvl="4">
      <w:start w:val="1"/>
      <w:numFmt w:val="decimal"/>
      <w:isLgl/>
      <w:lvlText w:val="%1.%2.%3.%4.%5"/>
      <w:lvlJc w:val="left"/>
      <w:pPr>
        <w:ind w:left="1220" w:hanging="1130"/>
      </w:pPr>
      <w:rPr>
        <w:rFonts w:hint="default"/>
      </w:rPr>
    </w:lvl>
    <w:lvl w:ilvl="5">
      <w:start w:val="1"/>
      <w:numFmt w:val="decimal"/>
      <w:isLgl/>
      <w:lvlText w:val="%1.%2.%3.%4.%5.%6"/>
      <w:lvlJc w:val="left"/>
      <w:pPr>
        <w:ind w:left="1220" w:hanging="113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26" w15:restartNumberingAfterBreak="0">
    <w:nsid w:val="589D5149"/>
    <w:multiLevelType w:val="multilevel"/>
    <w:tmpl w:val="3226671A"/>
    <w:lvl w:ilvl="0">
      <w:start w:val="12"/>
      <w:numFmt w:val="decimal"/>
      <w:lvlText w:val="%1"/>
      <w:lvlJc w:val="left"/>
      <w:pPr>
        <w:ind w:left="560" w:hanging="560"/>
      </w:pPr>
      <w:rPr>
        <w:rFonts w:hint="default"/>
      </w:rPr>
    </w:lvl>
    <w:lvl w:ilvl="1">
      <w:start w:val="2"/>
      <w:numFmt w:val="decimal"/>
      <w:lvlText w:val="%1.%2"/>
      <w:lvlJc w:val="left"/>
      <w:pPr>
        <w:ind w:left="561" w:hanging="560"/>
      </w:pPr>
      <w:rPr>
        <w:rFonts w:hint="default"/>
      </w:rPr>
    </w:lvl>
    <w:lvl w:ilvl="2">
      <w:start w:val="3"/>
      <w:numFmt w:val="decimal"/>
      <w:lvlText w:val="%1.%2.%3"/>
      <w:lvlJc w:val="left"/>
      <w:pPr>
        <w:ind w:left="722" w:hanging="720"/>
      </w:pPr>
      <w:rPr>
        <w:rFonts w:hint="default"/>
      </w:rPr>
    </w:lvl>
    <w:lvl w:ilvl="3">
      <w:start w:val="1"/>
      <w:numFmt w:val="decimal"/>
      <w:lvlText w:val="%1.%2.%3.%4"/>
      <w:lvlJc w:val="left"/>
      <w:pPr>
        <w:ind w:left="723" w:hanging="72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085" w:hanging="108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447" w:hanging="1440"/>
      </w:pPr>
      <w:rPr>
        <w:rFonts w:hint="default"/>
      </w:rPr>
    </w:lvl>
    <w:lvl w:ilvl="8">
      <w:start w:val="1"/>
      <w:numFmt w:val="decimal"/>
      <w:lvlText w:val="%1.%2.%3.%4.%5.%6.%7.%8.%9"/>
      <w:lvlJc w:val="left"/>
      <w:pPr>
        <w:ind w:left="1448" w:hanging="1440"/>
      </w:pPr>
      <w:rPr>
        <w:rFonts w:hint="default"/>
      </w:rPr>
    </w:lvl>
  </w:abstractNum>
  <w:abstractNum w:abstractNumId="27" w15:restartNumberingAfterBreak="0">
    <w:nsid w:val="62C91805"/>
    <w:multiLevelType w:val="hybridMultilevel"/>
    <w:tmpl w:val="3CFC0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0A009B"/>
    <w:multiLevelType w:val="multilevel"/>
    <w:tmpl w:val="43CA0A24"/>
    <w:lvl w:ilvl="0">
      <w:start w:val="4"/>
      <w:numFmt w:val="decimal"/>
      <w:lvlText w:val="%1"/>
      <w:lvlJc w:val="left"/>
      <w:pPr>
        <w:ind w:left="360" w:hanging="360"/>
      </w:pPr>
      <w:rPr>
        <w:rFonts w:hint="default"/>
      </w:rPr>
    </w:lvl>
    <w:lvl w:ilvl="1">
      <w:start w:val="1"/>
      <w:numFmt w:val="decimal"/>
      <w:lvlText w:val="%1.%2"/>
      <w:lvlJc w:val="left"/>
      <w:pPr>
        <w:ind w:left="862" w:hanging="720"/>
      </w:pPr>
      <w:rPr>
        <w:rFonts w:ascii="Candara" w:hAnsi="Candara" w:hint="default"/>
        <w:b/>
        <w:bCs/>
        <w:color w:val="auto"/>
        <w:sz w:val="22"/>
        <w:szCs w:val="22"/>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9" w15:restartNumberingAfterBreak="0">
    <w:nsid w:val="68846DF1"/>
    <w:multiLevelType w:val="hybridMultilevel"/>
    <w:tmpl w:val="30B642B4"/>
    <w:lvl w:ilvl="0" w:tplc="7AC0AF06">
      <w:start w:val="1"/>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DA3E60"/>
    <w:multiLevelType w:val="hybridMultilevel"/>
    <w:tmpl w:val="5ED0EAE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90665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92A4AE4"/>
    <w:multiLevelType w:val="hybridMultilevel"/>
    <w:tmpl w:val="BD44792E"/>
    <w:lvl w:ilvl="0" w:tplc="04090019">
      <w:start w:val="1"/>
      <w:numFmt w:val="lowerLetter"/>
      <w:lvlText w:val="%1."/>
      <w:lvlJc w:val="left"/>
      <w:pPr>
        <w:tabs>
          <w:tab w:val="num" w:pos="1418"/>
        </w:tabs>
        <w:ind w:left="1418" w:hanging="567"/>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B5C091F"/>
    <w:multiLevelType w:val="hybridMultilevel"/>
    <w:tmpl w:val="44362D8A"/>
    <w:lvl w:ilvl="0" w:tplc="A0D236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107D3A"/>
    <w:multiLevelType w:val="hybridMultilevel"/>
    <w:tmpl w:val="C94A9EB6"/>
    <w:lvl w:ilvl="0" w:tplc="04090019">
      <w:start w:val="1"/>
      <w:numFmt w:val="lowerLetter"/>
      <w:lvlText w:val="%1."/>
      <w:lvlJc w:val="left"/>
      <w:pPr>
        <w:tabs>
          <w:tab w:val="num" w:pos="1418"/>
        </w:tabs>
        <w:ind w:left="1418"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F6B2003"/>
    <w:multiLevelType w:val="hybridMultilevel"/>
    <w:tmpl w:val="E942411E"/>
    <w:lvl w:ilvl="0" w:tplc="74C66702">
      <w:start w:val="1"/>
      <w:numFmt w:val="decimal"/>
      <w:lvlText w:val="%1."/>
      <w:lvlJc w:val="left"/>
      <w:pPr>
        <w:tabs>
          <w:tab w:val="num" w:pos="720"/>
        </w:tabs>
        <w:ind w:left="720" w:hanging="360"/>
      </w:pPr>
      <w:rPr>
        <w:rFonts w:hint="default"/>
        <w:sz w:val="20"/>
        <w:szCs w:val="20"/>
      </w:rPr>
    </w:lvl>
    <w:lvl w:ilvl="1" w:tplc="A3E28D3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0176CEE"/>
    <w:multiLevelType w:val="hybridMultilevel"/>
    <w:tmpl w:val="74AA3B3E"/>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7" w15:restartNumberingAfterBreak="0">
    <w:nsid w:val="73C81FDE"/>
    <w:multiLevelType w:val="hybridMultilevel"/>
    <w:tmpl w:val="6B065E16"/>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DC6CF5"/>
    <w:multiLevelType w:val="hybridMultilevel"/>
    <w:tmpl w:val="8C4CA284"/>
    <w:lvl w:ilvl="0" w:tplc="04090019">
      <w:start w:val="1"/>
      <w:numFmt w:val="lowerLetter"/>
      <w:lvlText w:val="%1."/>
      <w:lvlJc w:val="left"/>
      <w:pPr>
        <w:tabs>
          <w:tab w:val="num" w:pos="1418"/>
        </w:tabs>
        <w:ind w:left="1418"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6184CA8"/>
    <w:multiLevelType w:val="multilevel"/>
    <w:tmpl w:val="253AAFA4"/>
    <w:lvl w:ilvl="0">
      <w:start w:val="1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C1D3D10"/>
    <w:multiLevelType w:val="hybridMultilevel"/>
    <w:tmpl w:val="959E38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1" w15:restartNumberingAfterBreak="0">
    <w:nsid w:val="7C841B59"/>
    <w:multiLevelType w:val="hybridMultilevel"/>
    <w:tmpl w:val="C7C6AB02"/>
    <w:lvl w:ilvl="0" w:tplc="04090019">
      <w:start w:val="1"/>
      <w:numFmt w:val="lowerLetter"/>
      <w:lvlText w:val="%1."/>
      <w:lvlJc w:val="left"/>
      <w:pPr>
        <w:tabs>
          <w:tab w:val="num" w:pos="1418"/>
        </w:tabs>
        <w:ind w:left="1418" w:hanging="567"/>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F4728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8E4134"/>
    <w:multiLevelType w:val="hybridMultilevel"/>
    <w:tmpl w:val="19ECD336"/>
    <w:lvl w:ilvl="0" w:tplc="0409001B">
      <w:start w:val="1"/>
      <w:numFmt w:val="lowerRoman"/>
      <w:lvlText w:val="%1."/>
      <w:lvlJc w:val="righ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10936765">
    <w:abstractNumId w:val="12"/>
  </w:num>
  <w:num w:numId="2" w16cid:durableId="1272668564">
    <w:abstractNumId w:val="35"/>
  </w:num>
  <w:num w:numId="3" w16cid:durableId="95751991">
    <w:abstractNumId w:val="29"/>
  </w:num>
  <w:num w:numId="4" w16cid:durableId="888690004">
    <w:abstractNumId w:val="22"/>
  </w:num>
  <w:num w:numId="5" w16cid:durableId="1824662185">
    <w:abstractNumId w:val="3"/>
  </w:num>
  <w:num w:numId="6" w16cid:durableId="842428681">
    <w:abstractNumId w:val="27"/>
  </w:num>
  <w:num w:numId="7" w16cid:durableId="1224760057">
    <w:abstractNumId w:val="9"/>
  </w:num>
  <w:num w:numId="8" w16cid:durableId="582295879">
    <w:abstractNumId w:val="8"/>
  </w:num>
  <w:num w:numId="9" w16cid:durableId="1700736908">
    <w:abstractNumId w:val="13"/>
  </w:num>
  <w:num w:numId="10" w16cid:durableId="1524631284">
    <w:abstractNumId w:val="28"/>
  </w:num>
  <w:num w:numId="11" w16cid:durableId="2041011614">
    <w:abstractNumId w:val="25"/>
  </w:num>
  <w:num w:numId="12" w16cid:durableId="1148207887">
    <w:abstractNumId w:val="21"/>
  </w:num>
  <w:num w:numId="13" w16cid:durableId="1311133537">
    <w:abstractNumId w:val="10"/>
  </w:num>
  <w:num w:numId="14" w16cid:durableId="224410894">
    <w:abstractNumId w:val="30"/>
  </w:num>
  <w:num w:numId="15" w16cid:durableId="191119213">
    <w:abstractNumId w:val="39"/>
  </w:num>
  <w:num w:numId="16" w16cid:durableId="2050450516">
    <w:abstractNumId w:val="24"/>
  </w:num>
  <w:num w:numId="17" w16cid:durableId="1240940800">
    <w:abstractNumId w:val="26"/>
  </w:num>
  <w:num w:numId="18" w16cid:durableId="1661301463">
    <w:abstractNumId w:val="20"/>
  </w:num>
  <w:num w:numId="19" w16cid:durableId="1625039645">
    <w:abstractNumId w:val="1"/>
  </w:num>
  <w:num w:numId="20" w16cid:durableId="939722357">
    <w:abstractNumId w:val="11"/>
  </w:num>
  <w:num w:numId="21" w16cid:durableId="1714424679">
    <w:abstractNumId w:val="17"/>
  </w:num>
  <w:num w:numId="22" w16cid:durableId="274530503">
    <w:abstractNumId w:val="14"/>
  </w:num>
  <w:num w:numId="23" w16cid:durableId="1988589192">
    <w:abstractNumId w:val="38"/>
  </w:num>
  <w:num w:numId="24" w16cid:durableId="51471288">
    <w:abstractNumId w:val="34"/>
  </w:num>
  <w:num w:numId="25" w16cid:durableId="1409814740">
    <w:abstractNumId w:val="6"/>
  </w:num>
  <w:num w:numId="26" w16cid:durableId="911698777">
    <w:abstractNumId w:val="32"/>
  </w:num>
  <w:num w:numId="27" w16cid:durableId="220214585">
    <w:abstractNumId w:val="16"/>
  </w:num>
  <w:num w:numId="28" w16cid:durableId="166330873">
    <w:abstractNumId w:val="2"/>
  </w:num>
  <w:num w:numId="29" w16cid:durableId="1550453854">
    <w:abstractNumId w:val="41"/>
  </w:num>
  <w:num w:numId="30" w16cid:durableId="703866459">
    <w:abstractNumId w:val="5"/>
  </w:num>
  <w:num w:numId="31" w16cid:durableId="7464212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63795945">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37007021">
    <w:abstractNumId w:val="40"/>
  </w:num>
  <w:num w:numId="34" w16cid:durableId="856886774">
    <w:abstractNumId w:val="7"/>
  </w:num>
  <w:num w:numId="35" w16cid:durableId="974482687">
    <w:abstractNumId w:val="43"/>
  </w:num>
  <w:num w:numId="36" w16cid:durableId="2059553170">
    <w:abstractNumId w:val="37"/>
  </w:num>
  <w:num w:numId="37" w16cid:durableId="933978856">
    <w:abstractNumId w:val="33"/>
  </w:num>
  <w:num w:numId="38" w16cid:durableId="711004779">
    <w:abstractNumId w:val="19"/>
  </w:num>
  <w:num w:numId="39" w16cid:durableId="882182250">
    <w:abstractNumId w:val="42"/>
  </w:num>
  <w:num w:numId="40" w16cid:durableId="329988586">
    <w:abstractNumId w:val="0"/>
  </w:num>
  <w:num w:numId="41" w16cid:durableId="1880244406">
    <w:abstractNumId w:val="18"/>
  </w:num>
  <w:num w:numId="42" w16cid:durableId="1550259987">
    <w:abstractNumId w:val="36"/>
  </w:num>
  <w:num w:numId="43" w16cid:durableId="1258752515">
    <w:abstractNumId w:val="23"/>
  </w:num>
  <w:num w:numId="44" w16cid:durableId="1354574559">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 Riyami, Azza OLNG-SCC/12">
    <w15:presenceInfo w15:providerId="AD" w15:userId="S::QAZRI0@omanlng.co.om::cf958afe-5249-4de5-90be-4627d3a92bf3"/>
  </w15:person>
  <w15:person w15:author="Al Mukheini, Munira OLNG-HSS/2">
    <w15:presenceInfo w15:providerId="AD" w15:userId="S::QAMMU3@omanlng.co.om::c834cb83-7d5e-4596-a4a6-77a4fadbc3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27F"/>
    <w:rsid w:val="00016C5D"/>
    <w:rsid w:val="000174CE"/>
    <w:rsid w:val="00045B80"/>
    <w:rsid w:val="000643E2"/>
    <w:rsid w:val="000869D3"/>
    <w:rsid w:val="000A1CEE"/>
    <w:rsid w:val="000C60EC"/>
    <w:rsid w:val="000D2594"/>
    <w:rsid w:val="000D632F"/>
    <w:rsid w:val="000E1F48"/>
    <w:rsid w:val="000E2955"/>
    <w:rsid w:val="000E79BB"/>
    <w:rsid w:val="00124E50"/>
    <w:rsid w:val="001346D4"/>
    <w:rsid w:val="001426FF"/>
    <w:rsid w:val="00147BDE"/>
    <w:rsid w:val="00154633"/>
    <w:rsid w:val="00170163"/>
    <w:rsid w:val="001714BC"/>
    <w:rsid w:val="001727A2"/>
    <w:rsid w:val="00175C1C"/>
    <w:rsid w:val="0018212B"/>
    <w:rsid w:val="0019040C"/>
    <w:rsid w:val="001A611C"/>
    <w:rsid w:val="001B3713"/>
    <w:rsid w:val="001C1A4D"/>
    <w:rsid w:val="001C7AE9"/>
    <w:rsid w:val="001D0288"/>
    <w:rsid w:val="001E1ECC"/>
    <w:rsid w:val="001F127D"/>
    <w:rsid w:val="001F168A"/>
    <w:rsid w:val="001F262A"/>
    <w:rsid w:val="001F7C56"/>
    <w:rsid w:val="00216025"/>
    <w:rsid w:val="00225EF1"/>
    <w:rsid w:val="00235B37"/>
    <w:rsid w:val="00237C65"/>
    <w:rsid w:val="002408D3"/>
    <w:rsid w:val="00247D6D"/>
    <w:rsid w:val="00290BF2"/>
    <w:rsid w:val="0029286A"/>
    <w:rsid w:val="00296A4D"/>
    <w:rsid w:val="002A2BB8"/>
    <w:rsid w:val="002B2539"/>
    <w:rsid w:val="002E0AF6"/>
    <w:rsid w:val="002E179E"/>
    <w:rsid w:val="003000D9"/>
    <w:rsid w:val="003219D4"/>
    <w:rsid w:val="00323748"/>
    <w:rsid w:val="00334CB7"/>
    <w:rsid w:val="003412A5"/>
    <w:rsid w:val="00345C37"/>
    <w:rsid w:val="00355741"/>
    <w:rsid w:val="003570F9"/>
    <w:rsid w:val="00375EC9"/>
    <w:rsid w:val="00376EDB"/>
    <w:rsid w:val="003857EA"/>
    <w:rsid w:val="00387796"/>
    <w:rsid w:val="00396C75"/>
    <w:rsid w:val="003A1B62"/>
    <w:rsid w:val="003B1889"/>
    <w:rsid w:val="003E0C1E"/>
    <w:rsid w:val="003E4F3A"/>
    <w:rsid w:val="003E556E"/>
    <w:rsid w:val="003E59E8"/>
    <w:rsid w:val="003F146C"/>
    <w:rsid w:val="003F78E8"/>
    <w:rsid w:val="004034EA"/>
    <w:rsid w:val="00406A28"/>
    <w:rsid w:val="00460A43"/>
    <w:rsid w:val="00480A50"/>
    <w:rsid w:val="004909AA"/>
    <w:rsid w:val="00496E88"/>
    <w:rsid w:val="004A4DB3"/>
    <w:rsid w:val="004B2DDC"/>
    <w:rsid w:val="004C2CA4"/>
    <w:rsid w:val="004E4D26"/>
    <w:rsid w:val="0051627F"/>
    <w:rsid w:val="005337BE"/>
    <w:rsid w:val="00533D45"/>
    <w:rsid w:val="00535274"/>
    <w:rsid w:val="00540AF4"/>
    <w:rsid w:val="005473A2"/>
    <w:rsid w:val="005828CD"/>
    <w:rsid w:val="00586511"/>
    <w:rsid w:val="005B0F4D"/>
    <w:rsid w:val="005C1121"/>
    <w:rsid w:val="005E54AF"/>
    <w:rsid w:val="0060160F"/>
    <w:rsid w:val="00612D01"/>
    <w:rsid w:val="00631F77"/>
    <w:rsid w:val="0063467D"/>
    <w:rsid w:val="00637547"/>
    <w:rsid w:val="00641558"/>
    <w:rsid w:val="00645E32"/>
    <w:rsid w:val="00647E95"/>
    <w:rsid w:val="006566D1"/>
    <w:rsid w:val="00672C58"/>
    <w:rsid w:val="00673CDC"/>
    <w:rsid w:val="006750F7"/>
    <w:rsid w:val="006777D9"/>
    <w:rsid w:val="00691706"/>
    <w:rsid w:val="0069374E"/>
    <w:rsid w:val="006A0A6D"/>
    <w:rsid w:val="006A4168"/>
    <w:rsid w:val="006A6A20"/>
    <w:rsid w:val="006B0567"/>
    <w:rsid w:val="006B44F0"/>
    <w:rsid w:val="006B54D1"/>
    <w:rsid w:val="006C6001"/>
    <w:rsid w:val="006E090C"/>
    <w:rsid w:val="007007C7"/>
    <w:rsid w:val="0071715B"/>
    <w:rsid w:val="00731A21"/>
    <w:rsid w:val="007504F6"/>
    <w:rsid w:val="00760C9E"/>
    <w:rsid w:val="00766783"/>
    <w:rsid w:val="00774298"/>
    <w:rsid w:val="00775ED7"/>
    <w:rsid w:val="00776182"/>
    <w:rsid w:val="0079315F"/>
    <w:rsid w:val="007C285C"/>
    <w:rsid w:val="007D3438"/>
    <w:rsid w:val="007D3B71"/>
    <w:rsid w:val="007E766C"/>
    <w:rsid w:val="007F1ABC"/>
    <w:rsid w:val="007F77EE"/>
    <w:rsid w:val="008367FB"/>
    <w:rsid w:val="00840F45"/>
    <w:rsid w:val="00864D61"/>
    <w:rsid w:val="00873F09"/>
    <w:rsid w:val="008943FC"/>
    <w:rsid w:val="008B07A6"/>
    <w:rsid w:val="008B36AE"/>
    <w:rsid w:val="008B6629"/>
    <w:rsid w:val="008E12AE"/>
    <w:rsid w:val="008E4084"/>
    <w:rsid w:val="008F07E8"/>
    <w:rsid w:val="008F7364"/>
    <w:rsid w:val="008F75FF"/>
    <w:rsid w:val="00902E17"/>
    <w:rsid w:val="00904F5A"/>
    <w:rsid w:val="00917BF3"/>
    <w:rsid w:val="00921362"/>
    <w:rsid w:val="00921A04"/>
    <w:rsid w:val="00924A22"/>
    <w:rsid w:val="00927C1D"/>
    <w:rsid w:val="0095451C"/>
    <w:rsid w:val="00956143"/>
    <w:rsid w:val="0096351E"/>
    <w:rsid w:val="009A29C8"/>
    <w:rsid w:val="009B694D"/>
    <w:rsid w:val="009D2A2E"/>
    <w:rsid w:val="009E1481"/>
    <w:rsid w:val="00A128FE"/>
    <w:rsid w:val="00A32051"/>
    <w:rsid w:val="00A369DB"/>
    <w:rsid w:val="00A36DAE"/>
    <w:rsid w:val="00A53C26"/>
    <w:rsid w:val="00A57CEE"/>
    <w:rsid w:val="00A83B9C"/>
    <w:rsid w:val="00A92765"/>
    <w:rsid w:val="00A945F3"/>
    <w:rsid w:val="00AC541C"/>
    <w:rsid w:val="00B135B1"/>
    <w:rsid w:val="00B24035"/>
    <w:rsid w:val="00B56FFF"/>
    <w:rsid w:val="00B62AC0"/>
    <w:rsid w:val="00B62C81"/>
    <w:rsid w:val="00B818E8"/>
    <w:rsid w:val="00BA6E42"/>
    <w:rsid w:val="00BB75DD"/>
    <w:rsid w:val="00BD46DB"/>
    <w:rsid w:val="00BE0CE2"/>
    <w:rsid w:val="00BF41DC"/>
    <w:rsid w:val="00C57139"/>
    <w:rsid w:val="00C6090C"/>
    <w:rsid w:val="00C71838"/>
    <w:rsid w:val="00C9170B"/>
    <w:rsid w:val="00CA7C53"/>
    <w:rsid w:val="00CC421E"/>
    <w:rsid w:val="00D04EFD"/>
    <w:rsid w:val="00D1449F"/>
    <w:rsid w:val="00D17CEB"/>
    <w:rsid w:val="00D57B64"/>
    <w:rsid w:val="00D62B11"/>
    <w:rsid w:val="00D63102"/>
    <w:rsid w:val="00D87EED"/>
    <w:rsid w:val="00DA4875"/>
    <w:rsid w:val="00DB512A"/>
    <w:rsid w:val="00DB770A"/>
    <w:rsid w:val="00DC2A4D"/>
    <w:rsid w:val="00DC75D4"/>
    <w:rsid w:val="00DD263E"/>
    <w:rsid w:val="00DD7D3B"/>
    <w:rsid w:val="00DE0DEA"/>
    <w:rsid w:val="00DF09EB"/>
    <w:rsid w:val="00E01FA0"/>
    <w:rsid w:val="00E01FE5"/>
    <w:rsid w:val="00E53890"/>
    <w:rsid w:val="00E7138A"/>
    <w:rsid w:val="00E74562"/>
    <w:rsid w:val="00E7514B"/>
    <w:rsid w:val="00E80425"/>
    <w:rsid w:val="00E83192"/>
    <w:rsid w:val="00E84445"/>
    <w:rsid w:val="00EC4B6F"/>
    <w:rsid w:val="00EE2B69"/>
    <w:rsid w:val="00EE5158"/>
    <w:rsid w:val="00F01CE5"/>
    <w:rsid w:val="00F21597"/>
    <w:rsid w:val="00F42E28"/>
    <w:rsid w:val="00F81374"/>
    <w:rsid w:val="00F90889"/>
    <w:rsid w:val="00FA409D"/>
    <w:rsid w:val="00FA7CD7"/>
    <w:rsid w:val="00FB605F"/>
    <w:rsid w:val="00FE6709"/>
    <w:rsid w:val="00FF508F"/>
    <w:rsid w:val="00FF7421"/>
    <w:rsid w:val="00FF77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447F355F"/>
  <w15:chartTrackingRefBased/>
  <w15:docId w15:val="{DEA7B8DE-B8B2-4F6B-B691-E7BD803B1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27F"/>
    <w:pPr>
      <w:spacing w:after="0" w:line="240" w:lineRule="auto"/>
    </w:pPr>
    <w:rPr>
      <w:rFonts w:ascii="Times New Roman" w:eastAsia="Times New Roman" w:hAnsi="Times New Roman" w:cs="Times New Roman"/>
      <w:szCs w:val="20"/>
      <w:lang w:val="en-GB" w:eastAsia="en-GB"/>
    </w:rPr>
  </w:style>
  <w:style w:type="paragraph" w:styleId="Heading1">
    <w:name w:val="heading 1"/>
    <w:basedOn w:val="Normal"/>
    <w:next w:val="Normal"/>
    <w:link w:val="Heading1Char"/>
    <w:qFormat/>
    <w:rsid w:val="006016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016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51627F"/>
    <w:pPr>
      <w:keepNext/>
      <w:jc w:val="center"/>
      <w:outlineLvl w:val="2"/>
    </w:pPr>
    <w:rPr>
      <w:b/>
      <w:bCs/>
      <w:sz w:val="28"/>
      <w:szCs w:val="28"/>
    </w:rPr>
  </w:style>
  <w:style w:type="paragraph" w:styleId="Heading7">
    <w:name w:val="heading 7"/>
    <w:basedOn w:val="Normal"/>
    <w:next w:val="Normal"/>
    <w:link w:val="Heading7Char"/>
    <w:qFormat/>
    <w:rsid w:val="0051627F"/>
    <w:pPr>
      <w:keepNext/>
      <w:tabs>
        <w:tab w:val="left" w:pos="1985"/>
      </w:tabs>
      <w:spacing w:before="240"/>
      <w:jc w:val="center"/>
      <w:outlineLvl w:val="6"/>
    </w:pPr>
    <w:rPr>
      <w:sz w:val="24"/>
      <w:szCs w:val="24"/>
    </w:rPr>
  </w:style>
  <w:style w:type="paragraph" w:styleId="Heading8">
    <w:name w:val="heading 8"/>
    <w:basedOn w:val="Normal"/>
    <w:next w:val="Normal"/>
    <w:link w:val="Heading8Char"/>
    <w:qFormat/>
    <w:rsid w:val="0051627F"/>
    <w:pPr>
      <w:keepNext/>
      <w:spacing w:before="120" w:after="120"/>
      <w:outlineLvl w:val="7"/>
    </w:pPr>
    <w:rPr>
      <w:b/>
      <w:bCs/>
      <w:sz w:val="24"/>
      <w:szCs w:val="24"/>
    </w:rPr>
  </w:style>
  <w:style w:type="paragraph" w:styleId="Heading9">
    <w:name w:val="heading 9"/>
    <w:basedOn w:val="Normal"/>
    <w:next w:val="Normal"/>
    <w:link w:val="Heading9Char"/>
    <w:qFormat/>
    <w:rsid w:val="0051627F"/>
    <w:pPr>
      <w:keepNext/>
      <w:ind w:right="450"/>
      <w:jc w:val="center"/>
      <w:outlineLvl w:val="8"/>
    </w:pPr>
    <w:rPr>
      <w:b/>
      <w:bCs/>
      <w:sz w:val="28"/>
      <w:szCs w:val="28"/>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1627F"/>
    <w:rPr>
      <w:rFonts w:ascii="Times New Roman" w:eastAsia="Times New Roman" w:hAnsi="Times New Roman" w:cs="Times New Roman"/>
      <w:b/>
      <w:bCs/>
      <w:sz w:val="28"/>
      <w:szCs w:val="28"/>
      <w:lang w:val="en-GB" w:eastAsia="en-GB"/>
    </w:rPr>
  </w:style>
  <w:style w:type="character" w:customStyle="1" w:styleId="Heading7Char">
    <w:name w:val="Heading 7 Char"/>
    <w:basedOn w:val="DefaultParagraphFont"/>
    <w:link w:val="Heading7"/>
    <w:rsid w:val="0051627F"/>
    <w:rPr>
      <w:rFonts w:ascii="Times New Roman" w:eastAsia="Times New Roman" w:hAnsi="Times New Roman" w:cs="Times New Roman"/>
      <w:sz w:val="24"/>
      <w:szCs w:val="24"/>
      <w:lang w:val="en-GB" w:eastAsia="en-GB"/>
    </w:rPr>
  </w:style>
  <w:style w:type="character" w:customStyle="1" w:styleId="Heading8Char">
    <w:name w:val="Heading 8 Char"/>
    <w:basedOn w:val="DefaultParagraphFont"/>
    <w:link w:val="Heading8"/>
    <w:rsid w:val="0051627F"/>
    <w:rPr>
      <w:rFonts w:ascii="Times New Roman" w:eastAsia="Times New Roman" w:hAnsi="Times New Roman" w:cs="Times New Roman"/>
      <w:b/>
      <w:bCs/>
      <w:sz w:val="24"/>
      <w:szCs w:val="24"/>
      <w:lang w:val="en-GB" w:eastAsia="en-GB"/>
    </w:rPr>
  </w:style>
  <w:style w:type="character" w:customStyle="1" w:styleId="Heading9Char">
    <w:name w:val="Heading 9 Char"/>
    <w:basedOn w:val="DefaultParagraphFont"/>
    <w:link w:val="Heading9"/>
    <w:rsid w:val="0051627F"/>
    <w:rPr>
      <w:rFonts w:ascii="Times New Roman" w:eastAsia="Times New Roman" w:hAnsi="Times New Roman" w:cs="Times New Roman"/>
      <w:b/>
      <w:bCs/>
      <w:sz w:val="28"/>
      <w:szCs w:val="28"/>
      <w:u w:val="single"/>
      <w:lang w:val="en-GB"/>
    </w:rPr>
  </w:style>
  <w:style w:type="paragraph" w:styleId="Header">
    <w:name w:val="header"/>
    <w:basedOn w:val="Normal"/>
    <w:link w:val="HeaderChar"/>
    <w:rsid w:val="0051627F"/>
    <w:pPr>
      <w:tabs>
        <w:tab w:val="center" w:pos="4153"/>
        <w:tab w:val="right" w:pos="8306"/>
      </w:tabs>
    </w:pPr>
  </w:style>
  <w:style w:type="character" w:customStyle="1" w:styleId="HeaderChar">
    <w:name w:val="Header Char"/>
    <w:basedOn w:val="DefaultParagraphFont"/>
    <w:link w:val="Header"/>
    <w:rsid w:val="0051627F"/>
    <w:rPr>
      <w:rFonts w:ascii="Times New Roman" w:eastAsia="Times New Roman" w:hAnsi="Times New Roman" w:cs="Times New Roman"/>
      <w:szCs w:val="20"/>
      <w:lang w:val="en-GB" w:eastAsia="en-GB"/>
    </w:rPr>
  </w:style>
  <w:style w:type="paragraph" w:styleId="Footer">
    <w:name w:val="footer"/>
    <w:basedOn w:val="Normal"/>
    <w:link w:val="FooterChar"/>
    <w:rsid w:val="0051627F"/>
    <w:pPr>
      <w:tabs>
        <w:tab w:val="center" w:pos="4153"/>
        <w:tab w:val="right" w:pos="8306"/>
      </w:tabs>
    </w:pPr>
  </w:style>
  <w:style w:type="character" w:customStyle="1" w:styleId="FooterChar">
    <w:name w:val="Footer Char"/>
    <w:basedOn w:val="DefaultParagraphFont"/>
    <w:link w:val="Footer"/>
    <w:rsid w:val="0051627F"/>
    <w:rPr>
      <w:rFonts w:ascii="Times New Roman" w:eastAsia="Times New Roman" w:hAnsi="Times New Roman" w:cs="Times New Roman"/>
      <w:szCs w:val="20"/>
      <w:lang w:val="en-GB" w:eastAsia="en-GB"/>
    </w:rPr>
  </w:style>
  <w:style w:type="character" w:styleId="PageNumber">
    <w:name w:val="page number"/>
    <w:basedOn w:val="DefaultParagraphFont"/>
    <w:rsid w:val="0051627F"/>
  </w:style>
  <w:style w:type="paragraph" w:styleId="BodyText">
    <w:name w:val="Body Text"/>
    <w:basedOn w:val="Normal"/>
    <w:link w:val="BodyTextChar"/>
    <w:rsid w:val="0051627F"/>
    <w:pPr>
      <w:ind w:right="450"/>
      <w:jc w:val="both"/>
    </w:pPr>
    <w:rPr>
      <w:sz w:val="24"/>
      <w:szCs w:val="24"/>
    </w:rPr>
  </w:style>
  <w:style w:type="character" w:customStyle="1" w:styleId="BodyTextChar">
    <w:name w:val="Body Text Char"/>
    <w:basedOn w:val="DefaultParagraphFont"/>
    <w:link w:val="BodyText"/>
    <w:rsid w:val="0051627F"/>
    <w:rPr>
      <w:rFonts w:ascii="Times New Roman" w:eastAsia="Times New Roman" w:hAnsi="Times New Roman" w:cs="Times New Roman"/>
      <w:sz w:val="24"/>
      <w:szCs w:val="24"/>
      <w:lang w:val="en-GB" w:eastAsia="en-GB"/>
    </w:rPr>
  </w:style>
  <w:style w:type="paragraph" w:styleId="CommentText">
    <w:name w:val="annotation text"/>
    <w:basedOn w:val="Normal"/>
    <w:link w:val="CommentTextChar"/>
    <w:semiHidden/>
    <w:rsid w:val="0051627F"/>
  </w:style>
  <w:style w:type="character" w:customStyle="1" w:styleId="CommentTextChar">
    <w:name w:val="Comment Text Char"/>
    <w:basedOn w:val="DefaultParagraphFont"/>
    <w:link w:val="CommentText"/>
    <w:semiHidden/>
    <w:rsid w:val="0051627F"/>
    <w:rPr>
      <w:rFonts w:ascii="Times New Roman" w:eastAsia="Times New Roman" w:hAnsi="Times New Roman" w:cs="Times New Roman"/>
      <w:szCs w:val="20"/>
      <w:lang w:val="en-GB" w:eastAsia="en-GB"/>
    </w:rPr>
  </w:style>
  <w:style w:type="paragraph" w:customStyle="1" w:styleId="Level3">
    <w:name w:val="Level 3"/>
    <w:basedOn w:val="Normal"/>
    <w:rsid w:val="0051627F"/>
    <w:pPr>
      <w:spacing w:after="120" w:line="240" w:lineRule="atLeast"/>
      <w:jc w:val="both"/>
    </w:pPr>
    <w:rPr>
      <w:rFonts w:ascii="Arial" w:hAnsi="Arial"/>
      <w:lang w:eastAsia="en-US"/>
    </w:rPr>
  </w:style>
  <w:style w:type="paragraph" w:styleId="ListParagraph">
    <w:name w:val="List Paragraph"/>
    <w:basedOn w:val="Normal"/>
    <w:uiPriority w:val="34"/>
    <w:qFormat/>
    <w:rsid w:val="0051627F"/>
    <w:pPr>
      <w:ind w:left="720"/>
      <w:contextualSpacing/>
    </w:pPr>
  </w:style>
  <w:style w:type="paragraph" w:customStyle="1" w:styleId="Level1">
    <w:name w:val="Level 1"/>
    <w:basedOn w:val="Normal"/>
    <w:rsid w:val="0051627F"/>
    <w:pPr>
      <w:spacing w:after="120" w:line="240" w:lineRule="atLeast"/>
      <w:ind w:left="851" w:hanging="851"/>
      <w:jc w:val="both"/>
    </w:pPr>
    <w:rPr>
      <w:rFonts w:ascii="Arial" w:hAnsi="Arial"/>
      <w:lang w:eastAsia="en-US"/>
    </w:rPr>
  </w:style>
  <w:style w:type="paragraph" w:styleId="ListBullet2">
    <w:name w:val="List Bullet 2"/>
    <w:basedOn w:val="Normal"/>
    <w:autoRedefine/>
    <w:rsid w:val="0051627F"/>
    <w:pPr>
      <w:numPr>
        <w:ilvl w:val="1"/>
        <w:numId w:val="4"/>
      </w:numPr>
      <w:spacing w:before="60"/>
      <w:jc w:val="both"/>
    </w:pPr>
    <w:rPr>
      <w:rFonts w:ascii="Tahoma" w:hAnsi="Tahoma" w:cs="Tahoma"/>
      <w:lang w:eastAsia="en-US"/>
    </w:rPr>
  </w:style>
  <w:style w:type="paragraph" w:styleId="List2">
    <w:name w:val="List 2"/>
    <w:basedOn w:val="Normal"/>
    <w:rsid w:val="0051627F"/>
    <w:pPr>
      <w:numPr>
        <w:numId w:val="4"/>
      </w:numPr>
      <w:spacing w:before="60"/>
      <w:jc w:val="both"/>
    </w:pPr>
    <w:rPr>
      <w:rFonts w:ascii="Tahoma" w:hAnsi="Tahoma" w:cs="Tahoma"/>
      <w:lang w:eastAsia="en-US"/>
    </w:rPr>
  </w:style>
  <w:style w:type="character" w:styleId="PlaceholderText">
    <w:name w:val="Placeholder Text"/>
    <w:basedOn w:val="DefaultParagraphFont"/>
    <w:uiPriority w:val="99"/>
    <w:semiHidden/>
    <w:rsid w:val="0051627F"/>
    <w:rPr>
      <w:color w:val="808080"/>
    </w:rPr>
  </w:style>
  <w:style w:type="character" w:styleId="CommentReference">
    <w:name w:val="annotation reference"/>
    <w:basedOn w:val="DefaultParagraphFont"/>
    <w:semiHidden/>
    <w:unhideWhenUsed/>
    <w:rsid w:val="000E2955"/>
    <w:rPr>
      <w:sz w:val="16"/>
      <w:szCs w:val="16"/>
    </w:rPr>
  </w:style>
  <w:style w:type="paragraph" w:styleId="CommentSubject">
    <w:name w:val="annotation subject"/>
    <w:basedOn w:val="CommentText"/>
    <w:next w:val="CommentText"/>
    <w:link w:val="CommentSubjectChar"/>
    <w:unhideWhenUsed/>
    <w:rsid w:val="000E2955"/>
    <w:rPr>
      <w:b/>
      <w:bCs/>
    </w:rPr>
  </w:style>
  <w:style w:type="character" w:customStyle="1" w:styleId="CommentSubjectChar">
    <w:name w:val="Comment Subject Char"/>
    <w:basedOn w:val="CommentTextChar"/>
    <w:link w:val="CommentSubject"/>
    <w:rsid w:val="000E2955"/>
    <w:rPr>
      <w:rFonts w:ascii="Times New Roman" w:eastAsia="Times New Roman" w:hAnsi="Times New Roman" w:cs="Times New Roman"/>
      <w:b/>
      <w:bCs/>
      <w:szCs w:val="20"/>
      <w:lang w:val="en-GB" w:eastAsia="en-GB"/>
    </w:rPr>
  </w:style>
  <w:style w:type="paragraph" w:styleId="Revision">
    <w:name w:val="Revision"/>
    <w:hidden/>
    <w:uiPriority w:val="99"/>
    <w:semiHidden/>
    <w:rsid w:val="00731A21"/>
    <w:pPr>
      <w:spacing w:after="0" w:line="240" w:lineRule="auto"/>
    </w:pPr>
    <w:rPr>
      <w:rFonts w:ascii="Times New Roman" w:eastAsia="Times New Roman" w:hAnsi="Times New Roman" w:cs="Times New Roman"/>
      <w:szCs w:val="20"/>
      <w:lang w:val="en-GB" w:eastAsia="en-GB"/>
    </w:rPr>
  </w:style>
  <w:style w:type="character" w:customStyle="1" w:styleId="Heading1Char">
    <w:name w:val="Heading 1 Char"/>
    <w:basedOn w:val="DefaultParagraphFont"/>
    <w:link w:val="Heading1"/>
    <w:uiPriority w:val="9"/>
    <w:rsid w:val="0060160F"/>
    <w:rPr>
      <w:rFonts w:asciiTheme="majorHAnsi" w:eastAsiaTheme="majorEastAsia" w:hAnsiTheme="majorHAnsi" w:cstheme="majorBidi"/>
      <w:color w:val="2F5496" w:themeColor="accent1" w:themeShade="BF"/>
      <w:sz w:val="32"/>
      <w:szCs w:val="32"/>
      <w:lang w:val="en-GB" w:eastAsia="en-GB"/>
    </w:rPr>
  </w:style>
  <w:style w:type="character" w:customStyle="1" w:styleId="Heading2Char">
    <w:name w:val="Heading 2 Char"/>
    <w:basedOn w:val="DefaultParagraphFont"/>
    <w:link w:val="Heading2"/>
    <w:uiPriority w:val="9"/>
    <w:semiHidden/>
    <w:rsid w:val="0060160F"/>
    <w:rPr>
      <w:rFonts w:asciiTheme="majorHAnsi" w:eastAsiaTheme="majorEastAsia" w:hAnsiTheme="majorHAnsi" w:cstheme="majorBidi"/>
      <w:color w:val="2F5496" w:themeColor="accent1" w:themeShade="BF"/>
      <w:sz w:val="26"/>
      <w:szCs w:val="26"/>
      <w:lang w:val="en-GB" w:eastAsia="en-GB"/>
    </w:rPr>
  </w:style>
  <w:style w:type="paragraph" w:customStyle="1" w:styleId="Normal1">
    <w:name w:val="Normal1"/>
    <w:basedOn w:val="Normal"/>
    <w:rsid w:val="00A57CEE"/>
    <w:pPr>
      <w:ind w:left="450" w:hanging="450"/>
    </w:pPr>
    <w:rPr>
      <w:sz w:val="24"/>
      <w:szCs w:val="24"/>
    </w:rPr>
  </w:style>
  <w:style w:type="paragraph" w:styleId="BodyText2">
    <w:name w:val="Body Text 2"/>
    <w:basedOn w:val="Normal"/>
    <w:link w:val="BodyText2Char"/>
    <w:rsid w:val="00A57CEE"/>
    <w:pPr>
      <w:tabs>
        <w:tab w:val="left" w:pos="567"/>
        <w:tab w:val="left" w:pos="993"/>
      </w:tabs>
      <w:ind w:firstLine="142"/>
      <w:jc w:val="both"/>
    </w:pPr>
    <w:rPr>
      <w:sz w:val="24"/>
      <w:szCs w:val="24"/>
    </w:rPr>
  </w:style>
  <w:style w:type="character" w:customStyle="1" w:styleId="BodyText2Char">
    <w:name w:val="Body Text 2 Char"/>
    <w:basedOn w:val="DefaultParagraphFont"/>
    <w:link w:val="BodyText2"/>
    <w:rsid w:val="00A57CEE"/>
    <w:rPr>
      <w:rFonts w:ascii="Times New Roman" w:eastAsia="Times New Roman" w:hAnsi="Times New Roman" w:cs="Times New Roman"/>
      <w:sz w:val="24"/>
      <w:szCs w:val="24"/>
      <w:lang w:val="en-GB" w:eastAsia="en-GB"/>
    </w:rPr>
  </w:style>
  <w:style w:type="paragraph" w:styleId="BodyTextIndent">
    <w:name w:val="Body Text Indent"/>
    <w:basedOn w:val="Normal"/>
    <w:link w:val="BodyTextIndentChar"/>
    <w:rsid w:val="00A57CEE"/>
    <w:pPr>
      <w:tabs>
        <w:tab w:val="left" w:pos="567"/>
        <w:tab w:val="left" w:pos="993"/>
      </w:tabs>
      <w:ind w:firstLine="142"/>
      <w:jc w:val="both"/>
    </w:pPr>
    <w:rPr>
      <w:sz w:val="24"/>
      <w:szCs w:val="24"/>
      <w:lang w:eastAsia="en-US"/>
    </w:rPr>
  </w:style>
  <w:style w:type="character" w:customStyle="1" w:styleId="BodyTextIndentChar">
    <w:name w:val="Body Text Indent Char"/>
    <w:basedOn w:val="DefaultParagraphFont"/>
    <w:link w:val="BodyTextIndent"/>
    <w:rsid w:val="00A57CEE"/>
    <w:rPr>
      <w:rFonts w:ascii="Times New Roman" w:eastAsia="Times New Roman" w:hAnsi="Times New Roman" w:cs="Times New Roman"/>
      <w:sz w:val="24"/>
      <w:szCs w:val="24"/>
      <w:lang w:val="en-GB"/>
    </w:rPr>
  </w:style>
  <w:style w:type="paragraph" w:styleId="BodyText3">
    <w:name w:val="Body Text 3"/>
    <w:basedOn w:val="Normal"/>
    <w:link w:val="BodyText3Char"/>
    <w:rsid w:val="00A57CEE"/>
    <w:pPr>
      <w:spacing w:before="240"/>
      <w:jc w:val="both"/>
    </w:pPr>
    <w:rPr>
      <w:b/>
      <w:bCs/>
      <w:sz w:val="24"/>
      <w:szCs w:val="24"/>
    </w:rPr>
  </w:style>
  <w:style w:type="character" w:customStyle="1" w:styleId="BodyText3Char">
    <w:name w:val="Body Text 3 Char"/>
    <w:basedOn w:val="DefaultParagraphFont"/>
    <w:link w:val="BodyText3"/>
    <w:rsid w:val="00A57CEE"/>
    <w:rPr>
      <w:rFonts w:ascii="Times New Roman" w:eastAsia="Times New Roman" w:hAnsi="Times New Roman" w:cs="Times New Roman"/>
      <w:b/>
      <w:bCs/>
      <w:sz w:val="24"/>
      <w:szCs w:val="24"/>
      <w:lang w:val="en-GB" w:eastAsia="en-GB"/>
    </w:rPr>
  </w:style>
  <w:style w:type="paragraph" w:styleId="BodyTextIndent2">
    <w:name w:val="Body Text Indent 2"/>
    <w:basedOn w:val="Normal"/>
    <w:link w:val="BodyTextIndent2Char"/>
    <w:rsid w:val="00A57CEE"/>
    <w:pPr>
      <w:ind w:left="556" w:hanging="556"/>
      <w:jc w:val="both"/>
    </w:pPr>
    <w:rPr>
      <w:sz w:val="24"/>
      <w:szCs w:val="24"/>
    </w:rPr>
  </w:style>
  <w:style w:type="character" w:customStyle="1" w:styleId="BodyTextIndent2Char">
    <w:name w:val="Body Text Indent 2 Char"/>
    <w:basedOn w:val="DefaultParagraphFont"/>
    <w:link w:val="BodyTextIndent2"/>
    <w:rsid w:val="00A57CEE"/>
    <w:rPr>
      <w:rFonts w:ascii="Times New Roman" w:eastAsia="Times New Roman" w:hAnsi="Times New Roman" w:cs="Times New Roman"/>
      <w:sz w:val="24"/>
      <w:szCs w:val="24"/>
      <w:lang w:val="en-GB" w:eastAsia="en-GB"/>
    </w:rPr>
  </w:style>
  <w:style w:type="paragraph" w:styleId="BalloonText">
    <w:name w:val="Balloon Text"/>
    <w:basedOn w:val="Normal"/>
    <w:link w:val="BalloonTextChar"/>
    <w:semiHidden/>
    <w:rsid w:val="00A57CEE"/>
    <w:rPr>
      <w:rFonts w:ascii="Tahoma" w:hAnsi="Tahoma" w:cs="Tahoma"/>
      <w:sz w:val="16"/>
      <w:szCs w:val="16"/>
    </w:rPr>
  </w:style>
  <w:style w:type="character" w:customStyle="1" w:styleId="BalloonTextChar">
    <w:name w:val="Balloon Text Char"/>
    <w:basedOn w:val="DefaultParagraphFont"/>
    <w:link w:val="BalloonText"/>
    <w:semiHidden/>
    <w:rsid w:val="00A57CEE"/>
    <w:rPr>
      <w:rFonts w:ascii="Tahoma" w:eastAsia="Times New Roman" w:hAnsi="Tahoma" w:cs="Tahoma"/>
      <w:sz w:val="16"/>
      <w:szCs w:val="16"/>
      <w:lang w:val="en-GB" w:eastAsia="en-GB"/>
    </w:rPr>
  </w:style>
  <w:style w:type="paragraph" w:styleId="Title">
    <w:name w:val="Title"/>
    <w:basedOn w:val="Normal"/>
    <w:link w:val="TitleChar"/>
    <w:qFormat/>
    <w:rsid w:val="00A57CEE"/>
    <w:pPr>
      <w:spacing w:before="240" w:after="60"/>
      <w:ind w:left="567"/>
      <w:jc w:val="center"/>
    </w:pPr>
    <w:rPr>
      <w:rFonts w:ascii="Arial" w:hAnsi="Arial" w:cs="Arial"/>
      <w:b/>
      <w:bCs/>
      <w:kern w:val="28"/>
      <w:sz w:val="48"/>
      <w:szCs w:val="48"/>
      <w:lang w:eastAsia="en-US"/>
    </w:rPr>
  </w:style>
  <w:style w:type="character" w:customStyle="1" w:styleId="TitleChar">
    <w:name w:val="Title Char"/>
    <w:basedOn w:val="DefaultParagraphFont"/>
    <w:link w:val="Title"/>
    <w:rsid w:val="00A57CEE"/>
    <w:rPr>
      <w:rFonts w:ascii="Arial" w:eastAsia="Times New Roman" w:hAnsi="Arial" w:cs="Arial"/>
      <w:b/>
      <w:bCs/>
      <w:kern w:val="28"/>
      <w:sz w:val="48"/>
      <w:szCs w:val="48"/>
      <w:lang w:val="en-GB"/>
    </w:rPr>
  </w:style>
  <w:style w:type="character" w:styleId="Hyperlink">
    <w:name w:val="Hyperlink"/>
    <w:uiPriority w:val="99"/>
    <w:rsid w:val="00A57CEE"/>
    <w:rPr>
      <w:rFonts w:ascii="Tahoma" w:hAnsi="Tahoma"/>
      <w:color w:val="0000FF"/>
      <w:sz w:val="20"/>
      <w:u w:val="single"/>
    </w:rPr>
  </w:style>
  <w:style w:type="paragraph" w:styleId="TOC2">
    <w:name w:val="toc 2"/>
    <w:basedOn w:val="Normal"/>
    <w:next w:val="Normal"/>
    <w:uiPriority w:val="39"/>
    <w:rsid w:val="00A57CEE"/>
    <w:pPr>
      <w:spacing w:before="240"/>
    </w:pPr>
    <w:rPr>
      <w:rFonts w:ascii="Calibri" w:hAnsi="Calibri"/>
      <w:b/>
      <w:bCs/>
      <w:szCs w:val="24"/>
      <w:lang w:eastAsia="en-US"/>
    </w:rPr>
  </w:style>
  <w:style w:type="paragraph" w:styleId="TOC1">
    <w:name w:val="toc 1"/>
    <w:basedOn w:val="Normal"/>
    <w:next w:val="Normal"/>
    <w:autoRedefine/>
    <w:uiPriority w:val="39"/>
    <w:rsid w:val="00A57CEE"/>
    <w:pPr>
      <w:spacing w:before="360"/>
    </w:pPr>
    <w:rPr>
      <w:rFonts w:ascii="Cambria" w:hAnsi="Cambria"/>
      <w:b/>
      <w:bCs/>
      <w:caps/>
      <w:sz w:val="24"/>
      <w:szCs w:val="28"/>
      <w:lang w:eastAsia="en-US"/>
    </w:rPr>
  </w:style>
  <w:style w:type="paragraph" w:styleId="TOCHeading">
    <w:name w:val="TOC Heading"/>
    <w:basedOn w:val="Heading1"/>
    <w:next w:val="Normal"/>
    <w:uiPriority w:val="39"/>
    <w:unhideWhenUsed/>
    <w:qFormat/>
    <w:rsid w:val="00A57CEE"/>
    <w:pPr>
      <w:spacing w:before="480" w:line="276" w:lineRule="auto"/>
      <w:outlineLvl w:val="9"/>
    </w:pPr>
    <w:rPr>
      <w:rFonts w:ascii="Cambria" w:eastAsia="Times New Roman" w:hAnsi="Cambria" w:cs="Times New Roman"/>
      <w:b/>
      <w:bCs/>
      <w:color w:val="365F91"/>
      <w:sz w:val="28"/>
      <w:szCs w:val="28"/>
      <w:lang w:val="en-US" w:eastAsia="en-US"/>
    </w:rPr>
  </w:style>
  <w:style w:type="paragraph" w:styleId="Caption">
    <w:name w:val="caption"/>
    <w:basedOn w:val="Normal"/>
    <w:next w:val="Normal"/>
    <w:uiPriority w:val="35"/>
    <w:qFormat/>
    <w:rsid w:val="00A57CEE"/>
    <w:pPr>
      <w:tabs>
        <w:tab w:val="left" w:pos="720"/>
      </w:tabs>
      <w:spacing w:after="120"/>
      <w:ind w:left="720" w:hanging="720"/>
      <w:jc w:val="both"/>
    </w:pPr>
    <w:rPr>
      <w:rFonts w:ascii="Garamond" w:hAnsi="Garamond" w:cs="Arial"/>
      <w:sz w:val="24"/>
      <w:szCs w:val="24"/>
      <w:lang w:eastAsia="en-US"/>
    </w:rPr>
  </w:style>
  <w:style w:type="paragraph" w:customStyle="1" w:styleId="Schedule3">
    <w:name w:val="Schedule 3"/>
    <w:basedOn w:val="Normal"/>
    <w:rsid w:val="00A57CEE"/>
    <w:pPr>
      <w:spacing w:before="100" w:line="312" w:lineRule="auto"/>
      <w:ind w:left="709" w:hanging="709"/>
      <w:jc w:val="both"/>
    </w:pPr>
    <w:rPr>
      <w:sz w:val="18"/>
      <w:lang w:val="en-AU" w:eastAsia="en-US"/>
    </w:rPr>
  </w:style>
  <w:style w:type="paragraph" w:customStyle="1" w:styleId="Schedule4">
    <w:name w:val="Schedule 4"/>
    <w:basedOn w:val="Normal"/>
    <w:rsid w:val="00A57CEE"/>
    <w:pPr>
      <w:tabs>
        <w:tab w:val="num" w:pos="1418"/>
      </w:tabs>
      <w:spacing w:before="100" w:line="312" w:lineRule="auto"/>
      <w:ind w:left="1418" w:hanging="709"/>
      <w:jc w:val="both"/>
    </w:pPr>
    <w:rPr>
      <w:sz w:val="18"/>
      <w:lang w:val="en-AU" w:eastAsia="en-US"/>
    </w:rPr>
  </w:style>
  <w:style w:type="paragraph" w:customStyle="1" w:styleId="LegalNumbering">
    <w:name w:val="Legal Numbering"/>
    <w:basedOn w:val="Normal"/>
    <w:rsid w:val="00A57CEE"/>
    <w:pPr>
      <w:tabs>
        <w:tab w:val="num" w:pos="2835"/>
      </w:tabs>
      <w:ind w:left="2835" w:hanging="709"/>
      <w:jc w:val="both"/>
    </w:pPr>
    <w:rPr>
      <w:rFonts w:ascii="Arial" w:hAnsi="Arial"/>
      <w:sz w:val="22"/>
      <w:lang w:eastAsia="en-US"/>
    </w:rPr>
  </w:style>
  <w:style w:type="paragraph" w:customStyle="1" w:styleId="Default">
    <w:name w:val="Default"/>
    <w:rsid w:val="00A57CEE"/>
    <w:pPr>
      <w:autoSpaceDE w:val="0"/>
      <w:autoSpaceDN w:val="0"/>
      <w:adjustRightInd w:val="0"/>
      <w:spacing w:after="0" w:line="240" w:lineRule="auto"/>
    </w:pPr>
    <w:rPr>
      <w:rFonts w:ascii="Tahoma" w:eastAsia="Times New Roman" w:hAnsi="Tahoma" w:cs="Tahoma"/>
      <w:color w:val="000000"/>
      <w:sz w:val="24"/>
      <w:szCs w:val="24"/>
    </w:rPr>
  </w:style>
  <w:style w:type="paragraph" w:customStyle="1" w:styleId="H4">
    <w:name w:val="H4"/>
    <w:basedOn w:val="Normal"/>
    <w:next w:val="Normal"/>
    <w:rsid w:val="00A57CEE"/>
    <w:pPr>
      <w:keepNext/>
      <w:autoSpaceDE w:val="0"/>
      <w:autoSpaceDN w:val="0"/>
      <w:adjustRightInd w:val="0"/>
      <w:spacing w:before="100" w:after="100"/>
      <w:outlineLvl w:val="4"/>
    </w:pPr>
    <w:rPr>
      <w:b/>
      <w:bCs/>
      <w:sz w:val="24"/>
      <w:szCs w:val="24"/>
      <w:lang w:eastAsia="en-US"/>
    </w:rPr>
  </w:style>
  <w:style w:type="character" w:customStyle="1" w:styleId="Heading1Char1">
    <w:name w:val="Heading 1 Char1"/>
    <w:aliases w:val="H1 Char1,Isa 1 Char1,PA Chapter Char1,Headering 1 Char1,h1 Char1,No numbers Char1,1. Char1,heading 1 Char1,Para1 Char1,h11 Char1,h12 Char1,69% Char1,L1 Char1,Attribute Heading 1 Char1,Section Heading Char1,1 Char1,heading Char1,3 Char1"/>
    <w:rsid w:val="00A57CEE"/>
    <w:rPr>
      <w:rFonts w:ascii="Cambria" w:eastAsia="Times New Roman" w:hAnsi="Cambria" w:cs="Times New Roman"/>
      <w:b/>
      <w:bCs/>
      <w:color w:val="365F91"/>
      <w:sz w:val="28"/>
      <w:szCs w:val="28"/>
      <w:lang w:val="en-CA"/>
    </w:rPr>
  </w:style>
  <w:style w:type="paragraph" w:customStyle="1" w:styleId="HeadingB3">
    <w:name w:val="Heading B3"/>
    <w:basedOn w:val="Heading1"/>
    <w:link w:val="HeadingB3Char"/>
    <w:qFormat/>
    <w:rsid w:val="00A57CEE"/>
    <w:pPr>
      <w:keepNext w:val="0"/>
      <w:keepLines w:val="0"/>
      <w:numPr>
        <w:numId w:val="8"/>
      </w:numPr>
      <w:spacing w:before="0" w:after="120"/>
      <w:jc w:val="both"/>
    </w:pPr>
    <w:rPr>
      <w:rFonts w:ascii="Garamond" w:eastAsia="Times New Roman" w:hAnsi="Garamond" w:cs="Arial"/>
      <w:b/>
      <w:bCs/>
      <w:color w:val="auto"/>
      <w:sz w:val="24"/>
      <w:szCs w:val="24"/>
      <w:lang w:eastAsia="en-US"/>
    </w:rPr>
  </w:style>
  <w:style w:type="character" w:customStyle="1" w:styleId="HeadingB3Char">
    <w:name w:val="Heading B3 Char"/>
    <w:link w:val="HeadingB3"/>
    <w:rsid w:val="00A57CEE"/>
    <w:rPr>
      <w:rFonts w:ascii="Garamond" w:eastAsia="Times New Roman" w:hAnsi="Garamond" w:cs="Arial"/>
      <w:b/>
      <w:bCs/>
      <w:sz w:val="24"/>
      <w:szCs w:val="24"/>
      <w:lang w:val="en-GB"/>
    </w:rPr>
  </w:style>
  <w:style w:type="paragraph" w:customStyle="1" w:styleId="HeaderC3">
    <w:name w:val="Header C3"/>
    <w:basedOn w:val="Heading2"/>
    <w:link w:val="HeaderC3Char"/>
    <w:qFormat/>
    <w:rsid w:val="00A57CEE"/>
    <w:pPr>
      <w:keepNext w:val="0"/>
      <w:keepLines w:val="0"/>
      <w:spacing w:before="0" w:after="120"/>
      <w:ind w:left="720" w:hanging="720"/>
      <w:jc w:val="both"/>
    </w:pPr>
    <w:rPr>
      <w:rFonts w:ascii="Garamond" w:eastAsia="Times New Roman" w:hAnsi="Garamond" w:cs="Tahoma"/>
      <w:b/>
      <w:bCs/>
      <w:color w:val="auto"/>
      <w:sz w:val="24"/>
      <w:szCs w:val="20"/>
      <w:lang w:eastAsia="en-US"/>
    </w:rPr>
  </w:style>
  <w:style w:type="character" w:customStyle="1" w:styleId="HeaderC3Char">
    <w:name w:val="Header C3 Char"/>
    <w:link w:val="HeaderC3"/>
    <w:rsid w:val="00A57CEE"/>
    <w:rPr>
      <w:rFonts w:ascii="Garamond" w:eastAsia="Times New Roman" w:hAnsi="Garamond" w:cs="Tahoma"/>
      <w:b/>
      <w:bCs/>
      <w:sz w:val="24"/>
      <w:szCs w:val="20"/>
      <w:lang w:val="en-GB"/>
    </w:rPr>
  </w:style>
  <w:style w:type="paragraph" w:styleId="TOC3">
    <w:name w:val="toc 3"/>
    <w:basedOn w:val="Normal"/>
    <w:next w:val="Normal"/>
    <w:autoRedefine/>
    <w:uiPriority w:val="39"/>
    <w:rsid w:val="00A57CEE"/>
    <w:pPr>
      <w:ind w:left="400"/>
    </w:pPr>
  </w:style>
  <w:style w:type="character" w:styleId="FollowedHyperlink">
    <w:name w:val="FollowedHyperlink"/>
    <w:rsid w:val="00A57CEE"/>
    <w:rPr>
      <w:color w:val="954F72"/>
      <w:u w:val="single"/>
    </w:rPr>
  </w:style>
  <w:style w:type="character" w:styleId="UnresolvedMention">
    <w:name w:val="Unresolved Mention"/>
    <w:uiPriority w:val="99"/>
    <w:semiHidden/>
    <w:unhideWhenUsed/>
    <w:rsid w:val="00A57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olngportal/controldocuments/Control%20Documents/NG-P021%20Oman%20LNG%20Quality%20Policy.pdf" TargetMode="External"/><Relationship Id="rId21" Type="http://schemas.openxmlformats.org/officeDocument/2006/relationships/hyperlink" Target="http://olngportal/controldocuments/Control%20Documents/NG-P008%20Oman%20LNG%20HSE%20Policy.pdf" TargetMode="External"/><Relationship Id="rId34" Type="http://schemas.openxmlformats.org/officeDocument/2006/relationships/hyperlink" Target="http://olngportal/controldocuments/Control%20Documents/NG-P005%20OMAN%20LNG%20Road%20Safety%20Procedure.pdf" TargetMode="External"/><Relationship Id="rId42" Type="http://schemas.openxmlformats.org/officeDocument/2006/relationships/hyperlink" Target="http://olngportal/controldocuments/Control%20Documents/TMC-P018%20Lifting.pdf" TargetMode="External"/><Relationship Id="rId47" Type="http://schemas.openxmlformats.org/officeDocument/2006/relationships/hyperlink" Target="http://olngportal/controldocuments/Control%20Documents/HSS-P002%20OLNG%20Emergency%20Response%20plan.pdf" TargetMode="External"/><Relationship Id="rId50" Type="http://schemas.openxmlformats.org/officeDocument/2006/relationships/hyperlink" Target="http://olngportal/controldocuments/Control%20Documents/HSO-P010%20Fatigue%20Risk%20Management%20Plan.pdf" TargetMode="External"/><Relationship Id="rId55" Type="http://schemas.openxmlformats.org/officeDocument/2006/relationships/hyperlink" Target="http://olngportal/controldocuments/Control%20Documents/NG-P027%20Security%20General%20Procedures%20Manual.pdf"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hyperlink" Target="http://olngportal/controldocuments/Control%20Documents/NG-P085%20OLNG%20Life%20Saving%20Rules%20Procedure.pdf" TargetMode="External"/><Relationship Id="rId11" Type="http://schemas.openxmlformats.org/officeDocument/2006/relationships/oleObject" Target="embeddings/oleObject2.bin"/><Relationship Id="rId24" Type="http://schemas.openxmlformats.org/officeDocument/2006/relationships/hyperlink" Target="http://olngportal/controldocuments/Control%20Documents/NG-P024%20Oman%20LNG%20Alcohol%20and%20Drugs%20Policy.pdf" TargetMode="External"/><Relationship Id="rId32" Type="http://schemas.openxmlformats.org/officeDocument/2006/relationships/hyperlink" Target="http://olngportal/controldocuments/Control%20Documents/NG-P049%20Procedure%20for%20QHSE%20Mandatory%20Training.pdf" TargetMode="External"/><Relationship Id="rId37" Type="http://schemas.openxmlformats.org/officeDocument/2006/relationships/hyperlink" Target="http://olngportal/controldocuments/Control%20Documents/OPE-P109%20Permit%20To%20Work.pdf" TargetMode="External"/><Relationship Id="rId40" Type="http://schemas.openxmlformats.org/officeDocument/2006/relationships/hyperlink" Target="http://olngportal/controldocuments/Control%20Documents/NG-P015%20Incident%20Investigation%20and%20Learning%20Procedure.pdf" TargetMode="External"/><Relationship Id="rId45" Type="http://schemas.openxmlformats.org/officeDocument/2006/relationships/hyperlink" Target="http://olngportal/controldocuments/Control%20Documents/HSS-P006%20Safety%20Walks%20Guide.pdf" TargetMode="External"/><Relationship Id="rId53" Type="http://schemas.openxmlformats.org/officeDocument/2006/relationships/hyperlink" Target="http://olngportal/controldocuments/Control%20Documents/NG-P036%20Alcohol-Drug-%20Guideline.pdf" TargetMode="External"/><Relationship Id="rId58" Type="http://schemas.openxmlformats.org/officeDocument/2006/relationships/image" Target="media/image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3.xml"/><Relationship Id="rId19" Type="http://schemas.microsoft.com/office/2018/08/relationships/commentsExtensible" Target="commentsExtensible.xml"/><Relationship Id="rId14" Type="http://schemas.openxmlformats.org/officeDocument/2006/relationships/header" Target="header2.xml"/><Relationship Id="rId22" Type="http://schemas.openxmlformats.org/officeDocument/2006/relationships/hyperlink" Target="http://olngportal/controldocuments/Control%20Documents/NG-P037%20Oman%20LNG%20Road%20Safety%20Policy.pdf" TargetMode="External"/><Relationship Id="rId27" Type="http://schemas.openxmlformats.org/officeDocument/2006/relationships/hyperlink" Target="http://olngportal/controldocuments/Control%20Documents/NG-P063%20%20OLNG%20Contractors%27%20HSE%20Management%20Procedure.pdf" TargetMode="External"/><Relationship Id="rId30" Type="http://schemas.openxmlformats.org/officeDocument/2006/relationships/hyperlink" Target="http://olngportal/controldocuments/Control%20Documents/NG-P002%20HSSE%20Management%20System%20Manual.pdf" TargetMode="External"/><Relationship Id="rId35" Type="http://schemas.openxmlformats.org/officeDocument/2006/relationships/hyperlink" Target="http://olngportal/controldocuments/Control%20Documents/HSS-P005%20Procedure%20for%20Working%20at%20Height.pdf" TargetMode="External"/><Relationship Id="rId43" Type="http://schemas.openxmlformats.org/officeDocument/2006/relationships/hyperlink" Target="http://olngportal/controldocuments/Control%20Documents/HSO-P009%20Procedure%20for%20Manual%20Handling%20Assessments.pdf" TargetMode="External"/><Relationship Id="rId48" Type="http://schemas.openxmlformats.org/officeDocument/2006/relationships/hyperlink" Target="http://olngportal/controldocuments/Control%20Documents/HSO-P008%20Heat%20Illness%20Prevention%20Policy.pdf" TargetMode="External"/><Relationship Id="rId56" Type="http://schemas.openxmlformats.org/officeDocument/2006/relationships/hyperlink" Target="http://olngportal/controldocuments/Control%20Documents/NG-P045%20OLNG%20Pandemic%20contingency%20plan.pdf" TargetMode="External"/><Relationship Id="rId64" Type="http://schemas.microsoft.com/office/2011/relationships/people" Target="people.xml"/><Relationship Id="rId8" Type="http://schemas.openxmlformats.org/officeDocument/2006/relationships/image" Target="media/image1.wmf"/><Relationship Id="rId51" Type="http://schemas.openxmlformats.org/officeDocument/2006/relationships/hyperlink" Target="http://olngportal/controldocuments/Control%20Documents/HSO-P006%20OLNG%20HEALTH%20RISK%20ASSESSMENT.pdf" TargetMode="External"/><Relationship Id="rId3" Type="http://schemas.openxmlformats.org/officeDocument/2006/relationships/styles" Target="style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hyperlink" Target="http://olngportal/controldocuments/Control%20Documents/NG-P041%20Security%20Policy.pdf" TargetMode="External"/><Relationship Id="rId33" Type="http://schemas.openxmlformats.org/officeDocument/2006/relationships/hyperlink" Target="http://olngportal/controldocuments/Control%20Documents/HSS-P008%20PERSONAL%20PROTECTIVE%20EQUIPMENT.pdf" TargetMode="External"/><Relationship Id="rId38" Type="http://schemas.openxmlformats.org/officeDocument/2006/relationships/hyperlink" Target="http://olngportal/controldocuments/Control%20Documents/GA-P001%20GA%20Permit%20To%20Work%20in%20Non-operational%20Area.pdf" TargetMode="External"/><Relationship Id="rId46" Type="http://schemas.openxmlformats.org/officeDocument/2006/relationships/hyperlink" Target="http://olngportal/controldocuments/Control%20Documents/NG-T022%20OLNG%20Contractors%20HSSE%20Meeting.pdf" TargetMode="External"/><Relationship Id="rId59" Type="http://schemas.openxmlformats.org/officeDocument/2006/relationships/image" Target="media/image4.png"/><Relationship Id="rId20" Type="http://schemas.openxmlformats.org/officeDocument/2006/relationships/hyperlink" Target="http://omanlng.co.om/en/HSSE/Pages/hsse-info-guidance-for-contractors.aspx" TargetMode="External"/><Relationship Id="rId41" Type="http://schemas.openxmlformats.org/officeDocument/2006/relationships/hyperlink" Target="http://olngportal/controldocuments/Control%20Documents/ENI-P002%20Procedure%20For%20Inspection%20and%20Testing%20of%20Lifting%20Equipment.pdf" TargetMode="External"/><Relationship Id="rId54" Type="http://schemas.openxmlformats.org/officeDocument/2006/relationships/hyperlink" Target="http://olngportal/controldocuments/Control%20Documents/HSV-P001%20Waste%20Management%20Procedure.pdf"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olngportal/controldocuments/Control%20Documents/NG-P023%20Oman%20LNG%20Smoking%20Policy.pdf" TargetMode="External"/><Relationship Id="rId28" Type="http://schemas.openxmlformats.org/officeDocument/2006/relationships/hyperlink" Target="http://olngportal/controldocuments/Control%20Documents/HSS-P001%20General%20Safety%20Rules.pdf" TargetMode="External"/><Relationship Id="rId36" Type="http://schemas.openxmlformats.org/officeDocument/2006/relationships/hyperlink" Target="http://olngportal/controldocuments/Control%20Documents/TMC-P016%20Task%20Risk%20Assessment.pdf" TargetMode="External"/><Relationship Id="rId49" Type="http://schemas.openxmlformats.org/officeDocument/2006/relationships/hyperlink" Target="http://olngportal/controldocuments/Control%20Documents/HSO-P002%20FTW%20procedure.pdf" TargetMode="External"/><Relationship Id="rId57" Type="http://schemas.openxmlformats.org/officeDocument/2006/relationships/hyperlink" Target="https://olng-my.sharepoint.com/personal/qazri0_omanlng_co_om/Documents/2.%20Contracts/Plant/Fabric%20Maintenance/ITT/Word/SCC1%20review/HSO-P011%20WORKER%20WELFARE%20ASSURANCE%20STANDARDS.pdf" TargetMode="External"/><Relationship Id="rId10" Type="http://schemas.openxmlformats.org/officeDocument/2006/relationships/image" Target="media/image2.wmf"/><Relationship Id="rId31" Type="http://schemas.openxmlformats.org/officeDocument/2006/relationships/hyperlink" Target="http://olngportal/controldocuments/Control%20Documents/HSS-P009%20Qalhat%20safety%20regulation%20for%20work%20under%20permit.pdf" TargetMode="External"/><Relationship Id="rId44" Type="http://schemas.openxmlformats.org/officeDocument/2006/relationships/hyperlink" Target="http://olngportal/controldocuments/Control%20Documents/HSS-P003%20TOOL%20BOX%20TALKS.pdf" TargetMode="External"/><Relationship Id="rId52" Type="http://schemas.openxmlformats.org/officeDocument/2006/relationships/hyperlink" Target="http://olngportal/controldocuments/Control%20Documents/HSO-P007%20OLNG%20Hearing%20Conservation%20Procedure.pdf" TargetMode="External"/><Relationship Id="rId60" Type="http://schemas.openxmlformats.org/officeDocument/2006/relationships/image" Target="media/image5.pn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1.xml"/><Relationship Id="rId18" Type="http://schemas.microsoft.com/office/2016/09/relationships/commentsIds" Target="commentsIds.xml"/><Relationship Id="rId39" Type="http://schemas.openxmlformats.org/officeDocument/2006/relationships/hyperlink" Target="http://olngportal/controldocuments/Control%20Documents/HSS-P007%20Selection%20training%20and%20authorisation%20of%20PTW%20signatories.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25A6BCE2F84E2CA972D9AD32800003"/>
        <w:category>
          <w:name w:val="General"/>
          <w:gallery w:val="placeholder"/>
        </w:category>
        <w:types>
          <w:type w:val="bbPlcHdr"/>
        </w:types>
        <w:behaviors>
          <w:behavior w:val="content"/>
        </w:behaviors>
        <w:guid w:val="{B7D864B9-0733-4E20-88F0-065B167B1DA0}"/>
      </w:docPartPr>
      <w:docPartBody>
        <w:p w:rsidR="00992308" w:rsidRDefault="00FE2C18" w:rsidP="00FE2C18">
          <w:pPr>
            <w:pStyle w:val="9125A6BCE2F84E2CA972D9AD32800003"/>
          </w:pPr>
          <w:r w:rsidRPr="004340DD">
            <w:rPr>
              <w:rStyle w:val="PlaceholderText"/>
            </w:rPr>
            <w:t>[Title]</w:t>
          </w:r>
        </w:p>
      </w:docPartBody>
    </w:docPart>
    <w:docPart>
      <w:docPartPr>
        <w:name w:val="234A3E7641F54EEFB0E18BF77A83A2EC"/>
        <w:category>
          <w:name w:val="General"/>
          <w:gallery w:val="placeholder"/>
        </w:category>
        <w:types>
          <w:type w:val="bbPlcHdr"/>
        </w:types>
        <w:behaviors>
          <w:behavior w:val="content"/>
        </w:behaviors>
        <w:guid w:val="{F0A67DB7-CB3F-46E7-91A6-101786556F79}"/>
      </w:docPartPr>
      <w:docPartBody>
        <w:p w:rsidR="00992308" w:rsidRDefault="00FE2C18" w:rsidP="00FE2C18">
          <w:pPr>
            <w:pStyle w:val="234A3E7641F54EEFB0E18BF77A83A2EC"/>
          </w:pPr>
          <w:r w:rsidRPr="004340DD">
            <w:rPr>
              <w:rStyle w:val="PlaceholderText"/>
            </w:rPr>
            <w:t>[Subject]</w:t>
          </w:r>
        </w:p>
      </w:docPartBody>
    </w:docPart>
    <w:docPart>
      <w:docPartPr>
        <w:name w:val="257E225838CF48DABDDE5EFEBC5A2083"/>
        <w:category>
          <w:name w:val="General"/>
          <w:gallery w:val="placeholder"/>
        </w:category>
        <w:types>
          <w:type w:val="bbPlcHdr"/>
        </w:types>
        <w:behaviors>
          <w:behavior w:val="content"/>
        </w:behaviors>
        <w:guid w:val="{4B19AF52-CA3A-4713-A479-9594C61AF846}"/>
      </w:docPartPr>
      <w:docPartBody>
        <w:p w:rsidR="00992308" w:rsidRDefault="00FE2C18" w:rsidP="00FE2C18">
          <w:pPr>
            <w:pStyle w:val="257E225838CF48DABDDE5EFEBC5A2083"/>
          </w:pPr>
          <w:r w:rsidRPr="004340DD">
            <w:rPr>
              <w:rStyle w:val="PlaceholderText"/>
            </w:rPr>
            <w:t>[Subject]</w:t>
          </w:r>
        </w:p>
      </w:docPartBody>
    </w:docPart>
    <w:docPart>
      <w:docPartPr>
        <w:name w:val="2363EFC6C1BD41B1B68A10BA18669962"/>
        <w:category>
          <w:name w:val="General"/>
          <w:gallery w:val="placeholder"/>
        </w:category>
        <w:types>
          <w:type w:val="bbPlcHdr"/>
        </w:types>
        <w:behaviors>
          <w:behavior w:val="content"/>
        </w:behaviors>
        <w:guid w:val="{E83706F2-51E7-457B-9C4C-6BB3DA2E0436}"/>
      </w:docPartPr>
      <w:docPartBody>
        <w:p w:rsidR="00992308" w:rsidRDefault="00FE2C18" w:rsidP="00FE2C18">
          <w:pPr>
            <w:pStyle w:val="2363EFC6C1BD41B1B68A10BA18669962"/>
          </w:pPr>
          <w:r w:rsidRPr="004340DD">
            <w:rPr>
              <w:rStyle w:val="PlaceholderText"/>
            </w:rPr>
            <w:t>[Title]</w:t>
          </w:r>
        </w:p>
      </w:docPartBody>
    </w:docPart>
    <w:docPart>
      <w:docPartPr>
        <w:name w:val="A716D942CB8045A29D05EFD47DAA223C"/>
        <w:category>
          <w:name w:val="General"/>
          <w:gallery w:val="placeholder"/>
        </w:category>
        <w:types>
          <w:type w:val="bbPlcHdr"/>
        </w:types>
        <w:behaviors>
          <w:behavior w:val="content"/>
        </w:behaviors>
        <w:guid w:val="{5D8ECAF9-856B-4816-BB50-73CD5B90B2F1}"/>
      </w:docPartPr>
      <w:docPartBody>
        <w:p w:rsidR="00992308" w:rsidRDefault="00FE2C18" w:rsidP="00FE2C18">
          <w:pPr>
            <w:pStyle w:val="A716D942CB8045A29D05EFD47DAA223C"/>
          </w:pPr>
          <w:r w:rsidRPr="004340DD">
            <w:rPr>
              <w:rStyle w:val="PlaceholderText"/>
            </w:rPr>
            <w:t>[Subject]</w:t>
          </w:r>
        </w:p>
      </w:docPartBody>
    </w:docPart>
    <w:docPart>
      <w:docPartPr>
        <w:name w:val="1233980F57C249E3A3E6F88BC48A864E"/>
        <w:category>
          <w:name w:val="General"/>
          <w:gallery w:val="placeholder"/>
        </w:category>
        <w:types>
          <w:type w:val="bbPlcHdr"/>
        </w:types>
        <w:behaviors>
          <w:behavior w:val="content"/>
        </w:behaviors>
        <w:guid w:val="{59723AAC-99BA-41D6-9A5A-B2F665F0382C}"/>
      </w:docPartPr>
      <w:docPartBody>
        <w:p w:rsidR="00992308" w:rsidRDefault="00FE2C18" w:rsidP="00FE2C18">
          <w:pPr>
            <w:pStyle w:val="1233980F57C249E3A3E6F88BC48A864E"/>
          </w:pPr>
          <w:r w:rsidRPr="004340DD">
            <w:rPr>
              <w:rStyle w:val="PlaceholderText"/>
            </w:rPr>
            <w:t>[Title]</w:t>
          </w:r>
        </w:p>
      </w:docPartBody>
    </w:docPart>
    <w:docPart>
      <w:docPartPr>
        <w:name w:val="4EF4A8C0E3274874A49D8DF08C79347E"/>
        <w:category>
          <w:name w:val="General"/>
          <w:gallery w:val="placeholder"/>
        </w:category>
        <w:types>
          <w:type w:val="bbPlcHdr"/>
        </w:types>
        <w:behaviors>
          <w:behavior w:val="content"/>
        </w:behaviors>
        <w:guid w:val="{25787B56-965B-41FB-BE70-5372CF33507E}"/>
      </w:docPartPr>
      <w:docPartBody>
        <w:p w:rsidR="000C077D" w:rsidRDefault="000C077D" w:rsidP="000C077D">
          <w:pPr>
            <w:pStyle w:val="4EF4A8C0E3274874A49D8DF08C79347E"/>
          </w:pPr>
          <w:r w:rsidRPr="004340DD">
            <w:rPr>
              <w:rStyle w:val="PlaceholderText"/>
            </w:rPr>
            <w:t>[Subject]</w:t>
          </w:r>
        </w:p>
      </w:docPartBody>
    </w:docPart>
    <w:docPart>
      <w:docPartPr>
        <w:name w:val="6AEA9688D6D24E40B34CC80B2CE5DD64"/>
        <w:category>
          <w:name w:val="General"/>
          <w:gallery w:val="placeholder"/>
        </w:category>
        <w:types>
          <w:type w:val="bbPlcHdr"/>
        </w:types>
        <w:behaviors>
          <w:behavior w:val="content"/>
        </w:behaviors>
        <w:guid w:val="{C19DF8E1-3A54-4A50-AFD1-545D8BB06E90}"/>
      </w:docPartPr>
      <w:docPartBody>
        <w:p w:rsidR="000C077D" w:rsidRDefault="000C077D" w:rsidP="000C077D">
          <w:pPr>
            <w:pStyle w:val="6AEA9688D6D24E40B34CC80B2CE5DD64"/>
          </w:pPr>
          <w:r w:rsidRPr="004340D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18"/>
    <w:rsid w:val="00086CEA"/>
    <w:rsid w:val="000C077D"/>
    <w:rsid w:val="00175C1C"/>
    <w:rsid w:val="00275A7A"/>
    <w:rsid w:val="003219D4"/>
    <w:rsid w:val="006B742C"/>
    <w:rsid w:val="00713CFD"/>
    <w:rsid w:val="00917BF3"/>
    <w:rsid w:val="00992308"/>
    <w:rsid w:val="009E7957"/>
    <w:rsid w:val="00A128FE"/>
    <w:rsid w:val="00BD46DB"/>
    <w:rsid w:val="00C57139"/>
    <w:rsid w:val="00CA2856"/>
    <w:rsid w:val="00E01FA0"/>
    <w:rsid w:val="00EA42EA"/>
    <w:rsid w:val="00FE2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077D"/>
    <w:rPr>
      <w:color w:val="808080"/>
    </w:rPr>
  </w:style>
  <w:style w:type="paragraph" w:customStyle="1" w:styleId="9125A6BCE2F84E2CA972D9AD32800003">
    <w:name w:val="9125A6BCE2F84E2CA972D9AD32800003"/>
    <w:rsid w:val="00FE2C18"/>
  </w:style>
  <w:style w:type="paragraph" w:customStyle="1" w:styleId="234A3E7641F54EEFB0E18BF77A83A2EC">
    <w:name w:val="234A3E7641F54EEFB0E18BF77A83A2EC"/>
    <w:rsid w:val="00FE2C18"/>
  </w:style>
  <w:style w:type="paragraph" w:customStyle="1" w:styleId="257E225838CF48DABDDE5EFEBC5A2083">
    <w:name w:val="257E225838CF48DABDDE5EFEBC5A2083"/>
    <w:rsid w:val="00FE2C18"/>
  </w:style>
  <w:style w:type="paragraph" w:customStyle="1" w:styleId="2363EFC6C1BD41B1B68A10BA18669962">
    <w:name w:val="2363EFC6C1BD41B1B68A10BA18669962"/>
    <w:rsid w:val="00FE2C18"/>
  </w:style>
  <w:style w:type="paragraph" w:customStyle="1" w:styleId="A716D942CB8045A29D05EFD47DAA223C">
    <w:name w:val="A716D942CB8045A29D05EFD47DAA223C"/>
    <w:rsid w:val="00FE2C18"/>
  </w:style>
  <w:style w:type="paragraph" w:customStyle="1" w:styleId="1233980F57C249E3A3E6F88BC48A864E">
    <w:name w:val="1233980F57C249E3A3E6F88BC48A864E"/>
    <w:rsid w:val="00FE2C18"/>
  </w:style>
  <w:style w:type="paragraph" w:customStyle="1" w:styleId="4EF4A8C0E3274874A49D8DF08C79347E">
    <w:name w:val="4EF4A8C0E3274874A49D8DF08C79347E"/>
    <w:rsid w:val="000C077D"/>
    <w:pPr>
      <w:spacing w:line="278" w:lineRule="auto"/>
    </w:pPr>
    <w:rPr>
      <w:kern w:val="2"/>
      <w:sz w:val="24"/>
      <w:szCs w:val="24"/>
      <w14:ligatures w14:val="standardContextual"/>
    </w:rPr>
  </w:style>
  <w:style w:type="paragraph" w:customStyle="1" w:styleId="6AEA9688D6D24E40B34CC80B2CE5DD64">
    <w:name w:val="6AEA9688D6D24E40B34CC80B2CE5DD64"/>
    <w:rsid w:val="000C077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5291A-C518-4EE5-AD7E-2B9DBE180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7829</Words>
  <Characters>43374</Characters>
  <Application>Microsoft Office Word</Application>
  <DocSecurity>0</DocSecurity>
  <Lines>985</Lines>
  <Paragraphs>581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Contract Title</vt:lpstr>
      <vt:lpstr>Contract Number &lt;Contract No.&gt;</vt:lpstr>
      <vt:lpstr/>
      <vt:lpstr>Section A</vt:lpstr>
      <vt:lpstr>        Form of agreement</vt:lpstr>
    </vt:vector>
  </TitlesOfParts>
  <Company/>
  <LinksUpToDate>false</LinksUpToDate>
  <CharactersWithSpaces>50622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Al Riyami, Azza OLNG-SCC/12</dc:creator>
  <cp:keywords/>
  <dc:description/>
  <cp:lastModifiedBy>Al Riyami, Azza OLNG-SCC/12</cp:lastModifiedBy>
  <cp:revision>16</cp:revision>
  <dcterms:created xsi:type="dcterms:W3CDTF">2026-03-31T04:24:00Z</dcterms:created>
  <dcterms:modified xsi:type="dcterms:W3CDTF">2026-05-11T10:48:00Z</dcterms:modified>
</cp:coreProperties>
</file>