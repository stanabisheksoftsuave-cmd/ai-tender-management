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391" w:type="dxa"/>
        <w:tblBorders>
          <w:bottom w:val="single" w:sz="6" w:space="0" w:color="auto"/>
        </w:tblBorders>
        <w:tblLayout w:type="fixed"/>
        <w:tblLook w:val="0000" w:firstRow="0" w:lastRow="0" w:firstColumn="0" w:lastColumn="0" w:noHBand="0" w:noVBand="0"/>
      </w:tblPr>
      <w:tblGrid>
        <w:gridCol w:w="1844"/>
        <w:gridCol w:w="6803"/>
      </w:tblGrid>
      <w:tr w:rsidR="005F39FE" w:rsidRPr="00F063DA" w14:paraId="17D850A0" w14:textId="77777777" w:rsidTr="00AC27A9">
        <w:trPr>
          <w:cantSplit/>
        </w:trPr>
        <w:tc>
          <w:tcPr>
            <w:tcW w:w="1844" w:type="dxa"/>
          </w:tcPr>
          <w:p w14:paraId="07412DBC" w14:textId="77777777" w:rsidR="005F39FE" w:rsidRPr="00F063DA" w:rsidRDefault="005F39FE" w:rsidP="00AC27A9">
            <w:pPr>
              <w:tabs>
                <w:tab w:val="left" w:pos="3960"/>
                <w:tab w:val="left" w:pos="6300"/>
                <w:tab w:val="left" w:pos="8640"/>
              </w:tabs>
              <w:spacing w:before="240" w:after="120"/>
              <w:jc w:val="center"/>
              <w:rPr>
                <w:rFonts w:ascii="Candara" w:hAnsi="Candara"/>
                <w:b/>
                <w:spacing w:val="-3"/>
                <w:sz w:val="44"/>
                <w:szCs w:val="24"/>
              </w:rPr>
            </w:pPr>
            <w:r w:rsidRPr="00F063DA">
              <w:rPr>
                <w:rFonts w:ascii="Candara" w:hAnsi="Candara"/>
              </w:rPr>
              <w:br w:type="page"/>
            </w:r>
            <w:r w:rsidRPr="00F063DA">
              <w:rPr>
                <w:rFonts w:ascii="Candara" w:hAnsi="Candara"/>
                <w:b/>
                <w:spacing w:val="-3"/>
                <w:szCs w:val="24"/>
              </w:rPr>
              <w:object w:dxaOrig="1576" w:dyaOrig="1606" w14:anchorId="2EC28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25pt;height:80.75pt" o:ole="" fillcolor="window">
                  <v:imagedata r:id="rId8" o:title=""/>
                </v:shape>
                <o:OLEObject Type="Embed" ProgID="Word.Picture.8" ShapeID="_x0000_i1025" DrawAspect="Content" ObjectID="_1837778085" r:id="rId9"/>
              </w:object>
            </w:r>
          </w:p>
        </w:tc>
        <w:tc>
          <w:tcPr>
            <w:tcW w:w="6803" w:type="dxa"/>
          </w:tcPr>
          <w:p w14:paraId="6A8444E9" w14:textId="77777777" w:rsidR="005F39FE" w:rsidRPr="00F063DA" w:rsidRDefault="005F39FE" w:rsidP="00AC27A9">
            <w:pPr>
              <w:tabs>
                <w:tab w:val="left" w:pos="3960"/>
                <w:tab w:val="left" w:pos="6300"/>
                <w:tab w:val="left" w:pos="8460"/>
                <w:tab w:val="left" w:pos="8640"/>
              </w:tabs>
              <w:spacing w:before="240"/>
              <w:ind w:right="-6"/>
              <w:jc w:val="center"/>
              <w:rPr>
                <w:rFonts w:ascii="Candara" w:hAnsi="Candara"/>
                <w:spacing w:val="-3"/>
                <w:sz w:val="52"/>
                <w:szCs w:val="24"/>
              </w:rPr>
            </w:pPr>
            <w:r w:rsidRPr="00F063DA">
              <w:rPr>
                <w:rFonts w:ascii="Candara" w:hAnsi="Candara"/>
                <w:spacing w:val="-3"/>
                <w:szCs w:val="24"/>
              </w:rPr>
              <w:object w:dxaOrig="8640" w:dyaOrig="996" w14:anchorId="7820393F">
                <v:shape id="_x0000_i1026" type="#_x0000_t75" style="width:254.2pt;height:39.45pt" o:ole="" fillcolor="window">
                  <v:imagedata r:id="rId10" o:title=""/>
                </v:shape>
                <o:OLEObject Type="Embed" ProgID="Word.Picture.8" ShapeID="_x0000_i1026" DrawAspect="Content" ObjectID="_1837778086" r:id="rId11"/>
              </w:object>
            </w:r>
          </w:p>
          <w:p w14:paraId="6F5480A6" w14:textId="3DBFC1C0" w:rsidR="005F39FE" w:rsidRPr="00F063DA" w:rsidRDefault="005F39FE" w:rsidP="00AC27A9">
            <w:pPr>
              <w:tabs>
                <w:tab w:val="left" w:pos="3960"/>
                <w:tab w:val="left" w:pos="6300"/>
                <w:tab w:val="left" w:pos="8460"/>
                <w:tab w:val="left" w:pos="8640"/>
              </w:tabs>
              <w:spacing w:before="240"/>
              <w:ind w:right="-6"/>
              <w:jc w:val="center"/>
              <w:rPr>
                <w:rFonts w:ascii="Candara" w:hAnsi="Candara"/>
                <w:b/>
                <w:spacing w:val="-3"/>
                <w:sz w:val="52"/>
                <w:szCs w:val="24"/>
              </w:rPr>
            </w:pPr>
            <w:r w:rsidRPr="00F063DA">
              <w:rPr>
                <w:rFonts w:ascii="Candara" w:hAnsi="Candara"/>
                <w:b/>
                <w:spacing w:val="-3"/>
                <w:sz w:val="52"/>
                <w:szCs w:val="24"/>
              </w:rPr>
              <w:t>Oman LNG LLC</w:t>
            </w:r>
            <w:del w:id="0" w:author="Al Riyami, Azza OLNG-SCC/12" w:date="2026-04-05T11:57:00Z" w16du:dateUtc="2026-04-05T07:57:00Z">
              <w:r w:rsidRPr="00F063DA" w:rsidDel="00A81831">
                <w:rPr>
                  <w:rFonts w:ascii="Candara" w:hAnsi="Candara"/>
                  <w:b/>
                  <w:spacing w:val="-3"/>
                  <w:sz w:val="52"/>
                  <w:szCs w:val="24"/>
                </w:rPr>
                <w:delText xml:space="preserve"> Qalhat</w:delText>
              </w:r>
            </w:del>
          </w:p>
        </w:tc>
      </w:tr>
    </w:tbl>
    <w:p w14:paraId="6099C864" w14:textId="77777777" w:rsidR="005F39FE" w:rsidRPr="00F063DA" w:rsidRDefault="005F39FE" w:rsidP="005F39FE">
      <w:pPr>
        <w:jc w:val="center"/>
        <w:rPr>
          <w:rFonts w:ascii="Candara" w:hAnsi="Candara"/>
          <w:b/>
          <w:spacing w:val="-3"/>
          <w:sz w:val="24"/>
          <w:szCs w:val="24"/>
        </w:rPr>
      </w:pPr>
    </w:p>
    <w:p w14:paraId="06A97C00" w14:textId="77777777" w:rsidR="005F39FE" w:rsidRPr="00F063DA" w:rsidRDefault="005F39FE" w:rsidP="005F39FE">
      <w:pPr>
        <w:jc w:val="center"/>
        <w:rPr>
          <w:rFonts w:ascii="Candara" w:hAnsi="Candara"/>
          <w:b/>
          <w:spacing w:val="-3"/>
          <w:sz w:val="24"/>
          <w:szCs w:val="24"/>
        </w:rPr>
      </w:pPr>
    </w:p>
    <w:p w14:paraId="2F06AD0B" w14:textId="77777777" w:rsidR="005F39FE" w:rsidRPr="00F063DA" w:rsidRDefault="005F39FE" w:rsidP="005F39FE">
      <w:pPr>
        <w:jc w:val="center"/>
        <w:rPr>
          <w:rFonts w:ascii="Candara" w:hAnsi="Candara"/>
          <w:b/>
          <w:color w:val="0000FF"/>
          <w:spacing w:val="-3"/>
          <w:sz w:val="44"/>
          <w:szCs w:val="24"/>
        </w:rPr>
      </w:pPr>
    </w:p>
    <w:p w14:paraId="2E295CCF" w14:textId="77777777" w:rsidR="005F39FE" w:rsidRPr="00F063DA" w:rsidRDefault="005F39FE" w:rsidP="005F39FE">
      <w:pPr>
        <w:rPr>
          <w:rFonts w:ascii="Candara" w:hAnsi="Candara"/>
          <w:sz w:val="40"/>
        </w:rPr>
      </w:pPr>
    </w:p>
    <w:p w14:paraId="02081F1E" w14:textId="5F3BB0E4" w:rsidR="005F39FE" w:rsidRPr="00F063DA" w:rsidRDefault="005F39FE" w:rsidP="005F39FE">
      <w:pPr>
        <w:jc w:val="center"/>
        <w:rPr>
          <w:rFonts w:ascii="Candara" w:hAnsi="Candara"/>
          <w:b/>
          <w:sz w:val="40"/>
          <w:szCs w:val="40"/>
          <w:u w:val="single"/>
        </w:rPr>
      </w:pPr>
    </w:p>
    <w:p w14:paraId="0FFE0109" w14:textId="77777777" w:rsidR="005F39FE" w:rsidRPr="00F063DA" w:rsidRDefault="005F39FE" w:rsidP="005F39FE">
      <w:pPr>
        <w:rPr>
          <w:rFonts w:ascii="Candara" w:hAnsi="Candara"/>
          <w:b/>
          <w:sz w:val="40"/>
          <w:szCs w:val="40"/>
          <w:u w:val="single"/>
        </w:rPr>
      </w:pPr>
    </w:p>
    <w:sdt>
      <w:sdtPr>
        <w:rPr>
          <w:rFonts w:ascii="Candara" w:hAnsi="Candara"/>
          <w:b/>
          <w:bCs/>
          <w:smallCaps/>
          <w:color w:val="008000"/>
          <w:sz w:val="56"/>
          <w:szCs w:val="56"/>
          <w:highlight w:val="yellow"/>
        </w:rPr>
        <w:alias w:val="Title"/>
        <w:tag w:val=""/>
        <w:id w:val="-914163756"/>
        <w:placeholder>
          <w:docPart w:val="C3B82F7CFE17405499D58B18570D42AE"/>
        </w:placeholder>
        <w:dataBinding w:prefixMappings="xmlns:ns0='http://purl.org/dc/elements/1.1/' xmlns:ns1='http://schemas.openxmlformats.org/package/2006/metadata/core-properties' " w:xpath="/ns1:coreProperties[1]/ns0:title[1]" w:storeItemID="{6C3C8BC8-F283-45AE-878A-BAB7291924A1}"/>
        <w:text/>
      </w:sdtPr>
      <w:sdtContent>
        <w:p w14:paraId="32F618FC" w14:textId="4BB62B7C" w:rsidR="005F39FE" w:rsidRPr="00BB141B" w:rsidRDefault="004D2CA7" w:rsidP="005F39FE">
          <w:pPr>
            <w:jc w:val="center"/>
            <w:rPr>
              <w:rFonts w:ascii="Candara" w:hAnsi="Candara"/>
              <w:b/>
              <w:bCs/>
              <w:smallCaps/>
              <w:color w:val="008000"/>
              <w:sz w:val="56"/>
              <w:szCs w:val="56"/>
              <w:highlight w:val="yellow"/>
            </w:rPr>
          </w:pPr>
          <w:r w:rsidRPr="00BB141B">
            <w:rPr>
              <w:rFonts w:ascii="Candara" w:hAnsi="Candara"/>
              <w:b/>
              <w:bCs/>
              <w:smallCaps/>
              <w:color w:val="008000"/>
              <w:sz w:val="56"/>
              <w:szCs w:val="56"/>
              <w:highlight w:val="yellow"/>
            </w:rPr>
            <w:t>Contract Title</w:t>
          </w:r>
        </w:p>
      </w:sdtContent>
    </w:sdt>
    <w:p w14:paraId="1ADCCB3E" w14:textId="77777777" w:rsidR="005F39FE" w:rsidRPr="00F063DA" w:rsidRDefault="005F39FE" w:rsidP="005F39FE">
      <w:pPr>
        <w:jc w:val="center"/>
        <w:rPr>
          <w:rFonts w:ascii="Candara" w:hAnsi="Candara"/>
          <w:b/>
          <w:sz w:val="40"/>
          <w:szCs w:val="40"/>
          <w:u w:val="single"/>
        </w:rPr>
      </w:pPr>
    </w:p>
    <w:p w14:paraId="45F0F3FA" w14:textId="77777777" w:rsidR="005F39FE" w:rsidRPr="00F063DA" w:rsidRDefault="005F39FE" w:rsidP="005F39FE">
      <w:pPr>
        <w:jc w:val="center"/>
        <w:rPr>
          <w:rFonts w:ascii="Candara" w:hAnsi="Candara"/>
          <w:b/>
          <w:sz w:val="40"/>
          <w:szCs w:val="40"/>
          <w:u w:val="single"/>
        </w:rPr>
      </w:pPr>
    </w:p>
    <w:p w14:paraId="0CCAE83A" w14:textId="77777777" w:rsidR="005F39FE" w:rsidRPr="00F063DA" w:rsidRDefault="005F39FE" w:rsidP="005F39FE">
      <w:pPr>
        <w:jc w:val="center"/>
        <w:rPr>
          <w:rFonts w:ascii="Candara" w:hAnsi="Candara"/>
          <w:b/>
          <w:sz w:val="40"/>
          <w:szCs w:val="40"/>
          <w:u w:val="single"/>
        </w:rPr>
      </w:pPr>
    </w:p>
    <w:p w14:paraId="03DA3490" w14:textId="47CC89AF" w:rsidR="005F39FE" w:rsidRPr="00F063DA" w:rsidRDefault="005F39FE" w:rsidP="005F39FE">
      <w:pPr>
        <w:jc w:val="center"/>
        <w:rPr>
          <w:rFonts w:ascii="Candara" w:hAnsi="Candara"/>
          <w:b/>
          <w:sz w:val="44"/>
          <w:szCs w:val="44"/>
          <w:u w:val="single"/>
        </w:rPr>
      </w:pPr>
      <w:commentRangeStart w:id="1"/>
      <w:r w:rsidRPr="00F063DA">
        <w:rPr>
          <w:rFonts w:ascii="Candara" w:hAnsi="Candara"/>
          <w:b/>
          <w:sz w:val="44"/>
          <w:szCs w:val="44"/>
          <w:u w:val="single"/>
        </w:rPr>
        <w:t>Section 1</w:t>
      </w:r>
    </w:p>
    <w:p w14:paraId="651F371A" w14:textId="77777777" w:rsidR="005F39FE" w:rsidRPr="00F063DA" w:rsidRDefault="005F39FE" w:rsidP="005F39FE">
      <w:pPr>
        <w:jc w:val="center"/>
        <w:rPr>
          <w:rFonts w:ascii="Candara" w:hAnsi="Candara"/>
          <w:b/>
          <w:color w:val="0000FF"/>
          <w:sz w:val="44"/>
          <w:szCs w:val="22"/>
        </w:rPr>
      </w:pPr>
      <w:r w:rsidRPr="00F063DA">
        <w:rPr>
          <w:rFonts w:ascii="Candara" w:hAnsi="Candara"/>
          <w:b/>
          <w:sz w:val="44"/>
          <w:szCs w:val="44"/>
          <w:u w:val="single"/>
        </w:rPr>
        <w:t>INSTRUCTIONS TO TENDERERS</w:t>
      </w:r>
      <w:commentRangeEnd w:id="1"/>
      <w:r w:rsidR="00415FB3">
        <w:rPr>
          <w:rStyle w:val="CommentReference"/>
        </w:rPr>
        <w:commentReference w:id="1"/>
      </w:r>
    </w:p>
    <w:p w14:paraId="7991C286" w14:textId="77777777" w:rsidR="005F39FE" w:rsidRPr="00F063DA" w:rsidRDefault="005F39FE" w:rsidP="005F39FE">
      <w:pPr>
        <w:rPr>
          <w:rFonts w:ascii="Candara" w:hAnsi="Candara"/>
          <w:b/>
          <w:color w:val="0000FF"/>
          <w:sz w:val="40"/>
        </w:rPr>
      </w:pPr>
    </w:p>
    <w:p w14:paraId="67E085F7" w14:textId="77777777" w:rsidR="005F39FE" w:rsidRPr="00F063DA" w:rsidRDefault="005F39FE" w:rsidP="005F39FE">
      <w:pPr>
        <w:rPr>
          <w:rFonts w:ascii="Candara" w:hAnsi="Candara"/>
          <w:b/>
          <w:color w:val="0000FF"/>
          <w:sz w:val="40"/>
        </w:rPr>
      </w:pPr>
    </w:p>
    <w:p w14:paraId="2B80352A" w14:textId="77777777" w:rsidR="005F39FE" w:rsidRPr="00F063DA" w:rsidRDefault="005F39FE" w:rsidP="005F39FE">
      <w:pPr>
        <w:rPr>
          <w:rFonts w:ascii="Candara" w:hAnsi="Candara"/>
          <w:b/>
          <w:color w:val="0000FF"/>
          <w:sz w:val="40"/>
        </w:rPr>
      </w:pPr>
    </w:p>
    <w:p w14:paraId="30A1C65F" w14:textId="77777777" w:rsidR="005F39FE" w:rsidRPr="00F063DA" w:rsidRDefault="005F39FE" w:rsidP="005F39FE">
      <w:pPr>
        <w:rPr>
          <w:rFonts w:ascii="Candara" w:hAnsi="Candara"/>
          <w:b/>
          <w:color w:val="0000FF"/>
          <w:sz w:val="40"/>
        </w:rPr>
      </w:pPr>
    </w:p>
    <w:p w14:paraId="4943FA3C" w14:textId="77777777" w:rsidR="005F39FE" w:rsidRPr="00F063DA" w:rsidRDefault="005F39FE" w:rsidP="005F39FE">
      <w:pPr>
        <w:jc w:val="center"/>
        <w:rPr>
          <w:rFonts w:ascii="Candara" w:hAnsi="Candara"/>
          <w:b/>
          <w:color w:val="0000FF"/>
          <w:sz w:val="40"/>
        </w:rPr>
      </w:pPr>
    </w:p>
    <w:p w14:paraId="4FE3B3D3" w14:textId="77777777" w:rsidR="005F39FE" w:rsidRPr="00F063DA" w:rsidRDefault="005F39FE" w:rsidP="005F39FE">
      <w:pPr>
        <w:rPr>
          <w:rFonts w:ascii="Candara" w:hAnsi="Candara"/>
          <w:b/>
          <w:color w:val="0000FF"/>
          <w:sz w:val="40"/>
        </w:rPr>
      </w:pPr>
    </w:p>
    <w:p w14:paraId="6D76924C" w14:textId="7959A07B" w:rsidR="005F39FE" w:rsidRPr="00F063DA" w:rsidRDefault="005F39FE" w:rsidP="005F39FE">
      <w:pPr>
        <w:jc w:val="center"/>
        <w:rPr>
          <w:rFonts w:ascii="Candara" w:hAnsi="Candara"/>
          <w:b/>
          <w:color w:val="0000FF"/>
          <w:sz w:val="44"/>
          <w:szCs w:val="44"/>
        </w:rPr>
      </w:pPr>
      <w:r w:rsidRPr="00F063DA">
        <w:rPr>
          <w:rFonts w:ascii="Candara" w:hAnsi="Candara"/>
          <w:b/>
          <w:bCs/>
          <w:smallCaps/>
          <w:color w:val="008000"/>
          <w:sz w:val="44"/>
          <w:szCs w:val="44"/>
        </w:rPr>
        <w:t xml:space="preserve">Contract Number: </w:t>
      </w:r>
      <w:sdt>
        <w:sdtPr>
          <w:rPr>
            <w:rFonts w:ascii="Candara" w:hAnsi="Candara"/>
            <w:b/>
            <w:bCs/>
            <w:smallCaps/>
            <w:color w:val="008000"/>
            <w:sz w:val="44"/>
            <w:szCs w:val="44"/>
            <w:highlight w:val="yellow"/>
          </w:rPr>
          <w:alias w:val="Subject"/>
          <w:tag w:val=""/>
          <w:id w:val="813214143"/>
          <w:placeholder>
            <w:docPart w:val="927ECA11EE0A45588D34EEE57C22B915"/>
          </w:placeholder>
          <w:dataBinding w:prefixMappings="xmlns:ns0='http://purl.org/dc/elements/1.1/' xmlns:ns1='http://schemas.openxmlformats.org/package/2006/metadata/core-properties' " w:xpath="/ns1:coreProperties[1]/ns0:subject[1]" w:storeItemID="{6C3C8BC8-F283-45AE-878A-BAB7291924A1}"/>
          <w:text/>
        </w:sdtPr>
        <w:sdtContent>
          <w:r w:rsidRPr="00BB141B">
            <w:rPr>
              <w:rFonts w:ascii="Candara" w:hAnsi="Candara"/>
              <w:b/>
              <w:bCs/>
              <w:smallCaps/>
              <w:color w:val="008000"/>
              <w:sz w:val="44"/>
              <w:szCs w:val="44"/>
              <w:highlight w:val="yellow"/>
            </w:rPr>
            <w:t>Contract No.</w:t>
          </w:r>
        </w:sdtContent>
      </w:sdt>
    </w:p>
    <w:p w14:paraId="78D755FB" w14:textId="77777777" w:rsidR="005F39FE" w:rsidRPr="00F063DA" w:rsidRDefault="005F39FE" w:rsidP="005F39FE">
      <w:pPr>
        <w:rPr>
          <w:rFonts w:ascii="Candara" w:hAnsi="Candara"/>
        </w:rPr>
      </w:pPr>
    </w:p>
    <w:p w14:paraId="780A7F6F" w14:textId="77777777" w:rsidR="005F39FE" w:rsidRPr="00F063DA" w:rsidRDefault="005F39FE" w:rsidP="005F39FE">
      <w:pPr>
        <w:rPr>
          <w:rFonts w:ascii="Candara" w:hAnsi="Candara"/>
        </w:rPr>
      </w:pPr>
    </w:p>
    <w:p w14:paraId="45C7ABE7" w14:textId="77777777" w:rsidR="005F39FE" w:rsidRPr="00F063DA" w:rsidRDefault="005F39FE" w:rsidP="005F39FE">
      <w:pPr>
        <w:rPr>
          <w:rFonts w:ascii="Candara" w:hAnsi="Candara"/>
        </w:rPr>
      </w:pPr>
    </w:p>
    <w:p w14:paraId="181A8A06" w14:textId="77777777" w:rsidR="005F39FE" w:rsidRPr="00F063DA" w:rsidRDefault="005F39FE" w:rsidP="005F39FE">
      <w:pPr>
        <w:pStyle w:val="Heading1"/>
        <w:rPr>
          <w:rFonts w:ascii="Candara" w:hAnsi="Candara"/>
          <w:sz w:val="22"/>
          <w:szCs w:val="22"/>
        </w:rPr>
      </w:pPr>
    </w:p>
    <w:p w14:paraId="4D2DB822" w14:textId="77777777" w:rsidR="005F39FE" w:rsidRPr="00F063DA" w:rsidRDefault="005F39FE" w:rsidP="005F39FE">
      <w:pPr>
        <w:pStyle w:val="Heading1"/>
        <w:rPr>
          <w:rFonts w:ascii="Candara" w:hAnsi="Candara"/>
          <w:sz w:val="22"/>
          <w:szCs w:val="22"/>
        </w:rPr>
      </w:pPr>
    </w:p>
    <w:p w14:paraId="6DFDD3C7" w14:textId="77777777" w:rsidR="005F39FE" w:rsidRPr="00F063DA" w:rsidRDefault="005F39FE" w:rsidP="005F39FE">
      <w:pPr>
        <w:pStyle w:val="Heading1"/>
        <w:rPr>
          <w:rFonts w:ascii="Candara" w:hAnsi="Candara"/>
          <w:sz w:val="22"/>
          <w:szCs w:val="22"/>
        </w:rPr>
      </w:pPr>
    </w:p>
    <w:p w14:paraId="3DB27AEB" w14:textId="77777777" w:rsidR="005F39FE" w:rsidRPr="00F063DA" w:rsidRDefault="005F39FE" w:rsidP="005F39FE">
      <w:pPr>
        <w:pStyle w:val="Heading1"/>
        <w:rPr>
          <w:rFonts w:ascii="Candara" w:hAnsi="Candara"/>
          <w:sz w:val="22"/>
          <w:szCs w:val="22"/>
        </w:rPr>
      </w:pPr>
    </w:p>
    <w:p w14:paraId="79BADAD3" w14:textId="7F52114A" w:rsidR="005F39FE" w:rsidRPr="007F6B7A" w:rsidRDefault="005F39FE" w:rsidP="007F6B7A">
      <w:pPr>
        <w:pStyle w:val="ListParagraph"/>
        <w:numPr>
          <w:ilvl w:val="0"/>
          <w:numId w:val="15"/>
        </w:numPr>
        <w:spacing w:after="160" w:line="259" w:lineRule="auto"/>
        <w:ind w:left="540" w:hanging="540"/>
        <w:rPr>
          <w:rFonts w:ascii="Candara" w:hAnsi="Candara"/>
          <w:sz w:val="22"/>
          <w:szCs w:val="22"/>
        </w:rPr>
      </w:pPr>
      <w:r w:rsidRPr="007F6B7A">
        <w:rPr>
          <w:rFonts w:ascii="Candara" w:hAnsi="Candara"/>
          <w:sz w:val="22"/>
          <w:szCs w:val="22"/>
        </w:rPr>
        <w:br w:type="page"/>
      </w:r>
      <w:r w:rsidRPr="007F6B7A">
        <w:rPr>
          <w:rFonts w:ascii="Candara" w:hAnsi="Candara"/>
          <w:b/>
          <w:sz w:val="24"/>
          <w:szCs w:val="24"/>
        </w:rPr>
        <w:lastRenderedPageBreak/>
        <w:t>INTRODUCTION</w:t>
      </w:r>
    </w:p>
    <w:p w14:paraId="368F73FE" w14:textId="59183562" w:rsidR="00F76C11" w:rsidRPr="007F6B7A" w:rsidRDefault="005F39FE" w:rsidP="00AF67AF">
      <w:pPr>
        <w:pStyle w:val="ListParagraph"/>
        <w:numPr>
          <w:ilvl w:val="1"/>
          <w:numId w:val="14"/>
        </w:numPr>
        <w:spacing w:before="120" w:line="276" w:lineRule="auto"/>
        <w:ind w:left="547" w:hanging="547"/>
        <w:jc w:val="both"/>
        <w:rPr>
          <w:rFonts w:ascii="Candara" w:hAnsi="Candara"/>
          <w:sz w:val="22"/>
          <w:szCs w:val="22"/>
        </w:rPr>
      </w:pPr>
      <w:r w:rsidRPr="007F6B7A">
        <w:rPr>
          <w:rFonts w:ascii="Candara" w:hAnsi="Candara"/>
          <w:sz w:val="22"/>
          <w:szCs w:val="22"/>
        </w:rPr>
        <w:t>These instructions are not part of, and shall not be construed as part of, any proposed CONTRACT, but are issued to regulate the preparation and submission of Tender Proposal.</w:t>
      </w:r>
    </w:p>
    <w:p w14:paraId="131D8B64" w14:textId="77777777" w:rsidR="00F76C11" w:rsidRDefault="00F76C11" w:rsidP="00AF67AF">
      <w:pPr>
        <w:pStyle w:val="ListParagraph"/>
        <w:numPr>
          <w:ilvl w:val="1"/>
          <w:numId w:val="14"/>
        </w:numPr>
        <w:spacing w:before="120" w:line="276" w:lineRule="auto"/>
        <w:ind w:left="547" w:hanging="547"/>
        <w:jc w:val="both"/>
        <w:rPr>
          <w:rFonts w:ascii="Candara" w:hAnsi="Candara"/>
          <w:sz w:val="22"/>
          <w:szCs w:val="22"/>
        </w:rPr>
      </w:pPr>
      <w:r w:rsidRPr="00F76C11">
        <w:rPr>
          <w:rFonts w:ascii="Candara" w:hAnsi="Candara"/>
          <w:sz w:val="22"/>
          <w:szCs w:val="22"/>
        </w:rPr>
        <w:t>Capitalised terms not defined herein shall have the meaning(s) assigned to them in Section B1- General Conditions of Contract, or as defined in any other section in CONTRACT DOCUMENTS.</w:t>
      </w:r>
    </w:p>
    <w:p w14:paraId="6E54B64B" w14:textId="6179A78C" w:rsidR="00F76C11" w:rsidRDefault="00F76C11" w:rsidP="00AF67AF">
      <w:pPr>
        <w:pStyle w:val="ListParagraph"/>
        <w:numPr>
          <w:ilvl w:val="1"/>
          <w:numId w:val="14"/>
        </w:numPr>
        <w:spacing w:before="120" w:after="120" w:line="276" w:lineRule="auto"/>
        <w:ind w:left="547" w:hanging="547"/>
        <w:jc w:val="both"/>
        <w:rPr>
          <w:rFonts w:ascii="Candara" w:hAnsi="Candara"/>
          <w:sz w:val="22"/>
          <w:szCs w:val="22"/>
        </w:rPr>
      </w:pPr>
      <w:r w:rsidRPr="00F76C11">
        <w:rPr>
          <w:rFonts w:ascii="Candara" w:hAnsi="Candara"/>
          <w:sz w:val="22"/>
          <w:szCs w:val="22"/>
        </w:rPr>
        <w:t>The following words or expressions shall have the meanings hereby assigned to them:</w:t>
      </w:r>
    </w:p>
    <w:tbl>
      <w:tblPr>
        <w:tblW w:w="9090"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6660"/>
      </w:tblGrid>
      <w:tr w:rsidR="00594391" w:rsidRPr="0006608F" w14:paraId="32B6D29B" w14:textId="77777777" w:rsidTr="00594391">
        <w:tc>
          <w:tcPr>
            <w:tcW w:w="2430" w:type="dxa"/>
            <w:shd w:val="clear" w:color="auto" w:fill="auto"/>
          </w:tcPr>
          <w:p w14:paraId="2FD2A5E7" w14:textId="77777777" w:rsidR="00594391" w:rsidRPr="00594391" w:rsidRDefault="00594391" w:rsidP="00AC27A9">
            <w:pPr>
              <w:pStyle w:val="ListParagraph"/>
              <w:ind w:left="0"/>
              <w:jc w:val="both"/>
              <w:rPr>
                <w:rFonts w:ascii="Candara" w:hAnsi="Candara"/>
                <w:b/>
                <w:bCs/>
              </w:rPr>
            </w:pPr>
            <w:r w:rsidRPr="00594391">
              <w:rPr>
                <w:rFonts w:ascii="Candara" w:hAnsi="Candara"/>
                <w:b/>
                <w:bCs/>
              </w:rPr>
              <w:t xml:space="preserve">Term </w:t>
            </w:r>
          </w:p>
        </w:tc>
        <w:tc>
          <w:tcPr>
            <w:tcW w:w="6660" w:type="dxa"/>
            <w:shd w:val="clear" w:color="auto" w:fill="auto"/>
          </w:tcPr>
          <w:p w14:paraId="3F336BAE" w14:textId="77777777" w:rsidR="00594391" w:rsidRPr="00594391" w:rsidRDefault="00594391" w:rsidP="00AC27A9">
            <w:pPr>
              <w:pStyle w:val="ListParagraph"/>
              <w:ind w:left="0"/>
              <w:jc w:val="both"/>
              <w:rPr>
                <w:rFonts w:ascii="Candara" w:hAnsi="Candara"/>
                <w:b/>
                <w:bCs/>
              </w:rPr>
            </w:pPr>
            <w:r w:rsidRPr="00594391">
              <w:rPr>
                <w:rFonts w:ascii="Candara" w:hAnsi="Candara"/>
                <w:b/>
                <w:bCs/>
              </w:rPr>
              <w:t xml:space="preserve">Definition  </w:t>
            </w:r>
          </w:p>
        </w:tc>
      </w:tr>
      <w:tr w:rsidR="00594391" w:rsidRPr="0006608F" w14:paraId="0598FE8C" w14:textId="77777777" w:rsidTr="00594391">
        <w:tc>
          <w:tcPr>
            <w:tcW w:w="2430" w:type="dxa"/>
            <w:shd w:val="clear" w:color="auto" w:fill="auto"/>
          </w:tcPr>
          <w:p w14:paraId="2ABA651E" w14:textId="77777777" w:rsidR="00594391" w:rsidRPr="0006608F" w:rsidRDefault="00594391" w:rsidP="00AC27A9">
            <w:pPr>
              <w:pStyle w:val="ListParagraph"/>
              <w:ind w:left="0"/>
              <w:jc w:val="both"/>
              <w:rPr>
                <w:rFonts w:ascii="Candara" w:hAnsi="Candara"/>
              </w:rPr>
            </w:pPr>
            <w:r w:rsidRPr="0006608F">
              <w:rPr>
                <w:rFonts w:ascii="Candara" w:hAnsi="Candara"/>
                <w:lang w:val="en-US"/>
              </w:rPr>
              <w:t>“COMMERCIAL TENDER”</w:t>
            </w:r>
          </w:p>
        </w:tc>
        <w:tc>
          <w:tcPr>
            <w:tcW w:w="6660" w:type="dxa"/>
            <w:shd w:val="clear" w:color="auto" w:fill="auto"/>
          </w:tcPr>
          <w:p w14:paraId="4BC5FD73" w14:textId="77777777" w:rsidR="00594391" w:rsidRPr="0006608F" w:rsidRDefault="00594391" w:rsidP="00AC27A9">
            <w:pPr>
              <w:autoSpaceDE w:val="0"/>
              <w:autoSpaceDN w:val="0"/>
              <w:adjustRightInd w:val="0"/>
              <w:rPr>
                <w:rFonts w:ascii="Candara" w:hAnsi="Candara"/>
                <w:lang w:val="en-US"/>
              </w:rPr>
            </w:pPr>
            <w:r w:rsidRPr="0006608F">
              <w:rPr>
                <w:rFonts w:ascii="Candara" w:hAnsi="Candara"/>
                <w:lang w:val="en-US"/>
              </w:rPr>
              <w:t>means the complete Commercial s</w:t>
            </w:r>
            <w:r>
              <w:rPr>
                <w:rFonts w:ascii="Candara" w:hAnsi="Candara"/>
                <w:lang w:val="en-US"/>
              </w:rPr>
              <w:t>ubmission as defined in clause 2.10</w:t>
            </w:r>
            <w:r w:rsidRPr="0006608F">
              <w:rPr>
                <w:rFonts w:ascii="Candara" w:hAnsi="Candara"/>
                <w:lang w:val="en-US"/>
              </w:rPr>
              <w:t xml:space="preserve"> of these Instructions to Tenderers.</w:t>
            </w:r>
          </w:p>
        </w:tc>
      </w:tr>
      <w:tr w:rsidR="00594391" w:rsidRPr="0006608F" w14:paraId="3A03547C" w14:textId="77777777" w:rsidTr="00594391">
        <w:tc>
          <w:tcPr>
            <w:tcW w:w="2430" w:type="dxa"/>
            <w:shd w:val="clear" w:color="auto" w:fill="auto"/>
          </w:tcPr>
          <w:p w14:paraId="5969E533" w14:textId="77777777" w:rsidR="00594391" w:rsidRPr="0006608F" w:rsidRDefault="00594391" w:rsidP="00AC27A9">
            <w:pPr>
              <w:pStyle w:val="ListParagraph"/>
              <w:ind w:left="0"/>
              <w:jc w:val="both"/>
              <w:rPr>
                <w:rFonts w:ascii="Candara" w:hAnsi="Candara"/>
                <w:lang w:val="en-US"/>
              </w:rPr>
            </w:pPr>
            <w:r w:rsidRPr="0006608F">
              <w:rPr>
                <w:rFonts w:ascii="Candara" w:hAnsi="Candara"/>
                <w:lang w:val="en-US"/>
              </w:rPr>
              <w:t>“TENDER DOCUMENT”</w:t>
            </w:r>
          </w:p>
        </w:tc>
        <w:tc>
          <w:tcPr>
            <w:tcW w:w="6660" w:type="dxa"/>
            <w:shd w:val="clear" w:color="auto" w:fill="auto"/>
          </w:tcPr>
          <w:p w14:paraId="4E8AB30A" w14:textId="77777777" w:rsidR="00594391" w:rsidRPr="0006608F" w:rsidRDefault="00594391" w:rsidP="00AC27A9">
            <w:pPr>
              <w:autoSpaceDE w:val="0"/>
              <w:autoSpaceDN w:val="0"/>
              <w:adjustRightInd w:val="0"/>
              <w:rPr>
                <w:rFonts w:ascii="Candara" w:hAnsi="Candara"/>
                <w:lang w:val="en-US"/>
              </w:rPr>
            </w:pPr>
            <w:r w:rsidRPr="0006608F">
              <w:rPr>
                <w:rFonts w:ascii="Candara" w:hAnsi="Candara"/>
                <w:lang w:val="en-US"/>
              </w:rPr>
              <w:t xml:space="preserve">means this </w:t>
            </w:r>
            <w:proofErr w:type="gramStart"/>
            <w:r w:rsidRPr="0006608F">
              <w:rPr>
                <w:rFonts w:ascii="Candara" w:hAnsi="Candara"/>
                <w:lang w:val="en-US"/>
              </w:rPr>
              <w:t>document;</w:t>
            </w:r>
            <w:proofErr w:type="gramEnd"/>
            <w:r w:rsidRPr="0006608F">
              <w:rPr>
                <w:rFonts w:ascii="Candara" w:hAnsi="Candara"/>
                <w:lang w:val="en-US"/>
              </w:rPr>
              <w:t xml:space="preserve"> comprising of Instructions to Tenderers and its appendices. </w:t>
            </w:r>
          </w:p>
        </w:tc>
      </w:tr>
      <w:tr w:rsidR="00594391" w:rsidRPr="0006608F" w14:paraId="3BA58585" w14:textId="77777777" w:rsidTr="00594391">
        <w:tc>
          <w:tcPr>
            <w:tcW w:w="2430" w:type="dxa"/>
            <w:shd w:val="clear" w:color="auto" w:fill="auto"/>
          </w:tcPr>
          <w:p w14:paraId="2CCCE853" w14:textId="77777777" w:rsidR="00594391" w:rsidRPr="0006608F" w:rsidRDefault="00594391" w:rsidP="00AC27A9">
            <w:pPr>
              <w:pStyle w:val="ListParagraph"/>
              <w:ind w:left="0"/>
              <w:jc w:val="both"/>
              <w:rPr>
                <w:rFonts w:ascii="Candara" w:hAnsi="Candara"/>
              </w:rPr>
            </w:pPr>
            <w:r w:rsidRPr="0006608F">
              <w:rPr>
                <w:rFonts w:ascii="Candara" w:hAnsi="Candara"/>
                <w:lang w:val="en-US"/>
              </w:rPr>
              <w:t>“FORM OF TENDER”</w:t>
            </w:r>
          </w:p>
        </w:tc>
        <w:tc>
          <w:tcPr>
            <w:tcW w:w="6660" w:type="dxa"/>
            <w:shd w:val="clear" w:color="auto" w:fill="auto"/>
          </w:tcPr>
          <w:p w14:paraId="4BF9725F" w14:textId="77777777" w:rsidR="00594391" w:rsidRPr="0006608F" w:rsidRDefault="00594391" w:rsidP="00AC27A9">
            <w:pPr>
              <w:autoSpaceDE w:val="0"/>
              <w:autoSpaceDN w:val="0"/>
              <w:adjustRightInd w:val="0"/>
              <w:rPr>
                <w:rFonts w:ascii="Candara" w:hAnsi="Candara"/>
                <w:lang w:val="en-US"/>
              </w:rPr>
            </w:pPr>
            <w:r w:rsidRPr="0006608F">
              <w:rPr>
                <w:rFonts w:ascii="Candara" w:hAnsi="Candara"/>
                <w:lang w:val="en-US"/>
              </w:rPr>
              <w:t xml:space="preserve">means the TENDERER’s letter in the form set out in Appendix </w:t>
            </w:r>
            <w:r>
              <w:rPr>
                <w:rFonts w:ascii="Candara" w:hAnsi="Candara"/>
                <w:lang w:val="en-US"/>
              </w:rPr>
              <w:t>1</w:t>
            </w:r>
            <w:r w:rsidRPr="0006608F">
              <w:rPr>
                <w:rFonts w:ascii="Candara" w:hAnsi="Candara"/>
                <w:lang w:val="en-US"/>
              </w:rPr>
              <w:t xml:space="preserve"> of these Instructions to Tenderers.</w:t>
            </w:r>
          </w:p>
        </w:tc>
      </w:tr>
      <w:tr w:rsidR="00594391" w:rsidRPr="0006608F" w14:paraId="326EAB5A" w14:textId="77777777" w:rsidTr="00594391">
        <w:tc>
          <w:tcPr>
            <w:tcW w:w="2430" w:type="dxa"/>
            <w:shd w:val="clear" w:color="auto" w:fill="auto"/>
          </w:tcPr>
          <w:p w14:paraId="58002571" w14:textId="77777777" w:rsidR="00594391" w:rsidRPr="0006608F" w:rsidRDefault="00594391" w:rsidP="00AC27A9">
            <w:pPr>
              <w:pStyle w:val="ListParagraph"/>
              <w:ind w:left="0"/>
              <w:jc w:val="both"/>
              <w:rPr>
                <w:rFonts w:ascii="Candara" w:hAnsi="Candara"/>
              </w:rPr>
            </w:pPr>
            <w:r w:rsidRPr="0006608F">
              <w:rPr>
                <w:rFonts w:ascii="Candara" w:hAnsi="Candara"/>
                <w:lang w:val="en-US"/>
              </w:rPr>
              <w:t xml:space="preserve">“TENDER </w:t>
            </w:r>
            <w:r w:rsidRPr="0006608F">
              <w:rPr>
                <w:rFonts w:ascii="Candara" w:hAnsi="Candara"/>
              </w:rPr>
              <w:t>PROPOSAL</w:t>
            </w:r>
            <w:r w:rsidRPr="0006608F">
              <w:rPr>
                <w:rFonts w:ascii="Candara" w:hAnsi="Candara"/>
                <w:lang w:val="en-US"/>
              </w:rPr>
              <w:t>”</w:t>
            </w:r>
          </w:p>
        </w:tc>
        <w:tc>
          <w:tcPr>
            <w:tcW w:w="6660" w:type="dxa"/>
            <w:shd w:val="clear" w:color="auto" w:fill="auto"/>
          </w:tcPr>
          <w:p w14:paraId="18A94FFF" w14:textId="77777777" w:rsidR="00594391" w:rsidRPr="0006608F" w:rsidRDefault="00594391" w:rsidP="00AC27A9">
            <w:pPr>
              <w:autoSpaceDE w:val="0"/>
              <w:autoSpaceDN w:val="0"/>
              <w:adjustRightInd w:val="0"/>
              <w:rPr>
                <w:rFonts w:ascii="Candara" w:hAnsi="Candara"/>
                <w:lang w:val="en-US"/>
              </w:rPr>
            </w:pPr>
            <w:r w:rsidRPr="0006608F">
              <w:rPr>
                <w:rFonts w:ascii="Candara" w:hAnsi="Candara"/>
                <w:lang w:val="en-US"/>
              </w:rPr>
              <w:t>means the unpriced and priced documents to be submitted by the TENDERER in accordance with Instructions to Tenderers.</w:t>
            </w:r>
          </w:p>
        </w:tc>
      </w:tr>
      <w:tr w:rsidR="00594391" w:rsidRPr="0006608F" w14:paraId="0A9F7BB2" w14:textId="77777777" w:rsidTr="00594391">
        <w:tc>
          <w:tcPr>
            <w:tcW w:w="2430" w:type="dxa"/>
            <w:shd w:val="clear" w:color="auto" w:fill="auto"/>
          </w:tcPr>
          <w:p w14:paraId="5AB05AA2" w14:textId="77777777" w:rsidR="00594391" w:rsidRPr="0006608F" w:rsidRDefault="00594391" w:rsidP="00AC27A9">
            <w:pPr>
              <w:pStyle w:val="ListParagraph"/>
              <w:ind w:left="0"/>
              <w:jc w:val="both"/>
              <w:rPr>
                <w:rFonts w:ascii="Candara" w:hAnsi="Candara"/>
                <w:lang w:val="en-US"/>
              </w:rPr>
            </w:pPr>
            <w:r w:rsidRPr="0006608F">
              <w:rPr>
                <w:rFonts w:ascii="Candara" w:hAnsi="Candara"/>
                <w:lang w:val="en-US"/>
              </w:rPr>
              <w:t>“TECHNICAL TENDER”</w:t>
            </w:r>
          </w:p>
        </w:tc>
        <w:tc>
          <w:tcPr>
            <w:tcW w:w="6660" w:type="dxa"/>
            <w:shd w:val="clear" w:color="auto" w:fill="auto"/>
          </w:tcPr>
          <w:p w14:paraId="3A91E8DF" w14:textId="77777777" w:rsidR="00594391" w:rsidRPr="0006608F" w:rsidRDefault="00594391" w:rsidP="00AC27A9">
            <w:pPr>
              <w:jc w:val="both"/>
              <w:rPr>
                <w:rFonts w:ascii="Candara" w:hAnsi="Candara"/>
                <w:lang w:val="en-US"/>
              </w:rPr>
            </w:pPr>
            <w:r w:rsidRPr="0006608F">
              <w:rPr>
                <w:rFonts w:ascii="Candara" w:hAnsi="Candara"/>
                <w:lang w:val="en-US"/>
              </w:rPr>
              <w:t xml:space="preserve">means the complete Technical submission as defined in clause </w:t>
            </w:r>
            <w:proofErr w:type="gramStart"/>
            <w:r>
              <w:rPr>
                <w:rFonts w:ascii="Candara" w:hAnsi="Candara"/>
                <w:lang w:val="en-US"/>
              </w:rPr>
              <w:t>2.9</w:t>
            </w:r>
            <w:r w:rsidRPr="0006608F">
              <w:rPr>
                <w:rFonts w:ascii="Candara" w:hAnsi="Candara"/>
                <w:lang w:val="en-US"/>
              </w:rPr>
              <w:t xml:space="preserve">  of</w:t>
            </w:r>
            <w:proofErr w:type="gramEnd"/>
            <w:r w:rsidRPr="0006608F">
              <w:rPr>
                <w:rFonts w:ascii="Candara" w:hAnsi="Candara"/>
                <w:lang w:val="en-US"/>
              </w:rPr>
              <w:t xml:space="preserve"> these Instructions to TENDERERS.</w:t>
            </w:r>
          </w:p>
        </w:tc>
      </w:tr>
      <w:tr w:rsidR="00594391" w:rsidRPr="0006608F" w14:paraId="0DBF8D6E" w14:textId="77777777" w:rsidTr="00594391">
        <w:tc>
          <w:tcPr>
            <w:tcW w:w="2430" w:type="dxa"/>
            <w:shd w:val="clear" w:color="auto" w:fill="auto"/>
          </w:tcPr>
          <w:p w14:paraId="2359167C" w14:textId="77777777" w:rsidR="00594391" w:rsidRPr="0006608F" w:rsidRDefault="00594391" w:rsidP="00AC27A9">
            <w:pPr>
              <w:pStyle w:val="ListParagraph"/>
              <w:ind w:left="0"/>
              <w:jc w:val="both"/>
              <w:rPr>
                <w:rFonts w:ascii="Candara" w:hAnsi="Candara"/>
              </w:rPr>
            </w:pPr>
            <w:r w:rsidRPr="0006608F">
              <w:rPr>
                <w:rFonts w:ascii="Candara" w:hAnsi="Candara"/>
                <w:lang w:val="en-US"/>
              </w:rPr>
              <w:t>“TENDERER(S)”</w:t>
            </w:r>
          </w:p>
        </w:tc>
        <w:tc>
          <w:tcPr>
            <w:tcW w:w="6660" w:type="dxa"/>
            <w:shd w:val="clear" w:color="auto" w:fill="auto"/>
          </w:tcPr>
          <w:p w14:paraId="2BC05D14" w14:textId="77777777" w:rsidR="00594391" w:rsidRPr="0006608F" w:rsidRDefault="00594391" w:rsidP="00AC27A9">
            <w:pPr>
              <w:autoSpaceDE w:val="0"/>
              <w:autoSpaceDN w:val="0"/>
              <w:adjustRightInd w:val="0"/>
              <w:rPr>
                <w:rFonts w:ascii="Candara" w:hAnsi="Candara"/>
                <w:lang w:val="en-US"/>
              </w:rPr>
            </w:pPr>
            <w:r w:rsidRPr="0006608F">
              <w:rPr>
                <w:rFonts w:ascii="Candara" w:hAnsi="Candara"/>
                <w:lang w:val="en-US"/>
              </w:rPr>
              <w:t xml:space="preserve">means any or all </w:t>
            </w:r>
            <w:proofErr w:type="spellStart"/>
            <w:r w:rsidRPr="0006608F">
              <w:rPr>
                <w:rFonts w:ascii="Candara" w:hAnsi="Candara"/>
                <w:lang w:val="en-US"/>
              </w:rPr>
              <w:t>organisations</w:t>
            </w:r>
            <w:proofErr w:type="spellEnd"/>
            <w:r w:rsidRPr="0006608F">
              <w:rPr>
                <w:rFonts w:ascii="Candara" w:hAnsi="Candara"/>
                <w:lang w:val="en-US"/>
              </w:rPr>
              <w:t xml:space="preserve"> invited to submit a Tender for the WORK.</w:t>
            </w:r>
          </w:p>
        </w:tc>
      </w:tr>
    </w:tbl>
    <w:p w14:paraId="11C84499" w14:textId="2CC13977" w:rsidR="005F39FE" w:rsidRPr="005C527D" w:rsidRDefault="005F39FE" w:rsidP="00AF67AF">
      <w:pPr>
        <w:pStyle w:val="ListParagraph"/>
        <w:numPr>
          <w:ilvl w:val="1"/>
          <w:numId w:val="14"/>
        </w:numPr>
        <w:spacing w:before="120" w:line="276" w:lineRule="auto"/>
        <w:ind w:left="547" w:hanging="547"/>
        <w:jc w:val="both"/>
        <w:rPr>
          <w:rFonts w:ascii="Candara" w:hAnsi="Candara"/>
          <w:sz w:val="22"/>
          <w:szCs w:val="22"/>
        </w:rPr>
      </w:pPr>
      <w:r w:rsidRPr="00F063DA">
        <w:rPr>
          <w:rFonts w:ascii="Candara" w:hAnsi="Candara"/>
          <w:sz w:val="22"/>
          <w:szCs w:val="22"/>
        </w:rPr>
        <w:t>Tenderer shall submit their Tender Proposal in accordance with, and in full compliance of, these Instructions to Tenderers and the requirements of the Tender Document.</w:t>
      </w:r>
    </w:p>
    <w:p w14:paraId="322D6B8D" w14:textId="77777777" w:rsidR="00386AFB" w:rsidRPr="0083376D" w:rsidRDefault="00386AFB" w:rsidP="00386AFB">
      <w:pPr>
        <w:pStyle w:val="ListParagraph"/>
        <w:numPr>
          <w:ilvl w:val="1"/>
          <w:numId w:val="14"/>
        </w:numPr>
        <w:spacing w:before="120" w:line="276" w:lineRule="auto"/>
        <w:ind w:left="547" w:hanging="547"/>
        <w:jc w:val="both"/>
        <w:rPr>
          <w:ins w:id="2" w:author="Al Riyami, Azza OLNG-SCC/12" w:date="2026-04-05T10:55:00Z" w16du:dateUtc="2026-04-05T06:55:00Z"/>
          <w:rFonts w:ascii="Candara" w:hAnsi="Candara"/>
          <w:b/>
          <w:bCs/>
          <w:sz w:val="22"/>
          <w:szCs w:val="22"/>
        </w:rPr>
      </w:pPr>
      <w:ins w:id="3" w:author="Al Riyami, Azza OLNG-SCC/12" w:date="2026-04-05T10:55:00Z" w16du:dateUtc="2026-04-05T06:55:00Z">
        <w:r w:rsidRPr="0083376D">
          <w:rPr>
            <w:rFonts w:ascii="Candara" w:hAnsi="Candara"/>
            <w:b/>
            <w:bCs/>
            <w:sz w:val="22"/>
            <w:szCs w:val="22"/>
          </w:rPr>
          <w:t>TENDER Plan</w:t>
        </w:r>
      </w:ins>
    </w:p>
    <w:tbl>
      <w:tblPr>
        <w:tblW w:w="4725" w:type="pct"/>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
        <w:gridCol w:w="4050"/>
        <w:gridCol w:w="4496"/>
      </w:tblGrid>
      <w:tr w:rsidR="00386AFB" w:rsidRPr="00802CF0" w14:paraId="43EFADE2" w14:textId="77777777" w:rsidTr="00171FD0">
        <w:trPr>
          <w:trHeight w:val="117"/>
          <w:tblHeader/>
          <w:ins w:id="4" w:author="Al Riyami, Azza OLNG-SCC/12" w:date="2026-04-05T10:55:00Z"/>
        </w:trPr>
        <w:tc>
          <w:tcPr>
            <w:tcW w:w="5000" w:type="pct"/>
            <w:gridSpan w:val="3"/>
            <w:shd w:val="clear" w:color="auto" w:fill="DBDBDB"/>
            <w:vAlign w:val="bottom"/>
          </w:tcPr>
          <w:p w14:paraId="1383D784" w14:textId="77777777" w:rsidR="00386AFB" w:rsidRPr="00802CF0" w:rsidRDefault="00386AFB" w:rsidP="00171FD0">
            <w:pPr>
              <w:ind w:left="72"/>
              <w:jc w:val="center"/>
              <w:rPr>
                <w:ins w:id="5" w:author="Al Riyami, Azza OLNG-SCC/12" w:date="2026-04-05T10:55:00Z" w16du:dateUtc="2026-04-05T06:55:00Z"/>
                <w:rFonts w:ascii="Candara" w:hAnsi="Candara"/>
                <w:b/>
                <w:bCs/>
                <w:sz w:val="22"/>
                <w:szCs w:val="22"/>
              </w:rPr>
            </w:pPr>
            <w:commentRangeStart w:id="6"/>
            <w:ins w:id="7" w:author="Al Riyami, Azza OLNG-SCC/12" w:date="2026-04-05T10:55:00Z" w16du:dateUtc="2026-04-05T06:55:00Z">
              <w:r w:rsidRPr="00802CF0">
                <w:rPr>
                  <w:rFonts w:ascii="Candara" w:hAnsi="Candara"/>
                  <w:b/>
                  <w:bCs/>
                  <w:sz w:val="22"/>
                  <w:szCs w:val="22"/>
                </w:rPr>
                <w:t>TENDER SUMMARY</w:t>
              </w:r>
            </w:ins>
            <w:commentRangeEnd w:id="6"/>
            <w:ins w:id="8" w:author="Al Riyami, Azza OLNG-SCC/12" w:date="2026-04-05T10:59:00Z" w16du:dateUtc="2026-04-05T06:59:00Z">
              <w:r w:rsidR="001E63AC">
                <w:rPr>
                  <w:rStyle w:val="CommentReference"/>
                </w:rPr>
                <w:commentReference w:id="6"/>
              </w:r>
            </w:ins>
          </w:p>
        </w:tc>
      </w:tr>
      <w:tr w:rsidR="00386AFB" w:rsidRPr="00802CF0" w14:paraId="6BDBB2FF" w14:textId="77777777" w:rsidTr="00171FD0">
        <w:trPr>
          <w:trHeight w:val="196"/>
          <w:tblHeader/>
          <w:ins w:id="9" w:author="Al Riyami, Azza OLNG-SCC/12" w:date="2026-04-05T10:55:00Z"/>
        </w:trPr>
        <w:tc>
          <w:tcPr>
            <w:tcW w:w="343" w:type="pct"/>
            <w:shd w:val="clear" w:color="auto" w:fill="D9D9D9"/>
            <w:vAlign w:val="bottom"/>
          </w:tcPr>
          <w:p w14:paraId="5CEE8327" w14:textId="77777777" w:rsidR="00386AFB" w:rsidRPr="00802CF0" w:rsidRDefault="00386AFB" w:rsidP="00171FD0">
            <w:pPr>
              <w:pStyle w:val="NormalIndent"/>
              <w:keepNext/>
              <w:spacing w:before="0"/>
              <w:ind w:left="0"/>
              <w:jc w:val="center"/>
              <w:rPr>
                <w:ins w:id="10" w:author="Al Riyami, Azza OLNG-SCC/12" w:date="2026-04-05T10:55:00Z" w16du:dateUtc="2026-04-05T06:55:00Z"/>
                <w:rFonts w:ascii="Candara" w:hAnsi="Candara" w:cs="Times New Roman"/>
                <w:b/>
                <w:bCs/>
                <w:sz w:val="22"/>
                <w:szCs w:val="22"/>
              </w:rPr>
            </w:pPr>
            <w:ins w:id="11" w:author="Al Riyami, Azza OLNG-SCC/12" w:date="2026-04-05T10:55:00Z" w16du:dateUtc="2026-04-05T06:55:00Z">
              <w:r>
                <w:rPr>
                  <w:rFonts w:ascii="Candara" w:hAnsi="Candara" w:cs="Times New Roman"/>
                  <w:b/>
                  <w:bCs/>
                  <w:sz w:val="22"/>
                  <w:szCs w:val="22"/>
                </w:rPr>
                <w:t>Sr.</w:t>
              </w:r>
            </w:ins>
          </w:p>
        </w:tc>
        <w:tc>
          <w:tcPr>
            <w:tcW w:w="2207" w:type="pct"/>
            <w:shd w:val="clear" w:color="auto" w:fill="D9D9D9"/>
            <w:vAlign w:val="bottom"/>
          </w:tcPr>
          <w:p w14:paraId="452A5705" w14:textId="77777777" w:rsidR="00386AFB" w:rsidRPr="00802CF0" w:rsidRDefault="00386AFB" w:rsidP="00171FD0">
            <w:pPr>
              <w:pStyle w:val="NormalIndent"/>
              <w:keepNext/>
              <w:spacing w:before="0"/>
              <w:ind w:left="0"/>
              <w:rPr>
                <w:ins w:id="12" w:author="Al Riyami, Azza OLNG-SCC/12" w:date="2026-04-05T10:55:00Z" w16du:dateUtc="2026-04-05T06:55:00Z"/>
                <w:rFonts w:ascii="Candara" w:hAnsi="Candara" w:cs="Times New Roman"/>
                <w:b/>
                <w:bCs/>
                <w:sz w:val="22"/>
                <w:szCs w:val="22"/>
              </w:rPr>
            </w:pPr>
            <w:ins w:id="13" w:author="Al Riyami, Azza OLNG-SCC/12" w:date="2026-04-05T10:55:00Z" w16du:dateUtc="2026-04-05T06:55:00Z">
              <w:r w:rsidRPr="00802CF0">
                <w:rPr>
                  <w:rFonts w:ascii="Candara" w:hAnsi="Candara" w:cs="Times New Roman"/>
                  <w:b/>
                  <w:bCs/>
                  <w:sz w:val="22"/>
                  <w:szCs w:val="22"/>
                </w:rPr>
                <w:t>Description</w:t>
              </w:r>
            </w:ins>
          </w:p>
        </w:tc>
        <w:tc>
          <w:tcPr>
            <w:tcW w:w="2450" w:type="pct"/>
            <w:shd w:val="clear" w:color="auto" w:fill="D9D9D9"/>
            <w:vAlign w:val="center"/>
          </w:tcPr>
          <w:p w14:paraId="04592B38" w14:textId="77777777" w:rsidR="00386AFB" w:rsidRPr="00802CF0" w:rsidRDefault="00386AFB" w:rsidP="00171FD0">
            <w:pPr>
              <w:pStyle w:val="NormalIndent"/>
              <w:keepNext/>
              <w:spacing w:before="0"/>
              <w:ind w:left="0"/>
              <w:jc w:val="left"/>
              <w:rPr>
                <w:ins w:id="14" w:author="Al Riyami, Azza OLNG-SCC/12" w:date="2026-04-05T10:55:00Z" w16du:dateUtc="2026-04-05T06:55:00Z"/>
                <w:rFonts w:ascii="Candara" w:hAnsi="Candara" w:cs="Times New Roman"/>
                <w:b/>
                <w:bCs/>
                <w:sz w:val="22"/>
                <w:szCs w:val="22"/>
              </w:rPr>
            </w:pPr>
            <w:ins w:id="15" w:author="Al Riyami, Azza OLNG-SCC/12" w:date="2026-04-05T10:55:00Z" w16du:dateUtc="2026-04-05T06:55:00Z">
              <w:r w:rsidRPr="00802CF0">
                <w:rPr>
                  <w:rFonts w:ascii="Candara" w:hAnsi="Candara" w:cs="Times New Roman"/>
                  <w:b/>
                  <w:bCs/>
                  <w:sz w:val="22"/>
                  <w:szCs w:val="22"/>
                </w:rPr>
                <w:t>Subject</w:t>
              </w:r>
            </w:ins>
          </w:p>
        </w:tc>
      </w:tr>
      <w:tr w:rsidR="00386AFB" w:rsidRPr="00802CF0" w14:paraId="24BE9038" w14:textId="77777777" w:rsidTr="00171FD0">
        <w:trPr>
          <w:trHeight w:val="144"/>
          <w:ins w:id="16" w:author="Al Riyami, Azza OLNG-SCC/12" w:date="2026-04-05T10:55:00Z"/>
        </w:trPr>
        <w:tc>
          <w:tcPr>
            <w:tcW w:w="343" w:type="pct"/>
            <w:vAlign w:val="center"/>
          </w:tcPr>
          <w:p w14:paraId="666ECE8E" w14:textId="77777777" w:rsidR="00386AFB" w:rsidRPr="00802CF0" w:rsidRDefault="00386AFB" w:rsidP="00171FD0">
            <w:pPr>
              <w:ind w:left="72"/>
              <w:jc w:val="center"/>
              <w:rPr>
                <w:ins w:id="17" w:author="Al Riyami, Azza OLNG-SCC/12" w:date="2026-04-05T10:55:00Z" w16du:dateUtc="2026-04-05T06:55:00Z"/>
                <w:rFonts w:ascii="Candara" w:hAnsi="Candara"/>
                <w:sz w:val="22"/>
                <w:szCs w:val="22"/>
              </w:rPr>
            </w:pPr>
            <w:ins w:id="18" w:author="Al Riyami, Azza OLNG-SCC/12" w:date="2026-04-05T10:55:00Z" w16du:dateUtc="2026-04-05T06:55:00Z">
              <w:r>
                <w:rPr>
                  <w:rFonts w:ascii="Candara" w:hAnsi="Candara"/>
                  <w:sz w:val="22"/>
                  <w:szCs w:val="22"/>
                </w:rPr>
                <w:t>1</w:t>
              </w:r>
            </w:ins>
          </w:p>
        </w:tc>
        <w:tc>
          <w:tcPr>
            <w:tcW w:w="2207" w:type="pct"/>
            <w:vAlign w:val="center"/>
          </w:tcPr>
          <w:p w14:paraId="43F70968" w14:textId="77777777" w:rsidR="00386AFB" w:rsidRPr="00802CF0" w:rsidRDefault="00386AFB" w:rsidP="00171FD0">
            <w:pPr>
              <w:pStyle w:val="NormalIndent"/>
              <w:keepNext/>
              <w:spacing w:before="0"/>
              <w:ind w:left="0"/>
              <w:rPr>
                <w:ins w:id="19" w:author="Al Riyami, Azza OLNG-SCC/12" w:date="2026-04-05T10:55:00Z" w16du:dateUtc="2026-04-05T06:55:00Z"/>
                <w:rFonts w:ascii="Candara" w:hAnsi="Candara"/>
                <w:sz w:val="22"/>
                <w:szCs w:val="22"/>
              </w:rPr>
            </w:pPr>
            <w:ins w:id="20" w:author="Al Riyami, Azza OLNG-SCC/12" w:date="2026-04-05T10:55:00Z" w16du:dateUtc="2026-04-05T06:55:00Z">
              <w:r>
                <w:rPr>
                  <w:rFonts w:ascii="Candara" w:hAnsi="Candara"/>
                  <w:sz w:val="22"/>
                  <w:szCs w:val="22"/>
                </w:rPr>
                <w:t>Tender Issue Date</w:t>
              </w:r>
            </w:ins>
          </w:p>
        </w:tc>
        <w:tc>
          <w:tcPr>
            <w:tcW w:w="2450" w:type="pct"/>
            <w:vAlign w:val="center"/>
          </w:tcPr>
          <w:p w14:paraId="7730C33A" w14:textId="77777777" w:rsidR="00386AFB" w:rsidRPr="00282FD2" w:rsidRDefault="00000000" w:rsidP="00171FD0">
            <w:pPr>
              <w:rPr>
                <w:ins w:id="21" w:author="Al Riyami, Azza OLNG-SCC/12" w:date="2026-04-05T10:55:00Z" w16du:dateUtc="2026-04-05T06:55:00Z"/>
                <w:rFonts w:ascii="Candara" w:hAnsi="Candara"/>
                <w:sz w:val="22"/>
                <w:szCs w:val="22"/>
                <w:highlight w:val="yellow"/>
              </w:rPr>
            </w:pPr>
            <w:customXmlInsRangeStart w:id="22" w:author="Al Riyami, Azza OLNG-SCC/12" w:date="2026-04-05T10:55:00Z"/>
            <w:sdt>
              <w:sdtPr>
                <w:rPr>
                  <w:rFonts w:ascii="Candara" w:hAnsi="Candara"/>
                  <w:sz w:val="22"/>
                  <w:szCs w:val="22"/>
                  <w:highlight w:val="yellow"/>
                </w:rPr>
                <w:id w:val="1573616517"/>
                <w:placeholder>
                  <w:docPart w:val="9C82E5A076E64891B73E5AD132C1BB58"/>
                </w:placeholder>
                <w:showingPlcHdr/>
                <w:date>
                  <w:dateFormat w:val="d-MMM-yy"/>
                  <w:lid w:val="en-US"/>
                  <w:storeMappedDataAs w:val="dateTime"/>
                  <w:calendar w:val="gregorian"/>
                </w:date>
              </w:sdtPr>
              <w:sdtContent>
                <w:customXmlInsRangeEnd w:id="22"/>
                <w:ins w:id="23" w:author="Al Riyami, Azza OLNG-SCC/12" w:date="2026-04-05T10:55:00Z" w16du:dateUtc="2026-04-05T06:55:00Z">
                  <w:r w:rsidR="00386AFB" w:rsidRPr="0048413A">
                    <w:rPr>
                      <w:rStyle w:val="PlaceholderText"/>
                      <w:rFonts w:ascii="Candara" w:eastAsiaTheme="minorHAnsi" w:hAnsi="Candara"/>
                      <w:highlight w:val="yellow"/>
                    </w:rPr>
                    <w:t>Click or tap to enter a date.</w:t>
                  </w:r>
                </w:ins>
                <w:customXmlInsRangeStart w:id="24" w:author="Al Riyami, Azza OLNG-SCC/12" w:date="2026-04-05T10:55:00Z"/>
              </w:sdtContent>
            </w:sdt>
            <w:customXmlInsRangeEnd w:id="24"/>
          </w:p>
        </w:tc>
      </w:tr>
      <w:tr w:rsidR="00386AFB" w:rsidRPr="00802CF0" w14:paraId="465B372A" w14:textId="77777777" w:rsidTr="00171FD0">
        <w:trPr>
          <w:trHeight w:val="170"/>
          <w:ins w:id="25" w:author="Al Riyami, Azza OLNG-SCC/12" w:date="2026-04-05T10:55:00Z"/>
        </w:trPr>
        <w:tc>
          <w:tcPr>
            <w:tcW w:w="343" w:type="pct"/>
            <w:vAlign w:val="center"/>
          </w:tcPr>
          <w:p w14:paraId="3DAF6978" w14:textId="77777777" w:rsidR="00386AFB" w:rsidRPr="00802CF0" w:rsidRDefault="00386AFB" w:rsidP="00171FD0">
            <w:pPr>
              <w:ind w:left="72"/>
              <w:jc w:val="center"/>
              <w:rPr>
                <w:ins w:id="26" w:author="Al Riyami, Azza OLNG-SCC/12" w:date="2026-04-05T10:55:00Z" w16du:dateUtc="2026-04-05T06:55:00Z"/>
                <w:rFonts w:ascii="Candara" w:hAnsi="Candara"/>
                <w:sz w:val="22"/>
                <w:szCs w:val="22"/>
              </w:rPr>
            </w:pPr>
            <w:ins w:id="27" w:author="Al Riyami, Azza OLNG-SCC/12" w:date="2026-04-05T10:55:00Z" w16du:dateUtc="2026-04-05T06:55:00Z">
              <w:r>
                <w:rPr>
                  <w:rFonts w:ascii="Candara" w:hAnsi="Candara"/>
                  <w:sz w:val="22"/>
                  <w:szCs w:val="22"/>
                </w:rPr>
                <w:t>2</w:t>
              </w:r>
            </w:ins>
          </w:p>
        </w:tc>
        <w:tc>
          <w:tcPr>
            <w:tcW w:w="2207" w:type="pct"/>
            <w:vAlign w:val="center"/>
          </w:tcPr>
          <w:p w14:paraId="0D6DF21F" w14:textId="77777777" w:rsidR="00386AFB" w:rsidRPr="00777201" w:rsidRDefault="00386AFB" w:rsidP="00171FD0">
            <w:pPr>
              <w:pStyle w:val="NormalIndent"/>
              <w:keepNext/>
              <w:spacing w:before="0"/>
              <w:ind w:left="0"/>
              <w:rPr>
                <w:ins w:id="28" w:author="Al Riyami, Azza OLNG-SCC/12" w:date="2026-04-05T10:55:00Z" w16du:dateUtc="2026-04-05T06:55:00Z"/>
                <w:rFonts w:ascii="Candara" w:hAnsi="Candara" w:cs="Times New Roman"/>
                <w:sz w:val="22"/>
                <w:szCs w:val="22"/>
              </w:rPr>
            </w:pPr>
            <w:ins w:id="29" w:author="Al Riyami, Azza OLNG-SCC/12" w:date="2026-04-05T10:55:00Z" w16du:dateUtc="2026-04-05T06:55:00Z">
              <w:r w:rsidRPr="00777201">
                <w:rPr>
                  <w:rFonts w:ascii="Candara" w:hAnsi="Candara" w:cs="Times New Roman"/>
                  <w:sz w:val="22"/>
                  <w:szCs w:val="22"/>
                </w:rPr>
                <w:t>Acknowledgement Receipt and Intention to Tender</w:t>
              </w:r>
            </w:ins>
          </w:p>
        </w:tc>
        <w:tc>
          <w:tcPr>
            <w:tcW w:w="2450" w:type="pct"/>
            <w:vAlign w:val="center"/>
          </w:tcPr>
          <w:p w14:paraId="4DEE345A" w14:textId="77777777" w:rsidR="00386AFB" w:rsidRPr="00777201" w:rsidRDefault="00386AFB" w:rsidP="00171FD0">
            <w:pPr>
              <w:rPr>
                <w:ins w:id="30" w:author="Al Riyami, Azza OLNG-SCC/12" w:date="2026-04-05T10:55:00Z" w16du:dateUtc="2026-04-05T06:55:00Z"/>
                <w:rFonts w:ascii="Candara" w:hAnsi="Candara"/>
                <w:sz w:val="22"/>
                <w:szCs w:val="22"/>
              </w:rPr>
            </w:pPr>
            <w:ins w:id="31" w:author="Al Riyami, Azza OLNG-SCC/12" w:date="2026-04-05T10:55:00Z" w16du:dateUtc="2026-04-05T06:55:00Z">
              <w:r w:rsidRPr="00777201">
                <w:rPr>
                  <w:rFonts w:ascii="Candara" w:hAnsi="Candara"/>
                  <w:sz w:val="22"/>
                  <w:szCs w:val="22"/>
                </w:rPr>
                <w:t>1 day from Tender Floating Date</w:t>
              </w:r>
            </w:ins>
          </w:p>
        </w:tc>
      </w:tr>
      <w:tr w:rsidR="00386AFB" w:rsidRPr="00802CF0" w14:paraId="08B65BF2" w14:textId="77777777" w:rsidTr="00171FD0">
        <w:trPr>
          <w:trHeight w:val="144"/>
          <w:ins w:id="32" w:author="Al Riyami, Azza OLNG-SCC/12" w:date="2026-04-05T10:55:00Z"/>
        </w:trPr>
        <w:tc>
          <w:tcPr>
            <w:tcW w:w="343" w:type="pct"/>
            <w:vAlign w:val="center"/>
          </w:tcPr>
          <w:p w14:paraId="34601143" w14:textId="77777777" w:rsidR="00386AFB" w:rsidRDefault="00386AFB" w:rsidP="00171FD0">
            <w:pPr>
              <w:ind w:left="72"/>
              <w:jc w:val="center"/>
              <w:rPr>
                <w:ins w:id="33" w:author="Al Riyami, Azza OLNG-SCC/12" w:date="2026-04-05T10:55:00Z" w16du:dateUtc="2026-04-05T06:55:00Z"/>
                <w:rFonts w:ascii="Candara" w:hAnsi="Candara"/>
                <w:sz w:val="22"/>
                <w:szCs w:val="22"/>
              </w:rPr>
            </w:pPr>
            <w:ins w:id="34" w:author="Al Riyami, Azza OLNG-SCC/12" w:date="2026-04-05T10:55:00Z" w16du:dateUtc="2026-04-05T06:55:00Z">
              <w:r>
                <w:rPr>
                  <w:rFonts w:ascii="Candara" w:hAnsi="Candara"/>
                  <w:sz w:val="22"/>
                  <w:szCs w:val="22"/>
                </w:rPr>
                <w:t>3</w:t>
              </w:r>
            </w:ins>
          </w:p>
        </w:tc>
        <w:tc>
          <w:tcPr>
            <w:tcW w:w="2207" w:type="pct"/>
            <w:vAlign w:val="center"/>
          </w:tcPr>
          <w:p w14:paraId="64830A5C" w14:textId="77777777" w:rsidR="00386AFB" w:rsidRPr="00802CF0" w:rsidRDefault="00386AFB" w:rsidP="00171FD0">
            <w:pPr>
              <w:pStyle w:val="NormalIndent"/>
              <w:keepNext/>
              <w:spacing w:before="0"/>
              <w:ind w:left="0"/>
              <w:rPr>
                <w:ins w:id="35" w:author="Al Riyami, Azza OLNG-SCC/12" w:date="2026-04-05T10:55:00Z" w16du:dateUtc="2026-04-05T06:55:00Z"/>
                <w:rFonts w:ascii="Candara" w:hAnsi="Candara" w:cs="Times New Roman"/>
                <w:sz w:val="22"/>
                <w:szCs w:val="22"/>
              </w:rPr>
            </w:pPr>
            <w:ins w:id="36" w:author="Al Riyami, Azza OLNG-SCC/12" w:date="2026-04-05T10:55:00Z" w16du:dateUtc="2026-04-05T06:55:00Z">
              <w:r w:rsidRPr="00777201">
                <w:rPr>
                  <w:rFonts w:ascii="Candara" w:hAnsi="Candara" w:cs="Times New Roman"/>
                  <w:sz w:val="22"/>
                  <w:szCs w:val="22"/>
                </w:rPr>
                <w:t xml:space="preserve">Site Visit </w:t>
              </w:r>
              <w:r>
                <w:rPr>
                  <w:rFonts w:ascii="Candara" w:hAnsi="Candara" w:cs="Times New Roman"/>
                  <w:sz w:val="22"/>
                  <w:szCs w:val="22"/>
                </w:rPr>
                <w:t>Date to Company Premises</w:t>
              </w:r>
              <w:r w:rsidRPr="00777201">
                <w:rPr>
                  <w:rFonts w:ascii="Candara" w:hAnsi="Candara" w:cs="Times New Roman"/>
                  <w:sz w:val="22"/>
                  <w:szCs w:val="22"/>
                </w:rPr>
                <w:t>:</w:t>
              </w:r>
            </w:ins>
          </w:p>
        </w:tc>
        <w:tc>
          <w:tcPr>
            <w:tcW w:w="2450" w:type="pct"/>
            <w:vAlign w:val="center"/>
          </w:tcPr>
          <w:p w14:paraId="12314F28" w14:textId="77777777" w:rsidR="00386AFB" w:rsidRPr="00106BF4" w:rsidRDefault="00000000" w:rsidP="00171FD0">
            <w:pPr>
              <w:rPr>
                <w:ins w:id="37" w:author="Al Riyami, Azza OLNG-SCC/12" w:date="2026-04-05T10:55:00Z" w16du:dateUtc="2026-04-05T06:55:00Z"/>
                <w:rFonts w:ascii="Candara" w:hAnsi="Candara"/>
                <w:sz w:val="22"/>
                <w:szCs w:val="22"/>
              </w:rPr>
            </w:pPr>
            <w:customXmlInsRangeStart w:id="38" w:author="Al Riyami, Azza OLNG-SCC/12" w:date="2026-04-05T10:55:00Z"/>
            <w:sdt>
              <w:sdtPr>
                <w:rPr>
                  <w:rFonts w:ascii="Candara" w:hAnsi="Candara"/>
                  <w:sz w:val="22"/>
                  <w:szCs w:val="22"/>
                  <w:highlight w:val="yellow"/>
                </w:rPr>
                <w:id w:val="-713119923"/>
                <w:placeholder>
                  <w:docPart w:val="A6212FCF44034E3D9F5899A81BC85A00"/>
                </w:placeholder>
                <w:showingPlcHdr/>
                <w:date>
                  <w:dateFormat w:val="d-MMM-yy"/>
                  <w:lid w:val="en-US"/>
                  <w:storeMappedDataAs w:val="dateTime"/>
                  <w:calendar w:val="gregorian"/>
                </w:date>
              </w:sdtPr>
              <w:sdtContent>
                <w:customXmlInsRangeEnd w:id="38"/>
                <w:ins w:id="39" w:author="Al Riyami, Azza OLNG-SCC/12" w:date="2026-04-05T10:55:00Z" w16du:dateUtc="2026-04-05T06:55:00Z">
                  <w:r w:rsidR="00386AFB" w:rsidRPr="0048413A">
                    <w:rPr>
                      <w:rStyle w:val="PlaceholderText"/>
                      <w:rFonts w:ascii="Candara" w:eastAsiaTheme="minorHAnsi" w:hAnsi="Candara"/>
                      <w:highlight w:val="yellow"/>
                    </w:rPr>
                    <w:t>Click or tap to enter a date.</w:t>
                  </w:r>
                </w:ins>
                <w:customXmlInsRangeStart w:id="40" w:author="Al Riyami, Azza OLNG-SCC/12" w:date="2026-04-05T10:55:00Z"/>
              </w:sdtContent>
            </w:sdt>
            <w:customXmlInsRangeEnd w:id="40"/>
          </w:p>
        </w:tc>
      </w:tr>
      <w:tr w:rsidR="00386AFB" w:rsidRPr="00802CF0" w14:paraId="4F1AC7AE" w14:textId="77777777" w:rsidTr="00171FD0">
        <w:trPr>
          <w:trHeight w:val="162"/>
          <w:ins w:id="41" w:author="Al Riyami, Azza OLNG-SCC/12" w:date="2026-04-05T10:55:00Z"/>
        </w:trPr>
        <w:tc>
          <w:tcPr>
            <w:tcW w:w="343" w:type="pct"/>
            <w:vAlign w:val="center"/>
          </w:tcPr>
          <w:p w14:paraId="56F1FF0C" w14:textId="77777777" w:rsidR="00386AFB" w:rsidRPr="00802CF0" w:rsidRDefault="00386AFB" w:rsidP="00171FD0">
            <w:pPr>
              <w:ind w:left="72"/>
              <w:jc w:val="center"/>
              <w:rPr>
                <w:ins w:id="42" w:author="Al Riyami, Azza OLNG-SCC/12" w:date="2026-04-05T10:55:00Z" w16du:dateUtc="2026-04-05T06:55:00Z"/>
                <w:rFonts w:ascii="Candara" w:hAnsi="Candara"/>
                <w:sz w:val="22"/>
                <w:szCs w:val="22"/>
              </w:rPr>
            </w:pPr>
            <w:ins w:id="43" w:author="Al Riyami, Azza OLNG-SCC/12" w:date="2026-04-05T10:55:00Z" w16du:dateUtc="2026-04-05T06:55:00Z">
              <w:r>
                <w:rPr>
                  <w:rFonts w:ascii="Candara" w:hAnsi="Candara"/>
                  <w:sz w:val="22"/>
                  <w:szCs w:val="22"/>
                </w:rPr>
                <w:t>4</w:t>
              </w:r>
            </w:ins>
          </w:p>
        </w:tc>
        <w:tc>
          <w:tcPr>
            <w:tcW w:w="2207" w:type="pct"/>
            <w:vAlign w:val="center"/>
          </w:tcPr>
          <w:p w14:paraId="1CD248AD" w14:textId="77777777" w:rsidR="00386AFB" w:rsidRPr="00777201" w:rsidRDefault="00386AFB" w:rsidP="00171FD0">
            <w:pPr>
              <w:pStyle w:val="NormalIndent"/>
              <w:keepNext/>
              <w:spacing w:before="0"/>
              <w:ind w:left="0"/>
              <w:rPr>
                <w:ins w:id="44" w:author="Al Riyami, Azza OLNG-SCC/12" w:date="2026-04-05T10:55:00Z" w16du:dateUtc="2026-04-05T06:55:00Z"/>
                <w:rFonts w:ascii="Candara" w:hAnsi="Candara" w:cs="Times New Roman"/>
                <w:sz w:val="22"/>
                <w:szCs w:val="22"/>
              </w:rPr>
            </w:pPr>
            <w:ins w:id="45" w:author="Al Riyami, Azza OLNG-SCC/12" w:date="2026-04-05T10:55:00Z" w16du:dateUtc="2026-04-05T06:55:00Z">
              <w:r w:rsidRPr="00777201">
                <w:rPr>
                  <w:rFonts w:ascii="Candara" w:hAnsi="Candara" w:cs="Times New Roman"/>
                  <w:sz w:val="22"/>
                  <w:szCs w:val="22"/>
                </w:rPr>
                <w:t>Tender Clarification Closing Date:</w:t>
              </w:r>
            </w:ins>
          </w:p>
        </w:tc>
        <w:tc>
          <w:tcPr>
            <w:tcW w:w="2450" w:type="pct"/>
            <w:vAlign w:val="center"/>
          </w:tcPr>
          <w:p w14:paraId="4A3ADC1B" w14:textId="77777777" w:rsidR="00386AFB" w:rsidRPr="004C0989" w:rsidRDefault="00000000" w:rsidP="00171FD0">
            <w:pPr>
              <w:rPr>
                <w:ins w:id="46" w:author="Al Riyami, Azza OLNG-SCC/12" w:date="2026-04-05T10:55:00Z" w16du:dateUtc="2026-04-05T06:55:00Z"/>
                <w:rFonts w:ascii="Candara" w:hAnsi="Candara"/>
                <w:sz w:val="22"/>
                <w:szCs w:val="22"/>
              </w:rPr>
            </w:pPr>
            <w:customXmlInsRangeStart w:id="47" w:author="Al Riyami, Azza OLNG-SCC/12" w:date="2026-04-05T10:55:00Z"/>
            <w:sdt>
              <w:sdtPr>
                <w:rPr>
                  <w:rFonts w:ascii="Candara" w:hAnsi="Candara"/>
                  <w:sz w:val="22"/>
                  <w:szCs w:val="22"/>
                  <w:highlight w:val="yellow"/>
                </w:rPr>
                <w:id w:val="606242921"/>
                <w:placeholder>
                  <w:docPart w:val="000BB36FA60A472885B29D5311FA58F1"/>
                </w:placeholder>
                <w:showingPlcHdr/>
                <w:date>
                  <w:dateFormat w:val="d-MMM-yy"/>
                  <w:lid w:val="en-US"/>
                  <w:storeMappedDataAs w:val="dateTime"/>
                  <w:calendar w:val="gregorian"/>
                </w:date>
              </w:sdtPr>
              <w:sdtContent>
                <w:customXmlInsRangeEnd w:id="47"/>
                <w:ins w:id="48" w:author="Al Riyami, Azza OLNG-SCC/12" w:date="2026-04-05T10:55:00Z" w16du:dateUtc="2026-04-05T06:55:00Z">
                  <w:r w:rsidR="00386AFB" w:rsidRPr="0048413A">
                    <w:rPr>
                      <w:rStyle w:val="PlaceholderText"/>
                      <w:rFonts w:ascii="Candara" w:eastAsiaTheme="minorHAnsi" w:hAnsi="Candara"/>
                      <w:highlight w:val="yellow"/>
                    </w:rPr>
                    <w:t>Click or tap to enter a date.</w:t>
                  </w:r>
                </w:ins>
                <w:customXmlInsRangeStart w:id="49" w:author="Al Riyami, Azza OLNG-SCC/12" w:date="2026-04-05T10:55:00Z"/>
              </w:sdtContent>
            </w:sdt>
            <w:customXmlInsRangeEnd w:id="49"/>
          </w:p>
        </w:tc>
      </w:tr>
      <w:tr w:rsidR="00CE7A78" w:rsidRPr="00802CF0" w14:paraId="0EFA7D49" w14:textId="77777777" w:rsidTr="00171FD0">
        <w:trPr>
          <w:trHeight w:val="162"/>
          <w:ins w:id="50" w:author="Al Riyami, Azza OLNG-SCC/12" w:date="2026-04-05T10:57:00Z"/>
        </w:trPr>
        <w:tc>
          <w:tcPr>
            <w:tcW w:w="343" w:type="pct"/>
            <w:vAlign w:val="center"/>
          </w:tcPr>
          <w:p w14:paraId="45A1A991" w14:textId="7F8935BD" w:rsidR="00CE7A78" w:rsidRDefault="00CE7A78" w:rsidP="00CE7A78">
            <w:pPr>
              <w:ind w:left="72"/>
              <w:jc w:val="center"/>
              <w:rPr>
                <w:ins w:id="51" w:author="Al Riyami, Azza OLNG-SCC/12" w:date="2026-04-05T10:57:00Z" w16du:dateUtc="2026-04-05T06:57:00Z"/>
                <w:rFonts w:ascii="Candara" w:hAnsi="Candara"/>
                <w:sz w:val="22"/>
                <w:szCs w:val="22"/>
              </w:rPr>
            </w:pPr>
            <w:ins w:id="52" w:author="Al Riyami, Azza OLNG-SCC/12" w:date="2026-04-05T10:58:00Z" w16du:dateUtc="2026-04-05T06:58:00Z">
              <w:r>
                <w:rPr>
                  <w:rFonts w:ascii="Candara" w:hAnsi="Candara"/>
                  <w:sz w:val="22"/>
                  <w:szCs w:val="22"/>
                </w:rPr>
                <w:t>5</w:t>
              </w:r>
            </w:ins>
          </w:p>
        </w:tc>
        <w:tc>
          <w:tcPr>
            <w:tcW w:w="2207" w:type="pct"/>
            <w:vAlign w:val="center"/>
          </w:tcPr>
          <w:p w14:paraId="65F2FDC9" w14:textId="0433B7FE" w:rsidR="00CE7A78" w:rsidRPr="00777201" w:rsidRDefault="00CE7A78" w:rsidP="00CE7A78">
            <w:pPr>
              <w:pStyle w:val="NormalIndent"/>
              <w:keepNext/>
              <w:spacing w:before="0"/>
              <w:ind w:left="0"/>
              <w:rPr>
                <w:ins w:id="53" w:author="Al Riyami, Azza OLNG-SCC/12" w:date="2026-04-05T10:57:00Z" w16du:dateUtc="2026-04-05T06:57:00Z"/>
                <w:rFonts w:ascii="Candara" w:hAnsi="Candara" w:cs="Times New Roman"/>
                <w:sz w:val="22"/>
                <w:szCs w:val="22"/>
              </w:rPr>
            </w:pPr>
            <w:ins w:id="54" w:author="Al Riyami, Azza OLNG-SCC/12" w:date="2026-04-05T10:58:00Z" w16du:dateUtc="2026-04-05T06:58:00Z">
              <w:r>
                <w:rPr>
                  <w:rFonts w:ascii="Candara" w:hAnsi="Candara" w:cs="Times New Roman"/>
                  <w:b/>
                  <w:bCs/>
                  <w:sz w:val="22"/>
                  <w:szCs w:val="22"/>
                </w:rPr>
                <w:t xml:space="preserve">TECHNICAL TENDER </w:t>
              </w:r>
              <w:r w:rsidRPr="00802CF0">
                <w:rPr>
                  <w:rFonts w:ascii="Candara" w:hAnsi="Candara" w:cs="Times New Roman"/>
                  <w:b/>
                  <w:bCs/>
                  <w:sz w:val="22"/>
                  <w:szCs w:val="22"/>
                </w:rPr>
                <w:t>Submission</w:t>
              </w:r>
            </w:ins>
          </w:p>
        </w:tc>
        <w:tc>
          <w:tcPr>
            <w:tcW w:w="2450" w:type="pct"/>
            <w:vAlign w:val="center"/>
          </w:tcPr>
          <w:p w14:paraId="7DE6F19D" w14:textId="77777777" w:rsidR="00CE7A78" w:rsidRDefault="00000000" w:rsidP="00CE7A78">
            <w:pPr>
              <w:rPr>
                <w:ins w:id="55" w:author="Al Riyami, Azza OLNG-SCC/12" w:date="2026-04-05T10:58:00Z" w16du:dateUtc="2026-04-05T06:58:00Z"/>
                <w:rFonts w:ascii="Candara" w:hAnsi="Candara"/>
                <w:b/>
                <w:bCs/>
                <w:sz w:val="22"/>
                <w:szCs w:val="22"/>
              </w:rPr>
            </w:pPr>
            <w:customXmlInsRangeStart w:id="56" w:author="Al Riyami, Azza OLNG-SCC/12" w:date="2026-04-05T10:58:00Z"/>
            <w:sdt>
              <w:sdtPr>
                <w:rPr>
                  <w:rFonts w:ascii="Candara" w:hAnsi="Candara"/>
                  <w:sz w:val="22"/>
                  <w:szCs w:val="22"/>
                  <w:highlight w:val="yellow"/>
                </w:rPr>
                <w:id w:val="-852022780"/>
                <w:placeholder>
                  <w:docPart w:val="B9B724EFB97B4B9493BDF0AA78F08F64"/>
                </w:placeholder>
                <w:showingPlcHdr/>
                <w:date>
                  <w:dateFormat w:val="d-MMM-yy"/>
                  <w:lid w:val="en-US"/>
                  <w:storeMappedDataAs w:val="dateTime"/>
                  <w:calendar w:val="gregorian"/>
                </w:date>
              </w:sdtPr>
              <w:sdtContent>
                <w:customXmlInsRangeEnd w:id="56"/>
                <w:ins w:id="57" w:author="Al Riyami, Azza OLNG-SCC/12" w:date="2026-04-05T10:58:00Z" w16du:dateUtc="2026-04-05T06:58:00Z">
                  <w:r w:rsidR="00CE7A78" w:rsidRPr="0048413A">
                    <w:rPr>
                      <w:rStyle w:val="PlaceholderText"/>
                      <w:rFonts w:ascii="Candara" w:eastAsiaTheme="minorHAnsi" w:hAnsi="Candara"/>
                      <w:highlight w:val="yellow"/>
                    </w:rPr>
                    <w:t>Click or tap to enter a date.</w:t>
                  </w:r>
                </w:ins>
                <w:customXmlInsRangeStart w:id="58" w:author="Al Riyami, Azza OLNG-SCC/12" w:date="2026-04-05T10:58:00Z"/>
              </w:sdtContent>
            </w:sdt>
            <w:customXmlInsRangeEnd w:id="58"/>
          </w:p>
          <w:p w14:paraId="35FEE741" w14:textId="1FCFFD89" w:rsidR="00CE7A78" w:rsidRDefault="00CE7A78" w:rsidP="00CE7A78">
            <w:pPr>
              <w:rPr>
                <w:ins w:id="59" w:author="Al Riyami, Azza OLNG-SCC/12" w:date="2026-04-05T10:57:00Z" w16du:dateUtc="2026-04-05T06:57:00Z"/>
                <w:rFonts w:ascii="Candara" w:hAnsi="Candara"/>
                <w:sz w:val="22"/>
                <w:szCs w:val="22"/>
                <w:highlight w:val="yellow"/>
              </w:rPr>
            </w:pPr>
            <w:ins w:id="60" w:author="Al Riyami, Azza OLNG-SCC/12" w:date="2026-04-05T10:58:00Z" w16du:dateUtc="2026-04-05T06:58:00Z">
              <w:r w:rsidRPr="003D421F">
                <w:rPr>
                  <w:rFonts w:ascii="Candara" w:hAnsi="Candara"/>
                  <w:b/>
                  <w:bCs/>
                  <w:sz w:val="22"/>
                  <w:szCs w:val="22"/>
                </w:rPr>
                <w:t>12:00 hours</w:t>
              </w:r>
            </w:ins>
          </w:p>
        </w:tc>
      </w:tr>
      <w:tr w:rsidR="00CE7A78" w:rsidRPr="00802CF0" w14:paraId="52D93120" w14:textId="77777777" w:rsidTr="00171FD0">
        <w:trPr>
          <w:trHeight w:val="162"/>
          <w:ins w:id="61" w:author="Al Riyami, Azza OLNG-SCC/12" w:date="2026-04-05T10:55:00Z"/>
        </w:trPr>
        <w:tc>
          <w:tcPr>
            <w:tcW w:w="343" w:type="pct"/>
            <w:vAlign w:val="center"/>
          </w:tcPr>
          <w:p w14:paraId="516B502D" w14:textId="4DDF90A4" w:rsidR="00CE7A78" w:rsidRPr="00802CF0" w:rsidRDefault="00CE7A78" w:rsidP="00CE7A78">
            <w:pPr>
              <w:ind w:left="72"/>
              <w:jc w:val="center"/>
              <w:rPr>
                <w:ins w:id="62" w:author="Al Riyami, Azza OLNG-SCC/12" w:date="2026-04-05T10:55:00Z" w16du:dateUtc="2026-04-05T06:55:00Z"/>
                <w:rFonts w:ascii="Candara" w:hAnsi="Candara"/>
                <w:sz w:val="22"/>
                <w:szCs w:val="22"/>
              </w:rPr>
            </w:pPr>
            <w:ins w:id="63" w:author="Al Riyami, Azza OLNG-SCC/12" w:date="2026-04-05T10:58:00Z" w16du:dateUtc="2026-04-05T06:58:00Z">
              <w:r>
                <w:rPr>
                  <w:rFonts w:ascii="Candara" w:hAnsi="Candara"/>
                  <w:sz w:val="22"/>
                  <w:szCs w:val="22"/>
                </w:rPr>
                <w:t>6</w:t>
              </w:r>
            </w:ins>
          </w:p>
        </w:tc>
        <w:tc>
          <w:tcPr>
            <w:tcW w:w="2207" w:type="pct"/>
            <w:vAlign w:val="center"/>
          </w:tcPr>
          <w:p w14:paraId="1CEFB2C1" w14:textId="6F1D1DD3" w:rsidR="00CE7A78" w:rsidRPr="00571AC5" w:rsidRDefault="00CE7A78" w:rsidP="00CE7A78">
            <w:pPr>
              <w:pStyle w:val="NormalIndent"/>
              <w:keepNext/>
              <w:spacing w:before="0"/>
              <w:ind w:left="0"/>
              <w:rPr>
                <w:ins w:id="64" w:author="Al Riyami, Azza OLNG-SCC/12" w:date="2026-04-05T10:55:00Z" w16du:dateUtc="2026-04-05T06:55:00Z"/>
                <w:rFonts w:ascii="Candara" w:hAnsi="Candara" w:cs="Times New Roman"/>
                <w:b/>
                <w:bCs/>
                <w:sz w:val="22"/>
                <w:szCs w:val="22"/>
              </w:rPr>
            </w:pPr>
            <w:commentRangeStart w:id="65"/>
            <w:ins w:id="66" w:author="Al Riyami, Azza OLNG-SCC/12" w:date="2026-04-05T10:55:00Z" w16du:dateUtc="2026-04-05T06:55:00Z">
              <w:r>
                <w:rPr>
                  <w:rFonts w:ascii="Candara" w:hAnsi="Candara" w:cs="Times New Roman"/>
                  <w:b/>
                  <w:bCs/>
                  <w:sz w:val="22"/>
                  <w:szCs w:val="22"/>
                </w:rPr>
                <w:t xml:space="preserve">COMMERCIAL TENDER </w:t>
              </w:r>
              <w:r w:rsidRPr="00802CF0">
                <w:rPr>
                  <w:rFonts w:ascii="Candara" w:hAnsi="Candara" w:cs="Times New Roman"/>
                  <w:b/>
                  <w:bCs/>
                  <w:sz w:val="22"/>
                  <w:szCs w:val="22"/>
                </w:rPr>
                <w:t>Submission</w:t>
              </w:r>
            </w:ins>
            <w:commentRangeEnd w:id="65"/>
            <w:ins w:id="67" w:author="Al Riyami, Azza OLNG-SCC/12" w:date="2026-04-05T11:01:00Z" w16du:dateUtc="2026-04-05T07:01:00Z">
              <w:r w:rsidR="00E55244">
                <w:rPr>
                  <w:rStyle w:val="CommentReference"/>
                  <w:rFonts w:ascii="Times New Roman" w:hAnsi="Times New Roman" w:cs="Times New Roman"/>
                </w:rPr>
                <w:commentReference w:id="65"/>
              </w:r>
            </w:ins>
          </w:p>
        </w:tc>
        <w:tc>
          <w:tcPr>
            <w:tcW w:w="2450" w:type="pct"/>
            <w:vAlign w:val="center"/>
          </w:tcPr>
          <w:p w14:paraId="74FF3ED0" w14:textId="77777777" w:rsidR="00CE7A78" w:rsidRDefault="00000000" w:rsidP="00CE7A78">
            <w:pPr>
              <w:rPr>
                <w:ins w:id="68" w:author="Al Riyami, Azza OLNG-SCC/12" w:date="2026-04-05T10:58:00Z" w16du:dateUtc="2026-04-05T06:58:00Z"/>
                <w:rFonts w:ascii="Candara" w:hAnsi="Candara"/>
                <w:b/>
                <w:bCs/>
                <w:sz w:val="22"/>
                <w:szCs w:val="22"/>
              </w:rPr>
            </w:pPr>
            <w:customXmlInsRangeStart w:id="69" w:author="Al Riyami, Azza OLNG-SCC/12" w:date="2026-04-05T10:58:00Z"/>
            <w:sdt>
              <w:sdtPr>
                <w:rPr>
                  <w:rFonts w:ascii="Candara" w:hAnsi="Candara"/>
                  <w:sz w:val="22"/>
                  <w:szCs w:val="22"/>
                  <w:highlight w:val="yellow"/>
                </w:rPr>
                <w:id w:val="-1251724877"/>
                <w:placeholder>
                  <w:docPart w:val="2ECDCA1EACEC4149B3B06EB92906ECEF"/>
                </w:placeholder>
                <w:showingPlcHdr/>
                <w:date>
                  <w:dateFormat w:val="d-MMM-yy"/>
                  <w:lid w:val="en-US"/>
                  <w:storeMappedDataAs w:val="dateTime"/>
                  <w:calendar w:val="gregorian"/>
                </w:date>
              </w:sdtPr>
              <w:sdtContent>
                <w:customXmlInsRangeEnd w:id="69"/>
                <w:ins w:id="70" w:author="Al Riyami, Azza OLNG-SCC/12" w:date="2026-04-05T10:58:00Z" w16du:dateUtc="2026-04-05T06:58:00Z">
                  <w:r w:rsidR="00CE7A78" w:rsidRPr="0048413A">
                    <w:rPr>
                      <w:rStyle w:val="PlaceholderText"/>
                      <w:rFonts w:ascii="Candara" w:eastAsiaTheme="minorHAnsi" w:hAnsi="Candara"/>
                      <w:highlight w:val="yellow"/>
                    </w:rPr>
                    <w:t>Click or tap to enter a date.</w:t>
                  </w:r>
                </w:ins>
                <w:customXmlInsRangeStart w:id="71" w:author="Al Riyami, Azza OLNG-SCC/12" w:date="2026-04-05T10:58:00Z"/>
              </w:sdtContent>
            </w:sdt>
            <w:customXmlInsRangeEnd w:id="71"/>
          </w:p>
          <w:p w14:paraId="25C35D26" w14:textId="7F1998A9" w:rsidR="00CE7A78" w:rsidRPr="00802CF0" w:rsidRDefault="00CE7A78" w:rsidP="00CE7A78">
            <w:pPr>
              <w:rPr>
                <w:ins w:id="72" w:author="Al Riyami, Azza OLNG-SCC/12" w:date="2026-04-05T10:55:00Z" w16du:dateUtc="2026-04-05T06:55:00Z"/>
                <w:rFonts w:ascii="Candara" w:hAnsi="Candara"/>
                <w:b/>
                <w:bCs/>
                <w:sz w:val="22"/>
                <w:szCs w:val="22"/>
                <w:vertAlign w:val="superscript"/>
              </w:rPr>
            </w:pPr>
            <w:ins w:id="73" w:author="Al Riyami, Azza OLNG-SCC/12" w:date="2026-04-05T10:58:00Z" w16du:dateUtc="2026-04-05T06:58:00Z">
              <w:r w:rsidRPr="003D421F">
                <w:rPr>
                  <w:rFonts w:ascii="Candara" w:hAnsi="Candara"/>
                  <w:b/>
                  <w:bCs/>
                  <w:sz w:val="22"/>
                  <w:szCs w:val="22"/>
                </w:rPr>
                <w:t>12:00 hours</w:t>
              </w:r>
            </w:ins>
          </w:p>
        </w:tc>
      </w:tr>
      <w:tr w:rsidR="00CE7A78" w:rsidRPr="00802CF0" w14:paraId="4E24E75F" w14:textId="77777777" w:rsidTr="00171FD0">
        <w:trPr>
          <w:trHeight w:val="171"/>
          <w:ins w:id="74" w:author="Al Riyami, Azza OLNG-SCC/12" w:date="2026-04-05T10:55:00Z"/>
        </w:trPr>
        <w:tc>
          <w:tcPr>
            <w:tcW w:w="343" w:type="pct"/>
            <w:vAlign w:val="center"/>
          </w:tcPr>
          <w:p w14:paraId="713E8CE9" w14:textId="14BCBC85" w:rsidR="00CE7A78" w:rsidRPr="00802CF0" w:rsidRDefault="00CE7A78" w:rsidP="00CE7A78">
            <w:pPr>
              <w:ind w:left="72"/>
              <w:jc w:val="center"/>
              <w:rPr>
                <w:ins w:id="75" w:author="Al Riyami, Azza OLNG-SCC/12" w:date="2026-04-05T10:55:00Z" w16du:dateUtc="2026-04-05T06:55:00Z"/>
                <w:rFonts w:ascii="Candara" w:hAnsi="Candara"/>
                <w:sz w:val="22"/>
                <w:szCs w:val="22"/>
              </w:rPr>
            </w:pPr>
            <w:ins w:id="76" w:author="Al Riyami, Azza OLNG-SCC/12" w:date="2026-04-05T10:58:00Z" w16du:dateUtc="2026-04-05T06:58:00Z">
              <w:r>
                <w:rPr>
                  <w:rFonts w:ascii="Candara" w:hAnsi="Candara"/>
                  <w:sz w:val="22"/>
                  <w:szCs w:val="22"/>
                </w:rPr>
                <w:t>7</w:t>
              </w:r>
            </w:ins>
          </w:p>
        </w:tc>
        <w:tc>
          <w:tcPr>
            <w:tcW w:w="2207" w:type="pct"/>
            <w:vAlign w:val="center"/>
          </w:tcPr>
          <w:p w14:paraId="07B0C341" w14:textId="77777777" w:rsidR="00CE7A78" w:rsidRPr="00802CF0" w:rsidRDefault="00CE7A78" w:rsidP="00CE7A78">
            <w:pPr>
              <w:pStyle w:val="Normal1"/>
              <w:jc w:val="both"/>
              <w:rPr>
                <w:ins w:id="77" w:author="Al Riyami, Azza OLNG-SCC/12" w:date="2026-04-05T10:55:00Z" w16du:dateUtc="2026-04-05T06:55:00Z"/>
                <w:rFonts w:ascii="Candara" w:hAnsi="Candara"/>
                <w:sz w:val="22"/>
                <w:szCs w:val="22"/>
              </w:rPr>
            </w:pPr>
            <w:ins w:id="78" w:author="Al Riyami, Azza OLNG-SCC/12" w:date="2026-04-05T10:55:00Z" w16du:dateUtc="2026-04-05T06:55:00Z">
              <w:r w:rsidRPr="00802CF0">
                <w:rPr>
                  <w:rFonts w:ascii="Candara" w:hAnsi="Candara"/>
                  <w:sz w:val="22"/>
                  <w:szCs w:val="22"/>
                </w:rPr>
                <w:t>Tender Validity Duration:</w:t>
              </w:r>
            </w:ins>
          </w:p>
        </w:tc>
        <w:tc>
          <w:tcPr>
            <w:tcW w:w="2450" w:type="pct"/>
            <w:vAlign w:val="center"/>
          </w:tcPr>
          <w:p w14:paraId="233F4ACA" w14:textId="77777777" w:rsidR="00CE7A78" w:rsidRPr="00802CF0" w:rsidRDefault="00CE7A78" w:rsidP="00CE7A78">
            <w:pPr>
              <w:ind w:left="72"/>
              <w:rPr>
                <w:ins w:id="79" w:author="Al Riyami, Azza OLNG-SCC/12" w:date="2026-04-05T10:55:00Z" w16du:dateUtc="2026-04-05T06:55:00Z"/>
                <w:rFonts w:ascii="Candara" w:hAnsi="Candara"/>
                <w:sz w:val="22"/>
                <w:szCs w:val="22"/>
              </w:rPr>
            </w:pPr>
            <w:ins w:id="80" w:author="Al Riyami, Azza OLNG-SCC/12" w:date="2026-04-05T10:55:00Z" w16du:dateUtc="2026-04-05T06:55:00Z">
              <w:r w:rsidRPr="00802CF0">
                <w:rPr>
                  <w:rFonts w:ascii="Candara" w:hAnsi="Candara"/>
                  <w:sz w:val="22"/>
                  <w:szCs w:val="22"/>
                </w:rPr>
                <w:t>120 days</w:t>
              </w:r>
            </w:ins>
          </w:p>
        </w:tc>
      </w:tr>
      <w:tr w:rsidR="00CE7A78" w:rsidRPr="00802CF0" w14:paraId="7CE5FF00" w14:textId="77777777" w:rsidTr="00171FD0">
        <w:trPr>
          <w:trHeight w:val="171"/>
          <w:ins w:id="81" w:author="Al Riyami, Azza OLNG-SCC/12" w:date="2026-04-05T10:55:00Z"/>
        </w:trPr>
        <w:tc>
          <w:tcPr>
            <w:tcW w:w="343" w:type="pct"/>
            <w:vAlign w:val="center"/>
          </w:tcPr>
          <w:p w14:paraId="78CD05FE" w14:textId="27990519" w:rsidR="00CE7A78" w:rsidRPr="00802CF0" w:rsidRDefault="00CE7A78" w:rsidP="00CE7A78">
            <w:pPr>
              <w:ind w:left="72"/>
              <w:jc w:val="center"/>
              <w:rPr>
                <w:ins w:id="82" w:author="Al Riyami, Azza OLNG-SCC/12" w:date="2026-04-05T10:55:00Z" w16du:dateUtc="2026-04-05T06:55:00Z"/>
                <w:rFonts w:ascii="Candara" w:hAnsi="Candara"/>
                <w:sz w:val="22"/>
                <w:szCs w:val="22"/>
              </w:rPr>
            </w:pPr>
            <w:ins w:id="83" w:author="Al Riyami, Azza OLNG-SCC/12" w:date="2026-04-05T10:58:00Z" w16du:dateUtc="2026-04-05T06:58:00Z">
              <w:r>
                <w:rPr>
                  <w:rFonts w:ascii="Candara" w:hAnsi="Candara"/>
                  <w:sz w:val="22"/>
                  <w:szCs w:val="22"/>
                </w:rPr>
                <w:t>8</w:t>
              </w:r>
            </w:ins>
          </w:p>
        </w:tc>
        <w:tc>
          <w:tcPr>
            <w:tcW w:w="2207" w:type="pct"/>
            <w:vAlign w:val="center"/>
          </w:tcPr>
          <w:p w14:paraId="6C6BE359" w14:textId="77777777" w:rsidR="00CE7A78" w:rsidRPr="00802CF0" w:rsidRDefault="00CE7A78" w:rsidP="00CE7A78">
            <w:pPr>
              <w:pStyle w:val="Normal1"/>
              <w:ind w:left="-20" w:firstLine="0"/>
              <w:jc w:val="both"/>
              <w:rPr>
                <w:ins w:id="84" w:author="Al Riyami, Azza OLNG-SCC/12" w:date="2026-04-05T10:55:00Z" w16du:dateUtc="2026-04-05T06:55:00Z"/>
                <w:rFonts w:ascii="Candara" w:hAnsi="Candara"/>
                <w:sz w:val="22"/>
                <w:szCs w:val="22"/>
              </w:rPr>
            </w:pPr>
            <w:ins w:id="85" w:author="Al Riyami, Azza OLNG-SCC/12" w:date="2026-04-05T10:55:00Z" w16du:dateUtc="2026-04-05T06:55:00Z">
              <w:r>
                <w:rPr>
                  <w:rFonts w:ascii="Candara" w:hAnsi="Candara"/>
                  <w:sz w:val="22"/>
                  <w:szCs w:val="22"/>
                </w:rPr>
                <w:t xml:space="preserve">Site Visit to TENDERER Premises: </w:t>
              </w:r>
            </w:ins>
          </w:p>
        </w:tc>
        <w:tc>
          <w:tcPr>
            <w:tcW w:w="2450" w:type="pct"/>
            <w:vAlign w:val="center"/>
          </w:tcPr>
          <w:p w14:paraId="01FDB3C3" w14:textId="77777777" w:rsidR="00CE7A78" w:rsidRPr="00802CF0" w:rsidRDefault="00000000" w:rsidP="00CE7A78">
            <w:pPr>
              <w:ind w:left="72"/>
              <w:rPr>
                <w:ins w:id="86" w:author="Al Riyami, Azza OLNG-SCC/12" w:date="2026-04-05T10:55:00Z" w16du:dateUtc="2026-04-05T06:55:00Z"/>
                <w:rFonts w:ascii="Candara" w:hAnsi="Candara"/>
                <w:sz w:val="22"/>
                <w:szCs w:val="22"/>
              </w:rPr>
            </w:pPr>
            <w:customXmlInsRangeStart w:id="87" w:author="Al Riyami, Azza OLNG-SCC/12" w:date="2026-04-05T10:55:00Z"/>
            <w:sdt>
              <w:sdtPr>
                <w:rPr>
                  <w:rFonts w:ascii="Candara" w:hAnsi="Candara"/>
                  <w:sz w:val="22"/>
                  <w:szCs w:val="22"/>
                  <w:highlight w:val="yellow"/>
                </w:rPr>
                <w:id w:val="-1603643072"/>
                <w:placeholder>
                  <w:docPart w:val="EB26FCB28EF6484290E233F90E941DF7"/>
                </w:placeholder>
                <w:showingPlcHdr/>
                <w:date>
                  <w:dateFormat w:val="d-MMM-yy"/>
                  <w:lid w:val="en-US"/>
                  <w:storeMappedDataAs w:val="dateTime"/>
                  <w:calendar w:val="gregorian"/>
                </w:date>
              </w:sdtPr>
              <w:sdtContent>
                <w:customXmlInsRangeEnd w:id="87"/>
                <w:ins w:id="88" w:author="Al Riyami, Azza OLNG-SCC/12" w:date="2026-04-05T10:55:00Z" w16du:dateUtc="2026-04-05T06:55:00Z">
                  <w:r w:rsidR="00CE7A78" w:rsidRPr="0048413A">
                    <w:rPr>
                      <w:rStyle w:val="PlaceholderText"/>
                      <w:rFonts w:ascii="Candara" w:eastAsiaTheme="minorHAnsi" w:hAnsi="Candara"/>
                      <w:highlight w:val="yellow"/>
                    </w:rPr>
                    <w:t>Click or tap to enter a date.</w:t>
                  </w:r>
                </w:ins>
                <w:customXmlInsRangeStart w:id="89" w:author="Al Riyami, Azza OLNG-SCC/12" w:date="2026-04-05T10:55:00Z"/>
              </w:sdtContent>
            </w:sdt>
            <w:customXmlInsRangeEnd w:id="89"/>
          </w:p>
        </w:tc>
      </w:tr>
      <w:tr w:rsidR="00CE7A78" w:rsidRPr="00802CF0" w14:paraId="7E502EB6" w14:textId="77777777" w:rsidTr="00171FD0">
        <w:trPr>
          <w:trHeight w:val="77"/>
          <w:ins w:id="90" w:author="Al Riyami, Azza OLNG-SCC/12" w:date="2026-04-05T10:55:00Z"/>
        </w:trPr>
        <w:tc>
          <w:tcPr>
            <w:tcW w:w="343" w:type="pct"/>
            <w:vAlign w:val="center"/>
          </w:tcPr>
          <w:p w14:paraId="1E74A7ED" w14:textId="34654E33" w:rsidR="00CE7A78" w:rsidRPr="00802CF0" w:rsidRDefault="00CE7A78" w:rsidP="00CE7A78">
            <w:pPr>
              <w:ind w:left="72"/>
              <w:jc w:val="center"/>
              <w:rPr>
                <w:ins w:id="91" w:author="Al Riyami, Azza OLNG-SCC/12" w:date="2026-04-05T10:55:00Z" w16du:dateUtc="2026-04-05T06:55:00Z"/>
                <w:rFonts w:ascii="Candara" w:hAnsi="Candara"/>
                <w:sz w:val="22"/>
                <w:szCs w:val="22"/>
              </w:rPr>
            </w:pPr>
            <w:ins w:id="92" w:author="Al Riyami, Azza OLNG-SCC/12" w:date="2026-04-05T10:58:00Z" w16du:dateUtc="2026-04-05T06:58:00Z">
              <w:r>
                <w:rPr>
                  <w:rFonts w:ascii="Candara" w:hAnsi="Candara"/>
                  <w:sz w:val="22"/>
                  <w:szCs w:val="22"/>
                </w:rPr>
                <w:t>9</w:t>
              </w:r>
            </w:ins>
          </w:p>
        </w:tc>
        <w:tc>
          <w:tcPr>
            <w:tcW w:w="2207" w:type="pct"/>
            <w:vAlign w:val="center"/>
          </w:tcPr>
          <w:p w14:paraId="7C5B027D" w14:textId="77777777" w:rsidR="00CE7A78" w:rsidRPr="00802CF0" w:rsidRDefault="00CE7A78" w:rsidP="00CE7A78">
            <w:pPr>
              <w:pStyle w:val="Normal1"/>
              <w:ind w:left="-20" w:firstLine="0"/>
              <w:jc w:val="both"/>
              <w:rPr>
                <w:ins w:id="93" w:author="Al Riyami, Azza OLNG-SCC/12" w:date="2026-04-05T10:55:00Z" w16du:dateUtc="2026-04-05T06:55:00Z"/>
                <w:rFonts w:ascii="Candara" w:hAnsi="Candara"/>
                <w:sz w:val="22"/>
                <w:szCs w:val="22"/>
              </w:rPr>
            </w:pPr>
            <w:ins w:id="94" w:author="Al Riyami, Azza OLNG-SCC/12" w:date="2026-04-05T10:55:00Z" w16du:dateUtc="2026-04-05T06:55:00Z">
              <w:r w:rsidRPr="00802CF0">
                <w:rPr>
                  <w:rFonts w:ascii="Candara" w:hAnsi="Candara"/>
                  <w:sz w:val="22"/>
                  <w:szCs w:val="22"/>
                </w:rPr>
                <w:t>Tender Tentative Award Date:</w:t>
              </w:r>
            </w:ins>
          </w:p>
        </w:tc>
        <w:tc>
          <w:tcPr>
            <w:tcW w:w="2450" w:type="pct"/>
            <w:vAlign w:val="center"/>
          </w:tcPr>
          <w:p w14:paraId="4A7B7BFB" w14:textId="77777777" w:rsidR="00CE7A78" w:rsidRPr="00802CF0" w:rsidRDefault="00000000" w:rsidP="00CE7A78">
            <w:pPr>
              <w:ind w:left="72"/>
              <w:rPr>
                <w:ins w:id="95" w:author="Al Riyami, Azza OLNG-SCC/12" w:date="2026-04-05T10:55:00Z" w16du:dateUtc="2026-04-05T06:55:00Z"/>
                <w:rFonts w:ascii="Candara" w:hAnsi="Candara"/>
                <w:sz w:val="22"/>
                <w:szCs w:val="22"/>
              </w:rPr>
            </w:pPr>
            <w:customXmlInsRangeStart w:id="96" w:author="Al Riyami, Azza OLNG-SCC/12" w:date="2026-04-05T10:55:00Z"/>
            <w:sdt>
              <w:sdtPr>
                <w:rPr>
                  <w:rFonts w:ascii="Candara" w:hAnsi="Candara"/>
                  <w:sz w:val="22"/>
                  <w:szCs w:val="22"/>
                  <w:highlight w:val="yellow"/>
                </w:rPr>
                <w:id w:val="-900361326"/>
                <w:placeholder>
                  <w:docPart w:val="C3D20F7848884CE5B53435517F610EF0"/>
                </w:placeholder>
                <w:showingPlcHdr/>
                <w:date>
                  <w:dateFormat w:val="d-MMM-yy"/>
                  <w:lid w:val="en-US"/>
                  <w:storeMappedDataAs w:val="dateTime"/>
                  <w:calendar w:val="gregorian"/>
                </w:date>
              </w:sdtPr>
              <w:sdtContent>
                <w:customXmlInsRangeEnd w:id="96"/>
                <w:ins w:id="97" w:author="Al Riyami, Azza OLNG-SCC/12" w:date="2026-04-05T10:55:00Z" w16du:dateUtc="2026-04-05T06:55:00Z">
                  <w:r w:rsidR="00CE7A78" w:rsidRPr="0048413A">
                    <w:rPr>
                      <w:rStyle w:val="PlaceholderText"/>
                      <w:rFonts w:ascii="Candara" w:eastAsiaTheme="minorHAnsi" w:hAnsi="Candara"/>
                      <w:highlight w:val="yellow"/>
                    </w:rPr>
                    <w:t>Click or tap to enter a date.</w:t>
                  </w:r>
                </w:ins>
                <w:customXmlInsRangeStart w:id="98" w:author="Al Riyami, Azza OLNG-SCC/12" w:date="2026-04-05T10:55:00Z"/>
              </w:sdtContent>
            </w:sdt>
            <w:customXmlInsRangeEnd w:id="98"/>
          </w:p>
        </w:tc>
      </w:tr>
      <w:tr w:rsidR="00CE7A78" w:rsidRPr="00802CF0" w14:paraId="303E2E2F" w14:textId="77777777" w:rsidTr="00171FD0">
        <w:trPr>
          <w:trHeight w:val="162"/>
          <w:ins w:id="99" w:author="Al Riyami, Azza OLNG-SCC/12" w:date="2026-04-05T10:55:00Z"/>
        </w:trPr>
        <w:tc>
          <w:tcPr>
            <w:tcW w:w="343" w:type="pct"/>
            <w:vAlign w:val="center"/>
          </w:tcPr>
          <w:p w14:paraId="651CF6D9" w14:textId="32C5338A" w:rsidR="00CE7A78" w:rsidRPr="00802CF0" w:rsidRDefault="00CE7A78" w:rsidP="00CE7A78">
            <w:pPr>
              <w:ind w:left="72"/>
              <w:jc w:val="center"/>
              <w:rPr>
                <w:ins w:id="100" w:author="Al Riyami, Azza OLNG-SCC/12" w:date="2026-04-05T10:55:00Z" w16du:dateUtc="2026-04-05T06:55:00Z"/>
                <w:rFonts w:ascii="Candara" w:hAnsi="Candara"/>
                <w:sz w:val="22"/>
                <w:szCs w:val="22"/>
              </w:rPr>
            </w:pPr>
          </w:p>
        </w:tc>
        <w:tc>
          <w:tcPr>
            <w:tcW w:w="2207" w:type="pct"/>
            <w:vAlign w:val="center"/>
          </w:tcPr>
          <w:p w14:paraId="2336D10E" w14:textId="77777777" w:rsidR="00CE7A78" w:rsidRPr="00802CF0" w:rsidRDefault="00CE7A78" w:rsidP="00CE7A78">
            <w:pPr>
              <w:pStyle w:val="Normal1"/>
              <w:ind w:left="-20" w:firstLine="0"/>
              <w:jc w:val="both"/>
              <w:rPr>
                <w:ins w:id="101" w:author="Al Riyami, Azza OLNG-SCC/12" w:date="2026-04-05T10:55:00Z" w16du:dateUtc="2026-04-05T06:55:00Z"/>
                <w:rFonts w:ascii="Candara" w:hAnsi="Candara"/>
                <w:sz w:val="22"/>
                <w:szCs w:val="22"/>
              </w:rPr>
            </w:pPr>
            <w:ins w:id="102" w:author="Al Riyami, Azza OLNG-SCC/12" w:date="2026-04-05T10:55:00Z" w16du:dateUtc="2026-04-05T06:55:00Z">
              <w:r w:rsidRPr="00802CF0">
                <w:rPr>
                  <w:rFonts w:ascii="Candara" w:hAnsi="Candara"/>
                  <w:sz w:val="22"/>
                  <w:szCs w:val="22"/>
                </w:rPr>
                <w:t>Planned CONTRACT Commencement Date:</w:t>
              </w:r>
            </w:ins>
          </w:p>
        </w:tc>
        <w:tc>
          <w:tcPr>
            <w:tcW w:w="2450" w:type="pct"/>
            <w:vAlign w:val="center"/>
          </w:tcPr>
          <w:p w14:paraId="08FEC0FC" w14:textId="77777777" w:rsidR="00CE7A78" w:rsidRPr="00802CF0" w:rsidRDefault="00000000" w:rsidP="00CE7A78">
            <w:pPr>
              <w:ind w:left="72"/>
              <w:rPr>
                <w:ins w:id="103" w:author="Al Riyami, Azza OLNG-SCC/12" w:date="2026-04-05T10:55:00Z" w16du:dateUtc="2026-04-05T06:55:00Z"/>
                <w:rFonts w:ascii="Candara" w:hAnsi="Candara"/>
                <w:sz w:val="22"/>
                <w:szCs w:val="22"/>
              </w:rPr>
            </w:pPr>
            <w:customXmlInsRangeStart w:id="104" w:author="Al Riyami, Azza OLNG-SCC/12" w:date="2026-04-05T10:55:00Z"/>
            <w:sdt>
              <w:sdtPr>
                <w:rPr>
                  <w:rFonts w:ascii="Candara" w:hAnsi="Candara"/>
                  <w:sz w:val="22"/>
                  <w:szCs w:val="22"/>
                  <w:highlight w:val="yellow"/>
                </w:rPr>
                <w:id w:val="503251800"/>
                <w:placeholder>
                  <w:docPart w:val="AE4A6734A86F499FA5266FB354E246F1"/>
                </w:placeholder>
                <w:showingPlcHdr/>
                <w:date>
                  <w:dateFormat w:val="d-MMM-yy"/>
                  <w:lid w:val="en-US"/>
                  <w:storeMappedDataAs w:val="dateTime"/>
                  <w:calendar w:val="gregorian"/>
                </w:date>
              </w:sdtPr>
              <w:sdtContent>
                <w:customXmlInsRangeEnd w:id="104"/>
                <w:ins w:id="105" w:author="Al Riyami, Azza OLNG-SCC/12" w:date="2026-04-05T10:55:00Z" w16du:dateUtc="2026-04-05T06:55:00Z">
                  <w:r w:rsidR="00CE7A78" w:rsidRPr="0048413A">
                    <w:rPr>
                      <w:rStyle w:val="PlaceholderText"/>
                      <w:rFonts w:ascii="Candara" w:eastAsiaTheme="minorHAnsi" w:hAnsi="Candara"/>
                      <w:highlight w:val="yellow"/>
                    </w:rPr>
                    <w:t>Click or tap to enter a date.</w:t>
                  </w:r>
                </w:ins>
                <w:customXmlInsRangeStart w:id="106" w:author="Al Riyami, Azza OLNG-SCC/12" w:date="2026-04-05T10:55:00Z"/>
              </w:sdtContent>
            </w:sdt>
            <w:customXmlInsRangeEnd w:id="106"/>
          </w:p>
        </w:tc>
      </w:tr>
    </w:tbl>
    <w:p w14:paraId="38D34A7B" w14:textId="77777777" w:rsidR="0083376D" w:rsidRPr="007C35C1" w:rsidRDefault="0083376D" w:rsidP="007C35C1">
      <w:pPr>
        <w:spacing w:before="120" w:line="276" w:lineRule="auto"/>
        <w:jc w:val="both"/>
        <w:rPr>
          <w:rFonts w:ascii="Candara" w:hAnsi="Candara"/>
          <w:sz w:val="22"/>
          <w:szCs w:val="22"/>
        </w:rPr>
      </w:pPr>
    </w:p>
    <w:p w14:paraId="42FC934F" w14:textId="77777777" w:rsidR="00BA578B" w:rsidRPr="00BA578B" w:rsidRDefault="00BA578B" w:rsidP="00BA578B">
      <w:pPr>
        <w:pStyle w:val="ListParagraph"/>
        <w:numPr>
          <w:ilvl w:val="0"/>
          <w:numId w:val="15"/>
        </w:numPr>
        <w:spacing w:after="160" w:line="259" w:lineRule="auto"/>
        <w:ind w:left="540" w:hanging="540"/>
        <w:rPr>
          <w:rFonts w:ascii="Candara" w:hAnsi="Candara"/>
          <w:b/>
          <w:sz w:val="24"/>
          <w:szCs w:val="24"/>
        </w:rPr>
      </w:pPr>
      <w:r w:rsidRPr="00BA578B">
        <w:rPr>
          <w:rFonts w:ascii="Candara" w:hAnsi="Candara"/>
          <w:b/>
          <w:sz w:val="24"/>
          <w:szCs w:val="24"/>
        </w:rPr>
        <w:t>Acknowledgement Receipt and Intention to Tender</w:t>
      </w:r>
    </w:p>
    <w:p w14:paraId="6EAC1271" w14:textId="77777777" w:rsidR="00BA578B" w:rsidRPr="00D2066C" w:rsidRDefault="00BA578B" w:rsidP="00BA578B">
      <w:pPr>
        <w:pStyle w:val="ListParagraph"/>
        <w:numPr>
          <w:ilvl w:val="0"/>
          <w:numId w:val="19"/>
        </w:numPr>
        <w:spacing w:line="276" w:lineRule="auto"/>
        <w:jc w:val="both"/>
        <w:rPr>
          <w:rFonts w:ascii="Candara" w:hAnsi="Candara"/>
          <w:noProof/>
          <w:vanish/>
          <w:sz w:val="22"/>
          <w:szCs w:val="22"/>
        </w:rPr>
      </w:pPr>
    </w:p>
    <w:p w14:paraId="5A4C6399" w14:textId="77777777" w:rsidR="00BA578B" w:rsidRPr="00D2066C" w:rsidRDefault="00BA578B" w:rsidP="00BA578B">
      <w:pPr>
        <w:pStyle w:val="ListParagraph"/>
        <w:numPr>
          <w:ilvl w:val="1"/>
          <w:numId w:val="19"/>
        </w:numPr>
        <w:spacing w:line="276" w:lineRule="auto"/>
        <w:jc w:val="both"/>
        <w:rPr>
          <w:rFonts w:ascii="Candara" w:hAnsi="Candara"/>
          <w:noProof/>
          <w:vanish/>
          <w:sz w:val="22"/>
          <w:szCs w:val="22"/>
        </w:rPr>
      </w:pPr>
    </w:p>
    <w:p w14:paraId="3F95C9CF" w14:textId="77777777" w:rsidR="00BA578B" w:rsidRPr="00D2066C" w:rsidRDefault="00BA578B" w:rsidP="00BA578B">
      <w:pPr>
        <w:pStyle w:val="ListParagraph"/>
        <w:numPr>
          <w:ilvl w:val="1"/>
          <w:numId w:val="19"/>
        </w:numPr>
        <w:spacing w:line="276" w:lineRule="auto"/>
        <w:jc w:val="both"/>
        <w:rPr>
          <w:rFonts w:ascii="Candara" w:hAnsi="Candara"/>
          <w:noProof/>
          <w:vanish/>
          <w:sz w:val="22"/>
          <w:szCs w:val="22"/>
        </w:rPr>
      </w:pPr>
    </w:p>
    <w:p w14:paraId="706BF33F" w14:textId="77777777" w:rsidR="00BA578B" w:rsidRPr="00D2066C" w:rsidRDefault="00BA578B" w:rsidP="00BA578B">
      <w:pPr>
        <w:pStyle w:val="ListParagraph"/>
        <w:numPr>
          <w:ilvl w:val="1"/>
          <w:numId w:val="19"/>
        </w:numPr>
        <w:spacing w:line="276" w:lineRule="auto"/>
        <w:jc w:val="both"/>
        <w:rPr>
          <w:rFonts w:ascii="Candara" w:hAnsi="Candara"/>
          <w:noProof/>
          <w:vanish/>
          <w:sz w:val="22"/>
          <w:szCs w:val="22"/>
        </w:rPr>
      </w:pPr>
    </w:p>
    <w:p w14:paraId="785FAB0C" w14:textId="77777777" w:rsidR="00BA578B" w:rsidRPr="00D2066C" w:rsidRDefault="00BA578B" w:rsidP="00BA578B">
      <w:pPr>
        <w:pStyle w:val="ListParagraph"/>
        <w:numPr>
          <w:ilvl w:val="1"/>
          <w:numId w:val="19"/>
        </w:numPr>
        <w:spacing w:line="276" w:lineRule="auto"/>
        <w:jc w:val="both"/>
        <w:rPr>
          <w:rFonts w:ascii="Candara" w:hAnsi="Candara"/>
          <w:noProof/>
          <w:vanish/>
          <w:sz w:val="22"/>
          <w:szCs w:val="22"/>
        </w:rPr>
      </w:pPr>
    </w:p>
    <w:p w14:paraId="0931F29C" w14:textId="77777777" w:rsidR="00BA578B" w:rsidRPr="00D2066C" w:rsidRDefault="00BA578B" w:rsidP="00BA578B">
      <w:pPr>
        <w:pStyle w:val="ListParagraph"/>
        <w:numPr>
          <w:ilvl w:val="1"/>
          <w:numId w:val="19"/>
        </w:numPr>
        <w:spacing w:line="276" w:lineRule="auto"/>
        <w:jc w:val="both"/>
        <w:rPr>
          <w:rFonts w:ascii="Candara" w:hAnsi="Candara"/>
          <w:noProof/>
          <w:vanish/>
          <w:sz w:val="22"/>
          <w:szCs w:val="22"/>
        </w:rPr>
      </w:pPr>
    </w:p>
    <w:p w14:paraId="5C34F8E7" w14:textId="77777777" w:rsidR="00BA578B" w:rsidRPr="00D2066C" w:rsidRDefault="00BA578B" w:rsidP="00BA578B">
      <w:pPr>
        <w:pStyle w:val="ListParagraph"/>
        <w:numPr>
          <w:ilvl w:val="1"/>
          <w:numId w:val="19"/>
        </w:numPr>
        <w:spacing w:line="276" w:lineRule="auto"/>
        <w:jc w:val="both"/>
        <w:rPr>
          <w:rFonts w:ascii="Candara" w:hAnsi="Candara"/>
          <w:noProof/>
          <w:vanish/>
          <w:sz w:val="22"/>
          <w:szCs w:val="22"/>
        </w:rPr>
      </w:pPr>
    </w:p>
    <w:p w14:paraId="773D9287" w14:textId="63C94DB9" w:rsidR="00BA578B" w:rsidRPr="00D2066C" w:rsidRDefault="00BA578B" w:rsidP="00BA578B">
      <w:pPr>
        <w:pStyle w:val="ListParagraph"/>
        <w:numPr>
          <w:ilvl w:val="1"/>
          <w:numId w:val="14"/>
        </w:numPr>
        <w:spacing w:before="120" w:line="276" w:lineRule="auto"/>
        <w:ind w:left="547" w:hanging="547"/>
        <w:jc w:val="both"/>
        <w:rPr>
          <w:rFonts w:ascii="Candara" w:hAnsi="Candara"/>
          <w:sz w:val="22"/>
          <w:szCs w:val="22"/>
        </w:rPr>
      </w:pPr>
      <w:r w:rsidRPr="00D2066C">
        <w:rPr>
          <w:rFonts w:ascii="Candara" w:hAnsi="Candara"/>
          <w:sz w:val="22"/>
          <w:szCs w:val="22"/>
        </w:rPr>
        <w:t xml:space="preserve">TENDERER is required to acknowledge receipt of the TENDER DOCUMENT and intention to submit tender proposal or otherwise by email </w:t>
      </w:r>
      <w:r w:rsidRPr="00D2066C">
        <w:rPr>
          <w:rFonts w:ascii="Candara" w:hAnsi="Candara"/>
          <w:noProof/>
          <w:sz w:val="22"/>
          <w:szCs w:val="22"/>
        </w:rPr>
        <w:t xml:space="preserve">within </w:t>
      </w:r>
      <w:r w:rsidRPr="009C52BB">
        <w:rPr>
          <w:rFonts w:ascii="Candara" w:hAnsi="Candara"/>
          <w:b/>
          <w:bCs/>
          <w:noProof/>
          <w:sz w:val="22"/>
          <w:szCs w:val="22"/>
        </w:rPr>
        <w:t>one (1) working day</w:t>
      </w:r>
      <w:r w:rsidRPr="00D2066C">
        <w:rPr>
          <w:rFonts w:ascii="Candara" w:hAnsi="Candara"/>
          <w:noProof/>
          <w:sz w:val="22"/>
          <w:szCs w:val="22"/>
        </w:rPr>
        <w:t xml:space="preserve"> </w:t>
      </w:r>
      <w:r w:rsidRPr="00D2066C">
        <w:rPr>
          <w:rFonts w:ascii="Candara" w:hAnsi="Candara"/>
          <w:sz w:val="22"/>
          <w:szCs w:val="22"/>
        </w:rPr>
        <w:t>as the Tender issue date. TENDERER is also advised to confirm its address and to name a representative to whom all communications from the COMPANY shall be addressed.</w:t>
      </w:r>
    </w:p>
    <w:p w14:paraId="102B325E" w14:textId="1C9FFACD" w:rsidR="00BA578B" w:rsidRPr="00D2066C" w:rsidRDefault="00BA578B" w:rsidP="00BA578B">
      <w:pPr>
        <w:pStyle w:val="CommentText"/>
        <w:numPr>
          <w:ilvl w:val="2"/>
          <w:numId w:val="18"/>
        </w:numPr>
        <w:spacing w:line="276" w:lineRule="auto"/>
        <w:jc w:val="both"/>
        <w:rPr>
          <w:rFonts w:ascii="Candara" w:hAnsi="Candara"/>
          <w:noProof/>
          <w:sz w:val="22"/>
          <w:szCs w:val="22"/>
        </w:rPr>
      </w:pPr>
      <w:r>
        <w:rPr>
          <w:rFonts w:ascii="Candara" w:hAnsi="Candara"/>
          <w:noProof/>
          <w:sz w:val="22"/>
          <w:szCs w:val="22"/>
        </w:rPr>
        <w:lastRenderedPageBreak/>
        <w:t>T</w:t>
      </w:r>
      <w:r w:rsidRPr="00D2066C">
        <w:rPr>
          <w:rFonts w:ascii="Candara" w:hAnsi="Candara"/>
          <w:noProof/>
          <w:sz w:val="22"/>
          <w:szCs w:val="22"/>
        </w:rPr>
        <w:t xml:space="preserve">ENDERER is advised to thoroughly check the completeness of the tender proposal upon receipt.  TENDERER must inform the COMPANY focal points within </w:t>
      </w:r>
      <w:r>
        <w:rPr>
          <w:rFonts w:ascii="Candara" w:hAnsi="Candara"/>
          <w:b/>
          <w:bCs/>
          <w:noProof/>
          <w:sz w:val="22"/>
          <w:szCs w:val="22"/>
        </w:rPr>
        <w:t>three</w:t>
      </w:r>
      <w:r w:rsidRPr="009C52BB">
        <w:rPr>
          <w:rFonts w:ascii="Candara" w:hAnsi="Candara"/>
          <w:b/>
          <w:bCs/>
          <w:noProof/>
          <w:sz w:val="22"/>
          <w:szCs w:val="22"/>
        </w:rPr>
        <w:t xml:space="preserve"> (</w:t>
      </w:r>
      <w:r>
        <w:rPr>
          <w:rFonts w:ascii="Candara" w:hAnsi="Candara"/>
          <w:b/>
          <w:bCs/>
          <w:noProof/>
          <w:sz w:val="22"/>
          <w:szCs w:val="22"/>
        </w:rPr>
        <w:t>3</w:t>
      </w:r>
      <w:r w:rsidRPr="009C52BB">
        <w:rPr>
          <w:rFonts w:ascii="Candara" w:hAnsi="Candara"/>
          <w:b/>
          <w:bCs/>
          <w:noProof/>
          <w:sz w:val="22"/>
          <w:szCs w:val="22"/>
        </w:rPr>
        <w:t>) working day</w:t>
      </w:r>
      <w:r w:rsidRPr="00D2066C">
        <w:rPr>
          <w:rFonts w:ascii="Candara" w:hAnsi="Candara"/>
          <w:noProof/>
          <w:sz w:val="22"/>
          <w:szCs w:val="22"/>
        </w:rPr>
        <w:t xml:space="preserve"> from the Tender issue date if any of the pages are missing.</w:t>
      </w:r>
    </w:p>
    <w:p w14:paraId="6437F439" w14:textId="77777777" w:rsidR="00BA578B" w:rsidRDefault="00BA578B" w:rsidP="00BA578B">
      <w:pPr>
        <w:pStyle w:val="CommentText"/>
        <w:numPr>
          <w:ilvl w:val="2"/>
          <w:numId w:val="18"/>
        </w:numPr>
        <w:spacing w:line="276" w:lineRule="auto"/>
        <w:jc w:val="both"/>
        <w:rPr>
          <w:rFonts w:ascii="Candara" w:hAnsi="Candara"/>
          <w:noProof/>
          <w:sz w:val="22"/>
          <w:szCs w:val="22"/>
        </w:rPr>
      </w:pPr>
      <w:r w:rsidRPr="00D2066C">
        <w:rPr>
          <w:rFonts w:ascii="Candara" w:hAnsi="Candara"/>
          <w:noProof/>
          <w:sz w:val="22"/>
          <w:szCs w:val="22"/>
        </w:rPr>
        <w:t>Should TENDERER decline to submit a proposal, TENDERER shall state in writing the reason(s) for declining and certify that it has deleted softcopies from its computer system (which includes all electronic media such as USB) and destroyed all hardcopies, and in all such cases this shall be done not later than Tender Closing Date.</w:t>
      </w:r>
    </w:p>
    <w:p w14:paraId="51A111C3" w14:textId="77777777" w:rsidR="00BA578B" w:rsidRPr="007847E8" w:rsidRDefault="00BA578B" w:rsidP="00BA578B">
      <w:pPr>
        <w:numPr>
          <w:ilvl w:val="0"/>
          <w:numId w:val="10"/>
        </w:numPr>
        <w:spacing w:before="240" w:after="240"/>
        <w:ind w:left="720"/>
        <w:jc w:val="both"/>
        <w:rPr>
          <w:rFonts w:ascii="Candara" w:hAnsi="Candara" w:cs="Calibri"/>
          <w:b/>
          <w:sz w:val="22"/>
          <w:szCs w:val="22"/>
        </w:rPr>
      </w:pPr>
      <w:r w:rsidRPr="007847E8">
        <w:rPr>
          <w:rFonts w:ascii="Candara" w:hAnsi="Candara" w:cs="Calibri"/>
          <w:b/>
          <w:sz w:val="22"/>
          <w:szCs w:val="22"/>
        </w:rPr>
        <w:t>PRE-TENDER SITE VISITS</w:t>
      </w:r>
    </w:p>
    <w:p w14:paraId="2B3344A0" w14:textId="77777777" w:rsidR="00BA578B" w:rsidRPr="007847E8" w:rsidRDefault="00BA578B" w:rsidP="00BA578B">
      <w:pPr>
        <w:pStyle w:val="ListParagraph"/>
        <w:numPr>
          <w:ilvl w:val="0"/>
          <w:numId w:val="18"/>
        </w:numPr>
        <w:spacing w:after="60" w:line="276" w:lineRule="auto"/>
        <w:jc w:val="both"/>
        <w:rPr>
          <w:rFonts w:ascii="Candara" w:hAnsi="Candara" w:cs="Calibri"/>
          <w:vanish/>
          <w:sz w:val="22"/>
          <w:szCs w:val="22"/>
        </w:rPr>
      </w:pPr>
    </w:p>
    <w:p w14:paraId="6CFAB07D" w14:textId="77777777" w:rsidR="005A663D" w:rsidRDefault="00BA578B" w:rsidP="005A663D">
      <w:pPr>
        <w:pStyle w:val="BodyTextIndent"/>
        <w:numPr>
          <w:ilvl w:val="1"/>
          <w:numId w:val="18"/>
        </w:numPr>
        <w:spacing w:after="60" w:line="276" w:lineRule="auto"/>
        <w:ind w:left="720" w:hanging="720"/>
        <w:rPr>
          <w:rFonts w:ascii="Candara" w:hAnsi="Candara" w:cs="Calibri"/>
          <w:sz w:val="22"/>
          <w:szCs w:val="22"/>
        </w:rPr>
      </w:pPr>
      <w:r w:rsidRPr="007847E8">
        <w:rPr>
          <w:rFonts w:ascii="Candara" w:hAnsi="Candara" w:cs="Calibri"/>
          <w:sz w:val="22"/>
          <w:szCs w:val="22"/>
        </w:rPr>
        <w:t>TENDERER may be required to visit the location at COMPANY site (</w:t>
      </w:r>
      <w:r>
        <w:rPr>
          <w:rFonts w:ascii="Candara" w:hAnsi="Candara" w:cs="Calibri"/>
          <w:sz w:val="22"/>
          <w:szCs w:val="22"/>
        </w:rPr>
        <w:t xml:space="preserve">Sur or </w:t>
      </w:r>
      <w:r w:rsidRPr="007847E8">
        <w:rPr>
          <w:rFonts w:ascii="Candara" w:hAnsi="Candara" w:cs="Calibri"/>
          <w:sz w:val="22"/>
          <w:szCs w:val="22"/>
        </w:rPr>
        <w:t>Muscat Office, etc.), where the WORK will be done, for a pre-tender meeting. TENDERER will receive separate instruction from the COMPANY in this regard.</w:t>
      </w:r>
      <w:r w:rsidR="005A663D">
        <w:rPr>
          <w:rFonts w:ascii="Candara" w:hAnsi="Candara" w:cs="Calibri"/>
          <w:sz w:val="22"/>
          <w:szCs w:val="22"/>
        </w:rPr>
        <w:t xml:space="preserve"> </w:t>
      </w:r>
    </w:p>
    <w:p w14:paraId="735B9F58" w14:textId="27B52FE2" w:rsidR="005A663D" w:rsidRPr="005A663D" w:rsidRDefault="005A663D" w:rsidP="005A663D">
      <w:pPr>
        <w:pStyle w:val="BodyTextIndent"/>
        <w:numPr>
          <w:ilvl w:val="1"/>
          <w:numId w:val="18"/>
        </w:numPr>
        <w:spacing w:after="60" w:line="276" w:lineRule="auto"/>
        <w:ind w:left="720" w:hanging="720"/>
        <w:rPr>
          <w:rFonts w:ascii="Candara" w:hAnsi="Candara" w:cs="Calibri"/>
          <w:sz w:val="22"/>
          <w:szCs w:val="22"/>
        </w:rPr>
      </w:pPr>
      <w:r w:rsidRPr="005A663D">
        <w:rPr>
          <w:rFonts w:ascii="Candara" w:hAnsi="Candara" w:cs="Calibri"/>
          <w:sz w:val="22"/>
          <w:szCs w:val="22"/>
        </w:rPr>
        <w:t>Tenderer shall ensure that attending personnel have brought adequate PPE to enter the site, such as cotton coveralls, safety boots, hard hats and eye protection.</w:t>
      </w:r>
    </w:p>
    <w:p w14:paraId="6E0E4F46" w14:textId="77777777" w:rsidR="00BA578B" w:rsidRPr="00B0353D" w:rsidRDefault="00BA578B" w:rsidP="00BA578B">
      <w:pPr>
        <w:numPr>
          <w:ilvl w:val="0"/>
          <w:numId w:val="10"/>
        </w:numPr>
        <w:spacing w:before="240" w:after="240"/>
        <w:ind w:left="720"/>
        <w:jc w:val="both"/>
        <w:rPr>
          <w:rFonts w:ascii="Candara" w:hAnsi="Candara" w:cs="Calibri"/>
          <w:b/>
          <w:sz w:val="22"/>
          <w:szCs w:val="22"/>
        </w:rPr>
      </w:pPr>
      <w:r w:rsidRPr="00B0353D">
        <w:rPr>
          <w:rFonts w:ascii="Candara" w:hAnsi="Candara" w:cs="Calibri"/>
          <w:b/>
          <w:sz w:val="22"/>
          <w:szCs w:val="22"/>
        </w:rPr>
        <w:t>TENDER PROPOSAL SUBMISSIONS</w:t>
      </w:r>
    </w:p>
    <w:p w14:paraId="36041762" w14:textId="77777777" w:rsidR="00BA578B" w:rsidRPr="005C4229" w:rsidRDefault="00BA578B" w:rsidP="00BA578B">
      <w:pPr>
        <w:pStyle w:val="ListParagraph"/>
        <w:numPr>
          <w:ilvl w:val="0"/>
          <w:numId w:val="18"/>
        </w:numPr>
        <w:spacing w:after="60"/>
        <w:jc w:val="both"/>
        <w:rPr>
          <w:rFonts w:ascii="Candara" w:hAnsi="Candara" w:cs="Calibri"/>
          <w:vanish/>
          <w:sz w:val="22"/>
          <w:szCs w:val="22"/>
        </w:rPr>
      </w:pPr>
    </w:p>
    <w:p w14:paraId="5601D441" w14:textId="77777777" w:rsidR="00BA578B" w:rsidRPr="005C4229" w:rsidRDefault="00BA578B" w:rsidP="00BA578B">
      <w:pPr>
        <w:pStyle w:val="ListParagraph"/>
        <w:numPr>
          <w:ilvl w:val="0"/>
          <w:numId w:val="18"/>
        </w:numPr>
        <w:spacing w:after="60"/>
        <w:jc w:val="both"/>
        <w:rPr>
          <w:rFonts w:ascii="Candara" w:hAnsi="Candara" w:cs="Calibri"/>
          <w:vanish/>
          <w:sz w:val="22"/>
          <w:szCs w:val="22"/>
        </w:rPr>
      </w:pPr>
    </w:p>
    <w:p w14:paraId="1F38B0A9" w14:textId="5E04BC6B" w:rsidR="00BA578B" w:rsidRDefault="00BA578B" w:rsidP="00BA578B">
      <w:pPr>
        <w:pStyle w:val="BodyTextIndent"/>
        <w:numPr>
          <w:ilvl w:val="1"/>
          <w:numId w:val="18"/>
        </w:numPr>
        <w:spacing w:after="60" w:line="276" w:lineRule="auto"/>
        <w:ind w:left="720" w:hanging="720"/>
        <w:rPr>
          <w:rFonts w:ascii="Candara" w:hAnsi="Candara" w:cs="Calibri"/>
          <w:sz w:val="22"/>
          <w:szCs w:val="22"/>
        </w:rPr>
      </w:pPr>
      <w:r w:rsidRPr="009D295E">
        <w:rPr>
          <w:rFonts w:ascii="Candara" w:hAnsi="Candara" w:cs="Calibri"/>
          <w:sz w:val="22"/>
          <w:szCs w:val="22"/>
        </w:rPr>
        <w:t xml:space="preserve">TENDER PROPOSAL </w:t>
      </w:r>
      <w:del w:id="107" w:author="Al Riyami, Azza OLNG-SCC/12" w:date="2026-03-10T10:32:00Z">
        <w:r w:rsidRPr="00F04E38" w:rsidDel="003939CA">
          <w:rPr>
            <w:rFonts w:ascii="Candara" w:hAnsi="Candara" w:cs="Calibri"/>
            <w:sz w:val="22"/>
            <w:szCs w:val="22"/>
          </w:rPr>
          <w:delText xml:space="preserve">Tender proposal </w:delText>
        </w:r>
      </w:del>
      <w:r w:rsidRPr="00F04E38">
        <w:rPr>
          <w:rFonts w:ascii="Candara" w:hAnsi="Candara" w:cs="Calibri"/>
          <w:sz w:val="22"/>
          <w:szCs w:val="22"/>
        </w:rPr>
        <w:t>shall be submitted in two (2) sets in both PDF format, one (1) copy with no Tender prices (</w:t>
      </w:r>
      <w:r w:rsidR="00BD4147" w:rsidRPr="00F04E38">
        <w:rPr>
          <w:rFonts w:ascii="Candara" w:hAnsi="Candara" w:cs="Calibri"/>
          <w:sz w:val="22"/>
          <w:szCs w:val="22"/>
        </w:rPr>
        <w:t>TECHNICAL</w:t>
      </w:r>
      <w:ins w:id="108" w:author="Al Riyami, Azza OLNG-SCC/12" w:date="2026-04-05T11:03:00Z" w16du:dateUtc="2026-04-05T07:03:00Z">
        <w:r w:rsidR="00BD4147">
          <w:rPr>
            <w:rFonts w:ascii="Candara" w:hAnsi="Candara" w:cs="Calibri"/>
            <w:sz w:val="22"/>
            <w:szCs w:val="22"/>
          </w:rPr>
          <w:t xml:space="preserve"> </w:t>
        </w:r>
      </w:ins>
      <w:ins w:id="109" w:author="Al Riyami, Azza OLNG-SCC/12" w:date="2026-04-05T11:04:00Z" w16du:dateUtc="2026-04-05T07:04:00Z">
        <w:r w:rsidR="00BD4147">
          <w:rPr>
            <w:rFonts w:ascii="Candara" w:hAnsi="Candara" w:cs="Calibri"/>
            <w:sz w:val="22"/>
            <w:szCs w:val="22"/>
          </w:rPr>
          <w:t>TENDER</w:t>
        </w:r>
      </w:ins>
      <w:r w:rsidRPr="00F04E38">
        <w:rPr>
          <w:rFonts w:ascii="Candara" w:hAnsi="Candara" w:cs="Calibri"/>
          <w:sz w:val="22"/>
          <w:szCs w:val="22"/>
        </w:rPr>
        <w:t>) and one (1) copy with Tender prices (</w:t>
      </w:r>
      <w:r w:rsidR="00BD4147" w:rsidRPr="00F04E38">
        <w:rPr>
          <w:rFonts w:ascii="Candara" w:hAnsi="Candara" w:cs="Calibri"/>
          <w:sz w:val="22"/>
          <w:szCs w:val="22"/>
        </w:rPr>
        <w:t>COMMERCIAL</w:t>
      </w:r>
      <w:ins w:id="110" w:author="Al Riyami, Azza OLNG-SCC/12" w:date="2026-04-05T11:04:00Z" w16du:dateUtc="2026-04-05T07:04:00Z">
        <w:r w:rsidR="00BD4147">
          <w:rPr>
            <w:rFonts w:ascii="Candara" w:hAnsi="Candara" w:cs="Calibri"/>
            <w:sz w:val="22"/>
            <w:szCs w:val="22"/>
          </w:rPr>
          <w:t xml:space="preserve"> TENDER</w:t>
        </w:r>
      </w:ins>
      <w:r w:rsidRPr="00F04E38">
        <w:rPr>
          <w:rFonts w:ascii="Candara" w:hAnsi="Candara" w:cs="Calibri"/>
          <w:sz w:val="22"/>
          <w:szCs w:val="22"/>
        </w:rPr>
        <w:t>). CONTRACTOR shall also provide Schedule of Prices outlined in Section E in both PDF and native editable format (e.g., Microsoft Excel or equivalent), to facilitate review, analysis, and incorporation into the CONTRACT</w:t>
      </w:r>
      <w:r>
        <w:rPr>
          <w:rFonts w:ascii="Candara" w:hAnsi="Candara" w:cs="Calibri"/>
          <w:sz w:val="22"/>
          <w:szCs w:val="22"/>
        </w:rPr>
        <w:t>.</w:t>
      </w:r>
    </w:p>
    <w:p w14:paraId="5CDDFE36" w14:textId="77777777" w:rsidR="00BA578B" w:rsidRPr="005C4229" w:rsidRDefault="00BA578B" w:rsidP="00BA578B">
      <w:pPr>
        <w:pStyle w:val="BodyTextIndent"/>
        <w:numPr>
          <w:ilvl w:val="1"/>
          <w:numId w:val="18"/>
        </w:numPr>
        <w:spacing w:after="60" w:line="276" w:lineRule="auto"/>
        <w:ind w:left="720" w:hanging="720"/>
        <w:rPr>
          <w:rFonts w:ascii="Candara" w:hAnsi="Candara" w:cs="Calibri"/>
          <w:sz w:val="22"/>
          <w:szCs w:val="22"/>
        </w:rPr>
      </w:pPr>
      <w:r w:rsidRPr="009D295E">
        <w:rPr>
          <w:rFonts w:ascii="Candara" w:hAnsi="Candara" w:cs="Calibri"/>
          <w:sz w:val="22"/>
          <w:szCs w:val="22"/>
        </w:rPr>
        <w:t>TENDER PROPOSAL shall be submitted via the provided link below with Subject bearing only the Title of the Tender</w:t>
      </w:r>
      <w:r>
        <w:rPr>
          <w:rFonts w:ascii="Candara" w:hAnsi="Candara" w:cs="Calibri"/>
          <w:sz w:val="22"/>
          <w:szCs w:val="22"/>
        </w:rPr>
        <w:t xml:space="preserve"> and</w:t>
      </w:r>
      <w:r w:rsidRPr="009D295E">
        <w:rPr>
          <w:rFonts w:ascii="Candara" w:hAnsi="Candara" w:cs="Calibri"/>
          <w:sz w:val="22"/>
          <w:szCs w:val="22"/>
        </w:rPr>
        <w:t xml:space="preserve"> the reference Tender Number</w:t>
      </w:r>
      <w:r>
        <w:rPr>
          <w:rFonts w:ascii="Candara" w:hAnsi="Candara" w:cs="Calibri"/>
          <w:sz w:val="22"/>
          <w:szCs w:val="22"/>
        </w:rPr>
        <w:t>.</w:t>
      </w:r>
    </w:p>
    <w:p w14:paraId="4B6E4E02" w14:textId="77777777" w:rsidR="00BA578B" w:rsidRPr="009D295E" w:rsidRDefault="00BA578B" w:rsidP="00BA578B">
      <w:pPr>
        <w:pStyle w:val="BodyTextIndent"/>
        <w:numPr>
          <w:ilvl w:val="1"/>
          <w:numId w:val="18"/>
        </w:numPr>
        <w:spacing w:after="60" w:line="276" w:lineRule="auto"/>
        <w:ind w:left="720" w:hanging="720"/>
        <w:rPr>
          <w:rFonts w:ascii="Candara" w:hAnsi="Candara" w:cs="Calibri"/>
          <w:sz w:val="22"/>
          <w:szCs w:val="22"/>
        </w:rPr>
      </w:pPr>
      <w:bookmarkStart w:id="111" w:name="_Hlk160731891"/>
      <w:r w:rsidRPr="009D295E">
        <w:rPr>
          <w:rFonts w:ascii="Candara" w:hAnsi="Candara" w:cs="Calibri"/>
          <w:sz w:val="22"/>
          <w:szCs w:val="22"/>
        </w:rPr>
        <w:t>The TENDER PROPOSAL shall be uploaded to the following link:</w:t>
      </w:r>
    </w:p>
    <w:p w14:paraId="61B38E3F" w14:textId="23330E69" w:rsidR="00BA578B" w:rsidRPr="00B76FD2" w:rsidRDefault="00BA578B" w:rsidP="00D77D5C">
      <w:pPr>
        <w:numPr>
          <w:ilvl w:val="0"/>
          <w:numId w:val="17"/>
        </w:numPr>
        <w:spacing w:line="480" w:lineRule="auto"/>
        <w:rPr>
          <w:rFonts w:ascii="Candara" w:hAnsi="Candara" w:cs="Calibri"/>
          <w:b/>
          <w:color w:val="FF0000"/>
          <w:highlight w:val="yellow"/>
        </w:rPr>
      </w:pPr>
      <w:commentRangeStart w:id="112"/>
      <w:r w:rsidRPr="00B76FD2">
        <w:rPr>
          <w:rFonts w:ascii="Candara" w:hAnsi="Candara" w:cs="Calibri"/>
          <w:b/>
          <w:color w:val="FF0000"/>
          <w:highlight w:val="yellow"/>
        </w:rPr>
        <w:t xml:space="preserve">TECHNICAL </w:t>
      </w:r>
      <w:r w:rsidRPr="00B76FD2">
        <w:rPr>
          <w:rFonts w:ascii="Candara" w:hAnsi="Candara"/>
          <w:b/>
          <w:color w:val="FF0000"/>
          <w:highlight w:val="yellow"/>
          <w:lang w:val="en-US"/>
        </w:rPr>
        <w:t>TENDER</w:t>
      </w:r>
      <w:r w:rsidRPr="00B76FD2">
        <w:rPr>
          <w:rFonts w:ascii="Candara" w:hAnsi="Candara" w:cs="Calibri"/>
          <w:b/>
          <w:color w:val="FF0000"/>
          <w:highlight w:val="yellow"/>
        </w:rPr>
        <w:t xml:space="preserve">: </w:t>
      </w:r>
    </w:p>
    <w:p w14:paraId="4064F9D4" w14:textId="02CB1D63" w:rsidR="00BA578B" w:rsidRPr="00B76FD2" w:rsidRDefault="00BA578B" w:rsidP="00D77D5C">
      <w:pPr>
        <w:numPr>
          <w:ilvl w:val="0"/>
          <w:numId w:val="17"/>
        </w:numPr>
        <w:spacing w:line="480" w:lineRule="auto"/>
        <w:rPr>
          <w:rFonts w:ascii="Candara" w:hAnsi="Candara"/>
          <w:b/>
          <w:color w:val="FF0000"/>
          <w:highlight w:val="yellow"/>
        </w:rPr>
      </w:pPr>
      <w:r w:rsidRPr="00B76FD2">
        <w:rPr>
          <w:rFonts w:ascii="Candara" w:hAnsi="Candara"/>
          <w:b/>
          <w:color w:val="FF0000"/>
          <w:highlight w:val="yellow"/>
        </w:rPr>
        <w:t xml:space="preserve">COMMERCIAL </w:t>
      </w:r>
      <w:r w:rsidRPr="00B76FD2">
        <w:rPr>
          <w:rFonts w:ascii="Candara" w:hAnsi="Candara"/>
          <w:b/>
          <w:color w:val="FF0000"/>
          <w:highlight w:val="yellow"/>
          <w:lang w:val="en-US"/>
        </w:rPr>
        <w:t>TENDER</w:t>
      </w:r>
      <w:r w:rsidRPr="00B76FD2">
        <w:rPr>
          <w:rFonts w:ascii="Candara" w:hAnsi="Candara"/>
          <w:b/>
          <w:color w:val="FF0000"/>
          <w:highlight w:val="yellow"/>
        </w:rPr>
        <w:t xml:space="preserve">: </w:t>
      </w:r>
      <w:bookmarkEnd w:id="111"/>
      <w:commentRangeEnd w:id="112"/>
      <w:r w:rsidR="00415FB3">
        <w:rPr>
          <w:rStyle w:val="CommentReference"/>
        </w:rPr>
        <w:commentReference w:id="112"/>
      </w:r>
    </w:p>
    <w:p w14:paraId="7CD105EA" w14:textId="77777777" w:rsidR="00BA578B" w:rsidRPr="00B0353D" w:rsidRDefault="00BA578B" w:rsidP="00BA578B">
      <w:pPr>
        <w:pStyle w:val="BodyTextIndent"/>
        <w:numPr>
          <w:ilvl w:val="1"/>
          <w:numId w:val="18"/>
        </w:numPr>
        <w:spacing w:after="60" w:line="276" w:lineRule="auto"/>
        <w:ind w:left="720" w:hanging="720"/>
        <w:rPr>
          <w:rFonts w:ascii="Candara" w:hAnsi="Candara" w:cs="Calibri"/>
          <w:bCs/>
          <w:sz w:val="22"/>
          <w:szCs w:val="22"/>
        </w:rPr>
      </w:pPr>
      <w:r w:rsidRPr="00B0353D">
        <w:rPr>
          <w:rFonts w:ascii="Candara" w:hAnsi="Candara" w:cs="Calibri"/>
          <w:bCs/>
          <w:sz w:val="22"/>
          <w:szCs w:val="22"/>
        </w:rPr>
        <w:t xml:space="preserve">TENDER </w:t>
      </w:r>
      <w:r w:rsidRPr="005C4229">
        <w:rPr>
          <w:rFonts w:ascii="Candara" w:hAnsi="Candara" w:cs="Calibri"/>
          <w:sz w:val="22"/>
          <w:szCs w:val="22"/>
        </w:rPr>
        <w:t>PROPOSAL</w:t>
      </w:r>
      <w:r w:rsidRPr="00B0353D">
        <w:rPr>
          <w:rFonts w:ascii="Candara" w:hAnsi="Candara" w:cs="Calibri"/>
          <w:bCs/>
          <w:sz w:val="22"/>
          <w:szCs w:val="22"/>
        </w:rPr>
        <w:t xml:space="preserve"> shall be submitted on or before </w:t>
      </w:r>
      <w:r w:rsidRPr="0050201D">
        <w:rPr>
          <w:rFonts w:ascii="Candara" w:hAnsi="Candara" w:cs="Calibri"/>
          <w:bCs/>
          <w:sz w:val="22"/>
          <w:szCs w:val="22"/>
        </w:rPr>
        <w:t>Tender Submission Date specified in the table above</w:t>
      </w:r>
      <w:r w:rsidRPr="009504E0">
        <w:rPr>
          <w:rFonts w:ascii="Candara" w:hAnsi="Candara" w:cs="Calibri"/>
          <w:bCs/>
          <w:sz w:val="22"/>
          <w:szCs w:val="22"/>
        </w:rPr>
        <w:t>.</w:t>
      </w:r>
      <w:r w:rsidRPr="00B0353D">
        <w:rPr>
          <w:rFonts w:ascii="Candara" w:hAnsi="Candara" w:cs="Calibri"/>
          <w:bCs/>
          <w:sz w:val="22"/>
          <w:szCs w:val="22"/>
        </w:rPr>
        <w:t xml:space="preserve"> TENDER PROPOSAL not complying with this condition will not be considered and shall be returned.</w:t>
      </w:r>
    </w:p>
    <w:p w14:paraId="79DCE248" w14:textId="77777777" w:rsidR="00BA578B" w:rsidRDefault="00BA578B" w:rsidP="00BA578B">
      <w:pPr>
        <w:pStyle w:val="BodyTextIndent"/>
        <w:numPr>
          <w:ilvl w:val="1"/>
          <w:numId w:val="18"/>
        </w:numPr>
        <w:spacing w:after="60" w:line="276" w:lineRule="auto"/>
        <w:ind w:left="720" w:hanging="720"/>
        <w:rPr>
          <w:rFonts w:ascii="Candara" w:hAnsi="Candara" w:cs="Calibri"/>
          <w:sz w:val="22"/>
          <w:szCs w:val="22"/>
        </w:rPr>
      </w:pPr>
      <w:r w:rsidRPr="005C4229">
        <w:rPr>
          <w:rFonts w:ascii="Candara" w:hAnsi="Candara" w:cs="Calibri"/>
          <w:sz w:val="22"/>
          <w:szCs w:val="22"/>
        </w:rPr>
        <w:t>TENDER PROPOSAL shall be properly signed by an authorised signatory of the TENDERER and attached to the submission as PDF.</w:t>
      </w:r>
    </w:p>
    <w:p w14:paraId="29E1E329" w14:textId="196CBFE9" w:rsidR="00BA578B" w:rsidRPr="00A76E49" w:rsidRDefault="00D77D5C" w:rsidP="00BA578B">
      <w:pPr>
        <w:pStyle w:val="BodyTextIndent"/>
        <w:numPr>
          <w:ilvl w:val="1"/>
          <w:numId w:val="18"/>
        </w:numPr>
        <w:spacing w:after="60" w:line="276" w:lineRule="auto"/>
        <w:ind w:left="720" w:hanging="720"/>
        <w:rPr>
          <w:rFonts w:ascii="Candara" w:hAnsi="Candara" w:cs="Calibri"/>
          <w:b/>
          <w:bCs/>
          <w:sz w:val="22"/>
          <w:szCs w:val="22"/>
        </w:rPr>
      </w:pPr>
      <w:r w:rsidRPr="00A76E49">
        <w:rPr>
          <w:rFonts w:ascii="Candara" w:hAnsi="Candara" w:cs="Calibri"/>
          <w:b/>
          <w:bCs/>
          <w:sz w:val="22"/>
          <w:szCs w:val="22"/>
        </w:rPr>
        <w:t>TECHNICAL TENDER</w:t>
      </w:r>
      <w:r w:rsidR="00BA578B" w:rsidRPr="00A76E49">
        <w:rPr>
          <w:rFonts w:ascii="Candara" w:hAnsi="Candara" w:cs="Calibri"/>
          <w:b/>
          <w:bCs/>
          <w:sz w:val="22"/>
          <w:szCs w:val="22"/>
        </w:rPr>
        <w:t>:</w:t>
      </w:r>
    </w:p>
    <w:p w14:paraId="59D4713D" w14:textId="77777777" w:rsidR="00BA578B" w:rsidRPr="00A76E49" w:rsidRDefault="00BA578B" w:rsidP="00BA578B">
      <w:pPr>
        <w:pStyle w:val="ListParagraph"/>
        <w:numPr>
          <w:ilvl w:val="0"/>
          <w:numId w:val="19"/>
        </w:numPr>
        <w:spacing w:line="276" w:lineRule="auto"/>
        <w:jc w:val="both"/>
        <w:rPr>
          <w:rFonts w:ascii="Candara" w:hAnsi="Candara"/>
          <w:noProof/>
          <w:vanish/>
          <w:sz w:val="22"/>
          <w:szCs w:val="22"/>
        </w:rPr>
      </w:pPr>
    </w:p>
    <w:p w14:paraId="460906BA" w14:textId="77777777" w:rsidR="00BA578B" w:rsidRPr="00A76E49" w:rsidRDefault="00BA578B" w:rsidP="00BA578B">
      <w:pPr>
        <w:pStyle w:val="ListParagraph"/>
        <w:numPr>
          <w:ilvl w:val="0"/>
          <w:numId w:val="19"/>
        </w:numPr>
        <w:spacing w:line="276" w:lineRule="auto"/>
        <w:jc w:val="both"/>
        <w:rPr>
          <w:rFonts w:ascii="Candara" w:hAnsi="Candara"/>
          <w:noProof/>
          <w:vanish/>
          <w:sz w:val="22"/>
          <w:szCs w:val="22"/>
        </w:rPr>
      </w:pPr>
    </w:p>
    <w:p w14:paraId="6353F80B" w14:textId="77777777" w:rsidR="00BA578B" w:rsidRPr="00A76E49" w:rsidRDefault="00BA578B" w:rsidP="00BA578B">
      <w:pPr>
        <w:pStyle w:val="ListParagraph"/>
        <w:numPr>
          <w:ilvl w:val="0"/>
          <w:numId w:val="19"/>
        </w:numPr>
        <w:spacing w:line="276" w:lineRule="auto"/>
        <w:jc w:val="both"/>
        <w:rPr>
          <w:rFonts w:ascii="Candara" w:hAnsi="Candara"/>
          <w:noProof/>
          <w:vanish/>
          <w:sz w:val="22"/>
          <w:szCs w:val="22"/>
        </w:rPr>
      </w:pPr>
    </w:p>
    <w:p w14:paraId="275F9C1C" w14:textId="77777777" w:rsidR="00BA578B" w:rsidRPr="00A76E49" w:rsidRDefault="00BA578B" w:rsidP="00BA578B">
      <w:pPr>
        <w:pStyle w:val="ListParagraph"/>
        <w:numPr>
          <w:ilvl w:val="1"/>
          <w:numId w:val="19"/>
        </w:numPr>
        <w:spacing w:line="276" w:lineRule="auto"/>
        <w:jc w:val="both"/>
        <w:rPr>
          <w:rFonts w:ascii="Candara" w:hAnsi="Candara"/>
          <w:noProof/>
          <w:vanish/>
          <w:sz w:val="22"/>
          <w:szCs w:val="22"/>
        </w:rPr>
      </w:pPr>
    </w:p>
    <w:p w14:paraId="19F4970C" w14:textId="77777777" w:rsidR="00BA578B" w:rsidRPr="00A76E49" w:rsidRDefault="00BA578B" w:rsidP="00BA578B">
      <w:pPr>
        <w:pStyle w:val="ListParagraph"/>
        <w:numPr>
          <w:ilvl w:val="1"/>
          <w:numId w:val="19"/>
        </w:numPr>
        <w:spacing w:line="276" w:lineRule="auto"/>
        <w:jc w:val="both"/>
        <w:rPr>
          <w:rFonts w:ascii="Candara" w:hAnsi="Candara"/>
          <w:noProof/>
          <w:vanish/>
          <w:sz w:val="22"/>
          <w:szCs w:val="22"/>
        </w:rPr>
      </w:pPr>
    </w:p>
    <w:p w14:paraId="575355AA" w14:textId="77777777" w:rsidR="00BA578B" w:rsidRPr="00A76E49" w:rsidRDefault="00BA578B" w:rsidP="00BA578B">
      <w:pPr>
        <w:pStyle w:val="ListParagraph"/>
        <w:numPr>
          <w:ilvl w:val="1"/>
          <w:numId w:val="19"/>
        </w:numPr>
        <w:spacing w:line="276" w:lineRule="auto"/>
        <w:jc w:val="both"/>
        <w:rPr>
          <w:rFonts w:ascii="Candara" w:hAnsi="Candara"/>
          <w:noProof/>
          <w:vanish/>
          <w:sz w:val="22"/>
          <w:szCs w:val="22"/>
        </w:rPr>
      </w:pPr>
    </w:p>
    <w:p w14:paraId="330A3E57" w14:textId="77777777" w:rsidR="00BA578B" w:rsidRPr="00A76E49" w:rsidRDefault="00BA578B" w:rsidP="00BA578B">
      <w:pPr>
        <w:pStyle w:val="ListParagraph"/>
        <w:numPr>
          <w:ilvl w:val="1"/>
          <w:numId w:val="19"/>
        </w:numPr>
        <w:spacing w:line="276" w:lineRule="auto"/>
        <w:jc w:val="both"/>
        <w:rPr>
          <w:rFonts w:ascii="Candara" w:hAnsi="Candara"/>
          <w:noProof/>
          <w:vanish/>
          <w:sz w:val="22"/>
          <w:szCs w:val="22"/>
        </w:rPr>
      </w:pPr>
    </w:p>
    <w:p w14:paraId="2B065271" w14:textId="77777777" w:rsidR="00BA578B" w:rsidRPr="00A76E49" w:rsidRDefault="00BA578B" w:rsidP="00BA578B">
      <w:pPr>
        <w:pStyle w:val="ListParagraph"/>
        <w:numPr>
          <w:ilvl w:val="1"/>
          <w:numId w:val="19"/>
        </w:numPr>
        <w:spacing w:line="276" w:lineRule="auto"/>
        <w:jc w:val="both"/>
        <w:rPr>
          <w:rFonts w:ascii="Candara" w:hAnsi="Candara"/>
          <w:noProof/>
          <w:vanish/>
          <w:sz w:val="22"/>
          <w:szCs w:val="22"/>
        </w:rPr>
      </w:pPr>
    </w:p>
    <w:p w14:paraId="2C9593CA" w14:textId="77777777" w:rsidR="00BA578B" w:rsidRPr="00A76E49" w:rsidRDefault="00BA578B" w:rsidP="00BA578B">
      <w:pPr>
        <w:pStyle w:val="ListParagraph"/>
        <w:numPr>
          <w:ilvl w:val="1"/>
          <w:numId w:val="19"/>
        </w:numPr>
        <w:spacing w:line="276" w:lineRule="auto"/>
        <w:jc w:val="both"/>
        <w:rPr>
          <w:rFonts w:ascii="Candara" w:hAnsi="Candara"/>
          <w:noProof/>
          <w:vanish/>
          <w:sz w:val="22"/>
          <w:szCs w:val="22"/>
        </w:rPr>
      </w:pPr>
    </w:p>
    <w:p w14:paraId="015384F4" w14:textId="77777777" w:rsidR="00BA578B" w:rsidRPr="00B0353D" w:rsidRDefault="00BA578B" w:rsidP="00BA578B">
      <w:pPr>
        <w:pStyle w:val="CommentText"/>
        <w:numPr>
          <w:ilvl w:val="2"/>
          <w:numId w:val="19"/>
        </w:numPr>
        <w:spacing w:line="276" w:lineRule="auto"/>
        <w:jc w:val="both"/>
        <w:rPr>
          <w:rFonts w:ascii="Candara" w:hAnsi="Candara"/>
          <w:sz w:val="22"/>
          <w:szCs w:val="22"/>
        </w:rPr>
      </w:pPr>
      <w:r w:rsidRPr="00B0353D">
        <w:rPr>
          <w:rFonts w:ascii="Candara" w:hAnsi="Candara"/>
          <w:noProof/>
          <w:sz w:val="22"/>
          <w:szCs w:val="22"/>
        </w:rPr>
        <w:t>In the TECHNICAL TENDER, TENDERER</w:t>
      </w:r>
      <w:r w:rsidRPr="00B0353D">
        <w:rPr>
          <w:rFonts w:ascii="Candara" w:hAnsi="Candara"/>
          <w:sz w:val="22"/>
          <w:szCs w:val="22"/>
        </w:rPr>
        <w:t xml:space="preserve"> shall: </w:t>
      </w:r>
    </w:p>
    <w:p w14:paraId="7C202C93" w14:textId="77777777" w:rsidR="00BA578B" w:rsidRDefault="00BA578B" w:rsidP="00BA578B">
      <w:pPr>
        <w:pStyle w:val="CommentText"/>
        <w:numPr>
          <w:ilvl w:val="0"/>
          <w:numId w:val="16"/>
        </w:numPr>
        <w:autoSpaceDE w:val="0"/>
        <w:autoSpaceDN w:val="0"/>
        <w:spacing w:before="120" w:line="276" w:lineRule="auto"/>
        <w:ind w:left="2160" w:hanging="540"/>
        <w:jc w:val="both"/>
        <w:rPr>
          <w:rFonts w:ascii="Candara" w:hAnsi="Candara"/>
          <w:noProof/>
          <w:sz w:val="22"/>
          <w:szCs w:val="22"/>
        </w:rPr>
      </w:pPr>
      <w:r w:rsidRPr="00A76E49">
        <w:rPr>
          <w:rFonts w:ascii="Candara" w:hAnsi="Candara"/>
          <w:noProof/>
          <w:sz w:val="22"/>
          <w:szCs w:val="22"/>
        </w:rPr>
        <w:t xml:space="preserve">Complete </w:t>
      </w:r>
      <w:r>
        <w:rPr>
          <w:rFonts w:ascii="Candara" w:hAnsi="Candara"/>
          <w:noProof/>
          <w:sz w:val="22"/>
          <w:szCs w:val="22"/>
        </w:rPr>
        <w:t>the</w:t>
      </w:r>
      <w:r w:rsidRPr="00A76E49">
        <w:rPr>
          <w:rFonts w:ascii="Candara" w:hAnsi="Candara"/>
          <w:noProof/>
          <w:sz w:val="22"/>
          <w:szCs w:val="22"/>
        </w:rPr>
        <w:t xml:space="preserve"> submission </w:t>
      </w:r>
      <w:r>
        <w:rPr>
          <w:rFonts w:ascii="Candara" w:hAnsi="Candara"/>
          <w:noProof/>
          <w:sz w:val="22"/>
          <w:szCs w:val="22"/>
        </w:rPr>
        <w:t xml:space="preserve">of the TENDER PROPOSAL </w:t>
      </w:r>
      <w:r w:rsidRPr="00A76E49">
        <w:rPr>
          <w:rFonts w:ascii="Candara" w:hAnsi="Candara"/>
          <w:noProof/>
          <w:sz w:val="22"/>
          <w:szCs w:val="22"/>
        </w:rPr>
        <w:t>in compliance to</w:t>
      </w:r>
      <w:r>
        <w:rPr>
          <w:rFonts w:ascii="Candara" w:hAnsi="Candara"/>
          <w:noProof/>
          <w:sz w:val="22"/>
          <w:szCs w:val="22"/>
        </w:rPr>
        <w:t xml:space="preserve"> Section 1 - </w:t>
      </w:r>
      <w:r w:rsidRPr="00A76E49">
        <w:rPr>
          <w:rFonts w:ascii="Candara" w:hAnsi="Candara"/>
          <w:noProof/>
          <w:sz w:val="22"/>
          <w:szCs w:val="22"/>
        </w:rPr>
        <w:t>Instructions to TENDERERs as per ITT Documents.</w:t>
      </w:r>
    </w:p>
    <w:p w14:paraId="795AFC7C" w14:textId="2075D98E" w:rsidR="00BA578B" w:rsidRPr="00B0353D" w:rsidRDefault="00BA578B" w:rsidP="00BA578B">
      <w:pPr>
        <w:pStyle w:val="CommentText"/>
        <w:numPr>
          <w:ilvl w:val="0"/>
          <w:numId w:val="16"/>
        </w:numPr>
        <w:autoSpaceDE w:val="0"/>
        <w:autoSpaceDN w:val="0"/>
        <w:spacing w:before="120" w:line="276" w:lineRule="auto"/>
        <w:ind w:left="2160" w:hanging="540"/>
        <w:jc w:val="both"/>
        <w:rPr>
          <w:rFonts w:ascii="Candara" w:hAnsi="Candara"/>
          <w:noProof/>
          <w:sz w:val="22"/>
          <w:szCs w:val="22"/>
        </w:rPr>
      </w:pPr>
      <w:r>
        <w:rPr>
          <w:rFonts w:ascii="Candara" w:hAnsi="Candara"/>
          <w:noProof/>
          <w:sz w:val="22"/>
          <w:szCs w:val="22"/>
        </w:rPr>
        <w:t>I</w:t>
      </w:r>
      <w:r w:rsidRPr="00B0353D">
        <w:rPr>
          <w:rFonts w:ascii="Candara" w:hAnsi="Candara"/>
          <w:noProof/>
          <w:sz w:val="22"/>
          <w:szCs w:val="22"/>
        </w:rPr>
        <w:t xml:space="preserve">nclude in its submission the completed FORM OF TENDER as shown in Appendix </w:t>
      </w:r>
      <w:r>
        <w:rPr>
          <w:rFonts w:ascii="Candara" w:hAnsi="Candara"/>
          <w:noProof/>
          <w:sz w:val="22"/>
          <w:szCs w:val="22"/>
        </w:rPr>
        <w:t>1</w:t>
      </w:r>
      <w:r w:rsidRPr="00B0353D">
        <w:rPr>
          <w:rFonts w:ascii="Candara" w:hAnsi="Candara"/>
          <w:noProof/>
          <w:sz w:val="22"/>
          <w:szCs w:val="22"/>
        </w:rPr>
        <w:t xml:space="preserve"> </w:t>
      </w:r>
      <w:r w:rsidR="00F76A4C">
        <w:rPr>
          <w:rFonts w:ascii="Candara" w:hAnsi="Candara"/>
          <w:noProof/>
          <w:sz w:val="22"/>
          <w:szCs w:val="22"/>
        </w:rPr>
        <w:t>o</w:t>
      </w:r>
      <w:r w:rsidR="0050201D">
        <w:rPr>
          <w:rFonts w:ascii="Candara" w:hAnsi="Candara"/>
          <w:noProof/>
          <w:sz w:val="22"/>
          <w:szCs w:val="22"/>
        </w:rPr>
        <w:t xml:space="preserve">f Section 1a </w:t>
      </w:r>
      <w:r w:rsidRPr="00B0353D">
        <w:rPr>
          <w:rFonts w:ascii="Candara" w:hAnsi="Candara"/>
          <w:noProof/>
          <w:sz w:val="22"/>
          <w:szCs w:val="22"/>
        </w:rPr>
        <w:t>(s</w:t>
      </w:r>
      <w:r w:rsidR="00F76A4C">
        <w:rPr>
          <w:rFonts w:ascii="Candara" w:hAnsi="Candara"/>
          <w:noProof/>
          <w:sz w:val="22"/>
          <w:szCs w:val="22"/>
        </w:rPr>
        <w:t>igned</w:t>
      </w:r>
      <w:r w:rsidRPr="00B0353D">
        <w:rPr>
          <w:rFonts w:ascii="Candara" w:hAnsi="Candara"/>
          <w:noProof/>
          <w:sz w:val="22"/>
          <w:szCs w:val="22"/>
        </w:rPr>
        <w:t xml:space="preserve"> by an authorised signatory) and stamp with TENDERER’s corporate seal).</w:t>
      </w:r>
    </w:p>
    <w:p w14:paraId="32951ACE" w14:textId="77777777" w:rsidR="00BA578B" w:rsidRDefault="00BA578B" w:rsidP="00BA578B">
      <w:pPr>
        <w:pStyle w:val="CommentText"/>
        <w:numPr>
          <w:ilvl w:val="0"/>
          <w:numId w:val="16"/>
        </w:numPr>
        <w:autoSpaceDE w:val="0"/>
        <w:autoSpaceDN w:val="0"/>
        <w:spacing w:before="120" w:line="276" w:lineRule="auto"/>
        <w:ind w:left="2160" w:hanging="540"/>
        <w:jc w:val="both"/>
        <w:rPr>
          <w:rFonts w:ascii="Candara" w:hAnsi="Candara"/>
          <w:noProof/>
          <w:sz w:val="22"/>
          <w:szCs w:val="22"/>
        </w:rPr>
      </w:pPr>
      <w:r w:rsidRPr="00A76E49">
        <w:rPr>
          <w:rFonts w:ascii="Candara" w:hAnsi="Candara"/>
          <w:noProof/>
          <w:sz w:val="22"/>
          <w:szCs w:val="22"/>
        </w:rPr>
        <w:t>Subm</w:t>
      </w:r>
      <w:r>
        <w:rPr>
          <w:rFonts w:ascii="Candara" w:hAnsi="Candara"/>
          <w:noProof/>
          <w:sz w:val="22"/>
          <w:szCs w:val="22"/>
        </w:rPr>
        <w:t>it</w:t>
      </w:r>
      <w:r w:rsidRPr="00A76E49">
        <w:rPr>
          <w:rFonts w:ascii="Candara" w:hAnsi="Candara"/>
          <w:noProof/>
          <w:sz w:val="22"/>
          <w:szCs w:val="22"/>
        </w:rPr>
        <w:t xml:space="preserve"> of all </w:t>
      </w:r>
      <w:r>
        <w:rPr>
          <w:rFonts w:ascii="Candara" w:hAnsi="Candara"/>
          <w:noProof/>
          <w:sz w:val="22"/>
          <w:szCs w:val="22"/>
        </w:rPr>
        <w:t>required</w:t>
      </w:r>
      <w:r w:rsidRPr="00A76E49">
        <w:rPr>
          <w:rFonts w:ascii="Candara" w:hAnsi="Candara"/>
          <w:noProof/>
          <w:sz w:val="22"/>
          <w:szCs w:val="22"/>
        </w:rPr>
        <w:t xml:space="preserve"> document</w:t>
      </w:r>
      <w:r>
        <w:rPr>
          <w:rFonts w:ascii="Candara" w:hAnsi="Candara"/>
          <w:noProof/>
          <w:sz w:val="22"/>
          <w:szCs w:val="22"/>
        </w:rPr>
        <w:t xml:space="preserve">s set in Section F </w:t>
      </w:r>
      <w:r w:rsidRPr="00A76E49">
        <w:rPr>
          <w:rFonts w:ascii="Candara" w:hAnsi="Candara"/>
          <w:noProof/>
          <w:sz w:val="22"/>
          <w:szCs w:val="22"/>
        </w:rPr>
        <w:t xml:space="preserve"> </w:t>
      </w:r>
      <w:r>
        <w:rPr>
          <w:rFonts w:ascii="Candara" w:hAnsi="Candara"/>
          <w:noProof/>
          <w:sz w:val="22"/>
          <w:szCs w:val="22"/>
        </w:rPr>
        <w:t xml:space="preserve">- Execution Methodology in the same order outlined in the Section. </w:t>
      </w:r>
    </w:p>
    <w:p w14:paraId="1D32311F" w14:textId="77777777" w:rsidR="00BA578B" w:rsidRPr="00AC686F" w:rsidRDefault="00BA578B" w:rsidP="00BA578B">
      <w:pPr>
        <w:pStyle w:val="CommentText"/>
        <w:numPr>
          <w:ilvl w:val="2"/>
          <w:numId w:val="19"/>
        </w:numPr>
        <w:spacing w:line="276" w:lineRule="auto"/>
        <w:jc w:val="both"/>
        <w:rPr>
          <w:rFonts w:ascii="Candara" w:hAnsi="Candara"/>
          <w:sz w:val="22"/>
          <w:szCs w:val="22"/>
        </w:rPr>
      </w:pPr>
      <w:r w:rsidRPr="00AC686F">
        <w:rPr>
          <w:rFonts w:ascii="Candara" w:hAnsi="Candara"/>
          <w:noProof/>
          <w:sz w:val="22"/>
          <w:szCs w:val="22"/>
        </w:rPr>
        <w:lastRenderedPageBreak/>
        <w:t xml:space="preserve">The TECHNICAL TENDER </w:t>
      </w:r>
      <w:r w:rsidRPr="00AC686F">
        <w:rPr>
          <w:rFonts w:ascii="Candara" w:hAnsi="Candara"/>
          <w:b/>
          <w:bCs/>
          <w:noProof/>
          <w:sz w:val="22"/>
          <w:szCs w:val="22"/>
          <w:u w:val="single"/>
        </w:rPr>
        <w:t>must not contain</w:t>
      </w:r>
      <w:r w:rsidRPr="00AC686F">
        <w:rPr>
          <w:rFonts w:ascii="Candara" w:hAnsi="Candara"/>
          <w:noProof/>
          <w:sz w:val="22"/>
          <w:szCs w:val="22"/>
        </w:rPr>
        <w:t xml:space="preserve"> any pricing information</w:t>
      </w:r>
      <w:r>
        <w:rPr>
          <w:rFonts w:ascii="Candara" w:hAnsi="Candara"/>
          <w:sz w:val="22"/>
          <w:szCs w:val="22"/>
        </w:rPr>
        <w:t>.</w:t>
      </w:r>
    </w:p>
    <w:p w14:paraId="29933566" w14:textId="4E4AC785" w:rsidR="00BA578B" w:rsidRPr="00A76E49" w:rsidRDefault="00D77D5C" w:rsidP="00BA578B">
      <w:pPr>
        <w:pStyle w:val="BodyTextIndent"/>
        <w:numPr>
          <w:ilvl w:val="1"/>
          <w:numId w:val="18"/>
        </w:numPr>
        <w:spacing w:after="60" w:line="276" w:lineRule="auto"/>
        <w:ind w:left="720" w:hanging="720"/>
        <w:rPr>
          <w:rFonts w:ascii="Candara" w:hAnsi="Candara" w:cs="Calibri"/>
          <w:b/>
          <w:bCs/>
          <w:sz w:val="22"/>
          <w:szCs w:val="22"/>
        </w:rPr>
      </w:pPr>
      <w:r w:rsidRPr="00A76E49">
        <w:rPr>
          <w:rFonts w:ascii="Candara" w:hAnsi="Candara" w:cs="Calibri"/>
          <w:b/>
          <w:bCs/>
          <w:sz w:val="22"/>
          <w:szCs w:val="22"/>
        </w:rPr>
        <w:t>COMMERCIAL TENDER</w:t>
      </w:r>
      <w:r w:rsidR="00BA578B" w:rsidRPr="00A76E49">
        <w:rPr>
          <w:rFonts w:ascii="Candara" w:hAnsi="Candara" w:cs="Calibri"/>
          <w:b/>
          <w:bCs/>
          <w:sz w:val="22"/>
          <w:szCs w:val="22"/>
        </w:rPr>
        <w:t>:</w:t>
      </w:r>
    </w:p>
    <w:p w14:paraId="0F745A4E" w14:textId="77777777" w:rsidR="00BA578B" w:rsidRPr="00D22042" w:rsidRDefault="00BA578B" w:rsidP="00BA578B">
      <w:pPr>
        <w:pStyle w:val="ListParagraph"/>
        <w:numPr>
          <w:ilvl w:val="1"/>
          <w:numId w:val="19"/>
        </w:numPr>
        <w:spacing w:line="276" w:lineRule="auto"/>
        <w:jc w:val="both"/>
        <w:rPr>
          <w:rFonts w:ascii="Candara" w:hAnsi="Candara"/>
          <w:noProof/>
          <w:vanish/>
          <w:sz w:val="22"/>
          <w:szCs w:val="22"/>
        </w:rPr>
      </w:pPr>
    </w:p>
    <w:p w14:paraId="7DB92A6A" w14:textId="77777777" w:rsidR="00BA578B" w:rsidRPr="00D22042" w:rsidRDefault="00BA578B" w:rsidP="00BA578B">
      <w:pPr>
        <w:pStyle w:val="CommentText"/>
        <w:numPr>
          <w:ilvl w:val="2"/>
          <w:numId w:val="19"/>
        </w:numPr>
        <w:spacing w:line="276" w:lineRule="auto"/>
        <w:jc w:val="both"/>
        <w:rPr>
          <w:rFonts w:ascii="Candara" w:hAnsi="Candara"/>
          <w:noProof/>
          <w:sz w:val="22"/>
          <w:szCs w:val="22"/>
        </w:rPr>
      </w:pPr>
      <w:r w:rsidRPr="00B0353D">
        <w:rPr>
          <w:rFonts w:ascii="Candara" w:hAnsi="Candara"/>
          <w:noProof/>
          <w:sz w:val="22"/>
          <w:szCs w:val="22"/>
        </w:rPr>
        <w:t>In the COMMERCIAL TENDER, TENDERER shall</w:t>
      </w:r>
      <w:r>
        <w:rPr>
          <w:rFonts w:ascii="Candara" w:hAnsi="Candara"/>
          <w:noProof/>
          <w:sz w:val="22"/>
          <w:szCs w:val="22"/>
        </w:rPr>
        <w:t xml:space="preserve"> ensure</w:t>
      </w:r>
      <w:r w:rsidRPr="00B0353D">
        <w:rPr>
          <w:rFonts w:ascii="Candara" w:hAnsi="Candara"/>
          <w:noProof/>
          <w:sz w:val="22"/>
          <w:szCs w:val="22"/>
        </w:rPr>
        <w:t>:</w:t>
      </w:r>
    </w:p>
    <w:p w14:paraId="439D1AAB" w14:textId="41A1970A" w:rsidR="00BA578B" w:rsidRPr="00B0353D" w:rsidRDefault="00BA578B" w:rsidP="00BA578B">
      <w:pPr>
        <w:pStyle w:val="CommentText"/>
        <w:numPr>
          <w:ilvl w:val="0"/>
          <w:numId w:val="20"/>
        </w:numPr>
        <w:autoSpaceDE w:val="0"/>
        <w:autoSpaceDN w:val="0"/>
        <w:spacing w:before="120" w:line="276" w:lineRule="auto"/>
        <w:ind w:left="2160" w:hanging="540"/>
        <w:jc w:val="both"/>
        <w:rPr>
          <w:rFonts w:ascii="Candara" w:hAnsi="Candara"/>
          <w:noProof/>
          <w:sz w:val="22"/>
          <w:szCs w:val="22"/>
        </w:rPr>
      </w:pPr>
      <w:r>
        <w:rPr>
          <w:rFonts w:ascii="Candara" w:hAnsi="Candara"/>
          <w:noProof/>
          <w:sz w:val="22"/>
          <w:szCs w:val="22"/>
        </w:rPr>
        <w:t>C</w:t>
      </w:r>
      <w:r w:rsidRPr="00B0353D">
        <w:rPr>
          <w:rFonts w:ascii="Candara" w:hAnsi="Candara"/>
          <w:noProof/>
          <w:sz w:val="22"/>
          <w:szCs w:val="22"/>
        </w:rPr>
        <w:t>omplete</w:t>
      </w:r>
      <w:r>
        <w:rPr>
          <w:rFonts w:ascii="Candara" w:hAnsi="Candara"/>
          <w:noProof/>
          <w:sz w:val="22"/>
          <w:szCs w:val="22"/>
        </w:rPr>
        <w:t>ness of</w:t>
      </w:r>
      <w:r w:rsidRPr="00B0353D">
        <w:rPr>
          <w:rFonts w:ascii="Candara" w:hAnsi="Candara"/>
          <w:noProof/>
          <w:sz w:val="22"/>
          <w:szCs w:val="22"/>
        </w:rPr>
        <w:t xml:space="preserve"> each and every item in Section E-Schedule of Prices and, where required, supplement the tables with additional items TENDERER considers appropriate, </w:t>
      </w:r>
      <w:r>
        <w:rPr>
          <w:rFonts w:ascii="Candara" w:hAnsi="Candara"/>
          <w:noProof/>
          <w:sz w:val="22"/>
          <w:szCs w:val="22"/>
        </w:rPr>
        <w:t>su</w:t>
      </w:r>
      <w:ins w:id="113" w:author="Al Riyami, Azza OLNG-SCC/12" w:date="2026-03-10T10:33:00Z">
        <w:r w:rsidR="00F76A4C">
          <w:rPr>
            <w:rFonts w:ascii="Candara" w:hAnsi="Candara"/>
            <w:noProof/>
            <w:sz w:val="22"/>
            <w:szCs w:val="22"/>
          </w:rPr>
          <w:t>b</w:t>
        </w:r>
      </w:ins>
      <w:del w:id="114" w:author="Al Riyami, Azza OLNG-SCC/12" w:date="2026-03-10T10:33:00Z">
        <w:r w:rsidDel="00F76A4C">
          <w:rPr>
            <w:rFonts w:ascii="Candara" w:hAnsi="Candara"/>
            <w:noProof/>
            <w:sz w:val="22"/>
            <w:szCs w:val="22"/>
          </w:rPr>
          <w:delText>n</w:delText>
        </w:r>
      </w:del>
      <w:r>
        <w:rPr>
          <w:rFonts w:ascii="Candara" w:hAnsi="Candara"/>
          <w:noProof/>
          <w:sz w:val="22"/>
          <w:szCs w:val="22"/>
        </w:rPr>
        <w:t xml:space="preserve">mitted in both signed PDF and editable format (e.g. Excel and word) </w:t>
      </w:r>
      <w:r w:rsidRPr="00B0353D">
        <w:rPr>
          <w:rFonts w:ascii="Candara" w:hAnsi="Candara"/>
          <w:noProof/>
          <w:sz w:val="22"/>
          <w:szCs w:val="22"/>
        </w:rPr>
        <w:t>for COMPANY consideration and evaluation</w:t>
      </w:r>
      <w:r>
        <w:rPr>
          <w:rFonts w:ascii="Candara" w:hAnsi="Candara"/>
          <w:noProof/>
          <w:sz w:val="22"/>
          <w:szCs w:val="22"/>
        </w:rPr>
        <w:t>.</w:t>
      </w:r>
    </w:p>
    <w:p w14:paraId="7D14FD31" w14:textId="77777777" w:rsidR="00BA578B" w:rsidRPr="00B0353D" w:rsidRDefault="00BA578B" w:rsidP="00BA578B">
      <w:pPr>
        <w:pStyle w:val="CommentText"/>
        <w:numPr>
          <w:ilvl w:val="0"/>
          <w:numId w:val="20"/>
        </w:numPr>
        <w:autoSpaceDE w:val="0"/>
        <w:autoSpaceDN w:val="0"/>
        <w:spacing w:before="120" w:line="276" w:lineRule="auto"/>
        <w:ind w:left="2160" w:hanging="540"/>
        <w:jc w:val="both"/>
        <w:rPr>
          <w:rFonts w:ascii="Candara" w:hAnsi="Candara"/>
          <w:noProof/>
          <w:sz w:val="22"/>
          <w:szCs w:val="22"/>
        </w:rPr>
      </w:pPr>
      <w:r w:rsidRPr="00B0353D">
        <w:rPr>
          <w:rFonts w:ascii="Candara" w:hAnsi="Candara"/>
          <w:noProof/>
          <w:sz w:val="22"/>
          <w:szCs w:val="22"/>
        </w:rPr>
        <w:t xml:space="preserve">Each page of the COMMERCIAL TENDER shall be initialled by TENDERER’s authorised representative. </w:t>
      </w:r>
    </w:p>
    <w:p w14:paraId="2942304C" w14:textId="77777777" w:rsidR="00BA578B" w:rsidRPr="00D22042" w:rsidRDefault="00BA578B" w:rsidP="00BA578B">
      <w:pPr>
        <w:pStyle w:val="ListParagraph"/>
        <w:numPr>
          <w:ilvl w:val="1"/>
          <w:numId w:val="19"/>
        </w:numPr>
        <w:spacing w:line="276" w:lineRule="auto"/>
        <w:jc w:val="both"/>
        <w:rPr>
          <w:rFonts w:ascii="Candara" w:hAnsi="Candara"/>
          <w:noProof/>
          <w:vanish/>
          <w:sz w:val="22"/>
          <w:szCs w:val="22"/>
        </w:rPr>
      </w:pPr>
    </w:p>
    <w:p w14:paraId="6B4391DF" w14:textId="77777777" w:rsidR="00BA578B" w:rsidRPr="00D22042" w:rsidRDefault="00BA578B" w:rsidP="00BA578B">
      <w:pPr>
        <w:pStyle w:val="CommentText"/>
        <w:numPr>
          <w:ilvl w:val="2"/>
          <w:numId w:val="22"/>
        </w:numPr>
        <w:spacing w:line="276" w:lineRule="auto"/>
        <w:ind w:left="720"/>
        <w:jc w:val="both"/>
        <w:rPr>
          <w:rFonts w:ascii="Candara" w:hAnsi="Candara"/>
          <w:noProof/>
          <w:sz w:val="22"/>
          <w:szCs w:val="22"/>
        </w:rPr>
      </w:pPr>
      <w:r w:rsidRPr="00B0353D">
        <w:rPr>
          <w:rFonts w:ascii="Candara" w:hAnsi="Candara"/>
          <w:noProof/>
          <w:sz w:val="22"/>
          <w:szCs w:val="22"/>
        </w:rPr>
        <w:t>The opening of the COMMERCIAL TENDER shall be subject to a satisfactory evaluation of the Technical Tender.</w:t>
      </w:r>
    </w:p>
    <w:p w14:paraId="1A40160B" w14:textId="77777777" w:rsidR="00BA578B" w:rsidRPr="00B0353D" w:rsidRDefault="00BA578B" w:rsidP="00BA578B">
      <w:pPr>
        <w:numPr>
          <w:ilvl w:val="0"/>
          <w:numId w:val="22"/>
        </w:numPr>
        <w:spacing w:before="240" w:after="240"/>
        <w:ind w:left="720" w:hanging="720"/>
        <w:jc w:val="both"/>
        <w:rPr>
          <w:rFonts w:ascii="Candara" w:hAnsi="Candara" w:cs="Calibri"/>
          <w:b/>
          <w:sz w:val="22"/>
          <w:szCs w:val="22"/>
        </w:rPr>
      </w:pPr>
      <w:r w:rsidRPr="00B0353D">
        <w:rPr>
          <w:rFonts w:ascii="Candara" w:hAnsi="Candara" w:cs="Calibri"/>
          <w:b/>
          <w:sz w:val="22"/>
          <w:szCs w:val="22"/>
        </w:rPr>
        <w:t>RECEIPT OF AND TITLE TO TENDER DOCUMENT</w:t>
      </w:r>
    </w:p>
    <w:p w14:paraId="279A6B8E" w14:textId="77777777" w:rsidR="00BA578B" w:rsidRPr="0021069E" w:rsidRDefault="00BA578B" w:rsidP="00BA578B">
      <w:pPr>
        <w:pStyle w:val="ListParagraph"/>
        <w:numPr>
          <w:ilvl w:val="0"/>
          <w:numId w:val="18"/>
        </w:numPr>
        <w:spacing w:after="60"/>
        <w:jc w:val="both"/>
        <w:rPr>
          <w:rFonts w:ascii="Candara" w:hAnsi="Candara" w:cs="Calibri"/>
          <w:vanish/>
          <w:sz w:val="22"/>
          <w:szCs w:val="22"/>
        </w:rPr>
      </w:pPr>
    </w:p>
    <w:p w14:paraId="6A1CEBF8" w14:textId="77777777" w:rsidR="00BA578B" w:rsidRPr="0021069E" w:rsidRDefault="00BA578B" w:rsidP="00BA578B">
      <w:pPr>
        <w:pStyle w:val="BodyTextIndent"/>
        <w:numPr>
          <w:ilvl w:val="1"/>
          <w:numId w:val="18"/>
        </w:numPr>
        <w:spacing w:after="60" w:line="276" w:lineRule="auto"/>
        <w:ind w:left="720" w:hanging="720"/>
        <w:rPr>
          <w:rFonts w:ascii="Candara" w:hAnsi="Candara" w:cs="Calibri"/>
          <w:sz w:val="22"/>
          <w:szCs w:val="22"/>
        </w:rPr>
      </w:pPr>
      <w:r w:rsidRPr="0021069E">
        <w:rPr>
          <w:rFonts w:ascii="Candara" w:hAnsi="Candara" w:cs="Calibri"/>
          <w:sz w:val="22"/>
          <w:szCs w:val="22"/>
        </w:rPr>
        <w:t xml:space="preserve">TENDERER shall treat the TENDER DOCUMENT as strictly confidential. </w:t>
      </w:r>
    </w:p>
    <w:p w14:paraId="72956A93" w14:textId="77777777" w:rsidR="00BA578B" w:rsidRPr="00D22042" w:rsidRDefault="00BA578B" w:rsidP="00BA578B">
      <w:pPr>
        <w:pStyle w:val="BodyTextIndent"/>
        <w:numPr>
          <w:ilvl w:val="1"/>
          <w:numId w:val="18"/>
        </w:numPr>
        <w:spacing w:after="60" w:line="276" w:lineRule="auto"/>
        <w:ind w:left="720" w:hanging="720"/>
        <w:rPr>
          <w:rFonts w:ascii="Candara" w:hAnsi="Candara" w:cs="Calibri"/>
          <w:sz w:val="22"/>
          <w:szCs w:val="22"/>
        </w:rPr>
      </w:pPr>
      <w:r w:rsidRPr="00D22042">
        <w:rPr>
          <w:rFonts w:ascii="Candara" w:hAnsi="Candara" w:cs="Calibri"/>
          <w:sz w:val="22"/>
          <w:szCs w:val="22"/>
        </w:rPr>
        <w:t>The TENDER DOCUMENT, including its enclosures and any copies made thereof, are and shall remain the property of COMPANY. All TENDER DOCUMENT issued to TENDERER shall be returned to COMPANY when requested by COMPANY.</w:t>
      </w:r>
      <w:r>
        <w:rPr>
          <w:rFonts w:ascii="Candara" w:hAnsi="Candara" w:cs="Calibri"/>
          <w:sz w:val="22"/>
          <w:szCs w:val="22"/>
        </w:rPr>
        <w:t xml:space="preserve"> </w:t>
      </w:r>
    </w:p>
    <w:p w14:paraId="69266F4D" w14:textId="77777777" w:rsidR="00BA578B" w:rsidRPr="00D22042" w:rsidRDefault="00BA578B" w:rsidP="00BA578B">
      <w:pPr>
        <w:pStyle w:val="BodyTextIndent"/>
        <w:numPr>
          <w:ilvl w:val="0"/>
          <w:numId w:val="22"/>
        </w:numPr>
        <w:spacing w:before="240" w:after="240" w:line="276" w:lineRule="auto"/>
        <w:ind w:left="720" w:hanging="720"/>
        <w:rPr>
          <w:rFonts w:ascii="Candara" w:hAnsi="Candara" w:cs="Calibri"/>
          <w:b/>
          <w:sz w:val="22"/>
          <w:szCs w:val="22"/>
        </w:rPr>
      </w:pPr>
      <w:r w:rsidRPr="00D22042">
        <w:rPr>
          <w:rFonts w:ascii="Candara" w:hAnsi="Candara" w:cs="Calibri"/>
          <w:b/>
          <w:sz w:val="22"/>
          <w:szCs w:val="22"/>
        </w:rPr>
        <w:t>NOTICE OF REGRET</w:t>
      </w:r>
    </w:p>
    <w:p w14:paraId="0288DE61" w14:textId="77777777" w:rsidR="00BA578B" w:rsidRPr="00D22042" w:rsidRDefault="00BA578B" w:rsidP="00BA578B">
      <w:pPr>
        <w:pStyle w:val="ListParagraph"/>
        <w:numPr>
          <w:ilvl w:val="0"/>
          <w:numId w:val="21"/>
        </w:numPr>
        <w:spacing w:after="60" w:line="276" w:lineRule="auto"/>
        <w:jc w:val="both"/>
        <w:rPr>
          <w:rFonts w:ascii="Candara" w:hAnsi="Candara" w:cs="Calibri"/>
          <w:vanish/>
          <w:sz w:val="22"/>
          <w:szCs w:val="22"/>
        </w:rPr>
      </w:pPr>
    </w:p>
    <w:p w14:paraId="57C7D6F3" w14:textId="77777777" w:rsidR="00BA578B" w:rsidRPr="00D22042" w:rsidRDefault="00BA578B" w:rsidP="00BA578B">
      <w:pPr>
        <w:pStyle w:val="ListParagraph"/>
        <w:numPr>
          <w:ilvl w:val="0"/>
          <w:numId w:val="21"/>
        </w:numPr>
        <w:spacing w:after="60" w:line="276" w:lineRule="auto"/>
        <w:jc w:val="both"/>
        <w:rPr>
          <w:rFonts w:ascii="Candara" w:hAnsi="Candara" w:cs="Calibri"/>
          <w:vanish/>
          <w:sz w:val="22"/>
          <w:szCs w:val="22"/>
        </w:rPr>
      </w:pPr>
    </w:p>
    <w:p w14:paraId="288E0C76" w14:textId="77777777" w:rsidR="00BA578B" w:rsidRPr="00D22042" w:rsidRDefault="00BA578B" w:rsidP="00BA578B">
      <w:pPr>
        <w:pStyle w:val="ListParagraph"/>
        <w:numPr>
          <w:ilvl w:val="0"/>
          <w:numId w:val="21"/>
        </w:numPr>
        <w:spacing w:after="60" w:line="276" w:lineRule="auto"/>
        <w:jc w:val="both"/>
        <w:rPr>
          <w:rFonts w:ascii="Candara" w:hAnsi="Candara" w:cs="Calibri"/>
          <w:vanish/>
          <w:sz w:val="22"/>
          <w:szCs w:val="22"/>
        </w:rPr>
      </w:pPr>
    </w:p>
    <w:p w14:paraId="6C80CFB9" w14:textId="77777777" w:rsidR="00BA578B" w:rsidRPr="00D22042" w:rsidRDefault="00BA578B" w:rsidP="00BA578B">
      <w:pPr>
        <w:pStyle w:val="ListParagraph"/>
        <w:numPr>
          <w:ilvl w:val="0"/>
          <w:numId w:val="21"/>
        </w:numPr>
        <w:spacing w:after="60" w:line="276" w:lineRule="auto"/>
        <w:jc w:val="both"/>
        <w:rPr>
          <w:rFonts w:ascii="Candara" w:hAnsi="Candara" w:cs="Calibri"/>
          <w:vanish/>
          <w:sz w:val="22"/>
          <w:szCs w:val="22"/>
        </w:rPr>
      </w:pPr>
    </w:p>
    <w:p w14:paraId="24ADE9A4" w14:textId="77777777" w:rsidR="00BA578B" w:rsidRPr="00D22042" w:rsidRDefault="00BA578B" w:rsidP="00BA578B">
      <w:pPr>
        <w:pStyle w:val="ListParagraph"/>
        <w:numPr>
          <w:ilvl w:val="0"/>
          <w:numId w:val="21"/>
        </w:numPr>
        <w:spacing w:after="60" w:line="276" w:lineRule="auto"/>
        <w:jc w:val="both"/>
        <w:rPr>
          <w:rFonts w:ascii="Candara" w:hAnsi="Candara" w:cs="Calibri"/>
          <w:vanish/>
          <w:sz w:val="22"/>
          <w:szCs w:val="22"/>
        </w:rPr>
      </w:pPr>
    </w:p>
    <w:p w14:paraId="3EE8EEC0" w14:textId="77777777" w:rsidR="00BA578B" w:rsidRPr="00D22042" w:rsidRDefault="00BA578B" w:rsidP="00BA578B">
      <w:pPr>
        <w:pStyle w:val="ListParagraph"/>
        <w:numPr>
          <w:ilvl w:val="0"/>
          <w:numId w:val="21"/>
        </w:numPr>
        <w:spacing w:after="60" w:line="276" w:lineRule="auto"/>
        <w:jc w:val="both"/>
        <w:rPr>
          <w:rFonts w:ascii="Candara" w:hAnsi="Candara" w:cs="Calibri"/>
          <w:vanish/>
          <w:sz w:val="22"/>
          <w:szCs w:val="22"/>
        </w:rPr>
      </w:pPr>
    </w:p>
    <w:p w14:paraId="091C221B" w14:textId="7C9FF394" w:rsidR="00BA578B" w:rsidRPr="00777201" w:rsidRDefault="00BA578B" w:rsidP="00BA578B">
      <w:pPr>
        <w:pStyle w:val="BodyTextIndent"/>
        <w:numPr>
          <w:ilvl w:val="1"/>
          <w:numId w:val="21"/>
        </w:numPr>
        <w:spacing w:after="60" w:line="276" w:lineRule="auto"/>
        <w:ind w:left="720" w:hanging="720"/>
        <w:rPr>
          <w:rFonts w:ascii="Candara" w:hAnsi="Candara" w:cs="Calibri"/>
          <w:sz w:val="22"/>
          <w:szCs w:val="22"/>
        </w:rPr>
      </w:pPr>
      <w:r w:rsidRPr="0021069E">
        <w:rPr>
          <w:rFonts w:ascii="Candara" w:hAnsi="Candara" w:cs="Calibri"/>
          <w:sz w:val="22"/>
          <w:szCs w:val="22"/>
        </w:rPr>
        <w:t>Where a TENDERER does not wish to</w:t>
      </w:r>
      <w:r w:rsidRPr="007847E8">
        <w:rPr>
          <w:rFonts w:ascii="Candara" w:hAnsi="Candara" w:cs="Calibri"/>
          <w:sz w:val="22"/>
          <w:szCs w:val="22"/>
        </w:rPr>
        <w:t xml:space="preserve"> participate in the Tender</w:t>
      </w:r>
      <w:r>
        <w:rPr>
          <w:rFonts w:ascii="Candara" w:hAnsi="Candara" w:cs="Calibri"/>
          <w:sz w:val="22"/>
          <w:szCs w:val="22"/>
        </w:rPr>
        <w:t>/</w:t>
      </w:r>
      <w:r w:rsidRPr="0021069E">
        <w:rPr>
          <w:rFonts w:ascii="Candara" w:hAnsi="Candara" w:cs="Calibri"/>
          <w:sz w:val="22"/>
          <w:szCs w:val="22"/>
        </w:rPr>
        <w:t xml:space="preserve">submit </w:t>
      </w:r>
      <w:r w:rsidR="00440CB4">
        <w:rPr>
          <w:rFonts w:ascii="Candara" w:hAnsi="Candara" w:cs="Calibri"/>
          <w:sz w:val="22"/>
          <w:szCs w:val="22"/>
        </w:rPr>
        <w:t>TENDER PROPOSAL</w:t>
      </w:r>
      <w:r w:rsidRPr="0021069E">
        <w:rPr>
          <w:rFonts w:ascii="Candara" w:hAnsi="Candara" w:cs="Calibri"/>
          <w:sz w:val="22"/>
          <w:szCs w:val="22"/>
        </w:rPr>
        <w:t xml:space="preserve">, or withdraw from the tendering process, the TENDERER shall </w:t>
      </w:r>
      <w:r w:rsidRPr="00777201">
        <w:rPr>
          <w:rFonts w:ascii="Candara" w:hAnsi="Candara" w:cs="Calibri"/>
          <w:sz w:val="22"/>
          <w:szCs w:val="22"/>
        </w:rPr>
        <w:t>submit a notice of regret on or before the Tender closing date to the addressee as detailed in item 7.3 below, stating the reason(s) for declining to Tender/withdraw from the tendering process.</w:t>
      </w:r>
    </w:p>
    <w:p w14:paraId="17551DEF" w14:textId="77777777" w:rsidR="00BA578B" w:rsidRPr="00777201" w:rsidRDefault="00BA578B" w:rsidP="00BA578B">
      <w:pPr>
        <w:pStyle w:val="BodyTextIndent"/>
        <w:numPr>
          <w:ilvl w:val="1"/>
          <w:numId w:val="21"/>
        </w:numPr>
        <w:spacing w:after="60" w:line="276" w:lineRule="auto"/>
        <w:ind w:left="720" w:hanging="720"/>
        <w:rPr>
          <w:rFonts w:ascii="Candara" w:hAnsi="Candara" w:cs="Calibri"/>
          <w:sz w:val="22"/>
          <w:szCs w:val="22"/>
        </w:rPr>
      </w:pPr>
      <w:r w:rsidRPr="00777201">
        <w:rPr>
          <w:rFonts w:ascii="Candara" w:hAnsi="Candara" w:cs="Calibri"/>
          <w:sz w:val="22"/>
          <w:szCs w:val="22"/>
        </w:rPr>
        <w:t>COMPANY may disqualify – at its sole discretion –TENDERERs from participating in future Tenders in the event TENDERER fails to submit [a] a notice of regret, as requested under item 4.1 above, and [b] TENDER PROPOSAL.</w:t>
      </w:r>
    </w:p>
    <w:p w14:paraId="376A0F2D" w14:textId="77777777" w:rsidR="00BA578B" w:rsidRPr="00777201" w:rsidRDefault="00BA578B" w:rsidP="00BA578B">
      <w:pPr>
        <w:pStyle w:val="BodyTextIndent"/>
        <w:numPr>
          <w:ilvl w:val="1"/>
          <w:numId w:val="21"/>
        </w:numPr>
        <w:spacing w:after="60" w:line="276" w:lineRule="auto"/>
        <w:ind w:left="720" w:hanging="720"/>
        <w:rPr>
          <w:rFonts w:ascii="Candara" w:hAnsi="Candara" w:cs="Calibri"/>
          <w:sz w:val="22"/>
          <w:szCs w:val="22"/>
        </w:rPr>
      </w:pPr>
      <w:r w:rsidRPr="00777201">
        <w:rPr>
          <w:rFonts w:ascii="Candara" w:hAnsi="Candara" w:cs="Calibri"/>
          <w:sz w:val="22"/>
          <w:szCs w:val="22"/>
        </w:rPr>
        <w:t>The TENDERER shall return the TENDER DOCUMENT to COMPANY via the addressee as detailed in item 7.3 below.</w:t>
      </w:r>
    </w:p>
    <w:p w14:paraId="7AD4F168" w14:textId="77777777" w:rsidR="00BA578B" w:rsidRPr="00B0353D" w:rsidRDefault="00BA578B" w:rsidP="00BA578B">
      <w:pPr>
        <w:numPr>
          <w:ilvl w:val="0"/>
          <w:numId w:val="22"/>
        </w:numPr>
        <w:spacing w:before="240" w:after="240" w:line="276" w:lineRule="auto"/>
        <w:ind w:left="720" w:hanging="720"/>
        <w:jc w:val="both"/>
        <w:rPr>
          <w:rFonts w:ascii="Candara" w:hAnsi="Candara" w:cs="Calibri"/>
          <w:b/>
          <w:sz w:val="22"/>
          <w:szCs w:val="22"/>
        </w:rPr>
      </w:pPr>
      <w:r w:rsidRPr="00B0353D">
        <w:rPr>
          <w:rFonts w:ascii="Candara" w:hAnsi="Candara" w:cs="Calibri"/>
          <w:b/>
          <w:sz w:val="22"/>
          <w:szCs w:val="22"/>
        </w:rPr>
        <w:t>PREPARATION OF TENDER PROPOSAL</w:t>
      </w:r>
    </w:p>
    <w:p w14:paraId="563E2E99" w14:textId="77777777" w:rsidR="00BA578B" w:rsidRPr="0021069E" w:rsidRDefault="00BA578B" w:rsidP="00BA578B">
      <w:pPr>
        <w:pStyle w:val="ListParagraph"/>
        <w:numPr>
          <w:ilvl w:val="0"/>
          <w:numId w:val="21"/>
        </w:numPr>
        <w:spacing w:after="60" w:line="276" w:lineRule="auto"/>
        <w:jc w:val="both"/>
        <w:rPr>
          <w:rFonts w:ascii="Candara" w:hAnsi="Candara" w:cs="Calibri"/>
          <w:vanish/>
          <w:sz w:val="22"/>
          <w:szCs w:val="22"/>
        </w:rPr>
      </w:pPr>
    </w:p>
    <w:p w14:paraId="2A8E7B53" w14:textId="77777777" w:rsidR="00BA578B" w:rsidRPr="0021069E" w:rsidRDefault="00BA578B" w:rsidP="00BA578B">
      <w:pPr>
        <w:pStyle w:val="BodyTextIndent"/>
        <w:numPr>
          <w:ilvl w:val="1"/>
          <w:numId w:val="21"/>
        </w:numPr>
        <w:spacing w:after="60" w:line="276" w:lineRule="auto"/>
        <w:ind w:left="720" w:hanging="720"/>
        <w:rPr>
          <w:rFonts w:ascii="Candara" w:hAnsi="Candara" w:cs="Calibri"/>
          <w:sz w:val="22"/>
          <w:szCs w:val="22"/>
        </w:rPr>
      </w:pPr>
      <w:r w:rsidRPr="0021069E">
        <w:rPr>
          <w:rFonts w:ascii="Candara" w:hAnsi="Candara" w:cs="Calibri"/>
          <w:sz w:val="22"/>
          <w:szCs w:val="22"/>
        </w:rPr>
        <w:t xml:space="preserve">TENDERER shall review all relevant requirements to ascertain the nature, extent, and detail of the WORK. TENDERER shall obtain all necessary information and conditions that may affect the TENDER PROPOSAL. Failure to do so shall not relieve TENDERER from their responsibilities and obligations for carrying out the WORK in accordance with the requirements of the TENDER DOCUMENT. </w:t>
      </w:r>
      <w:r w:rsidRPr="00B54BA3">
        <w:rPr>
          <w:rFonts w:ascii="Candara" w:hAnsi="Candara" w:cs="Calibri"/>
          <w:sz w:val="22"/>
          <w:szCs w:val="22"/>
        </w:rPr>
        <w:t>TENDERER will have been deemed to visit the WORK area(s) to ascertain site conditions for the purpose of the preparation of their tender proposal.</w:t>
      </w:r>
    </w:p>
    <w:p w14:paraId="371DED87" w14:textId="676A4B98" w:rsidR="00BA578B" w:rsidRPr="0021069E" w:rsidRDefault="00BA578B" w:rsidP="00BA578B">
      <w:pPr>
        <w:pStyle w:val="BodyTextIndent"/>
        <w:numPr>
          <w:ilvl w:val="1"/>
          <w:numId w:val="21"/>
        </w:numPr>
        <w:spacing w:after="60" w:line="276" w:lineRule="auto"/>
        <w:ind w:left="720" w:hanging="720"/>
        <w:rPr>
          <w:rFonts w:ascii="Candara" w:hAnsi="Candara" w:cs="Calibri"/>
          <w:sz w:val="22"/>
          <w:szCs w:val="22"/>
        </w:rPr>
      </w:pPr>
      <w:r w:rsidRPr="0021069E">
        <w:rPr>
          <w:rFonts w:ascii="Candara" w:hAnsi="Candara" w:cs="Calibri"/>
          <w:sz w:val="22"/>
          <w:szCs w:val="22"/>
        </w:rPr>
        <w:t>Training Levy: COMPANY has imposed a charge of 1.2% over the CONTRACT PRICE as a Training Levy contribution thereunder, hereinafter referred as (the “Training Levy”). TENDERER shall consider the 1.2% Levy Deduction for Training fund in their submitted Commercial Proposal. COMPANY shall start deducting 1.2% from the gross amount of each invoice submitted against the satisfactory executed WORK or supplied MATERIALS under the CONTRACT.</w:t>
      </w:r>
    </w:p>
    <w:p w14:paraId="122E2DBC" w14:textId="582D21DC" w:rsidR="00BA578B" w:rsidRPr="0021069E" w:rsidRDefault="00BA578B" w:rsidP="00BA578B">
      <w:pPr>
        <w:pStyle w:val="BodyTextIndent"/>
        <w:numPr>
          <w:ilvl w:val="1"/>
          <w:numId w:val="21"/>
        </w:numPr>
        <w:spacing w:after="60" w:line="276" w:lineRule="auto"/>
        <w:ind w:left="720" w:hanging="720"/>
        <w:rPr>
          <w:rFonts w:ascii="Candara" w:hAnsi="Candara" w:cs="Calibri"/>
          <w:sz w:val="22"/>
          <w:szCs w:val="22"/>
        </w:rPr>
      </w:pPr>
      <w:r w:rsidRPr="0021069E">
        <w:rPr>
          <w:rFonts w:ascii="Candara" w:hAnsi="Candara" w:cs="Calibri"/>
          <w:sz w:val="22"/>
          <w:szCs w:val="22"/>
        </w:rPr>
        <w:lastRenderedPageBreak/>
        <w:t>Should TENDERER have any Commercial or Technical clarification regarding the TENDER DOCUMENT or should TENDERER detect any contradiction, obscurity and/or omission in the TENDER DOCUMENT, they should send their written request for clarification before submitting their TENDER</w:t>
      </w:r>
      <w:r>
        <w:rPr>
          <w:rFonts w:ascii="Candara" w:hAnsi="Candara" w:cs="Calibri"/>
          <w:sz w:val="22"/>
          <w:szCs w:val="22"/>
        </w:rPr>
        <w:t xml:space="preserve"> PROPOSAL</w:t>
      </w:r>
      <w:r w:rsidRPr="0021069E">
        <w:rPr>
          <w:rFonts w:ascii="Candara" w:hAnsi="Candara" w:cs="Calibri"/>
          <w:sz w:val="22"/>
          <w:szCs w:val="22"/>
        </w:rPr>
        <w:t xml:space="preserve">. COMPANY must receive all such requests </w:t>
      </w:r>
      <w:r w:rsidRPr="00B54BA3">
        <w:rPr>
          <w:rFonts w:ascii="Candara" w:hAnsi="Candara" w:cs="Calibri"/>
          <w:b/>
          <w:bCs/>
          <w:sz w:val="22"/>
          <w:szCs w:val="22"/>
        </w:rPr>
        <w:t>not later than</w:t>
      </w:r>
      <w:r w:rsidRPr="0021069E">
        <w:rPr>
          <w:rFonts w:ascii="Candara" w:hAnsi="Candara" w:cs="Calibri"/>
          <w:sz w:val="22"/>
          <w:szCs w:val="22"/>
        </w:rPr>
        <w:t xml:space="preserve"> </w:t>
      </w:r>
      <w:del w:id="115" w:author="Al Riyami, Azza OLNG-SCC/12" w:date="2026-03-10T10:26:00Z">
        <w:r w:rsidRPr="00B54BA3" w:rsidDel="00BF519C">
          <w:rPr>
            <w:rFonts w:ascii="Candara" w:hAnsi="Candara" w:cs="Calibri"/>
            <w:b/>
            <w:bCs/>
            <w:sz w:val="22"/>
            <w:szCs w:val="22"/>
          </w:rPr>
          <w:delText xml:space="preserve">5 </w:delText>
        </w:r>
      </w:del>
      <w:ins w:id="116" w:author="Al Riyami, Azza OLNG-SCC/12" w:date="2026-03-10T10:27:00Z">
        <w:r w:rsidR="00072727">
          <w:rPr>
            <w:rFonts w:ascii="Candara" w:hAnsi="Candara" w:cs="Calibri"/>
            <w:b/>
            <w:bCs/>
            <w:sz w:val="22"/>
            <w:szCs w:val="22"/>
          </w:rPr>
          <w:t xml:space="preserve">7 </w:t>
        </w:r>
      </w:ins>
      <w:r w:rsidRPr="00B54BA3">
        <w:rPr>
          <w:rFonts w:ascii="Candara" w:hAnsi="Candara" w:cs="Calibri"/>
          <w:b/>
          <w:bCs/>
          <w:sz w:val="22"/>
          <w:szCs w:val="22"/>
        </w:rPr>
        <w:t>working days</w:t>
      </w:r>
      <w:r w:rsidRPr="0021069E">
        <w:rPr>
          <w:rFonts w:ascii="Candara" w:hAnsi="Candara" w:cs="Calibri"/>
          <w:sz w:val="22"/>
          <w:szCs w:val="22"/>
        </w:rPr>
        <w:t xml:space="preserve"> before the date for submission of Tender. Clarifications should be sent to:</w:t>
      </w:r>
    </w:p>
    <w:p w14:paraId="109D4909" w14:textId="77777777" w:rsidR="00BA578B" w:rsidRPr="000D1E3E" w:rsidRDefault="00BA578B" w:rsidP="00BA578B">
      <w:pPr>
        <w:spacing w:line="276" w:lineRule="auto"/>
        <w:jc w:val="both"/>
        <w:rPr>
          <w:rFonts w:ascii="Candara" w:hAnsi="Candara" w:cs="Calibri"/>
          <w:bCs/>
          <w:sz w:val="22"/>
          <w:szCs w:val="22"/>
        </w:rPr>
      </w:pPr>
    </w:p>
    <w:tbl>
      <w:tblPr>
        <w:tblW w:w="0" w:type="auto"/>
        <w:tblInd w:w="28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590"/>
      </w:tblGrid>
      <w:tr w:rsidR="00BA578B" w:rsidRPr="002A7568" w14:paraId="1B1470D5" w14:textId="77777777" w:rsidTr="00AC27A9">
        <w:tc>
          <w:tcPr>
            <w:tcW w:w="4590" w:type="dxa"/>
          </w:tcPr>
          <w:p w14:paraId="56949C4F" w14:textId="4FB518CD" w:rsidR="008F59C5" w:rsidRDefault="00000000" w:rsidP="0013573B">
            <w:pPr>
              <w:jc w:val="center"/>
              <w:rPr>
                <w:rFonts w:ascii="Candara" w:hAnsi="Candara" w:cs="Calibri"/>
                <w:b/>
                <w:bCs/>
                <w:sz w:val="22"/>
                <w:szCs w:val="22"/>
                <w:highlight w:val="yellow"/>
              </w:rPr>
            </w:pPr>
            <w:sdt>
              <w:sdtPr>
                <w:rPr>
                  <w:rFonts w:ascii="Candara" w:hAnsi="Candara" w:cs="Calibri"/>
                  <w:b/>
                  <w:bCs/>
                  <w:sz w:val="22"/>
                  <w:szCs w:val="22"/>
                  <w:highlight w:val="yellow"/>
                </w:rPr>
                <w:alias w:val="Manager"/>
                <w:tag w:val=""/>
                <w:id w:val="1163119704"/>
                <w:placeholder>
                  <w:docPart w:val="2F7EE8A593D54634BF2142D99A2F9876"/>
                </w:placeholder>
                <w:dataBinding w:prefixMappings="xmlns:ns0='http://schemas.openxmlformats.org/officeDocument/2006/extended-properties' " w:xpath="/ns0:Properties[1]/ns0:Manager[1]" w:storeItemID="{6668398D-A668-4E3E-A5EB-62B293D839F1}"/>
                <w:text/>
              </w:sdtPr>
              <w:sdtContent>
                <w:r w:rsidR="00386AFB">
                  <w:rPr>
                    <w:rFonts w:ascii="Candara" w:hAnsi="Candara" w:cs="Calibri"/>
                    <w:b/>
                    <w:bCs/>
                    <w:sz w:val="22"/>
                    <w:szCs w:val="22"/>
                    <w:highlight w:val="yellow"/>
                  </w:rPr>
                  <w:t>Contract Engineer Name</w:t>
                </w:r>
              </w:sdtContent>
            </w:sdt>
          </w:p>
          <w:p w14:paraId="6D254681" w14:textId="3751C237" w:rsidR="008F59C5" w:rsidRDefault="00000000" w:rsidP="0013573B">
            <w:pPr>
              <w:jc w:val="center"/>
              <w:rPr>
                <w:rFonts w:ascii="Candara" w:hAnsi="Candara"/>
                <w:sz w:val="22"/>
                <w:szCs w:val="22"/>
                <w:highlight w:val="yellow"/>
              </w:rPr>
            </w:pPr>
            <w:sdt>
              <w:sdtPr>
                <w:rPr>
                  <w:rFonts w:ascii="Candara" w:hAnsi="Candara"/>
                  <w:sz w:val="22"/>
                  <w:szCs w:val="22"/>
                  <w:highlight w:val="yellow"/>
                </w:rPr>
                <w:alias w:val="Keywords"/>
                <w:tag w:val=""/>
                <w:id w:val="-933516158"/>
                <w:placeholder>
                  <w:docPart w:val="BAA1059BE1FF484B94D79E3F9836EDD7"/>
                </w:placeholder>
                <w:dataBinding w:prefixMappings="xmlns:ns0='http://purl.org/dc/elements/1.1/' xmlns:ns1='http://schemas.openxmlformats.org/package/2006/metadata/core-properties' " w:xpath="/ns1:coreProperties[1]/ns1:keywords[1]" w:storeItemID="{6C3C8BC8-F283-45AE-878A-BAB7291924A1}"/>
                <w:text/>
              </w:sdtPr>
              <w:sdtContent>
                <w:r w:rsidR="008F59C5" w:rsidRPr="008F59C5">
                  <w:rPr>
                    <w:rFonts w:ascii="Candara" w:hAnsi="Candara"/>
                    <w:sz w:val="22"/>
                    <w:szCs w:val="22"/>
                    <w:highlight w:val="yellow"/>
                  </w:rPr>
                  <w:t>Contract Engineer Job Title &amp; Ref Ind</w:t>
                </w:r>
              </w:sdtContent>
            </w:sdt>
          </w:p>
          <w:p w14:paraId="02F0ADC1" w14:textId="77777777" w:rsidR="0013573B" w:rsidRPr="0013573B" w:rsidRDefault="0013573B" w:rsidP="0013573B">
            <w:pPr>
              <w:jc w:val="center"/>
              <w:rPr>
                <w:rFonts w:ascii="Candara" w:hAnsi="Candara"/>
                <w:sz w:val="22"/>
                <w:szCs w:val="22"/>
              </w:rPr>
            </w:pPr>
            <w:r w:rsidRPr="0013573B">
              <w:rPr>
                <w:rFonts w:ascii="Candara" w:hAnsi="Candara"/>
                <w:sz w:val="22"/>
                <w:szCs w:val="22"/>
              </w:rPr>
              <w:t>Oman LNG LLC</w:t>
            </w:r>
          </w:p>
          <w:p w14:paraId="66466EFF" w14:textId="25216C4A" w:rsidR="0013573B" w:rsidRPr="00DF239B" w:rsidRDefault="0013573B" w:rsidP="0013573B">
            <w:pPr>
              <w:jc w:val="center"/>
              <w:rPr>
                <w:rFonts w:ascii="Candara" w:hAnsi="Candara"/>
                <w:sz w:val="22"/>
                <w:szCs w:val="22"/>
              </w:rPr>
            </w:pPr>
            <w:del w:id="117" w:author="Al Riyami, Azza OLNG-SCC/12" w:date="2026-04-05T11:09:00Z" w16du:dateUtc="2026-04-05T07:09:00Z">
              <w:r w:rsidRPr="00DF239B" w:rsidDel="00DF239B">
                <w:rPr>
                  <w:rFonts w:ascii="Candara" w:hAnsi="Candara"/>
                  <w:sz w:val="22"/>
                  <w:szCs w:val="22"/>
                </w:rPr>
                <w:delText xml:space="preserve">&lt;COMPANY location e.g. </w:delText>
              </w:r>
            </w:del>
            <w:proofErr w:type="spellStart"/>
            <w:r w:rsidRPr="00DF239B">
              <w:rPr>
                <w:rFonts w:ascii="Candara" w:hAnsi="Candara"/>
                <w:sz w:val="22"/>
                <w:szCs w:val="22"/>
              </w:rPr>
              <w:t>Qalhat</w:t>
            </w:r>
            <w:proofErr w:type="spellEnd"/>
            <w:r w:rsidRPr="00DF239B">
              <w:rPr>
                <w:rFonts w:ascii="Candara" w:hAnsi="Candara"/>
                <w:sz w:val="22"/>
                <w:szCs w:val="22"/>
              </w:rPr>
              <w:t xml:space="preserve"> Site Office</w:t>
            </w:r>
          </w:p>
          <w:p w14:paraId="371D1B16" w14:textId="77777777" w:rsidR="0013573B" w:rsidRPr="00DF239B" w:rsidRDefault="0013573B" w:rsidP="0013573B">
            <w:pPr>
              <w:jc w:val="center"/>
              <w:rPr>
                <w:rFonts w:ascii="Candara" w:hAnsi="Candara"/>
                <w:sz w:val="22"/>
                <w:szCs w:val="22"/>
              </w:rPr>
            </w:pPr>
            <w:r w:rsidRPr="00DF239B">
              <w:rPr>
                <w:rFonts w:ascii="Candara" w:hAnsi="Candara"/>
                <w:sz w:val="22"/>
                <w:szCs w:val="22"/>
              </w:rPr>
              <w:t>Post Office Box 888</w:t>
            </w:r>
          </w:p>
          <w:p w14:paraId="72A4DB6E" w14:textId="77777777" w:rsidR="0013573B" w:rsidRPr="00DF239B" w:rsidRDefault="0013573B" w:rsidP="0013573B">
            <w:pPr>
              <w:jc w:val="center"/>
              <w:rPr>
                <w:rFonts w:ascii="Candara" w:hAnsi="Candara"/>
                <w:sz w:val="22"/>
                <w:szCs w:val="22"/>
              </w:rPr>
            </w:pPr>
            <w:r w:rsidRPr="00DF239B">
              <w:rPr>
                <w:rFonts w:ascii="Candara" w:hAnsi="Candara"/>
                <w:sz w:val="22"/>
                <w:szCs w:val="22"/>
              </w:rPr>
              <w:t>Postal Code 411</w:t>
            </w:r>
          </w:p>
          <w:p w14:paraId="3982ECE5" w14:textId="5FC167D9" w:rsidR="0013573B" w:rsidRPr="0013573B" w:rsidRDefault="0013573B" w:rsidP="0013573B">
            <w:pPr>
              <w:jc w:val="center"/>
              <w:rPr>
                <w:rFonts w:ascii="Candara" w:hAnsi="Candara"/>
                <w:sz w:val="22"/>
                <w:szCs w:val="22"/>
              </w:rPr>
            </w:pPr>
            <w:r w:rsidRPr="00DF239B">
              <w:rPr>
                <w:rFonts w:ascii="Candara" w:hAnsi="Candara"/>
                <w:sz w:val="22"/>
                <w:szCs w:val="22"/>
              </w:rPr>
              <w:t>Sur</w:t>
            </w:r>
            <w:del w:id="118" w:author="Al Riyami, Azza OLNG-SCC/12" w:date="2026-04-05T11:09:00Z" w16du:dateUtc="2026-04-05T07:09:00Z">
              <w:r w:rsidRPr="00DF239B" w:rsidDel="00DF239B">
                <w:rPr>
                  <w:rFonts w:ascii="Candara" w:hAnsi="Candara"/>
                  <w:sz w:val="22"/>
                  <w:szCs w:val="22"/>
                </w:rPr>
                <w:delText>&gt;</w:delText>
              </w:r>
            </w:del>
          </w:p>
          <w:p w14:paraId="6EC6D040" w14:textId="77777777" w:rsidR="0013573B" w:rsidRPr="0013573B" w:rsidRDefault="0013573B" w:rsidP="0013573B">
            <w:pPr>
              <w:jc w:val="center"/>
              <w:rPr>
                <w:rFonts w:ascii="Candara" w:hAnsi="Candara"/>
                <w:sz w:val="22"/>
                <w:szCs w:val="22"/>
              </w:rPr>
            </w:pPr>
            <w:r w:rsidRPr="0013573B">
              <w:rPr>
                <w:rFonts w:ascii="Candara" w:hAnsi="Candara"/>
                <w:sz w:val="22"/>
                <w:szCs w:val="22"/>
              </w:rPr>
              <w:t>Sultanate of Oman</w:t>
            </w:r>
          </w:p>
          <w:p w14:paraId="5C3016E4" w14:textId="7E7645D6" w:rsidR="0013573B" w:rsidRPr="0013573B" w:rsidRDefault="0013573B" w:rsidP="0013573B">
            <w:pPr>
              <w:jc w:val="center"/>
              <w:rPr>
                <w:rFonts w:ascii="Candara" w:hAnsi="Candara"/>
                <w:sz w:val="22"/>
                <w:szCs w:val="22"/>
                <w:highlight w:val="yellow"/>
              </w:rPr>
            </w:pPr>
            <w:del w:id="119" w:author="Al Riyami, Azza OLNG-SCC/12" w:date="2026-04-05T11:09:00Z" w16du:dateUtc="2026-04-05T07:09:00Z">
              <w:r w:rsidRPr="0013573B" w:rsidDel="00DF239B">
                <w:rPr>
                  <w:rFonts w:ascii="Candara" w:hAnsi="Candara"/>
                  <w:sz w:val="22"/>
                  <w:szCs w:val="22"/>
                  <w:highlight w:val="yellow"/>
                </w:rPr>
                <w:delText>&lt;</w:delText>
              </w:r>
            </w:del>
            <w:r w:rsidRPr="0013573B">
              <w:rPr>
                <w:rFonts w:ascii="Candara" w:hAnsi="Candara"/>
                <w:sz w:val="22"/>
                <w:szCs w:val="22"/>
                <w:highlight w:val="yellow"/>
              </w:rPr>
              <w:t xml:space="preserve">Tel. No. +968 </w:t>
            </w:r>
            <w:proofErr w:type="spellStart"/>
            <w:r w:rsidRPr="0013573B">
              <w:rPr>
                <w:rFonts w:ascii="Candara" w:hAnsi="Candara"/>
                <w:sz w:val="22"/>
                <w:szCs w:val="22"/>
                <w:highlight w:val="yellow"/>
              </w:rPr>
              <w:t>xxxxxxxx</w:t>
            </w:r>
            <w:proofErr w:type="spellEnd"/>
            <w:del w:id="120" w:author="Al Riyami, Azza OLNG-SCC/12" w:date="2026-04-05T11:09:00Z" w16du:dateUtc="2026-04-05T07:09:00Z">
              <w:r w:rsidRPr="0013573B" w:rsidDel="00DF239B">
                <w:rPr>
                  <w:rFonts w:ascii="Candara" w:hAnsi="Candara"/>
                  <w:sz w:val="22"/>
                  <w:szCs w:val="22"/>
                  <w:highlight w:val="yellow"/>
                </w:rPr>
                <w:delText>&gt;</w:delText>
              </w:r>
            </w:del>
          </w:p>
          <w:p w14:paraId="7733D8E3" w14:textId="710D9638" w:rsidR="00BA578B" w:rsidRPr="002A7568" w:rsidRDefault="0013573B" w:rsidP="0013573B">
            <w:pPr>
              <w:spacing w:line="276" w:lineRule="auto"/>
              <w:jc w:val="center"/>
              <w:rPr>
                <w:rFonts w:ascii="Candara" w:hAnsi="Candara" w:cs="Calibri"/>
              </w:rPr>
            </w:pPr>
            <w:r w:rsidRPr="0013573B">
              <w:rPr>
                <w:rFonts w:ascii="Candara" w:hAnsi="Candara"/>
                <w:sz w:val="22"/>
                <w:szCs w:val="22"/>
                <w:highlight w:val="yellow"/>
              </w:rPr>
              <w:t xml:space="preserve">Email: </w:t>
            </w:r>
            <w:del w:id="121" w:author="Al Riyami, Azza OLNG-SCC/12" w:date="2026-04-05T11:09:00Z" w16du:dateUtc="2026-04-05T07:09:00Z">
              <w:r w:rsidRPr="0013573B" w:rsidDel="00DF239B">
                <w:rPr>
                  <w:rFonts w:ascii="Candara" w:hAnsi="Candara"/>
                  <w:sz w:val="22"/>
                  <w:szCs w:val="22"/>
                  <w:highlight w:val="yellow"/>
                </w:rPr>
                <w:delText>&lt;</w:delText>
              </w:r>
            </w:del>
            <w:r w:rsidRPr="0013573B">
              <w:rPr>
                <w:rFonts w:ascii="Candara" w:hAnsi="Candara"/>
                <w:sz w:val="22"/>
                <w:szCs w:val="22"/>
                <w:highlight w:val="yellow"/>
              </w:rPr>
              <w:t>Email address of Contract Engineer</w:t>
            </w:r>
            <w:del w:id="122" w:author="Al Riyami, Azza OLNG-SCC/12" w:date="2026-04-05T11:09:00Z" w16du:dateUtc="2026-04-05T07:09:00Z">
              <w:r w:rsidRPr="0013573B" w:rsidDel="00DF239B">
                <w:rPr>
                  <w:rFonts w:ascii="Candara" w:hAnsi="Candara"/>
                  <w:sz w:val="22"/>
                  <w:szCs w:val="22"/>
                  <w:highlight w:val="yellow"/>
                </w:rPr>
                <w:delText>&gt;</w:delText>
              </w:r>
            </w:del>
          </w:p>
        </w:tc>
      </w:tr>
    </w:tbl>
    <w:p w14:paraId="7A39693A" w14:textId="77777777" w:rsidR="00BA578B" w:rsidRDefault="00BA578B" w:rsidP="00BA578B">
      <w:pPr>
        <w:spacing w:line="276" w:lineRule="auto"/>
        <w:ind w:left="930"/>
        <w:jc w:val="both"/>
        <w:rPr>
          <w:rFonts w:ascii="Candara" w:hAnsi="Candara" w:cs="Calibri"/>
          <w:bCs/>
          <w:sz w:val="22"/>
          <w:szCs w:val="22"/>
        </w:rPr>
      </w:pPr>
      <w:r w:rsidRPr="000D1E3E">
        <w:rPr>
          <w:rFonts w:ascii="Candara" w:hAnsi="Candara" w:cs="Calibri"/>
          <w:bCs/>
          <w:sz w:val="22"/>
          <w:szCs w:val="22"/>
        </w:rPr>
        <w:t xml:space="preserve"> </w:t>
      </w:r>
    </w:p>
    <w:p w14:paraId="0786CBB6" w14:textId="77777777" w:rsidR="00BA578B" w:rsidRPr="0021069E" w:rsidRDefault="00BA578B" w:rsidP="00BA578B">
      <w:pPr>
        <w:pStyle w:val="BodyTextIndent"/>
        <w:numPr>
          <w:ilvl w:val="1"/>
          <w:numId w:val="21"/>
        </w:numPr>
        <w:spacing w:after="60" w:line="276" w:lineRule="auto"/>
        <w:ind w:left="720" w:hanging="720"/>
        <w:rPr>
          <w:rFonts w:ascii="Candara" w:hAnsi="Candara" w:cs="Calibri"/>
          <w:sz w:val="22"/>
          <w:szCs w:val="22"/>
        </w:rPr>
      </w:pPr>
      <w:r w:rsidRPr="0021069E">
        <w:rPr>
          <w:rFonts w:ascii="Candara" w:hAnsi="Candara" w:cs="Calibri"/>
          <w:sz w:val="22"/>
          <w:szCs w:val="22"/>
        </w:rPr>
        <w:t>COMPANY reserves the right to award these WORKS in whole or in part at its entire sole discretion.</w:t>
      </w:r>
    </w:p>
    <w:p w14:paraId="5941BF7C" w14:textId="77777777" w:rsidR="00BA578B" w:rsidRDefault="00BA578B" w:rsidP="00BA578B">
      <w:pPr>
        <w:pStyle w:val="BodyTextIndent"/>
        <w:numPr>
          <w:ilvl w:val="1"/>
          <w:numId w:val="21"/>
        </w:numPr>
        <w:spacing w:after="60" w:line="276" w:lineRule="auto"/>
        <w:ind w:left="720" w:hanging="720"/>
        <w:rPr>
          <w:ins w:id="123" w:author="Al Riyami, Azza OLNG-SCC/12" w:date="2026-03-10T10:31:00Z"/>
          <w:rFonts w:ascii="Candara" w:hAnsi="Candara" w:cs="Calibri"/>
          <w:sz w:val="22"/>
          <w:szCs w:val="22"/>
        </w:rPr>
      </w:pPr>
      <w:r w:rsidRPr="0021069E">
        <w:rPr>
          <w:rFonts w:ascii="Candara" w:hAnsi="Candara" w:cs="Calibri"/>
          <w:sz w:val="22"/>
          <w:szCs w:val="22"/>
        </w:rPr>
        <w:t>All pricing information requested in this TENDER must be provided. Failure to comply with this condition may result in rejection of TENDER</w:t>
      </w:r>
      <w:r>
        <w:rPr>
          <w:rFonts w:ascii="Candara" w:hAnsi="Candara" w:cs="Calibri"/>
          <w:sz w:val="22"/>
          <w:szCs w:val="22"/>
        </w:rPr>
        <w:t>.</w:t>
      </w:r>
    </w:p>
    <w:p w14:paraId="79C2A0ED" w14:textId="33B8221C" w:rsidR="000C18C5" w:rsidRPr="0021069E" w:rsidRDefault="000C18C5">
      <w:pPr>
        <w:pStyle w:val="BodyTextIndent"/>
        <w:spacing w:after="60" w:line="276" w:lineRule="auto"/>
        <w:ind w:left="720"/>
        <w:rPr>
          <w:rFonts w:ascii="Candara" w:hAnsi="Candara" w:cs="Calibri"/>
          <w:sz w:val="22"/>
          <w:szCs w:val="22"/>
        </w:rPr>
        <w:pPrChange w:id="124" w:author="Al Riyami, Azza OLNG-SCC/12" w:date="2026-04-06T10:44:00Z" w16du:dateUtc="2026-04-06T06:44:00Z">
          <w:pPr>
            <w:pStyle w:val="BodyTextIndent"/>
            <w:numPr>
              <w:ilvl w:val="1"/>
              <w:numId w:val="21"/>
            </w:numPr>
            <w:spacing w:after="60" w:line="276" w:lineRule="auto"/>
            <w:ind w:left="720" w:hanging="720"/>
          </w:pPr>
        </w:pPrChange>
      </w:pPr>
    </w:p>
    <w:p w14:paraId="4A5BE4FE" w14:textId="77777777" w:rsidR="00BA578B" w:rsidRDefault="00BA578B" w:rsidP="00BA578B">
      <w:pPr>
        <w:numPr>
          <w:ilvl w:val="0"/>
          <w:numId w:val="22"/>
        </w:numPr>
        <w:spacing w:before="240" w:after="240" w:line="276" w:lineRule="auto"/>
        <w:ind w:left="720" w:hanging="720"/>
        <w:jc w:val="both"/>
        <w:rPr>
          <w:rFonts w:ascii="Candara" w:hAnsi="Candara" w:cs="Calibri"/>
          <w:b/>
          <w:sz w:val="22"/>
          <w:szCs w:val="22"/>
        </w:rPr>
      </w:pPr>
      <w:r w:rsidRPr="000D1E3E">
        <w:rPr>
          <w:rFonts w:ascii="Candara" w:hAnsi="Candara" w:cs="Calibri"/>
          <w:b/>
          <w:sz w:val="22"/>
          <w:szCs w:val="22"/>
        </w:rPr>
        <w:t>COMPLIANCE WITH TENDER DOCUMENT</w:t>
      </w:r>
    </w:p>
    <w:p w14:paraId="426CC229" w14:textId="77777777" w:rsidR="00BA578B" w:rsidRPr="0021069E" w:rsidRDefault="00BA578B" w:rsidP="00BA578B">
      <w:pPr>
        <w:pStyle w:val="ListParagraph"/>
        <w:numPr>
          <w:ilvl w:val="0"/>
          <w:numId w:val="21"/>
        </w:numPr>
        <w:spacing w:after="60" w:line="276" w:lineRule="auto"/>
        <w:jc w:val="both"/>
        <w:rPr>
          <w:rFonts w:ascii="Candara" w:hAnsi="Candara" w:cs="Calibri"/>
          <w:vanish/>
          <w:sz w:val="22"/>
          <w:szCs w:val="22"/>
        </w:rPr>
      </w:pPr>
    </w:p>
    <w:p w14:paraId="61616939" w14:textId="77777777" w:rsidR="00BA578B" w:rsidRPr="0021069E" w:rsidRDefault="00BA578B" w:rsidP="00BA578B">
      <w:pPr>
        <w:pStyle w:val="BodyTextIndent"/>
        <w:numPr>
          <w:ilvl w:val="1"/>
          <w:numId w:val="21"/>
        </w:numPr>
        <w:spacing w:after="60" w:line="276" w:lineRule="auto"/>
        <w:ind w:left="720" w:hanging="720"/>
        <w:rPr>
          <w:rFonts w:ascii="Candara" w:hAnsi="Candara" w:cs="Calibri"/>
          <w:sz w:val="22"/>
          <w:szCs w:val="22"/>
        </w:rPr>
      </w:pPr>
      <w:r w:rsidRPr="0021069E">
        <w:rPr>
          <w:rFonts w:ascii="Candara" w:hAnsi="Candara" w:cs="Calibri"/>
          <w:sz w:val="22"/>
          <w:szCs w:val="22"/>
        </w:rPr>
        <w:t>TENDERER is required to submit their TENDER PROPOSAL in full compliance with the requirements of the TENDER DOCUMENT. The TENDER PROPOSAL shall be in the same form as issued and not re-arranged in any way other than to facilitate the inclusion of any amendments.</w:t>
      </w:r>
    </w:p>
    <w:p w14:paraId="710E90BD" w14:textId="77777777" w:rsidR="00BA578B" w:rsidRPr="0021069E" w:rsidRDefault="00BA578B" w:rsidP="00BA578B">
      <w:pPr>
        <w:pStyle w:val="BodyTextIndent"/>
        <w:numPr>
          <w:ilvl w:val="1"/>
          <w:numId w:val="21"/>
        </w:numPr>
        <w:spacing w:after="60" w:line="276" w:lineRule="auto"/>
        <w:ind w:left="720" w:hanging="720"/>
        <w:rPr>
          <w:rFonts w:ascii="Candara" w:hAnsi="Candara" w:cs="Calibri"/>
          <w:sz w:val="22"/>
          <w:szCs w:val="22"/>
        </w:rPr>
      </w:pPr>
      <w:r w:rsidRPr="0021069E">
        <w:rPr>
          <w:rFonts w:ascii="Candara" w:hAnsi="Candara" w:cs="Calibri"/>
          <w:sz w:val="22"/>
          <w:szCs w:val="22"/>
        </w:rPr>
        <w:t>TENDERER shall in no event state in the TENDER PROPOSAL their “understanding” of specific parts of the TENDER DOCUMENT. Any obscurities, ambiguities, contradictions or omissions in the TENDER DOCUMENT are to be resolved prior to submission of the Tender.</w:t>
      </w:r>
    </w:p>
    <w:p w14:paraId="56D3851D" w14:textId="77777777" w:rsidR="00BA578B" w:rsidRPr="0021069E" w:rsidRDefault="00BA578B" w:rsidP="00BA578B">
      <w:pPr>
        <w:pStyle w:val="BodyTextIndent"/>
        <w:numPr>
          <w:ilvl w:val="1"/>
          <w:numId w:val="21"/>
        </w:numPr>
        <w:spacing w:after="60" w:line="276" w:lineRule="auto"/>
        <w:ind w:left="720" w:hanging="720"/>
        <w:rPr>
          <w:rFonts w:ascii="Candara" w:hAnsi="Candara" w:cs="Calibri"/>
          <w:sz w:val="22"/>
          <w:szCs w:val="22"/>
        </w:rPr>
      </w:pPr>
      <w:r w:rsidRPr="0021069E">
        <w:rPr>
          <w:rFonts w:ascii="Candara" w:hAnsi="Candara" w:cs="Calibri"/>
          <w:sz w:val="22"/>
          <w:szCs w:val="22"/>
        </w:rPr>
        <w:t xml:space="preserve">TENDER PROPOSAL must be submitted in writing. Facsimile or telex proposals shall not be accepted. </w:t>
      </w:r>
    </w:p>
    <w:p w14:paraId="36E78533" w14:textId="30C276B7" w:rsidR="00BA578B" w:rsidRDefault="00BA578B" w:rsidP="0013573B">
      <w:pPr>
        <w:pStyle w:val="BodyTextIndent"/>
        <w:numPr>
          <w:ilvl w:val="1"/>
          <w:numId w:val="21"/>
        </w:numPr>
        <w:spacing w:after="60" w:line="276" w:lineRule="auto"/>
        <w:ind w:left="720" w:hanging="720"/>
        <w:rPr>
          <w:ins w:id="125" w:author="Al Riyami, Azza OLNG-SCC/12" w:date="2026-03-10T10:30:00Z"/>
          <w:rFonts w:ascii="Candara" w:hAnsi="Candara" w:cs="Calibri"/>
          <w:sz w:val="22"/>
          <w:szCs w:val="22"/>
        </w:rPr>
      </w:pPr>
      <w:r w:rsidRPr="0021069E">
        <w:rPr>
          <w:rFonts w:ascii="Candara" w:hAnsi="Candara" w:cs="Calibri"/>
          <w:sz w:val="22"/>
          <w:szCs w:val="22"/>
        </w:rPr>
        <w:t>TENDERER may suggest alternative(s) to the Scope of Work and Pricing, but in any event, TENDERER must submit the basic requirement in the TENDER DOCUMENT as described. The proposed alternatives shall be submitted as an attachment to the TENDER PROPOSAL.</w:t>
      </w:r>
    </w:p>
    <w:p w14:paraId="66260F72" w14:textId="2B6CE328" w:rsidR="00AE3EA8" w:rsidRPr="0013573B" w:rsidRDefault="00AE3EA8" w:rsidP="0013573B">
      <w:pPr>
        <w:pStyle w:val="BodyTextIndent"/>
        <w:numPr>
          <w:ilvl w:val="1"/>
          <w:numId w:val="21"/>
        </w:numPr>
        <w:spacing w:after="60" w:line="276" w:lineRule="auto"/>
        <w:ind w:left="720" w:hanging="720"/>
        <w:rPr>
          <w:rFonts w:ascii="Candara" w:hAnsi="Candara" w:cs="Calibri"/>
          <w:sz w:val="22"/>
          <w:szCs w:val="22"/>
        </w:rPr>
      </w:pPr>
      <w:ins w:id="126" w:author="Al Riyami, Azza OLNG-SCC/12" w:date="2026-03-10T10:30:00Z">
        <w:r w:rsidRPr="00AE3EA8">
          <w:rPr>
            <w:rFonts w:ascii="Candara" w:hAnsi="Candara" w:cs="Calibri"/>
            <w:sz w:val="22"/>
            <w:szCs w:val="22"/>
          </w:rPr>
          <w:t>All documents, certificates, licenses, and registrations submitted as part of the TENDER PROPOSAL shall be valid at the time of Tender submission. The COMPANY reserves the right to request updated or additional documentation at any stage of the tender evaluation process.</w:t>
        </w:r>
      </w:ins>
    </w:p>
    <w:p w14:paraId="6AEDD309" w14:textId="77777777" w:rsidR="00BA578B" w:rsidRPr="00415FB3" w:rsidRDefault="00BA578B" w:rsidP="00BA578B">
      <w:pPr>
        <w:numPr>
          <w:ilvl w:val="0"/>
          <w:numId w:val="22"/>
        </w:numPr>
        <w:spacing w:before="240" w:after="240" w:line="276" w:lineRule="auto"/>
        <w:ind w:left="720" w:hanging="720"/>
        <w:jc w:val="both"/>
        <w:rPr>
          <w:rFonts w:ascii="Candara" w:hAnsi="Candara" w:cs="Calibri"/>
          <w:b/>
          <w:sz w:val="22"/>
          <w:szCs w:val="22"/>
          <w:highlight w:val="cyan"/>
        </w:rPr>
      </w:pPr>
      <w:r w:rsidRPr="00415FB3">
        <w:rPr>
          <w:rFonts w:ascii="Candara" w:hAnsi="Candara" w:cs="Calibri"/>
          <w:b/>
          <w:sz w:val="22"/>
          <w:szCs w:val="22"/>
          <w:highlight w:val="cyan"/>
        </w:rPr>
        <w:t>TRANSFER OF OMANI NATIONALS</w:t>
      </w:r>
    </w:p>
    <w:p w14:paraId="40C5F47C" w14:textId="77777777" w:rsidR="00BA578B" w:rsidRPr="00415FB3" w:rsidRDefault="00BA578B" w:rsidP="00BA578B">
      <w:pPr>
        <w:pStyle w:val="ListParagraph"/>
        <w:numPr>
          <w:ilvl w:val="0"/>
          <w:numId w:val="21"/>
        </w:numPr>
        <w:spacing w:after="60" w:line="276" w:lineRule="auto"/>
        <w:jc w:val="both"/>
        <w:rPr>
          <w:rFonts w:ascii="Candara" w:hAnsi="Candara" w:cs="Calibri"/>
          <w:vanish/>
          <w:sz w:val="22"/>
          <w:szCs w:val="22"/>
          <w:highlight w:val="cyan"/>
        </w:rPr>
      </w:pPr>
    </w:p>
    <w:p w14:paraId="05410866" w14:textId="77777777" w:rsidR="00BA578B" w:rsidRPr="00415FB3" w:rsidRDefault="00BA578B" w:rsidP="00BA578B">
      <w:pPr>
        <w:pStyle w:val="BodyTextIndent"/>
        <w:numPr>
          <w:ilvl w:val="1"/>
          <w:numId w:val="21"/>
        </w:numPr>
        <w:spacing w:after="60" w:line="276" w:lineRule="auto"/>
        <w:ind w:left="720" w:hanging="720"/>
        <w:rPr>
          <w:rFonts w:ascii="Candara" w:hAnsi="Candara" w:cs="Calibri"/>
          <w:sz w:val="22"/>
          <w:szCs w:val="22"/>
          <w:highlight w:val="cyan"/>
        </w:rPr>
      </w:pPr>
      <w:r w:rsidRPr="00415FB3">
        <w:rPr>
          <w:rFonts w:ascii="Candara" w:hAnsi="Candara" w:cs="Calibri"/>
          <w:sz w:val="22"/>
          <w:szCs w:val="22"/>
          <w:highlight w:val="cyan"/>
        </w:rPr>
        <w:t>Where an existing CONTRACT is to be retendered and there are Omani nationals working on the existing CONTRACT, the TENDERER shall refer to Article 50 of the Omani Labour Law promulgated by Royal Decree No. 53/2023 for TENDERER’s obligations relating to transfer of these Omani nationals from the incumbent Service Provider to the TENDERER at award of the new CONTRACT.</w:t>
      </w:r>
    </w:p>
    <w:p w14:paraId="2AEBF23E" w14:textId="77777777" w:rsidR="00BA578B" w:rsidRPr="00415FB3" w:rsidRDefault="00BA578B" w:rsidP="00BA578B">
      <w:pPr>
        <w:pStyle w:val="BodyTextIndent"/>
        <w:numPr>
          <w:ilvl w:val="1"/>
          <w:numId w:val="21"/>
        </w:numPr>
        <w:spacing w:after="60" w:line="276" w:lineRule="auto"/>
        <w:ind w:left="720" w:hanging="720"/>
        <w:rPr>
          <w:rFonts w:ascii="Candara" w:hAnsi="Candara" w:cs="Calibri"/>
          <w:sz w:val="22"/>
          <w:szCs w:val="22"/>
          <w:highlight w:val="cyan"/>
        </w:rPr>
      </w:pPr>
      <w:r w:rsidRPr="00415FB3">
        <w:rPr>
          <w:rFonts w:ascii="Candara" w:hAnsi="Candara" w:cs="Calibri"/>
          <w:sz w:val="22"/>
          <w:szCs w:val="22"/>
          <w:highlight w:val="cyan"/>
        </w:rPr>
        <w:lastRenderedPageBreak/>
        <w:t xml:space="preserve">COMPANY will provide the list of the Omani nationals working on the existing CONTRACT. This list will contain details (i.e. Job title, breakdown of total salary, age, number of years in employment, etc.) of each Omani national. </w:t>
      </w:r>
    </w:p>
    <w:p w14:paraId="38B90F6A" w14:textId="77777777" w:rsidR="00BA578B" w:rsidRPr="000D1E3E" w:rsidRDefault="00BA578B" w:rsidP="00BA578B">
      <w:pPr>
        <w:numPr>
          <w:ilvl w:val="0"/>
          <w:numId w:val="22"/>
        </w:numPr>
        <w:spacing w:before="240" w:after="240" w:line="276" w:lineRule="auto"/>
        <w:ind w:left="720" w:hanging="720"/>
        <w:jc w:val="both"/>
        <w:rPr>
          <w:rFonts w:ascii="Candara" w:hAnsi="Candara" w:cs="Calibri"/>
          <w:b/>
          <w:sz w:val="22"/>
          <w:szCs w:val="22"/>
        </w:rPr>
      </w:pPr>
      <w:r w:rsidRPr="000D1E3E">
        <w:rPr>
          <w:rFonts w:ascii="Candara" w:hAnsi="Candara" w:cs="Calibri"/>
          <w:b/>
          <w:sz w:val="22"/>
          <w:szCs w:val="22"/>
        </w:rPr>
        <w:t>VALIDITY OF TENDER</w:t>
      </w:r>
    </w:p>
    <w:p w14:paraId="2E9115A6" w14:textId="77777777" w:rsidR="00BA578B" w:rsidRPr="00A14763" w:rsidRDefault="00BA578B" w:rsidP="00BA578B">
      <w:pPr>
        <w:pStyle w:val="ListParagraph"/>
        <w:numPr>
          <w:ilvl w:val="0"/>
          <w:numId w:val="21"/>
        </w:numPr>
        <w:spacing w:after="60" w:line="276" w:lineRule="auto"/>
        <w:jc w:val="both"/>
        <w:rPr>
          <w:rFonts w:ascii="Candara" w:hAnsi="Candara" w:cs="Calibri"/>
          <w:vanish/>
          <w:sz w:val="22"/>
          <w:szCs w:val="22"/>
        </w:rPr>
      </w:pPr>
    </w:p>
    <w:p w14:paraId="0EF8475E" w14:textId="77777777" w:rsidR="00BA578B" w:rsidRPr="00A14763" w:rsidRDefault="00BA578B" w:rsidP="00BA578B">
      <w:pPr>
        <w:pStyle w:val="BodyTextIndent"/>
        <w:numPr>
          <w:ilvl w:val="1"/>
          <w:numId w:val="21"/>
        </w:numPr>
        <w:spacing w:after="60" w:line="276" w:lineRule="auto"/>
        <w:ind w:left="720" w:hanging="720"/>
        <w:rPr>
          <w:rFonts w:ascii="Candara" w:hAnsi="Candara" w:cs="Calibri"/>
          <w:sz w:val="22"/>
          <w:szCs w:val="22"/>
        </w:rPr>
      </w:pPr>
      <w:r w:rsidRPr="0021069E">
        <w:rPr>
          <w:rFonts w:ascii="Candara" w:hAnsi="Candara" w:cs="Calibri"/>
          <w:sz w:val="22"/>
          <w:szCs w:val="22"/>
        </w:rPr>
        <w:t>TENDERER offer shall be irrevocable for a period of four (4) months from the date of submission of TENDER PROPOSAL and may be accepted by COMPANY at any time during that period.</w:t>
      </w:r>
    </w:p>
    <w:p w14:paraId="65D68E41" w14:textId="77777777" w:rsidR="00BA578B" w:rsidRPr="000D1E3E" w:rsidRDefault="00BA578B" w:rsidP="00BA578B">
      <w:pPr>
        <w:numPr>
          <w:ilvl w:val="0"/>
          <w:numId w:val="22"/>
        </w:numPr>
        <w:spacing w:before="240" w:after="240" w:line="276" w:lineRule="auto"/>
        <w:ind w:left="720" w:hanging="720"/>
        <w:jc w:val="both"/>
        <w:rPr>
          <w:rFonts w:ascii="Candara" w:hAnsi="Candara" w:cs="Calibri"/>
          <w:b/>
          <w:sz w:val="22"/>
          <w:szCs w:val="22"/>
        </w:rPr>
      </w:pPr>
      <w:r w:rsidRPr="000D1E3E">
        <w:rPr>
          <w:rFonts w:ascii="Candara" w:hAnsi="Candara" w:cs="Calibri"/>
          <w:b/>
          <w:sz w:val="22"/>
          <w:szCs w:val="22"/>
        </w:rPr>
        <w:t>RIGHT OF ACCEPTANCE</w:t>
      </w:r>
    </w:p>
    <w:p w14:paraId="731C3AC9" w14:textId="77777777" w:rsidR="00BA578B" w:rsidRPr="00A14763" w:rsidRDefault="00BA578B" w:rsidP="00BA578B">
      <w:pPr>
        <w:pStyle w:val="ListParagraph"/>
        <w:numPr>
          <w:ilvl w:val="0"/>
          <w:numId w:val="21"/>
        </w:numPr>
        <w:spacing w:after="60" w:line="276" w:lineRule="auto"/>
        <w:jc w:val="both"/>
        <w:rPr>
          <w:rFonts w:ascii="Candara" w:hAnsi="Candara" w:cs="Calibri"/>
          <w:vanish/>
          <w:sz w:val="22"/>
          <w:szCs w:val="22"/>
        </w:rPr>
      </w:pPr>
    </w:p>
    <w:p w14:paraId="1D0835CB" w14:textId="77777777" w:rsidR="00BA578B" w:rsidRPr="0021069E" w:rsidRDefault="00BA578B" w:rsidP="00BA578B">
      <w:pPr>
        <w:pStyle w:val="BodyTextIndent"/>
        <w:numPr>
          <w:ilvl w:val="1"/>
          <w:numId w:val="21"/>
        </w:numPr>
        <w:spacing w:after="60" w:line="276" w:lineRule="auto"/>
        <w:ind w:left="720" w:hanging="720"/>
        <w:rPr>
          <w:rFonts w:ascii="Candara" w:hAnsi="Candara" w:cs="Calibri"/>
          <w:sz w:val="22"/>
          <w:szCs w:val="22"/>
        </w:rPr>
      </w:pPr>
      <w:r w:rsidRPr="0021069E">
        <w:rPr>
          <w:rFonts w:ascii="Candara" w:hAnsi="Candara" w:cs="Calibri"/>
          <w:sz w:val="22"/>
          <w:szCs w:val="22"/>
        </w:rPr>
        <w:t xml:space="preserve">COMPANY shall not be bound to accept the lowest offer/ TENDER </w:t>
      </w:r>
      <w:proofErr w:type="gramStart"/>
      <w:r w:rsidRPr="0021069E">
        <w:rPr>
          <w:rFonts w:ascii="Candara" w:hAnsi="Candara" w:cs="Calibri"/>
          <w:sz w:val="22"/>
          <w:szCs w:val="22"/>
        </w:rPr>
        <w:t>PROPOSAL, and</w:t>
      </w:r>
      <w:proofErr w:type="gramEnd"/>
      <w:r w:rsidRPr="0021069E">
        <w:rPr>
          <w:rFonts w:ascii="Candara" w:hAnsi="Candara" w:cs="Calibri"/>
          <w:sz w:val="22"/>
          <w:szCs w:val="22"/>
        </w:rPr>
        <w:t xml:space="preserve"> reserves the right to accept or reject any TENDER PROPOSAL in whole or in part, or to reject all TENDER PROPOSAL with or without notice or reasons, and if no TENDER PROPOSAL is accepted, to abandon WORK or to have WORK performed in such other manner as COMPANY may elect.</w:t>
      </w:r>
    </w:p>
    <w:p w14:paraId="5F04817D" w14:textId="77777777" w:rsidR="00BA578B" w:rsidRPr="0021069E" w:rsidRDefault="00BA578B" w:rsidP="00BA578B">
      <w:pPr>
        <w:pStyle w:val="BodyTextIndent"/>
        <w:numPr>
          <w:ilvl w:val="1"/>
          <w:numId w:val="21"/>
        </w:numPr>
        <w:spacing w:after="60" w:line="276" w:lineRule="auto"/>
        <w:ind w:left="720" w:hanging="720"/>
        <w:rPr>
          <w:rFonts w:ascii="Candara" w:hAnsi="Candara" w:cs="Calibri"/>
          <w:sz w:val="22"/>
          <w:szCs w:val="22"/>
        </w:rPr>
      </w:pPr>
      <w:r w:rsidRPr="0021069E">
        <w:rPr>
          <w:rFonts w:ascii="Candara" w:hAnsi="Candara" w:cs="Calibri"/>
          <w:sz w:val="22"/>
          <w:szCs w:val="22"/>
        </w:rPr>
        <w:t>COMPANY may invite TENDERER to discuss and/or clarify their TENDER PROPOSAL. Under no circumstances shall the invitation to discuss and/or clarify the TENDER PROPOSAL be construed in any way as a commitment on the part of COMPANY to award CONTRACT.</w:t>
      </w:r>
    </w:p>
    <w:p w14:paraId="4AE882F5" w14:textId="77777777" w:rsidR="00BA578B" w:rsidRPr="0021069E" w:rsidRDefault="00BA578B" w:rsidP="00BA578B">
      <w:pPr>
        <w:pStyle w:val="BodyTextIndent"/>
        <w:numPr>
          <w:ilvl w:val="1"/>
          <w:numId w:val="21"/>
        </w:numPr>
        <w:spacing w:after="60" w:line="276" w:lineRule="auto"/>
        <w:ind w:left="720" w:hanging="720"/>
        <w:rPr>
          <w:rFonts w:ascii="Candara" w:hAnsi="Candara" w:cs="Calibri"/>
          <w:sz w:val="22"/>
          <w:szCs w:val="22"/>
        </w:rPr>
      </w:pPr>
      <w:r w:rsidRPr="0021069E">
        <w:rPr>
          <w:rFonts w:ascii="Candara" w:hAnsi="Candara" w:cs="Calibri"/>
          <w:sz w:val="22"/>
          <w:szCs w:val="22"/>
        </w:rPr>
        <w:t xml:space="preserve">Partial or incomplete TENDER PROPOSAL will not be accepted. TENDERER shall be informed </w:t>
      </w:r>
      <w:proofErr w:type="gramStart"/>
      <w:r w:rsidRPr="0021069E">
        <w:rPr>
          <w:rFonts w:ascii="Candara" w:hAnsi="Candara" w:cs="Calibri"/>
          <w:sz w:val="22"/>
          <w:szCs w:val="22"/>
        </w:rPr>
        <w:t>whether or not</w:t>
      </w:r>
      <w:proofErr w:type="gramEnd"/>
      <w:r w:rsidRPr="0021069E">
        <w:rPr>
          <w:rFonts w:ascii="Candara" w:hAnsi="Candara" w:cs="Calibri"/>
          <w:sz w:val="22"/>
          <w:szCs w:val="22"/>
        </w:rPr>
        <w:t xml:space="preserve"> his TENDER PROPOSAL was successful.</w:t>
      </w:r>
    </w:p>
    <w:p w14:paraId="54F4D615" w14:textId="77777777" w:rsidR="00BA578B" w:rsidRPr="002A7568" w:rsidRDefault="00BA578B" w:rsidP="00BA578B">
      <w:pPr>
        <w:numPr>
          <w:ilvl w:val="0"/>
          <w:numId w:val="22"/>
        </w:numPr>
        <w:spacing w:before="240" w:after="240" w:line="276" w:lineRule="auto"/>
        <w:ind w:left="720" w:hanging="720"/>
        <w:jc w:val="both"/>
        <w:rPr>
          <w:rFonts w:ascii="Candara" w:hAnsi="Candara" w:cs="Calibri"/>
          <w:b/>
          <w:caps/>
          <w:sz w:val="22"/>
          <w:szCs w:val="22"/>
        </w:rPr>
      </w:pPr>
      <w:r w:rsidRPr="000D1E3E">
        <w:rPr>
          <w:rFonts w:ascii="Candara" w:hAnsi="Candara" w:cs="Calibri"/>
          <w:b/>
          <w:sz w:val="22"/>
          <w:szCs w:val="22"/>
        </w:rPr>
        <w:t>COSTS OF PREPARING TENDER</w:t>
      </w:r>
      <w:r w:rsidRPr="002A7568">
        <w:rPr>
          <w:rFonts w:ascii="Candara" w:hAnsi="Candara" w:cs="Calibri"/>
          <w:b/>
          <w:sz w:val="22"/>
          <w:szCs w:val="22"/>
        </w:rPr>
        <w:tab/>
      </w:r>
    </w:p>
    <w:p w14:paraId="4FC5BEBE" w14:textId="77777777" w:rsidR="00BA578B" w:rsidRPr="00A14763" w:rsidRDefault="00BA578B" w:rsidP="00BA578B">
      <w:pPr>
        <w:pStyle w:val="ListParagraph"/>
        <w:numPr>
          <w:ilvl w:val="0"/>
          <w:numId w:val="21"/>
        </w:numPr>
        <w:spacing w:after="60" w:line="276" w:lineRule="auto"/>
        <w:jc w:val="both"/>
        <w:rPr>
          <w:rFonts w:ascii="Candara" w:hAnsi="Candara" w:cs="Calibri"/>
          <w:vanish/>
          <w:sz w:val="22"/>
          <w:szCs w:val="22"/>
        </w:rPr>
      </w:pPr>
    </w:p>
    <w:p w14:paraId="70335410" w14:textId="77777777" w:rsidR="00BA578B" w:rsidRPr="0021069E" w:rsidRDefault="00BA578B" w:rsidP="00BA578B">
      <w:pPr>
        <w:pStyle w:val="BodyTextIndent"/>
        <w:numPr>
          <w:ilvl w:val="1"/>
          <w:numId w:val="21"/>
        </w:numPr>
        <w:spacing w:after="60" w:line="276" w:lineRule="auto"/>
        <w:ind w:left="720" w:hanging="720"/>
        <w:rPr>
          <w:rFonts w:ascii="Candara" w:hAnsi="Candara" w:cs="Calibri"/>
          <w:sz w:val="22"/>
          <w:szCs w:val="22"/>
        </w:rPr>
      </w:pPr>
      <w:r w:rsidRPr="0021069E">
        <w:rPr>
          <w:rFonts w:ascii="Candara" w:hAnsi="Candara" w:cs="Calibri"/>
          <w:sz w:val="22"/>
          <w:szCs w:val="22"/>
        </w:rPr>
        <w:t>COMPANY assumes no obligation whatsoever to compensate or indemnify TENDERER for any expense or loss that they may incur in connection with the preparation and delivery of their TENDER PROPOSAL, or any clarification or negotiation thereof.</w:t>
      </w:r>
    </w:p>
    <w:p w14:paraId="7C2CF03B" w14:textId="77777777" w:rsidR="00BA578B" w:rsidRPr="002A7568" w:rsidRDefault="00BA578B" w:rsidP="00BA578B">
      <w:pPr>
        <w:numPr>
          <w:ilvl w:val="0"/>
          <w:numId w:val="22"/>
        </w:numPr>
        <w:spacing w:before="240" w:after="240" w:line="276" w:lineRule="auto"/>
        <w:ind w:left="720" w:hanging="720"/>
        <w:jc w:val="both"/>
        <w:rPr>
          <w:rFonts w:ascii="Candara" w:hAnsi="Candara" w:cs="Calibri"/>
          <w:b/>
          <w:sz w:val="22"/>
          <w:szCs w:val="22"/>
        </w:rPr>
      </w:pPr>
      <w:r w:rsidRPr="002A7568">
        <w:rPr>
          <w:rFonts w:ascii="Candara" w:hAnsi="Candara" w:cs="Calibri"/>
          <w:b/>
          <w:sz w:val="22"/>
          <w:szCs w:val="22"/>
        </w:rPr>
        <w:t>ACKNOWLEDGEMENT</w:t>
      </w:r>
    </w:p>
    <w:p w14:paraId="6309028A" w14:textId="77777777" w:rsidR="00BA578B" w:rsidRPr="00A14763" w:rsidRDefault="00BA578B" w:rsidP="00BA578B">
      <w:pPr>
        <w:pStyle w:val="ListParagraph"/>
        <w:numPr>
          <w:ilvl w:val="0"/>
          <w:numId w:val="21"/>
        </w:numPr>
        <w:spacing w:after="60" w:line="276" w:lineRule="auto"/>
        <w:jc w:val="both"/>
        <w:rPr>
          <w:rFonts w:ascii="Candara" w:hAnsi="Candara" w:cs="Calibri"/>
          <w:vanish/>
          <w:sz w:val="22"/>
          <w:szCs w:val="22"/>
        </w:rPr>
      </w:pPr>
    </w:p>
    <w:p w14:paraId="6BB352C1" w14:textId="77777777" w:rsidR="00BA578B" w:rsidRDefault="00BA578B" w:rsidP="00BA578B">
      <w:pPr>
        <w:pStyle w:val="BodyTextIndent"/>
        <w:numPr>
          <w:ilvl w:val="1"/>
          <w:numId w:val="21"/>
        </w:numPr>
        <w:spacing w:after="60" w:line="276" w:lineRule="auto"/>
        <w:ind w:left="720" w:hanging="720"/>
        <w:rPr>
          <w:rFonts w:ascii="Candara" w:hAnsi="Candara" w:cs="Calibri"/>
          <w:sz w:val="22"/>
          <w:szCs w:val="22"/>
        </w:rPr>
      </w:pPr>
      <w:r w:rsidRPr="0021069E">
        <w:rPr>
          <w:rFonts w:ascii="Candara" w:hAnsi="Candara" w:cs="Calibri"/>
          <w:sz w:val="22"/>
          <w:szCs w:val="22"/>
        </w:rPr>
        <w:t>Please acknowledge immediately receipt of the TENDER DOCUMENT and confirm that you shall be submitting a TENDER PROPOSAL by the closing date. If the TENDER PROPOSAL requested herein is to be completed and prepared by your other offices, please advise COMPANY immediately and inform your office preparing the TENDER PROPOSAL to send acknowledgement</w:t>
      </w:r>
      <w:r>
        <w:rPr>
          <w:rFonts w:ascii="Candara" w:hAnsi="Candara" w:cs="Calibri"/>
          <w:sz w:val="22"/>
          <w:szCs w:val="22"/>
        </w:rPr>
        <w:t xml:space="preserve">. </w:t>
      </w:r>
    </w:p>
    <w:p w14:paraId="7A0965B1" w14:textId="77777777" w:rsidR="000A7367" w:rsidRPr="007225BE" w:rsidRDefault="000A7367" w:rsidP="000A7367">
      <w:pPr>
        <w:numPr>
          <w:ilvl w:val="0"/>
          <w:numId w:val="22"/>
        </w:numPr>
        <w:spacing w:before="240" w:after="240" w:line="276" w:lineRule="auto"/>
        <w:ind w:left="720" w:hanging="720"/>
        <w:jc w:val="both"/>
        <w:rPr>
          <w:rFonts w:ascii="Candara" w:hAnsi="Candara" w:cs="Calibri"/>
          <w:b/>
          <w:sz w:val="22"/>
          <w:szCs w:val="22"/>
        </w:rPr>
      </w:pPr>
      <w:r w:rsidRPr="007225BE">
        <w:rPr>
          <w:rFonts w:ascii="Candara" w:hAnsi="Candara" w:cs="Calibri"/>
          <w:b/>
          <w:sz w:val="22"/>
          <w:szCs w:val="22"/>
        </w:rPr>
        <w:t>EXECUTION METHODOLOGY:</w:t>
      </w:r>
    </w:p>
    <w:p w14:paraId="558F401E" w14:textId="77777777" w:rsidR="000A7367" w:rsidRPr="007225BE" w:rsidRDefault="000A7367" w:rsidP="000A7367">
      <w:pPr>
        <w:pStyle w:val="ListParagraph"/>
        <w:numPr>
          <w:ilvl w:val="0"/>
          <w:numId w:val="21"/>
        </w:numPr>
        <w:spacing w:after="60" w:line="276" w:lineRule="auto"/>
        <w:jc w:val="both"/>
        <w:rPr>
          <w:rFonts w:ascii="Candara" w:hAnsi="Candara" w:cs="Calibri"/>
          <w:vanish/>
          <w:sz w:val="22"/>
          <w:szCs w:val="22"/>
        </w:rPr>
      </w:pPr>
    </w:p>
    <w:p w14:paraId="739BB2CF" w14:textId="77777777" w:rsidR="000A7367" w:rsidRDefault="000A7367" w:rsidP="000A7367">
      <w:pPr>
        <w:pStyle w:val="BodyTextIndent"/>
        <w:numPr>
          <w:ilvl w:val="1"/>
          <w:numId w:val="21"/>
        </w:numPr>
        <w:spacing w:after="60" w:line="276" w:lineRule="auto"/>
        <w:ind w:left="720" w:hanging="720"/>
        <w:rPr>
          <w:rFonts w:ascii="Candara" w:hAnsi="Candara" w:cs="Calibri"/>
          <w:sz w:val="22"/>
          <w:szCs w:val="22"/>
        </w:rPr>
      </w:pPr>
      <w:r w:rsidRPr="007225BE">
        <w:rPr>
          <w:rFonts w:ascii="Candara" w:hAnsi="Candara" w:cs="Calibri"/>
          <w:sz w:val="22"/>
          <w:szCs w:val="22"/>
        </w:rPr>
        <w:t>TENDERER shall submit all the technical documents and information requested together with their tender package. All such documents, together with their clarifications, are hereby incorporated into the TENDER DOCUMENT under Section F.</w:t>
      </w:r>
    </w:p>
    <w:p w14:paraId="4B5D1B60" w14:textId="77777777" w:rsidR="00415FB3" w:rsidRPr="007225BE" w:rsidRDefault="00415FB3" w:rsidP="00415FB3">
      <w:pPr>
        <w:pStyle w:val="BodyTextIndent"/>
        <w:spacing w:after="60" w:line="276" w:lineRule="auto"/>
        <w:ind w:left="720"/>
        <w:rPr>
          <w:rFonts w:ascii="Candara" w:hAnsi="Candara" w:cs="Calibri"/>
          <w:sz w:val="22"/>
          <w:szCs w:val="22"/>
        </w:rPr>
      </w:pPr>
    </w:p>
    <w:p w14:paraId="3727AF54" w14:textId="77777777" w:rsidR="000A7367" w:rsidRPr="007225BE" w:rsidRDefault="000A7367" w:rsidP="000A7367">
      <w:pPr>
        <w:numPr>
          <w:ilvl w:val="0"/>
          <w:numId w:val="22"/>
        </w:numPr>
        <w:spacing w:before="240" w:after="240" w:line="276" w:lineRule="auto"/>
        <w:ind w:left="720" w:hanging="720"/>
        <w:jc w:val="both"/>
        <w:rPr>
          <w:rFonts w:ascii="Candara" w:hAnsi="Candara" w:cs="Calibri"/>
          <w:b/>
          <w:sz w:val="22"/>
          <w:szCs w:val="22"/>
        </w:rPr>
      </w:pPr>
      <w:r w:rsidRPr="007225BE">
        <w:rPr>
          <w:rFonts w:ascii="Candara" w:hAnsi="Candara" w:cs="Calibri"/>
          <w:b/>
          <w:sz w:val="22"/>
          <w:szCs w:val="22"/>
        </w:rPr>
        <w:t>OPAL REQUIREMENTS:</w:t>
      </w:r>
    </w:p>
    <w:p w14:paraId="087DF45F" w14:textId="77777777" w:rsidR="000A7367" w:rsidRPr="007225BE" w:rsidRDefault="000A7367" w:rsidP="000A7367">
      <w:pPr>
        <w:pStyle w:val="ListParagraph"/>
        <w:numPr>
          <w:ilvl w:val="0"/>
          <w:numId w:val="21"/>
        </w:numPr>
        <w:spacing w:after="60" w:line="276" w:lineRule="auto"/>
        <w:jc w:val="both"/>
        <w:rPr>
          <w:rFonts w:ascii="Candara" w:hAnsi="Candara" w:cs="Calibri"/>
          <w:vanish/>
          <w:sz w:val="22"/>
          <w:szCs w:val="22"/>
        </w:rPr>
      </w:pPr>
    </w:p>
    <w:p w14:paraId="6314A598" w14:textId="77777777" w:rsidR="000A7367" w:rsidRPr="007225BE" w:rsidRDefault="000A7367" w:rsidP="000A7367">
      <w:pPr>
        <w:pStyle w:val="BodyTextIndent"/>
        <w:numPr>
          <w:ilvl w:val="1"/>
          <w:numId w:val="21"/>
        </w:numPr>
        <w:spacing w:after="60" w:line="276" w:lineRule="auto"/>
        <w:ind w:left="720" w:hanging="720"/>
        <w:rPr>
          <w:rFonts w:ascii="Candara" w:hAnsi="Candara" w:cs="Calibri"/>
          <w:sz w:val="22"/>
          <w:szCs w:val="22"/>
        </w:rPr>
      </w:pPr>
      <w:r w:rsidRPr="007225BE">
        <w:rPr>
          <w:rFonts w:ascii="Candara" w:hAnsi="Candara" w:cs="Calibri"/>
          <w:sz w:val="22"/>
          <w:szCs w:val="22"/>
        </w:rPr>
        <w:t>COMPANY shall only award CONTRACT to those CONTRACTOR</w:t>
      </w:r>
      <w:r>
        <w:rPr>
          <w:rFonts w:ascii="Candara" w:hAnsi="Candara" w:cs="Calibri"/>
          <w:sz w:val="22"/>
          <w:szCs w:val="22"/>
        </w:rPr>
        <w:t>S</w:t>
      </w:r>
      <w:r w:rsidRPr="007225BE">
        <w:rPr>
          <w:rFonts w:ascii="Candara" w:hAnsi="Candara" w:cs="Calibri"/>
          <w:sz w:val="22"/>
          <w:szCs w:val="22"/>
        </w:rPr>
        <w:t xml:space="preserve"> who already have, or intend to achieve, OPAL Compliance Verification Certification (OPAL CVC).</w:t>
      </w:r>
    </w:p>
    <w:p w14:paraId="2A21A431" w14:textId="77777777" w:rsidR="000A7367" w:rsidRPr="007225BE" w:rsidRDefault="000A7367" w:rsidP="000A7367">
      <w:pPr>
        <w:pStyle w:val="BodyTextIndent"/>
        <w:numPr>
          <w:ilvl w:val="1"/>
          <w:numId w:val="21"/>
        </w:numPr>
        <w:spacing w:after="60" w:line="276" w:lineRule="auto"/>
        <w:ind w:left="720" w:hanging="720"/>
        <w:rPr>
          <w:rFonts w:ascii="Candara" w:hAnsi="Candara" w:cs="Calibri"/>
          <w:sz w:val="22"/>
          <w:szCs w:val="22"/>
        </w:rPr>
      </w:pPr>
      <w:r w:rsidRPr="007225BE">
        <w:rPr>
          <w:rFonts w:ascii="Candara" w:hAnsi="Candara" w:cs="Calibri"/>
          <w:sz w:val="22"/>
          <w:szCs w:val="22"/>
        </w:rPr>
        <w:lastRenderedPageBreak/>
        <w:t>Should COMPANY award CONTRACT to CONTRACTOR who does not yet hold a current OPAL Compliance Verification Certification, CONTRACTOR shall have a grace period of 6 months in which to achieve Certification.</w:t>
      </w:r>
    </w:p>
    <w:p w14:paraId="67A4BBD2" w14:textId="77777777" w:rsidR="000A7367" w:rsidRPr="007225BE" w:rsidRDefault="000A7367" w:rsidP="000A7367">
      <w:pPr>
        <w:pStyle w:val="BodyTextIndent"/>
        <w:numPr>
          <w:ilvl w:val="1"/>
          <w:numId w:val="21"/>
        </w:numPr>
        <w:spacing w:after="60" w:line="276" w:lineRule="auto"/>
        <w:ind w:left="720" w:hanging="720"/>
        <w:rPr>
          <w:rFonts w:ascii="Candara" w:hAnsi="Candara" w:cs="Calibri"/>
          <w:sz w:val="22"/>
          <w:szCs w:val="22"/>
        </w:rPr>
      </w:pPr>
      <w:r w:rsidRPr="007225BE">
        <w:rPr>
          <w:rFonts w:ascii="Candara" w:hAnsi="Candara" w:cs="Calibri"/>
          <w:sz w:val="22"/>
          <w:szCs w:val="22"/>
        </w:rPr>
        <w:t>Should CONTRACTOR require further details regarding the OPAL Compliance Verification Certification process or other conditions, clarification may be obtained from the following</w:t>
      </w:r>
      <w:r>
        <w:rPr>
          <w:rFonts w:ascii="Candara" w:hAnsi="Candara" w:cs="Calibri"/>
          <w:sz w:val="22"/>
          <w:szCs w:val="22"/>
        </w:rPr>
        <w:t xml:space="preserve"> address: </w:t>
      </w:r>
    </w:p>
    <w:p w14:paraId="35C66731" w14:textId="77777777" w:rsidR="000A7367" w:rsidRPr="007225BE" w:rsidRDefault="000A7367" w:rsidP="000A7367">
      <w:pPr>
        <w:ind w:left="3119"/>
        <w:rPr>
          <w:rFonts w:ascii="Candara" w:hAnsi="Candara"/>
          <w:sz w:val="22"/>
          <w:szCs w:val="22"/>
        </w:rPr>
      </w:pPr>
      <w:r w:rsidRPr="007225BE">
        <w:rPr>
          <w:rFonts w:ascii="Candara" w:hAnsi="Candara"/>
          <w:sz w:val="22"/>
          <w:szCs w:val="22"/>
        </w:rPr>
        <w:t>PO Box 493,</w:t>
      </w:r>
    </w:p>
    <w:p w14:paraId="17719EF7" w14:textId="77777777" w:rsidR="000A7367" w:rsidRPr="007225BE" w:rsidRDefault="000A7367" w:rsidP="000A7367">
      <w:pPr>
        <w:ind w:left="3119"/>
        <w:rPr>
          <w:rFonts w:ascii="Candara" w:hAnsi="Candara"/>
          <w:sz w:val="22"/>
          <w:szCs w:val="22"/>
        </w:rPr>
      </w:pPr>
      <w:r w:rsidRPr="007225BE">
        <w:rPr>
          <w:rFonts w:ascii="Candara" w:hAnsi="Candara"/>
          <w:sz w:val="22"/>
          <w:szCs w:val="22"/>
        </w:rPr>
        <w:t xml:space="preserve">Postal Code 133, Al </w:t>
      </w:r>
      <w:proofErr w:type="spellStart"/>
      <w:r w:rsidRPr="007225BE">
        <w:rPr>
          <w:rFonts w:ascii="Candara" w:hAnsi="Candara"/>
          <w:sz w:val="22"/>
          <w:szCs w:val="22"/>
        </w:rPr>
        <w:t>Khuwair</w:t>
      </w:r>
      <w:proofErr w:type="spellEnd"/>
    </w:p>
    <w:p w14:paraId="7CEC2D3D" w14:textId="77777777" w:rsidR="000A7367" w:rsidRPr="007225BE" w:rsidRDefault="000A7367" w:rsidP="000A7367">
      <w:pPr>
        <w:ind w:left="3119"/>
        <w:rPr>
          <w:rFonts w:ascii="Candara" w:hAnsi="Candara"/>
          <w:sz w:val="22"/>
          <w:szCs w:val="22"/>
        </w:rPr>
      </w:pPr>
      <w:r w:rsidRPr="007225BE">
        <w:rPr>
          <w:rFonts w:ascii="Candara" w:hAnsi="Candara"/>
          <w:sz w:val="22"/>
          <w:szCs w:val="22"/>
        </w:rPr>
        <w:t>Sultanate of Oman</w:t>
      </w:r>
    </w:p>
    <w:p w14:paraId="0B907041" w14:textId="77777777" w:rsidR="000A7367" w:rsidRPr="007225BE" w:rsidRDefault="000A7367" w:rsidP="000A7367">
      <w:pPr>
        <w:ind w:left="3119"/>
        <w:rPr>
          <w:rFonts w:ascii="Candara" w:hAnsi="Candara"/>
          <w:sz w:val="22"/>
          <w:szCs w:val="22"/>
        </w:rPr>
      </w:pPr>
    </w:p>
    <w:p w14:paraId="3F2F2117" w14:textId="77777777" w:rsidR="000A7367" w:rsidRPr="007225BE" w:rsidRDefault="000A7367" w:rsidP="000A7367">
      <w:pPr>
        <w:ind w:left="3119"/>
        <w:rPr>
          <w:rFonts w:ascii="Candara" w:hAnsi="Candara"/>
          <w:sz w:val="22"/>
          <w:szCs w:val="22"/>
        </w:rPr>
      </w:pPr>
      <w:r w:rsidRPr="007225BE">
        <w:rPr>
          <w:rFonts w:ascii="Candara" w:hAnsi="Candara"/>
          <w:sz w:val="22"/>
          <w:szCs w:val="22"/>
        </w:rPr>
        <w:t>Tel. 24605700</w:t>
      </w:r>
    </w:p>
    <w:p w14:paraId="0E154108" w14:textId="77777777" w:rsidR="000A7367" w:rsidRPr="007225BE" w:rsidRDefault="000A7367" w:rsidP="000A7367">
      <w:pPr>
        <w:ind w:left="3119"/>
        <w:rPr>
          <w:rFonts w:ascii="Candara" w:hAnsi="Candara"/>
          <w:sz w:val="22"/>
          <w:szCs w:val="22"/>
        </w:rPr>
      </w:pPr>
      <w:r w:rsidRPr="007225BE">
        <w:rPr>
          <w:rFonts w:ascii="Candara" w:hAnsi="Candara"/>
          <w:sz w:val="22"/>
          <w:szCs w:val="22"/>
        </w:rPr>
        <w:t xml:space="preserve">Fax. 24604255 </w:t>
      </w:r>
    </w:p>
    <w:p w14:paraId="606C82EE" w14:textId="77777777" w:rsidR="000A7367" w:rsidRPr="007225BE" w:rsidRDefault="000A7367" w:rsidP="000A7367">
      <w:pPr>
        <w:ind w:left="3119"/>
        <w:rPr>
          <w:rFonts w:ascii="Candara" w:hAnsi="Candara"/>
          <w:sz w:val="22"/>
          <w:szCs w:val="22"/>
        </w:rPr>
      </w:pPr>
      <w:r w:rsidRPr="007225BE">
        <w:rPr>
          <w:rFonts w:ascii="Candara" w:hAnsi="Candara"/>
          <w:sz w:val="22"/>
          <w:szCs w:val="22"/>
        </w:rPr>
        <w:t>E-mail. soud@opaloman.org</w:t>
      </w:r>
    </w:p>
    <w:p w14:paraId="3DE7D90D" w14:textId="77777777" w:rsidR="000A7367" w:rsidRPr="007225BE" w:rsidRDefault="000A7367" w:rsidP="000A7367">
      <w:pPr>
        <w:tabs>
          <w:tab w:val="left" w:pos="0"/>
        </w:tabs>
        <w:ind w:left="720"/>
      </w:pPr>
    </w:p>
    <w:p w14:paraId="027E937B" w14:textId="77777777" w:rsidR="000A7367" w:rsidRPr="007225BE" w:rsidRDefault="000A7367" w:rsidP="000A7367">
      <w:pPr>
        <w:numPr>
          <w:ilvl w:val="0"/>
          <w:numId w:val="22"/>
        </w:numPr>
        <w:spacing w:before="240" w:after="240" w:line="276" w:lineRule="auto"/>
        <w:ind w:left="720" w:hanging="720"/>
        <w:jc w:val="both"/>
        <w:rPr>
          <w:rFonts w:ascii="Candara" w:hAnsi="Candara" w:cs="Calibri"/>
          <w:b/>
          <w:sz w:val="22"/>
          <w:szCs w:val="22"/>
        </w:rPr>
      </w:pPr>
      <w:r w:rsidRPr="007225BE">
        <w:rPr>
          <w:rFonts w:ascii="Candara" w:hAnsi="Candara" w:cs="Calibri"/>
          <w:b/>
          <w:sz w:val="22"/>
          <w:szCs w:val="22"/>
        </w:rPr>
        <w:t>JSRS REGISTRATION REQUIREMENTS:</w:t>
      </w:r>
    </w:p>
    <w:p w14:paraId="4CEC7B4C" w14:textId="77777777" w:rsidR="000A7367" w:rsidRPr="007225BE" w:rsidRDefault="000A7367" w:rsidP="000A7367">
      <w:pPr>
        <w:pStyle w:val="ListParagraph"/>
        <w:numPr>
          <w:ilvl w:val="0"/>
          <w:numId w:val="21"/>
        </w:numPr>
        <w:spacing w:after="60" w:line="276" w:lineRule="auto"/>
        <w:jc w:val="both"/>
        <w:rPr>
          <w:rFonts w:ascii="Candara" w:hAnsi="Candara" w:cs="Calibri"/>
          <w:vanish/>
          <w:sz w:val="22"/>
          <w:szCs w:val="22"/>
        </w:rPr>
      </w:pPr>
    </w:p>
    <w:p w14:paraId="2742F37F" w14:textId="77777777" w:rsidR="000A7367" w:rsidRDefault="000A7367" w:rsidP="000A7367">
      <w:pPr>
        <w:pStyle w:val="BodyTextIndent"/>
        <w:numPr>
          <w:ilvl w:val="1"/>
          <w:numId w:val="21"/>
        </w:numPr>
        <w:spacing w:after="60" w:line="276" w:lineRule="auto"/>
        <w:ind w:left="630" w:hanging="630"/>
        <w:rPr>
          <w:rFonts w:ascii="Candara" w:hAnsi="Candara" w:cs="Calibri"/>
          <w:sz w:val="22"/>
          <w:szCs w:val="22"/>
        </w:rPr>
      </w:pPr>
      <w:r w:rsidRPr="007225BE">
        <w:rPr>
          <w:rFonts w:ascii="Candara" w:hAnsi="Candara" w:cs="Calibri"/>
          <w:sz w:val="22"/>
          <w:szCs w:val="22"/>
        </w:rPr>
        <w:t xml:space="preserve">COMPANY shall only award CONTRACT to those CONTRACTOR who are registered, or intend to register on award, with Joint Supplier Registration System (JSRS) for the Oil &amp; Gas Industry in Sultanate of Oman.  TENDERER s who are registered or not registered with JSRS must read and follow the guidelines as mentioned in </w:t>
      </w:r>
      <w:r>
        <w:rPr>
          <w:rFonts w:ascii="Candara" w:hAnsi="Candara" w:cs="Calibri"/>
          <w:sz w:val="22"/>
          <w:szCs w:val="22"/>
        </w:rPr>
        <w:t>Section J</w:t>
      </w:r>
      <w:r w:rsidRPr="007225BE">
        <w:rPr>
          <w:rFonts w:ascii="Candara" w:hAnsi="Candara" w:cs="Calibri"/>
          <w:sz w:val="22"/>
          <w:szCs w:val="22"/>
        </w:rPr>
        <w:t xml:space="preserve"> – JSRS Registration Requirement.</w:t>
      </w:r>
    </w:p>
    <w:p w14:paraId="4E84144C" w14:textId="77777777" w:rsidR="000A7367" w:rsidRPr="002A7568" w:rsidRDefault="000A7367" w:rsidP="000A7367">
      <w:pPr>
        <w:pStyle w:val="BodyTextIndent"/>
        <w:spacing w:after="60" w:line="276" w:lineRule="auto"/>
        <w:ind w:left="0"/>
        <w:rPr>
          <w:rFonts w:ascii="Candara" w:hAnsi="Candara" w:cs="Calibri"/>
          <w:b/>
          <w:bCs/>
          <w:smallCaps/>
          <w:sz w:val="22"/>
          <w:szCs w:val="22"/>
        </w:rPr>
      </w:pPr>
      <w:r>
        <w:rPr>
          <w:rFonts w:ascii="Candara" w:hAnsi="Candara" w:cs="Calibri"/>
          <w:sz w:val="22"/>
          <w:szCs w:val="22"/>
        </w:rPr>
        <w:br w:type="page"/>
      </w:r>
      <w:r w:rsidRPr="002A7568">
        <w:rPr>
          <w:rFonts w:ascii="Candara" w:hAnsi="Candara" w:cs="Calibri"/>
          <w:sz w:val="22"/>
          <w:szCs w:val="22"/>
        </w:rPr>
        <w:lastRenderedPageBreak/>
        <w:t>APPENDIX-1 – FORM OF TENDER</w:t>
      </w:r>
    </w:p>
    <w:p w14:paraId="3C0B7430" w14:textId="77777777" w:rsidR="000A7367" w:rsidRPr="002A7568" w:rsidRDefault="000A7367" w:rsidP="000A7367">
      <w:pPr>
        <w:jc w:val="both"/>
        <w:rPr>
          <w:rFonts w:ascii="Candara" w:hAnsi="Candara" w:cs="Calibri"/>
          <w:b/>
          <w:bCs/>
          <w:sz w:val="22"/>
          <w:szCs w:val="22"/>
        </w:rPr>
      </w:pPr>
    </w:p>
    <w:p w14:paraId="1E752158" w14:textId="2D23D977" w:rsidR="000A7367" w:rsidRPr="008E52C3" w:rsidRDefault="000A7367" w:rsidP="000A7367">
      <w:pPr>
        <w:jc w:val="both"/>
        <w:rPr>
          <w:rFonts w:ascii="Candara" w:hAnsi="Candara" w:cs="Calibri"/>
          <w:b/>
          <w:bCs/>
          <w:sz w:val="22"/>
          <w:szCs w:val="22"/>
        </w:rPr>
      </w:pPr>
      <w:r w:rsidRPr="008E52C3">
        <w:rPr>
          <w:rFonts w:ascii="Candara" w:hAnsi="Candara" w:cs="Calibri"/>
          <w:b/>
          <w:bCs/>
          <w:sz w:val="22"/>
          <w:szCs w:val="22"/>
        </w:rPr>
        <w:t>To:</w:t>
      </w:r>
      <w:r w:rsidRPr="008E52C3">
        <w:rPr>
          <w:rFonts w:ascii="Candara" w:hAnsi="Candara" w:cs="Calibri"/>
          <w:b/>
          <w:bCs/>
          <w:sz w:val="22"/>
          <w:szCs w:val="22"/>
        </w:rPr>
        <w:tab/>
      </w:r>
      <w:sdt>
        <w:sdtPr>
          <w:rPr>
            <w:rFonts w:ascii="Candara" w:hAnsi="Candara" w:cs="Calibri"/>
            <w:b/>
            <w:bCs/>
            <w:sz w:val="22"/>
            <w:szCs w:val="22"/>
          </w:rPr>
          <w:alias w:val="Manager"/>
          <w:tag w:val=""/>
          <w:id w:val="-1380014418"/>
          <w:placeholder>
            <w:docPart w:val="F8ECC6F1CD444131BCE841E9AEB3BE42"/>
          </w:placeholder>
          <w:dataBinding w:prefixMappings="xmlns:ns0='http://schemas.openxmlformats.org/officeDocument/2006/extended-properties' " w:xpath="/ns0:Properties[1]/ns0:Manager[1]" w:storeItemID="{6668398D-A668-4E3E-A5EB-62B293D839F1}"/>
          <w:text/>
        </w:sdtPr>
        <w:sdtContent>
          <w:r w:rsidR="00386AFB">
            <w:rPr>
              <w:rFonts w:ascii="Candara" w:hAnsi="Candara" w:cs="Calibri"/>
              <w:b/>
              <w:bCs/>
              <w:sz w:val="22"/>
              <w:szCs w:val="22"/>
            </w:rPr>
            <w:t>Contract Engineer Name</w:t>
          </w:r>
        </w:sdtContent>
      </w:sdt>
      <w:r w:rsidRPr="008E52C3">
        <w:rPr>
          <w:rFonts w:ascii="Candara" w:hAnsi="Candara" w:cs="Calibri"/>
          <w:b/>
          <w:bCs/>
          <w:sz w:val="22"/>
          <w:szCs w:val="22"/>
        </w:rPr>
        <w:t xml:space="preserve"> </w:t>
      </w:r>
      <w:r w:rsidR="008E52C3">
        <w:rPr>
          <w:rFonts w:ascii="Candara" w:hAnsi="Candara" w:cs="Calibri"/>
          <w:b/>
          <w:bCs/>
          <w:sz w:val="22"/>
          <w:szCs w:val="22"/>
        </w:rPr>
        <w:t>(</w:t>
      </w:r>
      <w:sdt>
        <w:sdtPr>
          <w:rPr>
            <w:rFonts w:ascii="Candara" w:hAnsi="Candara"/>
            <w:b/>
            <w:bCs/>
            <w:sz w:val="22"/>
            <w:szCs w:val="22"/>
          </w:rPr>
          <w:alias w:val="Keywords"/>
          <w:tag w:val=""/>
          <w:id w:val="708314967"/>
          <w:placeholder>
            <w:docPart w:val="2E129210EBBB4543BDB98F2E5552E1BB"/>
          </w:placeholder>
          <w:dataBinding w:prefixMappings="xmlns:ns0='http://purl.org/dc/elements/1.1/' xmlns:ns1='http://schemas.openxmlformats.org/package/2006/metadata/core-properties' " w:xpath="/ns1:coreProperties[1]/ns1:keywords[1]" w:storeItemID="{6C3C8BC8-F283-45AE-878A-BAB7291924A1}"/>
          <w:text/>
        </w:sdtPr>
        <w:sdtContent>
          <w:r w:rsidR="008F59C5" w:rsidRPr="008E52C3">
            <w:rPr>
              <w:rFonts w:ascii="Candara" w:hAnsi="Candara"/>
              <w:b/>
              <w:bCs/>
              <w:sz w:val="22"/>
              <w:szCs w:val="22"/>
            </w:rPr>
            <w:t>Contract Engineer Job Title &amp; Ref Ind</w:t>
          </w:r>
        </w:sdtContent>
      </w:sdt>
      <w:r w:rsidR="008E52C3">
        <w:rPr>
          <w:rFonts w:ascii="Candara" w:hAnsi="Candara"/>
          <w:b/>
          <w:bCs/>
          <w:sz w:val="22"/>
          <w:szCs w:val="22"/>
        </w:rPr>
        <w:t>)</w:t>
      </w:r>
    </w:p>
    <w:p w14:paraId="0A39BBDB" w14:textId="41660670" w:rsidR="00AD754A" w:rsidRPr="008E52C3" w:rsidRDefault="000A7367" w:rsidP="00AD754A">
      <w:pPr>
        <w:pStyle w:val="Header"/>
        <w:rPr>
          <w:rFonts w:ascii="Candara" w:hAnsi="Candara"/>
          <w:sz w:val="18"/>
          <w:szCs w:val="18"/>
        </w:rPr>
      </w:pPr>
      <w:r w:rsidRPr="008E52C3">
        <w:rPr>
          <w:rFonts w:ascii="Candara" w:hAnsi="Candara" w:cs="Calibri"/>
          <w:b/>
          <w:bCs/>
          <w:sz w:val="22"/>
          <w:szCs w:val="22"/>
        </w:rPr>
        <w:t>Tender No.</w:t>
      </w:r>
      <w:r w:rsidR="00AD754A" w:rsidRPr="008E52C3">
        <w:rPr>
          <w:rFonts w:ascii="Candara" w:hAnsi="Candara" w:cs="Calibri"/>
          <w:b/>
          <w:bCs/>
          <w:sz w:val="22"/>
          <w:szCs w:val="22"/>
        </w:rPr>
        <w:t xml:space="preserve">: </w:t>
      </w:r>
      <w:sdt>
        <w:sdtPr>
          <w:rPr>
            <w:rFonts w:ascii="Candara" w:hAnsi="Candara" w:cs="Calibri"/>
            <w:b/>
            <w:bCs/>
            <w:sz w:val="22"/>
            <w:szCs w:val="22"/>
          </w:rPr>
          <w:alias w:val="Subject"/>
          <w:tag w:val=""/>
          <w:id w:val="307757802"/>
          <w:placeholder>
            <w:docPart w:val="5DE15DF746354CFC93BC707D6E58A7A8"/>
          </w:placeholder>
          <w:dataBinding w:prefixMappings="xmlns:ns0='http://purl.org/dc/elements/1.1/' xmlns:ns1='http://schemas.openxmlformats.org/package/2006/metadata/core-properties' " w:xpath="/ns1:coreProperties[1]/ns0:subject[1]" w:storeItemID="{6C3C8BC8-F283-45AE-878A-BAB7291924A1}"/>
          <w:text/>
        </w:sdtPr>
        <w:sdtContent>
          <w:r w:rsidR="00AD754A" w:rsidRPr="008E52C3">
            <w:rPr>
              <w:rFonts w:ascii="Candara" w:hAnsi="Candara" w:cs="Calibri"/>
              <w:b/>
              <w:bCs/>
              <w:sz w:val="22"/>
              <w:szCs w:val="22"/>
            </w:rPr>
            <w:t>Contract No.</w:t>
          </w:r>
        </w:sdtContent>
      </w:sdt>
    </w:p>
    <w:p w14:paraId="6F26CA11" w14:textId="77777777" w:rsidR="00AD754A" w:rsidRPr="008E52C3" w:rsidRDefault="00AD754A" w:rsidP="00AD754A">
      <w:pPr>
        <w:rPr>
          <w:rFonts w:ascii="Candara" w:hAnsi="Candara"/>
          <w:b/>
          <w:bCs/>
          <w:smallCaps/>
          <w:color w:val="008000"/>
          <w:sz w:val="56"/>
          <w:szCs w:val="56"/>
        </w:rPr>
      </w:pPr>
      <w:r w:rsidRPr="008E52C3">
        <w:rPr>
          <w:rFonts w:ascii="Candara" w:hAnsi="Candara" w:cs="Calibri"/>
          <w:b/>
          <w:bCs/>
          <w:sz w:val="22"/>
          <w:szCs w:val="22"/>
        </w:rPr>
        <w:t xml:space="preserve">Tender </w:t>
      </w:r>
      <w:r w:rsidR="000A7367" w:rsidRPr="008E52C3">
        <w:rPr>
          <w:rFonts w:ascii="Candara" w:hAnsi="Candara" w:cs="Calibri"/>
          <w:b/>
          <w:bCs/>
          <w:sz w:val="22"/>
          <w:szCs w:val="22"/>
        </w:rPr>
        <w:t>Title</w:t>
      </w:r>
      <w:r w:rsidRPr="008E52C3">
        <w:rPr>
          <w:rFonts w:ascii="Candara" w:hAnsi="Candara" w:cs="Calibri"/>
          <w:b/>
          <w:bCs/>
          <w:sz w:val="22"/>
          <w:szCs w:val="22"/>
        </w:rPr>
        <w:t xml:space="preserve">: </w:t>
      </w:r>
      <w:sdt>
        <w:sdtPr>
          <w:rPr>
            <w:rFonts w:ascii="Candara" w:hAnsi="Candara" w:cs="Calibri"/>
            <w:b/>
            <w:bCs/>
            <w:sz w:val="22"/>
            <w:szCs w:val="22"/>
          </w:rPr>
          <w:alias w:val="Title"/>
          <w:tag w:val=""/>
          <w:id w:val="1315147664"/>
          <w:placeholder>
            <w:docPart w:val="0671E488F8DD43FFA89F95D6D39F96E9"/>
          </w:placeholder>
          <w:dataBinding w:prefixMappings="xmlns:ns0='http://purl.org/dc/elements/1.1/' xmlns:ns1='http://schemas.openxmlformats.org/package/2006/metadata/core-properties' " w:xpath="/ns1:coreProperties[1]/ns0:title[1]" w:storeItemID="{6C3C8BC8-F283-45AE-878A-BAB7291924A1}"/>
          <w:text/>
        </w:sdtPr>
        <w:sdtContent>
          <w:r w:rsidRPr="008E52C3">
            <w:rPr>
              <w:rFonts w:ascii="Candara" w:hAnsi="Candara" w:cs="Calibri"/>
              <w:b/>
              <w:bCs/>
              <w:sz w:val="22"/>
              <w:szCs w:val="22"/>
            </w:rPr>
            <w:t>Contract Title</w:t>
          </w:r>
        </w:sdtContent>
      </w:sdt>
    </w:p>
    <w:p w14:paraId="0E8CE086" w14:textId="3E22E949" w:rsidR="000A7367" w:rsidRDefault="000A7367" w:rsidP="000A7367">
      <w:pPr>
        <w:jc w:val="both"/>
        <w:rPr>
          <w:rFonts w:ascii="Candara" w:hAnsi="Candara" w:cs="Calibri"/>
          <w:b/>
          <w:bCs/>
          <w:sz w:val="22"/>
          <w:szCs w:val="22"/>
        </w:rPr>
      </w:pPr>
    </w:p>
    <w:p w14:paraId="4D8E26F5" w14:textId="77777777" w:rsidR="000A7367" w:rsidRPr="002A7568" w:rsidRDefault="000A7367" w:rsidP="000A7367">
      <w:pPr>
        <w:jc w:val="both"/>
        <w:rPr>
          <w:rFonts w:ascii="Candara" w:hAnsi="Candara" w:cs="Calibri"/>
          <w:sz w:val="22"/>
          <w:szCs w:val="22"/>
        </w:rPr>
      </w:pPr>
    </w:p>
    <w:p w14:paraId="61795A45" w14:textId="77777777" w:rsidR="000A7367" w:rsidRPr="002A7568" w:rsidRDefault="000A7367" w:rsidP="000A7367">
      <w:pPr>
        <w:jc w:val="both"/>
        <w:rPr>
          <w:rFonts w:ascii="Candara" w:hAnsi="Candara" w:cs="Calibri"/>
          <w:sz w:val="22"/>
          <w:szCs w:val="22"/>
        </w:rPr>
      </w:pPr>
      <w:r w:rsidRPr="002A7568">
        <w:rPr>
          <w:rFonts w:ascii="Candara" w:hAnsi="Candara" w:cs="Calibri"/>
          <w:sz w:val="22"/>
          <w:szCs w:val="22"/>
        </w:rPr>
        <w:t>Dear Sirs,</w:t>
      </w:r>
    </w:p>
    <w:p w14:paraId="0788FE09" w14:textId="77777777" w:rsidR="000A7367" w:rsidRPr="002A7568" w:rsidRDefault="000A7367" w:rsidP="000A7367">
      <w:pPr>
        <w:pStyle w:val="ListParagraph"/>
        <w:numPr>
          <w:ilvl w:val="0"/>
          <w:numId w:val="7"/>
        </w:numPr>
        <w:spacing w:before="120"/>
        <w:contextualSpacing/>
        <w:jc w:val="both"/>
        <w:rPr>
          <w:rFonts w:ascii="Candara" w:hAnsi="Candara" w:cs="Calibri"/>
          <w:sz w:val="22"/>
          <w:szCs w:val="22"/>
        </w:rPr>
      </w:pPr>
      <w:r w:rsidRPr="002A7568">
        <w:rPr>
          <w:rFonts w:ascii="Candara" w:hAnsi="Candara" w:cs="Calibri"/>
          <w:sz w:val="22"/>
          <w:szCs w:val="22"/>
        </w:rPr>
        <w:t xml:space="preserve">Having examined the </w:t>
      </w:r>
      <w:r>
        <w:rPr>
          <w:rFonts w:ascii="Candara" w:hAnsi="Candara" w:cs="Calibri"/>
          <w:sz w:val="22"/>
          <w:szCs w:val="22"/>
        </w:rPr>
        <w:t>TENDER DOCUMENT</w:t>
      </w:r>
      <w:r w:rsidRPr="002A7568">
        <w:rPr>
          <w:rFonts w:ascii="Candara" w:hAnsi="Candara" w:cs="Calibri"/>
          <w:sz w:val="22"/>
          <w:szCs w:val="22"/>
        </w:rPr>
        <w:t xml:space="preserve">s, we offer to execute and, complete the Work conforming to the </w:t>
      </w:r>
      <w:r>
        <w:rPr>
          <w:rFonts w:ascii="Candara" w:hAnsi="Candara" w:cs="Calibri"/>
          <w:sz w:val="22"/>
          <w:szCs w:val="22"/>
        </w:rPr>
        <w:t>TENDER DOCUMENT</w:t>
      </w:r>
      <w:r w:rsidRPr="002A7568">
        <w:rPr>
          <w:rFonts w:ascii="Candara" w:hAnsi="Candara" w:cs="Calibri"/>
          <w:sz w:val="22"/>
          <w:szCs w:val="22"/>
        </w:rPr>
        <w:t>s for the rates submitted in this Tender in Section E – Schedule of Prices.</w:t>
      </w:r>
    </w:p>
    <w:p w14:paraId="2D864123" w14:textId="396EEEA2" w:rsidR="000A7367" w:rsidRPr="002A7568" w:rsidRDefault="000A7367" w:rsidP="000A7367">
      <w:pPr>
        <w:pStyle w:val="BodyTextIndent"/>
        <w:numPr>
          <w:ilvl w:val="0"/>
          <w:numId w:val="7"/>
        </w:numPr>
        <w:autoSpaceDE w:val="0"/>
        <w:autoSpaceDN w:val="0"/>
        <w:spacing w:before="120"/>
        <w:rPr>
          <w:rFonts w:ascii="Candara" w:hAnsi="Candara" w:cs="Calibri"/>
          <w:sz w:val="22"/>
          <w:szCs w:val="22"/>
        </w:rPr>
      </w:pPr>
      <w:r w:rsidRPr="004E633A">
        <w:rPr>
          <w:rFonts w:ascii="Candara" w:hAnsi="Candara" w:cs="Calibri"/>
          <w:sz w:val="22"/>
          <w:szCs w:val="22"/>
        </w:rPr>
        <w:t xml:space="preserve">We undertake if our TENDER PROPOSAL is accepted, to commence the WORKS within </w:t>
      </w:r>
      <w:r w:rsidR="003C661C">
        <w:rPr>
          <w:rFonts w:ascii="Candara" w:hAnsi="Candara" w:cs="Calibri"/>
          <w:b/>
          <w:sz w:val="22"/>
          <w:szCs w:val="22"/>
          <w:highlight w:val="yellow"/>
        </w:rPr>
        <w:t>xxx</w:t>
      </w:r>
      <w:r w:rsidRPr="003C661C">
        <w:rPr>
          <w:rFonts w:ascii="Candara" w:hAnsi="Candara" w:cs="Calibri"/>
          <w:b/>
          <w:sz w:val="22"/>
          <w:szCs w:val="22"/>
          <w:highlight w:val="yellow"/>
        </w:rPr>
        <w:t>(</w:t>
      </w:r>
      <w:r w:rsidR="003C661C">
        <w:rPr>
          <w:rFonts w:ascii="Candara" w:hAnsi="Candara" w:cs="Calibri"/>
          <w:b/>
          <w:sz w:val="22"/>
          <w:szCs w:val="22"/>
          <w:highlight w:val="yellow"/>
        </w:rPr>
        <w:t>x</w:t>
      </w:r>
      <w:r w:rsidRPr="003C661C">
        <w:rPr>
          <w:rFonts w:ascii="Candara" w:hAnsi="Candara" w:cs="Calibri"/>
          <w:b/>
          <w:sz w:val="22"/>
          <w:szCs w:val="22"/>
          <w:highlight w:val="yellow"/>
        </w:rPr>
        <w:t xml:space="preserve">) </w:t>
      </w:r>
      <w:r w:rsidR="003C661C">
        <w:rPr>
          <w:rFonts w:ascii="Candara" w:hAnsi="Candara" w:cs="Calibri"/>
          <w:b/>
          <w:sz w:val="22"/>
          <w:szCs w:val="22"/>
          <w:highlight w:val="yellow"/>
        </w:rPr>
        <w:t xml:space="preserve">months/ </w:t>
      </w:r>
      <w:r w:rsidRPr="003C661C">
        <w:rPr>
          <w:rFonts w:ascii="Candara" w:hAnsi="Candara" w:cs="Calibri"/>
          <w:b/>
          <w:sz w:val="22"/>
          <w:szCs w:val="22"/>
          <w:highlight w:val="yellow"/>
        </w:rPr>
        <w:t>weeks</w:t>
      </w:r>
      <w:r w:rsidRPr="002A7568">
        <w:rPr>
          <w:rFonts w:ascii="Candara" w:hAnsi="Candara" w:cs="Calibri"/>
          <w:sz w:val="22"/>
          <w:szCs w:val="22"/>
        </w:rPr>
        <w:t xml:space="preserve"> of receipt of the COMPANY instruction to commence, and to complete and deliver the whole of the WORKS comprised in the </w:t>
      </w:r>
      <w:r>
        <w:rPr>
          <w:rFonts w:ascii="Candara" w:hAnsi="Candara" w:cs="Calibri"/>
          <w:sz w:val="22"/>
          <w:szCs w:val="22"/>
        </w:rPr>
        <w:t xml:space="preserve">TENDER PROPOSAL </w:t>
      </w:r>
      <w:r w:rsidRPr="002A7568">
        <w:rPr>
          <w:rFonts w:ascii="Candara" w:hAnsi="Candara" w:cs="Calibri"/>
          <w:sz w:val="22"/>
          <w:szCs w:val="22"/>
        </w:rPr>
        <w:t>within the period in which the WORKS are to be completed</w:t>
      </w:r>
    </w:p>
    <w:p w14:paraId="127DB974" w14:textId="77777777" w:rsidR="000A7367" w:rsidRPr="002A7568" w:rsidRDefault="000A7367" w:rsidP="000A7367">
      <w:pPr>
        <w:pStyle w:val="ListParagraph"/>
        <w:numPr>
          <w:ilvl w:val="0"/>
          <w:numId w:val="7"/>
        </w:numPr>
        <w:spacing w:before="120"/>
        <w:contextualSpacing/>
        <w:jc w:val="both"/>
        <w:rPr>
          <w:rFonts w:ascii="Candara" w:hAnsi="Candara" w:cs="Calibri"/>
          <w:sz w:val="22"/>
          <w:szCs w:val="22"/>
        </w:rPr>
      </w:pPr>
      <w:r w:rsidRPr="002A7568">
        <w:rPr>
          <w:rFonts w:ascii="Candara" w:hAnsi="Candara" w:cs="Calibri"/>
          <w:sz w:val="22"/>
          <w:szCs w:val="22"/>
        </w:rPr>
        <w:t xml:space="preserve">We agree to abide by this Tender for a period of </w:t>
      </w:r>
      <w:r w:rsidRPr="002A7568">
        <w:rPr>
          <w:rFonts w:ascii="Candara" w:hAnsi="Candara" w:cs="Calibri"/>
          <w:b/>
          <w:bCs/>
          <w:sz w:val="22"/>
          <w:szCs w:val="22"/>
        </w:rPr>
        <w:t>four months</w:t>
      </w:r>
      <w:r w:rsidRPr="002A7568">
        <w:rPr>
          <w:rFonts w:ascii="Candara" w:hAnsi="Candara" w:cs="Calibri"/>
          <w:sz w:val="22"/>
          <w:szCs w:val="22"/>
        </w:rPr>
        <w:t xml:space="preserve"> from the date fixed for receiving the same.  This </w:t>
      </w:r>
      <w:r>
        <w:rPr>
          <w:rFonts w:ascii="Candara" w:hAnsi="Candara" w:cs="Calibri"/>
          <w:sz w:val="22"/>
          <w:szCs w:val="22"/>
        </w:rPr>
        <w:t xml:space="preserve">TENDER PROPOSAL </w:t>
      </w:r>
      <w:r w:rsidRPr="002A7568">
        <w:rPr>
          <w:rFonts w:ascii="Candara" w:hAnsi="Candara" w:cs="Calibri"/>
          <w:sz w:val="22"/>
          <w:szCs w:val="22"/>
        </w:rPr>
        <w:t>shall remain binding upon us and may be accepted at any time before the expiration of that period.</w:t>
      </w:r>
    </w:p>
    <w:p w14:paraId="7C405388" w14:textId="77777777" w:rsidR="000A7367" w:rsidRPr="002A7568" w:rsidRDefault="000A7367" w:rsidP="000A7367">
      <w:pPr>
        <w:pStyle w:val="BodyTextIndent"/>
        <w:numPr>
          <w:ilvl w:val="0"/>
          <w:numId w:val="7"/>
        </w:numPr>
        <w:autoSpaceDE w:val="0"/>
        <w:autoSpaceDN w:val="0"/>
        <w:spacing w:before="120"/>
        <w:rPr>
          <w:rFonts w:ascii="Candara" w:hAnsi="Candara" w:cs="Calibri"/>
          <w:sz w:val="22"/>
          <w:szCs w:val="22"/>
        </w:rPr>
      </w:pPr>
      <w:r w:rsidRPr="002A7568">
        <w:rPr>
          <w:rFonts w:ascii="Candara" w:hAnsi="Candara" w:cs="Calibri"/>
          <w:sz w:val="22"/>
          <w:szCs w:val="22"/>
        </w:rPr>
        <w:t xml:space="preserve">In the event of our </w:t>
      </w:r>
      <w:r>
        <w:rPr>
          <w:rFonts w:ascii="Candara" w:hAnsi="Candara" w:cs="Calibri"/>
          <w:sz w:val="22"/>
          <w:szCs w:val="22"/>
        </w:rPr>
        <w:t xml:space="preserve">TENDER PROPOSAL </w:t>
      </w:r>
      <w:r w:rsidRPr="002A7568">
        <w:rPr>
          <w:rFonts w:ascii="Candara" w:hAnsi="Candara" w:cs="Calibri"/>
          <w:sz w:val="22"/>
          <w:szCs w:val="22"/>
        </w:rPr>
        <w:t xml:space="preserve">being accepted, and until a formal </w:t>
      </w:r>
      <w:r w:rsidRPr="002A7568">
        <w:rPr>
          <w:rFonts w:ascii="Candara" w:hAnsi="Candara" w:cs="Calibri"/>
          <w:caps/>
          <w:sz w:val="22"/>
          <w:szCs w:val="22"/>
        </w:rPr>
        <w:t>Contract</w:t>
      </w:r>
      <w:r w:rsidRPr="002A7568">
        <w:rPr>
          <w:rFonts w:ascii="Candara" w:hAnsi="Candara" w:cs="Calibri"/>
          <w:sz w:val="22"/>
          <w:szCs w:val="22"/>
        </w:rPr>
        <w:t xml:space="preserve"> is prepared and executed, the Tender Proposal, together with your written acceptance thereof, shall constitute a binding obligation upon us and</w:t>
      </w:r>
    </w:p>
    <w:p w14:paraId="4AD171AE" w14:textId="77777777" w:rsidR="000A7367" w:rsidDel="006567DF" w:rsidRDefault="000A7367" w:rsidP="006567DF">
      <w:pPr>
        <w:pStyle w:val="BodyTextIndent"/>
        <w:numPr>
          <w:ilvl w:val="0"/>
          <w:numId w:val="7"/>
        </w:numPr>
        <w:autoSpaceDE w:val="0"/>
        <w:autoSpaceDN w:val="0"/>
        <w:spacing w:before="120"/>
        <w:rPr>
          <w:del w:id="127" w:author="Al Riyami, Azza OLNG-SCC/12" w:date="2026-04-09T14:06:00Z" w16du:dateUtc="2026-04-09T10:06:00Z"/>
          <w:rFonts w:ascii="Candara" w:hAnsi="Candara" w:cs="Calibri"/>
          <w:sz w:val="22"/>
          <w:szCs w:val="22"/>
        </w:rPr>
      </w:pPr>
      <w:r w:rsidRPr="002A7568">
        <w:rPr>
          <w:rFonts w:ascii="Candara" w:hAnsi="Candara" w:cs="Calibri"/>
          <w:sz w:val="22"/>
          <w:szCs w:val="22"/>
        </w:rPr>
        <w:t xml:space="preserve">We understand that you are not bound to accept the lowest or any </w:t>
      </w:r>
      <w:r>
        <w:rPr>
          <w:rFonts w:ascii="Candara" w:hAnsi="Candara" w:cs="Calibri"/>
          <w:sz w:val="22"/>
          <w:szCs w:val="22"/>
        </w:rPr>
        <w:t xml:space="preserve">TENDER PROPOSAL </w:t>
      </w:r>
      <w:r w:rsidRPr="002A7568">
        <w:rPr>
          <w:rFonts w:ascii="Candara" w:hAnsi="Candara" w:cs="Calibri"/>
          <w:sz w:val="22"/>
          <w:szCs w:val="22"/>
        </w:rPr>
        <w:t>you may receive.</w:t>
      </w:r>
    </w:p>
    <w:p w14:paraId="46CDB04C" w14:textId="77777777" w:rsidR="006567DF" w:rsidRPr="002A7568" w:rsidRDefault="006567DF" w:rsidP="000A7367">
      <w:pPr>
        <w:pStyle w:val="BodyTextIndent"/>
        <w:numPr>
          <w:ilvl w:val="0"/>
          <w:numId w:val="7"/>
        </w:numPr>
        <w:autoSpaceDE w:val="0"/>
        <w:autoSpaceDN w:val="0"/>
        <w:spacing w:before="120"/>
        <w:rPr>
          <w:ins w:id="128" w:author="Al Riyami, Azza OLNG-SCC/12" w:date="2026-04-09T14:06:00Z" w16du:dateUtc="2026-04-09T10:06:00Z"/>
          <w:rFonts w:ascii="Candara" w:hAnsi="Candara" w:cs="Calibri"/>
          <w:sz w:val="22"/>
          <w:szCs w:val="22"/>
        </w:rPr>
      </w:pPr>
    </w:p>
    <w:p w14:paraId="600301FE" w14:textId="00A08F65" w:rsidR="000A7367" w:rsidDel="00E93508" w:rsidRDefault="00B47AF4" w:rsidP="006567DF">
      <w:pPr>
        <w:pStyle w:val="BodyTextIndent"/>
        <w:numPr>
          <w:ilvl w:val="0"/>
          <w:numId w:val="7"/>
        </w:numPr>
        <w:autoSpaceDE w:val="0"/>
        <w:autoSpaceDN w:val="0"/>
        <w:spacing w:before="120"/>
        <w:rPr>
          <w:del w:id="129" w:author="Al Riyami, Azza OLNG-SCC/12" w:date="2026-04-09T14:06:00Z" w16du:dateUtc="2026-04-09T10:06:00Z"/>
          <w:rFonts w:ascii="Candara" w:hAnsi="Candara" w:cs="Calibri"/>
          <w:sz w:val="22"/>
          <w:szCs w:val="22"/>
        </w:rPr>
      </w:pPr>
      <w:ins w:id="130" w:author="Al Riyami, Azza OLNG-SCC/12" w:date="2026-04-09T14:06:00Z" w16du:dateUtc="2026-04-09T10:06:00Z">
        <w:r w:rsidRPr="006567DF">
          <w:rPr>
            <w:rFonts w:ascii="Candara" w:hAnsi="Candara" w:cs="Calibri"/>
            <w:sz w:val="22"/>
            <w:szCs w:val="22"/>
          </w:rPr>
          <w:t xml:space="preserve">We acknowledge that all information and documents provided by COMPANY in connection with this </w:t>
        </w:r>
      </w:ins>
      <w:ins w:id="131" w:author="Al Riyami, Azza OLNG-SCC/12" w:date="2026-04-09T14:07:00Z" w16du:dateUtc="2026-04-09T10:07:00Z">
        <w:r w:rsidR="006567DF">
          <w:rPr>
            <w:rFonts w:ascii="Candara" w:hAnsi="Candara" w:cs="Calibri"/>
            <w:sz w:val="22"/>
            <w:szCs w:val="22"/>
          </w:rPr>
          <w:t>Tender</w:t>
        </w:r>
      </w:ins>
      <w:ins w:id="132" w:author="Al Riyami, Azza OLNG-SCC/12" w:date="2026-04-09T14:06:00Z" w16du:dateUtc="2026-04-09T10:06:00Z">
        <w:r w:rsidRPr="006567DF">
          <w:rPr>
            <w:rFonts w:ascii="Candara" w:hAnsi="Candara" w:cs="Calibri"/>
            <w:sz w:val="22"/>
            <w:szCs w:val="22"/>
          </w:rPr>
          <w:t xml:space="preserve"> are confidential. We shall not disclose them to any third party or use them except for the purpose of preparing and submitting our </w:t>
        </w:r>
        <w:r w:rsidR="006567DF" w:rsidRPr="006567DF">
          <w:rPr>
            <w:rFonts w:ascii="Candara" w:hAnsi="Candara" w:cs="Calibri"/>
            <w:sz w:val="22"/>
            <w:szCs w:val="22"/>
          </w:rPr>
          <w:t>TENDER</w:t>
        </w:r>
      </w:ins>
      <w:ins w:id="133" w:author="Al Riyami, Azza OLNG-SCC/12" w:date="2026-04-09T14:07:00Z" w16du:dateUtc="2026-04-09T10:07:00Z">
        <w:r w:rsidR="006567DF">
          <w:rPr>
            <w:rFonts w:ascii="Candara" w:hAnsi="Candara" w:cs="Calibri"/>
            <w:sz w:val="22"/>
            <w:szCs w:val="22"/>
          </w:rPr>
          <w:t xml:space="preserve"> PROPOSAL</w:t>
        </w:r>
      </w:ins>
      <w:ins w:id="134" w:author="Al Riyami, Azza OLNG-SCC/12" w:date="2026-04-09T14:06:00Z" w16du:dateUtc="2026-04-09T10:06:00Z">
        <w:r w:rsidRPr="006567DF">
          <w:rPr>
            <w:rFonts w:ascii="Candara" w:hAnsi="Candara" w:cs="Calibri"/>
            <w:sz w:val="22"/>
            <w:szCs w:val="22"/>
          </w:rPr>
          <w:t>.</w:t>
        </w:r>
        <w:r w:rsidR="006567DF" w:rsidRPr="006567DF">
          <w:rPr>
            <w:rFonts w:ascii="Candara" w:hAnsi="Candara" w:cs="Calibri"/>
            <w:sz w:val="22"/>
            <w:szCs w:val="22"/>
          </w:rPr>
          <w:t xml:space="preserve"> </w:t>
        </w:r>
        <w:r w:rsidRPr="006567DF">
          <w:rPr>
            <w:rFonts w:ascii="Candara" w:hAnsi="Candara" w:cs="Calibri"/>
            <w:sz w:val="22"/>
            <w:szCs w:val="22"/>
          </w:rPr>
          <w:t>This obligation shall also apply to our personnel and any parties engaged by us in connection with this Tender, for whose compliance we shall remain responsible.</w:t>
        </w:r>
      </w:ins>
      <w:del w:id="135" w:author="Al Riyami, Azza OLNG-SCC/12" w:date="2026-04-09T14:06:00Z" w16du:dateUtc="2026-04-09T10:06:00Z">
        <w:r w:rsidR="000A7367" w:rsidRPr="006567DF" w:rsidDel="00B47AF4">
          <w:rPr>
            <w:rFonts w:ascii="Candara" w:hAnsi="Candara" w:cs="Calibri"/>
            <w:sz w:val="22"/>
            <w:szCs w:val="22"/>
          </w:rPr>
          <w:delText xml:space="preserve">We confirm that the Tender submitted has been completed in compliance with the </w:delText>
        </w:r>
      </w:del>
      <w:del w:id="136" w:author="Al Riyami, Azza OLNG-SCC/12" w:date="2026-04-05T14:27:00Z" w16du:dateUtc="2026-04-05T10:27:00Z">
        <w:r w:rsidR="000A7367" w:rsidRPr="006567DF" w:rsidDel="004D2CA7">
          <w:rPr>
            <w:rFonts w:ascii="Candara" w:hAnsi="Candara" w:cs="Calibri"/>
            <w:sz w:val="22"/>
            <w:szCs w:val="22"/>
          </w:rPr>
          <w:delText>requirements of the Secrecy Declaration</w:delText>
        </w:r>
      </w:del>
      <w:del w:id="137" w:author="Al Riyami, Azza OLNG-SCC/12" w:date="2026-04-09T14:06:00Z" w16du:dateUtc="2026-04-09T10:06:00Z">
        <w:r w:rsidR="000A7367" w:rsidRPr="006567DF" w:rsidDel="00B47AF4">
          <w:rPr>
            <w:rFonts w:ascii="Candara" w:hAnsi="Candara" w:cs="Calibri"/>
            <w:sz w:val="22"/>
            <w:szCs w:val="22"/>
          </w:rPr>
          <w:delText xml:space="preserve">, and that no collusion between ourselves and any other COMPANY or organisation, other than those identified within the Tender submission has occurred. </w:delText>
        </w:r>
      </w:del>
    </w:p>
    <w:p w14:paraId="635472BB" w14:textId="77777777" w:rsidR="00E93508" w:rsidRPr="006567DF" w:rsidRDefault="00E93508">
      <w:pPr>
        <w:pStyle w:val="BodyTextIndent"/>
        <w:autoSpaceDE w:val="0"/>
        <w:autoSpaceDN w:val="0"/>
        <w:spacing w:before="120"/>
        <w:ind w:left="720"/>
        <w:rPr>
          <w:ins w:id="138" w:author="Al Riyami, Azza OLNG-SCC/12" w:date="2026-04-09T14:07:00Z" w16du:dateUtc="2026-04-09T10:07:00Z"/>
          <w:rFonts w:ascii="Candara" w:hAnsi="Candara" w:cs="Calibri"/>
          <w:sz w:val="22"/>
          <w:szCs w:val="22"/>
        </w:rPr>
        <w:pPrChange w:id="139" w:author="Al Riyami, Azza OLNG-SCC/12" w:date="2026-04-09T14:07:00Z" w16du:dateUtc="2026-04-09T10:07:00Z">
          <w:pPr>
            <w:pStyle w:val="BodyTextIndent"/>
            <w:numPr>
              <w:numId w:val="7"/>
            </w:numPr>
            <w:autoSpaceDE w:val="0"/>
            <w:autoSpaceDN w:val="0"/>
            <w:spacing w:before="120"/>
            <w:ind w:left="720" w:hanging="360"/>
          </w:pPr>
        </w:pPrChange>
      </w:pPr>
    </w:p>
    <w:p w14:paraId="6E7048AF" w14:textId="77777777" w:rsidR="000A7367" w:rsidRPr="002A7568" w:rsidRDefault="000A7367" w:rsidP="00E93508">
      <w:pPr>
        <w:pStyle w:val="BodyTextIndent"/>
        <w:autoSpaceDE w:val="0"/>
        <w:autoSpaceDN w:val="0"/>
        <w:spacing w:before="120"/>
        <w:ind w:left="720"/>
        <w:rPr>
          <w:rFonts w:ascii="Candara" w:hAnsi="Candara" w:cs="Calibri"/>
          <w:sz w:val="22"/>
          <w:szCs w:val="22"/>
        </w:rPr>
      </w:pPr>
    </w:p>
    <w:tbl>
      <w:tblPr>
        <w:tblW w:w="9644" w:type="dxa"/>
        <w:tblInd w:w="108" w:type="dxa"/>
        <w:tblBorders>
          <w:bottom w:val="dashSmallGap" w:sz="4" w:space="0" w:color="auto"/>
          <w:insideH w:val="dashSmallGap" w:sz="4" w:space="0" w:color="auto"/>
        </w:tblBorders>
        <w:tblLook w:val="01E0" w:firstRow="1" w:lastRow="1" w:firstColumn="1" w:lastColumn="1" w:noHBand="0" w:noVBand="0"/>
      </w:tblPr>
      <w:tblGrid>
        <w:gridCol w:w="2070"/>
        <w:gridCol w:w="3787"/>
        <w:gridCol w:w="3787"/>
      </w:tblGrid>
      <w:tr w:rsidR="000A7367" w:rsidRPr="002A7568" w14:paraId="35ECE42B" w14:textId="77777777" w:rsidTr="00AC27A9">
        <w:tc>
          <w:tcPr>
            <w:tcW w:w="2070" w:type="dxa"/>
            <w:tcBorders>
              <w:top w:val="nil"/>
              <w:bottom w:val="nil"/>
            </w:tcBorders>
            <w:vAlign w:val="center"/>
          </w:tcPr>
          <w:p w14:paraId="64A1527D" w14:textId="77777777" w:rsidR="000A7367" w:rsidRPr="002A7568" w:rsidRDefault="000A7367" w:rsidP="00AC27A9">
            <w:pPr>
              <w:tabs>
                <w:tab w:val="center" w:pos="4320"/>
                <w:tab w:val="right" w:pos="8640"/>
              </w:tabs>
              <w:jc w:val="both"/>
              <w:rPr>
                <w:rFonts w:ascii="Candara" w:hAnsi="Candara" w:cs="Calibri"/>
                <w:sz w:val="22"/>
                <w:szCs w:val="22"/>
              </w:rPr>
            </w:pPr>
            <w:r w:rsidRPr="002A7568">
              <w:rPr>
                <w:rFonts w:ascii="Candara" w:hAnsi="Candara" w:cs="Calibri"/>
                <w:sz w:val="22"/>
                <w:szCs w:val="22"/>
              </w:rPr>
              <w:t>Yours faithfully for:</w:t>
            </w:r>
          </w:p>
        </w:tc>
        <w:tc>
          <w:tcPr>
            <w:tcW w:w="3787" w:type="dxa"/>
          </w:tcPr>
          <w:p w14:paraId="1BE67B6D" w14:textId="77777777" w:rsidR="000A7367" w:rsidRPr="002A7568" w:rsidRDefault="000A7367" w:rsidP="00AC27A9">
            <w:pPr>
              <w:tabs>
                <w:tab w:val="center" w:pos="4320"/>
                <w:tab w:val="right" w:pos="8640"/>
              </w:tabs>
              <w:jc w:val="both"/>
              <w:rPr>
                <w:rFonts w:ascii="Candara" w:hAnsi="Candara" w:cs="Calibri"/>
                <w:sz w:val="22"/>
                <w:szCs w:val="22"/>
              </w:rPr>
            </w:pPr>
          </w:p>
        </w:tc>
        <w:tc>
          <w:tcPr>
            <w:tcW w:w="3787" w:type="dxa"/>
            <w:vAlign w:val="center"/>
          </w:tcPr>
          <w:p w14:paraId="7419BB4B" w14:textId="77777777" w:rsidR="000A7367" w:rsidRPr="002A7568" w:rsidRDefault="000A7367" w:rsidP="00AC27A9">
            <w:pPr>
              <w:tabs>
                <w:tab w:val="center" w:pos="4320"/>
                <w:tab w:val="right" w:pos="8640"/>
              </w:tabs>
              <w:jc w:val="both"/>
              <w:rPr>
                <w:rFonts w:ascii="Candara" w:hAnsi="Candara" w:cs="Calibri"/>
                <w:sz w:val="22"/>
                <w:szCs w:val="22"/>
              </w:rPr>
            </w:pPr>
          </w:p>
          <w:p w14:paraId="1A331D04" w14:textId="77777777" w:rsidR="000A7367" w:rsidRPr="002A7568" w:rsidRDefault="000A7367" w:rsidP="00AC27A9">
            <w:pPr>
              <w:tabs>
                <w:tab w:val="center" w:pos="4320"/>
                <w:tab w:val="right" w:pos="8640"/>
              </w:tabs>
              <w:jc w:val="both"/>
              <w:rPr>
                <w:rFonts w:ascii="Candara" w:hAnsi="Candara" w:cs="Calibri"/>
                <w:sz w:val="22"/>
                <w:szCs w:val="22"/>
              </w:rPr>
            </w:pPr>
          </w:p>
        </w:tc>
      </w:tr>
      <w:tr w:rsidR="000A7367" w:rsidRPr="002A7568" w14:paraId="48627290" w14:textId="77777777" w:rsidTr="00AC27A9">
        <w:tc>
          <w:tcPr>
            <w:tcW w:w="2070" w:type="dxa"/>
            <w:tcBorders>
              <w:top w:val="nil"/>
              <w:bottom w:val="nil"/>
            </w:tcBorders>
            <w:vAlign w:val="center"/>
          </w:tcPr>
          <w:p w14:paraId="5BFA048F" w14:textId="77777777" w:rsidR="000A7367" w:rsidRPr="002A7568" w:rsidRDefault="000A7367" w:rsidP="00AC27A9">
            <w:pPr>
              <w:tabs>
                <w:tab w:val="center" w:pos="4320"/>
                <w:tab w:val="right" w:pos="8640"/>
              </w:tabs>
              <w:jc w:val="both"/>
              <w:rPr>
                <w:rFonts w:ascii="Candara" w:hAnsi="Candara" w:cs="Calibri"/>
                <w:sz w:val="22"/>
                <w:szCs w:val="22"/>
              </w:rPr>
            </w:pPr>
            <w:r w:rsidRPr="002A7568">
              <w:rPr>
                <w:rFonts w:ascii="Candara" w:hAnsi="Candara" w:cs="Calibri"/>
                <w:sz w:val="22"/>
                <w:szCs w:val="22"/>
              </w:rPr>
              <w:t>Signature &amp; date:</w:t>
            </w:r>
          </w:p>
        </w:tc>
        <w:tc>
          <w:tcPr>
            <w:tcW w:w="3787" w:type="dxa"/>
          </w:tcPr>
          <w:p w14:paraId="218DD1F8" w14:textId="77777777" w:rsidR="000A7367" w:rsidRPr="002A7568" w:rsidRDefault="000A7367" w:rsidP="00AC27A9">
            <w:pPr>
              <w:tabs>
                <w:tab w:val="center" w:pos="4320"/>
                <w:tab w:val="right" w:pos="8640"/>
              </w:tabs>
              <w:spacing w:before="360"/>
              <w:jc w:val="both"/>
              <w:rPr>
                <w:rFonts w:ascii="Candara" w:hAnsi="Candara" w:cs="Calibri"/>
                <w:sz w:val="22"/>
                <w:szCs w:val="22"/>
              </w:rPr>
            </w:pPr>
          </w:p>
        </w:tc>
        <w:tc>
          <w:tcPr>
            <w:tcW w:w="3787" w:type="dxa"/>
          </w:tcPr>
          <w:p w14:paraId="58BCDFC6" w14:textId="77777777" w:rsidR="000A7367" w:rsidRPr="002A7568" w:rsidRDefault="000A7367" w:rsidP="00AC27A9">
            <w:pPr>
              <w:tabs>
                <w:tab w:val="center" w:pos="4320"/>
                <w:tab w:val="right" w:pos="8640"/>
              </w:tabs>
              <w:spacing w:before="360"/>
              <w:jc w:val="both"/>
              <w:rPr>
                <w:rFonts w:ascii="Candara" w:hAnsi="Candara" w:cs="Calibri"/>
                <w:sz w:val="22"/>
                <w:szCs w:val="22"/>
              </w:rPr>
            </w:pPr>
          </w:p>
          <w:p w14:paraId="60E1901C" w14:textId="77777777" w:rsidR="000A7367" w:rsidRPr="002A7568" w:rsidRDefault="000A7367" w:rsidP="00AC27A9">
            <w:pPr>
              <w:tabs>
                <w:tab w:val="center" w:pos="4320"/>
                <w:tab w:val="right" w:pos="8640"/>
              </w:tabs>
              <w:spacing w:before="360"/>
              <w:jc w:val="both"/>
              <w:rPr>
                <w:rFonts w:ascii="Candara" w:hAnsi="Candara" w:cs="Calibri"/>
                <w:sz w:val="22"/>
                <w:szCs w:val="22"/>
              </w:rPr>
            </w:pPr>
          </w:p>
        </w:tc>
      </w:tr>
      <w:tr w:rsidR="000A7367" w:rsidRPr="002A7568" w14:paraId="60A3DC37" w14:textId="77777777" w:rsidTr="00AC27A9">
        <w:tc>
          <w:tcPr>
            <w:tcW w:w="2070" w:type="dxa"/>
            <w:tcBorders>
              <w:top w:val="nil"/>
              <w:bottom w:val="nil"/>
            </w:tcBorders>
            <w:vAlign w:val="center"/>
          </w:tcPr>
          <w:p w14:paraId="03D1E9D7" w14:textId="77777777" w:rsidR="000A7367" w:rsidRPr="002A7568" w:rsidRDefault="000A7367" w:rsidP="00AC27A9">
            <w:pPr>
              <w:tabs>
                <w:tab w:val="center" w:pos="4320"/>
                <w:tab w:val="right" w:pos="8640"/>
              </w:tabs>
              <w:jc w:val="both"/>
              <w:rPr>
                <w:rFonts w:ascii="Candara" w:hAnsi="Candara" w:cs="Calibri"/>
                <w:sz w:val="22"/>
                <w:szCs w:val="22"/>
              </w:rPr>
            </w:pPr>
            <w:r w:rsidRPr="002A7568">
              <w:rPr>
                <w:rFonts w:ascii="Candara" w:hAnsi="Candara" w:cs="Calibri"/>
                <w:sz w:val="22"/>
                <w:szCs w:val="22"/>
              </w:rPr>
              <w:t>Full Name:</w:t>
            </w:r>
          </w:p>
        </w:tc>
        <w:tc>
          <w:tcPr>
            <w:tcW w:w="3787" w:type="dxa"/>
          </w:tcPr>
          <w:p w14:paraId="27048352" w14:textId="77777777" w:rsidR="000A7367" w:rsidRPr="002A7568" w:rsidRDefault="000A7367" w:rsidP="00AC27A9">
            <w:pPr>
              <w:tabs>
                <w:tab w:val="center" w:pos="4320"/>
                <w:tab w:val="right" w:pos="8640"/>
              </w:tabs>
              <w:spacing w:before="360"/>
              <w:jc w:val="both"/>
              <w:rPr>
                <w:rFonts w:ascii="Candara" w:hAnsi="Candara" w:cs="Calibri"/>
                <w:sz w:val="22"/>
                <w:szCs w:val="22"/>
              </w:rPr>
            </w:pPr>
          </w:p>
        </w:tc>
        <w:tc>
          <w:tcPr>
            <w:tcW w:w="3787" w:type="dxa"/>
          </w:tcPr>
          <w:p w14:paraId="732EACB0" w14:textId="77777777" w:rsidR="000A7367" w:rsidRPr="002A7568" w:rsidRDefault="000A7367" w:rsidP="00AC27A9">
            <w:pPr>
              <w:tabs>
                <w:tab w:val="center" w:pos="4320"/>
                <w:tab w:val="right" w:pos="8640"/>
              </w:tabs>
              <w:spacing w:before="360"/>
              <w:jc w:val="both"/>
              <w:rPr>
                <w:rFonts w:ascii="Candara" w:hAnsi="Candara" w:cs="Calibri"/>
                <w:sz w:val="22"/>
                <w:szCs w:val="22"/>
              </w:rPr>
            </w:pPr>
          </w:p>
        </w:tc>
      </w:tr>
      <w:tr w:rsidR="000A7367" w:rsidRPr="002A7568" w14:paraId="70CE5B74" w14:textId="77777777" w:rsidTr="00AC27A9">
        <w:tc>
          <w:tcPr>
            <w:tcW w:w="2070" w:type="dxa"/>
            <w:tcBorders>
              <w:top w:val="nil"/>
              <w:bottom w:val="nil"/>
            </w:tcBorders>
            <w:vAlign w:val="center"/>
          </w:tcPr>
          <w:p w14:paraId="094402A0" w14:textId="77777777" w:rsidR="000A7367" w:rsidRPr="002A7568" w:rsidRDefault="000A7367" w:rsidP="00AC27A9">
            <w:pPr>
              <w:tabs>
                <w:tab w:val="center" w:pos="4320"/>
                <w:tab w:val="right" w:pos="8640"/>
              </w:tabs>
              <w:jc w:val="both"/>
              <w:rPr>
                <w:rFonts w:ascii="Candara" w:hAnsi="Candara" w:cs="Calibri"/>
                <w:sz w:val="22"/>
                <w:szCs w:val="22"/>
              </w:rPr>
            </w:pPr>
            <w:r w:rsidRPr="002A7568">
              <w:rPr>
                <w:rFonts w:ascii="Candara" w:hAnsi="Candara" w:cs="Calibri"/>
                <w:sz w:val="22"/>
                <w:szCs w:val="22"/>
              </w:rPr>
              <w:t>Position:</w:t>
            </w:r>
          </w:p>
        </w:tc>
        <w:tc>
          <w:tcPr>
            <w:tcW w:w="3787" w:type="dxa"/>
          </w:tcPr>
          <w:p w14:paraId="11256309" w14:textId="77777777" w:rsidR="000A7367" w:rsidRPr="002A7568" w:rsidRDefault="000A7367" w:rsidP="00AC27A9">
            <w:pPr>
              <w:tabs>
                <w:tab w:val="center" w:pos="4320"/>
                <w:tab w:val="right" w:pos="8640"/>
              </w:tabs>
              <w:spacing w:before="360"/>
              <w:jc w:val="both"/>
              <w:rPr>
                <w:rFonts w:ascii="Candara" w:hAnsi="Candara" w:cs="Calibri"/>
                <w:sz w:val="22"/>
                <w:szCs w:val="22"/>
              </w:rPr>
            </w:pPr>
          </w:p>
        </w:tc>
        <w:tc>
          <w:tcPr>
            <w:tcW w:w="3787" w:type="dxa"/>
          </w:tcPr>
          <w:p w14:paraId="6254F881" w14:textId="77777777" w:rsidR="000A7367" w:rsidRPr="002A7568" w:rsidRDefault="000A7367" w:rsidP="00AC27A9">
            <w:pPr>
              <w:tabs>
                <w:tab w:val="center" w:pos="4320"/>
                <w:tab w:val="right" w:pos="8640"/>
              </w:tabs>
              <w:spacing w:before="360"/>
              <w:jc w:val="both"/>
              <w:rPr>
                <w:rFonts w:ascii="Candara" w:hAnsi="Candara" w:cs="Calibri"/>
                <w:sz w:val="22"/>
                <w:szCs w:val="22"/>
              </w:rPr>
            </w:pPr>
          </w:p>
        </w:tc>
      </w:tr>
    </w:tbl>
    <w:p w14:paraId="3797753D" w14:textId="77777777" w:rsidR="000A7367" w:rsidRPr="002A7568" w:rsidRDefault="000A7367" w:rsidP="000A7367">
      <w:pPr>
        <w:jc w:val="both"/>
        <w:rPr>
          <w:rFonts w:ascii="Candara" w:hAnsi="Candara" w:cs="Calibri"/>
          <w:sz w:val="22"/>
          <w:szCs w:val="22"/>
        </w:rPr>
      </w:pPr>
    </w:p>
    <w:p w14:paraId="487987FE" w14:textId="77777777" w:rsidR="000A7367" w:rsidRPr="002A7568" w:rsidRDefault="000A7367" w:rsidP="000A7367">
      <w:pPr>
        <w:jc w:val="both"/>
        <w:rPr>
          <w:rFonts w:ascii="Candara" w:hAnsi="Candara" w:cs="Calibri"/>
          <w:sz w:val="22"/>
          <w:szCs w:val="22"/>
        </w:rPr>
      </w:pPr>
      <w:r w:rsidRPr="002A7568">
        <w:rPr>
          <w:rFonts w:ascii="Candara" w:hAnsi="Candara" w:cs="Calibri"/>
          <w:sz w:val="22"/>
          <w:szCs w:val="22"/>
        </w:rPr>
        <w:lastRenderedPageBreak/>
        <w:t xml:space="preserve">Stamp of </w:t>
      </w:r>
      <w:r>
        <w:rPr>
          <w:rFonts w:ascii="Candara" w:hAnsi="Candara" w:cs="Calibri"/>
          <w:sz w:val="22"/>
          <w:szCs w:val="22"/>
        </w:rPr>
        <w:t>TENDERER</w:t>
      </w:r>
    </w:p>
    <w:p w14:paraId="7962E526" w14:textId="77777777" w:rsidR="000A7367" w:rsidRDefault="000A7367" w:rsidP="000A7367">
      <w:pPr>
        <w:ind w:left="810" w:hanging="810"/>
        <w:jc w:val="both"/>
        <w:rPr>
          <w:rFonts w:ascii="Calibri" w:hAnsi="Calibri" w:cs="Calibri"/>
          <w:color w:val="0000FF"/>
          <w:sz w:val="22"/>
          <w:szCs w:val="22"/>
        </w:rPr>
      </w:pPr>
    </w:p>
    <w:p w14:paraId="61FDE6C0" w14:textId="77777777" w:rsidR="000A7367" w:rsidRDefault="000A7367" w:rsidP="000A7367">
      <w:pPr>
        <w:ind w:left="810" w:hanging="810"/>
        <w:jc w:val="both"/>
        <w:rPr>
          <w:rFonts w:ascii="Calibri" w:hAnsi="Calibri" w:cs="Calibri"/>
          <w:color w:val="0000FF"/>
          <w:sz w:val="22"/>
          <w:szCs w:val="22"/>
        </w:rPr>
      </w:pPr>
    </w:p>
    <w:p w14:paraId="648A4F01" w14:textId="77777777" w:rsidR="000A7367" w:rsidRDefault="000A7367" w:rsidP="000A7367">
      <w:pPr>
        <w:ind w:left="810" w:hanging="810"/>
        <w:jc w:val="both"/>
        <w:rPr>
          <w:rFonts w:ascii="Calibri" w:hAnsi="Calibri" w:cs="Calibri"/>
          <w:color w:val="0000FF"/>
          <w:sz w:val="22"/>
          <w:szCs w:val="22"/>
        </w:rPr>
      </w:pPr>
    </w:p>
    <w:p w14:paraId="2C66BAA0" w14:textId="77777777" w:rsidR="00A11432" w:rsidRDefault="00A11432" w:rsidP="00A11432">
      <w:pPr>
        <w:pStyle w:val="BodyTextIndent"/>
        <w:rPr>
          <w:rFonts w:ascii="Candara" w:hAnsi="Candara" w:cs="Calibri"/>
          <w:sz w:val="22"/>
          <w:szCs w:val="22"/>
        </w:rPr>
      </w:pPr>
    </w:p>
    <w:p w14:paraId="7C125241" w14:textId="77777777" w:rsidR="00A11432" w:rsidDel="005B57CA" w:rsidRDefault="00A11432" w:rsidP="00A11432">
      <w:pPr>
        <w:pStyle w:val="BodyTextIndent"/>
        <w:rPr>
          <w:del w:id="140" w:author="Al Riyami, Azza OLNG-SCC/12" w:date="2026-04-09T13:51:00Z" w16du:dateUtc="2026-04-09T09:51:00Z"/>
          <w:rFonts w:ascii="Candara" w:hAnsi="Candara" w:cs="Calibri"/>
          <w:sz w:val="22"/>
          <w:szCs w:val="22"/>
        </w:rPr>
      </w:pPr>
    </w:p>
    <w:p w14:paraId="4BE755D0" w14:textId="77777777" w:rsidR="00A11432" w:rsidRDefault="00A11432" w:rsidP="008C66D2">
      <w:pPr>
        <w:pStyle w:val="BodyTextIndent"/>
        <w:ind w:left="0"/>
        <w:rPr>
          <w:rFonts w:ascii="Candara" w:hAnsi="Candara" w:cs="Calibri"/>
          <w:sz w:val="22"/>
          <w:szCs w:val="22"/>
        </w:rPr>
      </w:pPr>
    </w:p>
    <w:sectPr w:rsidR="00A11432" w:rsidSect="00F063DA">
      <w:headerReference w:type="default" r:id="rId16"/>
      <w:footerReference w:type="default" r:id="rId17"/>
      <w:headerReference w:type="first" r:id="rId18"/>
      <w:footerReference w:type="first" r:id="rId19"/>
      <w:pgSz w:w="11907" w:h="16840" w:code="9"/>
      <w:pgMar w:top="1530" w:right="1107" w:bottom="1440" w:left="1080" w:header="737" w:footer="851"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Al Riyami, Azza OLNG-SCC/12" w:date="2026-04-05T11:19:00Z" w:initials="AA">
    <w:p w14:paraId="6A304DFC" w14:textId="77777777" w:rsidR="00415FB3" w:rsidRDefault="00415FB3" w:rsidP="00415FB3">
      <w:pPr>
        <w:pStyle w:val="CommentText"/>
      </w:pPr>
      <w:r>
        <w:rPr>
          <w:rStyle w:val="CommentReference"/>
        </w:rPr>
        <w:annotationRef/>
      </w:r>
      <w:r>
        <w:t xml:space="preserve">Any text highlighted in </w:t>
      </w:r>
      <w:r>
        <w:rPr>
          <w:b/>
          <w:bCs/>
        </w:rPr>
        <w:t>yellow</w:t>
      </w:r>
      <w:r>
        <w:t xml:space="preserve"> shall be added or amended. </w:t>
      </w:r>
    </w:p>
    <w:p w14:paraId="5A2CBD1F" w14:textId="77777777" w:rsidR="00415FB3" w:rsidRDefault="00415FB3" w:rsidP="00415FB3">
      <w:pPr>
        <w:pStyle w:val="CommentText"/>
      </w:pPr>
    </w:p>
    <w:p w14:paraId="0E0D8D76" w14:textId="77777777" w:rsidR="00415FB3" w:rsidRDefault="00415FB3" w:rsidP="00415FB3">
      <w:pPr>
        <w:pStyle w:val="CommentText"/>
      </w:pPr>
      <w:r>
        <w:t xml:space="preserve">Any text highlighted in </w:t>
      </w:r>
      <w:r>
        <w:rPr>
          <w:b/>
          <w:bCs/>
        </w:rPr>
        <w:t>blue</w:t>
      </w:r>
      <w:r>
        <w:t xml:space="preserve"> shall be reviewed for applicability.</w:t>
      </w:r>
    </w:p>
  </w:comment>
  <w:comment w:id="6" w:author="Al Riyami, Azza OLNG-SCC/12" w:date="2026-04-05T10:59:00Z" w:initials="AA">
    <w:p w14:paraId="03CA18A9" w14:textId="64EE9113" w:rsidR="001E63AC" w:rsidRDefault="001E63AC" w:rsidP="001E63AC">
      <w:pPr>
        <w:pStyle w:val="CommentText"/>
      </w:pPr>
      <w:r>
        <w:rPr>
          <w:rStyle w:val="CommentReference"/>
        </w:rPr>
        <w:annotationRef/>
      </w:r>
      <w:r>
        <w:t>Delete row if Not Applicable</w:t>
      </w:r>
    </w:p>
  </w:comment>
  <w:comment w:id="65" w:author="Al Riyami, Azza OLNG-SCC/12" w:date="2026-04-05T11:01:00Z" w:initials="AA">
    <w:p w14:paraId="27DD69E9" w14:textId="77777777" w:rsidR="00E55244" w:rsidRDefault="00E55244" w:rsidP="00E55244">
      <w:pPr>
        <w:pStyle w:val="CommentText"/>
      </w:pPr>
      <w:r>
        <w:rPr>
          <w:rStyle w:val="CommentReference"/>
        </w:rPr>
        <w:annotationRef/>
      </w:r>
      <w:r>
        <w:t xml:space="preserve">Merge row 6 with row 5 if you’re targeting technical and commercial tenders submission on the same date. </w:t>
      </w:r>
    </w:p>
  </w:comment>
  <w:comment w:id="112" w:author="Al Riyami, Azza OLNG-SCC/12" w:date="2026-04-05T11:20:00Z" w:initials="AA">
    <w:p w14:paraId="53CF8906" w14:textId="77777777" w:rsidR="00415FB3" w:rsidRDefault="00415FB3" w:rsidP="00415FB3">
      <w:pPr>
        <w:pStyle w:val="CommentText"/>
      </w:pPr>
      <w:r>
        <w:rPr>
          <w:rStyle w:val="CommentReference"/>
        </w:rPr>
        <w:annotationRef/>
      </w:r>
      <w:r>
        <w:t>Add the links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E0D8D76" w15:done="0"/>
  <w15:commentEx w15:paraId="03CA18A9" w15:done="0"/>
  <w15:commentEx w15:paraId="27DD69E9" w15:done="0"/>
  <w15:commentEx w15:paraId="53CF89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A33BD7C" w16cex:dateUtc="2026-04-05T07:19:00Z"/>
  <w16cex:commentExtensible w16cex:durableId="090A4933" w16cex:dateUtc="2026-04-05T06:59:00Z"/>
  <w16cex:commentExtensible w16cex:durableId="22580CF2" w16cex:dateUtc="2026-04-05T07:01:00Z"/>
  <w16cex:commentExtensible w16cex:durableId="33B299FA" w16cex:dateUtc="2026-04-05T0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E0D8D76" w16cid:durableId="7A33BD7C"/>
  <w16cid:commentId w16cid:paraId="03CA18A9" w16cid:durableId="090A4933"/>
  <w16cid:commentId w16cid:paraId="27DD69E9" w16cid:durableId="22580CF2"/>
  <w16cid:commentId w16cid:paraId="53CF8906" w16cid:durableId="33B299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11D9E2" w14:textId="77777777" w:rsidR="00572BE9" w:rsidRDefault="00572BE9" w:rsidP="005F39FE">
      <w:r>
        <w:separator/>
      </w:r>
    </w:p>
  </w:endnote>
  <w:endnote w:type="continuationSeparator" w:id="0">
    <w:p w14:paraId="4BE4E737" w14:textId="77777777" w:rsidR="00572BE9" w:rsidRDefault="00572BE9" w:rsidP="005F3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D9BAD0" w14:textId="77777777" w:rsidR="008C66D2" w:rsidRPr="00867867" w:rsidRDefault="00AD6669">
    <w:pPr>
      <w:pStyle w:val="Footer"/>
      <w:pBdr>
        <w:top w:val="single" w:sz="6" w:space="1" w:color="auto"/>
      </w:pBdr>
      <w:tabs>
        <w:tab w:val="clear" w:pos="4153"/>
        <w:tab w:val="clear" w:pos="8306"/>
        <w:tab w:val="right" w:pos="9072"/>
      </w:tabs>
      <w:rPr>
        <w:rFonts w:ascii="Candara" w:hAnsi="Candara"/>
      </w:rPr>
    </w:pPr>
    <w:r w:rsidRPr="00867867">
      <w:rPr>
        <w:rFonts w:ascii="Candara" w:hAnsi="Candara"/>
      </w:rPr>
      <w:fldChar w:fldCharType="begin"/>
    </w:r>
    <w:r w:rsidRPr="00867867">
      <w:rPr>
        <w:rFonts w:ascii="Candara" w:hAnsi="Candara"/>
      </w:rPr>
      <w:instrText xml:space="preserve"> FILENAME  \* MERGEFORMAT </w:instrText>
    </w:r>
    <w:r w:rsidRPr="00867867">
      <w:rPr>
        <w:rFonts w:ascii="Candara" w:hAnsi="Candara"/>
      </w:rPr>
      <w:fldChar w:fldCharType="separate"/>
    </w:r>
    <w:r w:rsidRPr="00867867">
      <w:rPr>
        <w:rFonts w:ascii="Candara" w:hAnsi="Candara"/>
        <w:noProof/>
      </w:rPr>
      <w:t>Section 1 - Instructions to Tenderers</w:t>
    </w:r>
    <w:r w:rsidRPr="00867867">
      <w:rPr>
        <w:rFonts w:ascii="Candara" w:hAnsi="Candara"/>
      </w:rPr>
      <w:fldChar w:fldCharType="end"/>
    </w:r>
    <w:r w:rsidRPr="00867867">
      <w:rPr>
        <w:rFonts w:ascii="Candara" w:hAnsi="Candara"/>
      </w:rPr>
      <w:tab/>
    </w:r>
    <w:r w:rsidRPr="00867867">
      <w:rPr>
        <w:rFonts w:ascii="Candara" w:hAnsi="Candara"/>
        <w:snapToGrid w:val="0"/>
      </w:rPr>
      <w:t xml:space="preserve">Page </w:t>
    </w:r>
    <w:r w:rsidRPr="00867867">
      <w:rPr>
        <w:rFonts w:ascii="Candara" w:hAnsi="Candara"/>
        <w:snapToGrid w:val="0"/>
      </w:rPr>
      <w:fldChar w:fldCharType="begin"/>
    </w:r>
    <w:r w:rsidRPr="00867867">
      <w:rPr>
        <w:rFonts w:ascii="Candara" w:hAnsi="Candara"/>
        <w:snapToGrid w:val="0"/>
      </w:rPr>
      <w:instrText xml:space="preserve"> PAGE </w:instrText>
    </w:r>
    <w:r w:rsidRPr="00867867">
      <w:rPr>
        <w:rFonts w:ascii="Candara" w:hAnsi="Candara"/>
        <w:snapToGrid w:val="0"/>
      </w:rPr>
      <w:fldChar w:fldCharType="separate"/>
    </w:r>
    <w:r w:rsidRPr="00867867">
      <w:rPr>
        <w:rFonts w:ascii="Candara" w:hAnsi="Candara"/>
        <w:noProof/>
        <w:snapToGrid w:val="0"/>
      </w:rPr>
      <w:t>4</w:t>
    </w:r>
    <w:r w:rsidRPr="00867867">
      <w:rPr>
        <w:rFonts w:ascii="Candara" w:hAnsi="Candara"/>
        <w:snapToGrid w:val="0"/>
      </w:rPr>
      <w:fldChar w:fldCharType="end"/>
    </w:r>
    <w:r w:rsidRPr="00867867">
      <w:rPr>
        <w:rFonts w:ascii="Candara" w:hAnsi="Candara"/>
        <w:snapToGrid w:val="0"/>
      </w:rPr>
      <w:t xml:space="preserve"> of </w:t>
    </w:r>
    <w:r w:rsidRPr="00867867">
      <w:rPr>
        <w:rFonts w:ascii="Candara" w:hAnsi="Candara"/>
        <w:snapToGrid w:val="0"/>
      </w:rPr>
      <w:fldChar w:fldCharType="begin"/>
    </w:r>
    <w:r w:rsidRPr="00867867">
      <w:rPr>
        <w:rFonts w:ascii="Candara" w:hAnsi="Candara"/>
        <w:snapToGrid w:val="0"/>
      </w:rPr>
      <w:instrText xml:space="preserve"> NUMPAGES </w:instrText>
    </w:r>
    <w:r w:rsidRPr="00867867">
      <w:rPr>
        <w:rFonts w:ascii="Candara" w:hAnsi="Candara"/>
        <w:snapToGrid w:val="0"/>
      </w:rPr>
      <w:fldChar w:fldCharType="separate"/>
    </w:r>
    <w:r w:rsidRPr="00867867">
      <w:rPr>
        <w:rFonts w:ascii="Candara" w:hAnsi="Candara"/>
        <w:noProof/>
        <w:snapToGrid w:val="0"/>
      </w:rPr>
      <w:t>4</w:t>
    </w:r>
    <w:r w:rsidRPr="00867867">
      <w:rPr>
        <w:rFonts w:ascii="Candara" w:hAnsi="Candara"/>
        <w:snapToGrid w:val="0"/>
      </w:rPr>
      <w:fldChar w:fldCharType="end"/>
    </w:r>
  </w:p>
  <w:p w14:paraId="37E08352" w14:textId="77777777" w:rsidR="008C66D2" w:rsidRPr="00867867" w:rsidRDefault="008C66D2">
    <w:pPr>
      <w:pStyle w:val="Footer"/>
      <w:rPr>
        <w:rFonts w:ascii="Candara" w:hAnsi="Candar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98E3E5" w14:textId="77777777" w:rsidR="008C66D2" w:rsidRDefault="00AD6669">
    <w:pPr>
      <w:pStyle w:val="Footer"/>
      <w:pBdr>
        <w:top w:val="single" w:sz="6" w:space="1" w:color="auto"/>
      </w:pBdr>
      <w:tabs>
        <w:tab w:val="clear" w:pos="4153"/>
        <w:tab w:val="clear" w:pos="8306"/>
        <w:tab w:val="right" w:pos="9072"/>
      </w:tabs>
    </w:pPr>
    <w:fldSimple w:instr=" FILENAME  \* MERGEFORMAT ">
      <w:r>
        <w:rPr>
          <w:noProof/>
        </w:rPr>
        <w:t>Section 1 - Instructions to Tenderers</w:t>
      </w:r>
    </w:fldSimple>
    <w:r>
      <w:tab/>
    </w:r>
    <w:r>
      <w:rPr>
        <w:snapToGrid w:val="0"/>
      </w:rPr>
      <w:t xml:space="preserve">Page </w:t>
    </w:r>
    <w:r>
      <w:rPr>
        <w:snapToGrid w:val="0"/>
      </w:rPr>
      <w:fldChar w:fldCharType="begin"/>
    </w:r>
    <w:r>
      <w:rPr>
        <w:snapToGrid w:val="0"/>
      </w:rPr>
      <w:instrText xml:space="preserve"> PAGE </w:instrText>
    </w:r>
    <w:r>
      <w:rPr>
        <w:snapToGrid w:val="0"/>
      </w:rPr>
      <w:fldChar w:fldCharType="separate"/>
    </w:r>
    <w:r>
      <w:rPr>
        <w:noProof/>
        <w:snapToGrid w:val="0"/>
      </w:rPr>
      <w:t>1</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Pr>
        <w:noProof/>
        <w:snapToGrid w:val="0"/>
      </w:rPr>
      <w:t>4</w:t>
    </w:r>
    <w:r>
      <w:rPr>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5DC85D" w14:textId="77777777" w:rsidR="00572BE9" w:rsidRDefault="00572BE9" w:rsidP="005F39FE">
      <w:r>
        <w:separator/>
      </w:r>
    </w:p>
  </w:footnote>
  <w:footnote w:type="continuationSeparator" w:id="0">
    <w:p w14:paraId="7E5614EA" w14:textId="77777777" w:rsidR="00572BE9" w:rsidRDefault="00572BE9" w:rsidP="005F3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ndara" w:hAnsi="Candara"/>
        <w:sz w:val="18"/>
        <w:szCs w:val="18"/>
      </w:rPr>
      <w:alias w:val="Subject"/>
      <w:tag w:val=""/>
      <w:id w:val="1395235576"/>
      <w:placeholder>
        <w:docPart w:val="7E2A573B41B846E1974761AA61FCFBDE"/>
      </w:placeholder>
      <w:dataBinding w:prefixMappings="xmlns:ns0='http://purl.org/dc/elements/1.1/' xmlns:ns1='http://schemas.openxmlformats.org/package/2006/metadata/core-properties' " w:xpath="/ns1:coreProperties[1]/ns0:subject[1]" w:storeItemID="{6C3C8BC8-F283-45AE-878A-BAB7291924A1}"/>
      <w:text/>
    </w:sdtPr>
    <w:sdtContent>
      <w:p w14:paraId="434DF7E7" w14:textId="77777777" w:rsidR="003A5FCC" w:rsidRPr="00F063DA" w:rsidRDefault="003A5FCC" w:rsidP="003A5FCC">
        <w:pPr>
          <w:pStyle w:val="Header"/>
          <w:rPr>
            <w:rFonts w:ascii="Candara" w:hAnsi="Candara"/>
            <w:sz w:val="18"/>
            <w:szCs w:val="18"/>
          </w:rPr>
        </w:pPr>
        <w:r w:rsidRPr="00F063DA">
          <w:rPr>
            <w:rFonts w:ascii="Candara" w:hAnsi="Candara"/>
            <w:sz w:val="18"/>
            <w:szCs w:val="18"/>
          </w:rPr>
          <w:t>Contract No.</w:t>
        </w:r>
      </w:p>
    </w:sdtContent>
  </w:sdt>
  <w:sdt>
    <w:sdtPr>
      <w:rPr>
        <w:rFonts w:ascii="Candara" w:hAnsi="Candara"/>
        <w:sz w:val="18"/>
        <w:szCs w:val="18"/>
      </w:rPr>
      <w:alias w:val="Title"/>
      <w:tag w:val=""/>
      <w:id w:val="-1937281962"/>
      <w:placeholder>
        <w:docPart w:val="169B318A804E4499BF2A996BD78F597E"/>
      </w:placeholder>
      <w:dataBinding w:prefixMappings="xmlns:ns0='http://purl.org/dc/elements/1.1/' xmlns:ns1='http://schemas.openxmlformats.org/package/2006/metadata/core-properties' " w:xpath="/ns1:coreProperties[1]/ns0:title[1]" w:storeItemID="{6C3C8BC8-F283-45AE-878A-BAB7291924A1}"/>
      <w:text/>
    </w:sdtPr>
    <w:sdtContent>
      <w:p w14:paraId="5E3A853F" w14:textId="195C611E" w:rsidR="008C66D2" w:rsidRPr="00F063DA" w:rsidRDefault="003A5FCC" w:rsidP="003A5FCC">
        <w:pPr>
          <w:pStyle w:val="Header"/>
          <w:rPr>
            <w:rFonts w:ascii="Candara" w:hAnsi="Candara"/>
            <w:sz w:val="18"/>
            <w:szCs w:val="18"/>
          </w:rPr>
        </w:pPr>
        <w:r w:rsidRPr="00F063DA">
          <w:rPr>
            <w:rFonts w:ascii="Candara" w:hAnsi="Candara"/>
            <w:sz w:val="18"/>
            <w:szCs w:val="18"/>
          </w:rPr>
          <w:t>Contract Title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ndara" w:hAnsi="Candara"/>
        <w:sz w:val="18"/>
        <w:szCs w:val="18"/>
      </w:rPr>
      <w:alias w:val="Subject"/>
      <w:tag w:val=""/>
      <w:id w:val="1660120633"/>
      <w:placeholder>
        <w:docPart w:val="0C36053E5D774BEAB3D7AE79F27C28DB"/>
      </w:placeholder>
      <w:dataBinding w:prefixMappings="xmlns:ns0='http://purl.org/dc/elements/1.1/' xmlns:ns1='http://schemas.openxmlformats.org/package/2006/metadata/core-properties' " w:xpath="/ns1:coreProperties[1]/ns0:subject[1]" w:storeItemID="{6C3C8BC8-F283-45AE-878A-BAB7291924A1}"/>
      <w:text/>
    </w:sdtPr>
    <w:sdtContent>
      <w:p w14:paraId="0C149D0D" w14:textId="7D323B19" w:rsidR="008C66D2" w:rsidRPr="00F063DA" w:rsidRDefault="005F39FE">
        <w:pPr>
          <w:pStyle w:val="Header"/>
          <w:rPr>
            <w:rFonts w:ascii="Candara" w:hAnsi="Candara"/>
            <w:sz w:val="18"/>
            <w:szCs w:val="18"/>
          </w:rPr>
        </w:pPr>
        <w:r w:rsidRPr="00F063DA">
          <w:rPr>
            <w:rFonts w:ascii="Candara" w:hAnsi="Candara"/>
            <w:sz w:val="18"/>
            <w:szCs w:val="18"/>
          </w:rPr>
          <w:t>Contract No.</w:t>
        </w:r>
      </w:p>
    </w:sdtContent>
  </w:sdt>
  <w:sdt>
    <w:sdtPr>
      <w:rPr>
        <w:rFonts w:ascii="Candara" w:hAnsi="Candara"/>
        <w:sz w:val="18"/>
        <w:szCs w:val="18"/>
      </w:rPr>
      <w:alias w:val="Title"/>
      <w:tag w:val=""/>
      <w:id w:val="358945325"/>
      <w:placeholder>
        <w:docPart w:val="E1056E6022B543C6BE0641F31A112F3B"/>
      </w:placeholder>
      <w:dataBinding w:prefixMappings="xmlns:ns0='http://purl.org/dc/elements/1.1/' xmlns:ns1='http://schemas.openxmlformats.org/package/2006/metadata/core-properties' " w:xpath="/ns1:coreProperties[1]/ns0:title[1]" w:storeItemID="{6C3C8BC8-F283-45AE-878A-BAB7291924A1}"/>
      <w:text/>
    </w:sdtPr>
    <w:sdtContent>
      <w:p w14:paraId="2E116740" w14:textId="44032841" w:rsidR="005F39FE" w:rsidRPr="00F063DA" w:rsidRDefault="005F39FE">
        <w:pPr>
          <w:pStyle w:val="Header"/>
          <w:rPr>
            <w:rFonts w:ascii="Candara" w:hAnsi="Candara"/>
            <w:sz w:val="18"/>
            <w:szCs w:val="18"/>
          </w:rPr>
        </w:pPr>
        <w:r w:rsidRPr="00F063DA">
          <w:rPr>
            <w:rFonts w:ascii="Candara" w:hAnsi="Candara"/>
            <w:sz w:val="18"/>
            <w:szCs w:val="18"/>
          </w:rPr>
          <w:t>Contract Title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F7617"/>
    <w:multiLevelType w:val="hybridMultilevel"/>
    <w:tmpl w:val="928CB102"/>
    <w:lvl w:ilvl="0" w:tplc="04090017">
      <w:start w:val="1"/>
      <w:numFmt w:val="lowerLetter"/>
      <w:lvlText w:val="%1)"/>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2064FF8"/>
    <w:multiLevelType w:val="singleLevel"/>
    <w:tmpl w:val="8B3C086A"/>
    <w:lvl w:ilvl="0">
      <w:start w:val="1"/>
      <w:numFmt w:val="bullet"/>
      <w:lvlText w:val=""/>
      <w:lvlJc w:val="left"/>
      <w:pPr>
        <w:tabs>
          <w:tab w:val="num" w:pos="1728"/>
        </w:tabs>
        <w:ind w:left="1728" w:hanging="576"/>
      </w:pPr>
      <w:rPr>
        <w:rFonts w:ascii="Wingdings" w:hAnsi="Wingdings" w:hint="default"/>
      </w:rPr>
    </w:lvl>
  </w:abstractNum>
  <w:abstractNum w:abstractNumId="2" w15:restartNumberingAfterBreak="0">
    <w:nsid w:val="082113C4"/>
    <w:multiLevelType w:val="singleLevel"/>
    <w:tmpl w:val="4C1410BA"/>
    <w:lvl w:ilvl="0">
      <w:start w:val="1"/>
      <w:numFmt w:val="decimal"/>
      <w:lvlText w:val="3.%1 "/>
      <w:legacy w:legacy="1" w:legacySpace="0" w:legacyIndent="567"/>
      <w:lvlJc w:val="left"/>
      <w:pPr>
        <w:ind w:left="1134" w:hanging="567"/>
      </w:pPr>
      <w:rPr>
        <w:rFonts w:ascii="Times New Roman" w:hAnsi="Times New Roman" w:hint="default"/>
        <w:b w:val="0"/>
        <w:i w:val="0"/>
        <w:sz w:val="22"/>
        <w:szCs w:val="22"/>
        <w:u w:val="none"/>
      </w:rPr>
    </w:lvl>
  </w:abstractNum>
  <w:abstractNum w:abstractNumId="3" w15:restartNumberingAfterBreak="0">
    <w:nsid w:val="0A6E4408"/>
    <w:multiLevelType w:val="hybridMultilevel"/>
    <w:tmpl w:val="488C9612"/>
    <w:lvl w:ilvl="0" w:tplc="BA5E3DA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0B14BA"/>
    <w:multiLevelType w:val="multilevel"/>
    <w:tmpl w:val="2188D4B2"/>
    <w:lvl w:ilvl="0">
      <w:start w:val="1"/>
      <w:numFmt w:val="decimal"/>
      <w:lvlText w:val="%1."/>
      <w:legacy w:legacy="1" w:legacySpace="0" w:legacyIndent="567"/>
      <w:lvlJc w:val="left"/>
      <w:pPr>
        <w:ind w:left="1134" w:hanging="567"/>
      </w:pPr>
      <w:rPr>
        <w:rFonts w:ascii="Candara" w:eastAsia="Times New Roman" w:hAnsi="Candara" w:cs="Times New Roman"/>
        <w:b/>
        <w:bCs/>
        <w:i w:val="0"/>
        <w:sz w:val="22"/>
        <w:szCs w:val="20"/>
        <w:u w:val="none"/>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5" w15:restartNumberingAfterBreak="0">
    <w:nsid w:val="113E3197"/>
    <w:multiLevelType w:val="hybridMultilevel"/>
    <w:tmpl w:val="928CB102"/>
    <w:lvl w:ilvl="0" w:tplc="04090017">
      <w:start w:val="1"/>
      <w:numFmt w:val="lowerLetter"/>
      <w:lvlText w:val="%1)"/>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 w15:restartNumberingAfterBreak="0">
    <w:nsid w:val="13E55CFA"/>
    <w:multiLevelType w:val="multilevel"/>
    <w:tmpl w:val="B8C03C0C"/>
    <w:lvl w:ilvl="0">
      <w:start w:val="2"/>
      <w:numFmt w:val="decimal"/>
      <w:lvlText w:val="%1."/>
      <w:lvlJc w:val="left"/>
      <w:pPr>
        <w:ind w:left="1080" w:hanging="720"/>
      </w:pPr>
      <w:rPr>
        <w:rFonts w:hint="default"/>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4CD41D1"/>
    <w:multiLevelType w:val="multilevel"/>
    <w:tmpl w:val="ED6041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0C13B59"/>
    <w:multiLevelType w:val="hybridMultilevel"/>
    <w:tmpl w:val="F52AD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BE244E"/>
    <w:multiLevelType w:val="hybridMultilevel"/>
    <w:tmpl w:val="1D269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C07995"/>
    <w:multiLevelType w:val="multilevel"/>
    <w:tmpl w:val="44CCB0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4146D0D"/>
    <w:multiLevelType w:val="multilevel"/>
    <w:tmpl w:val="C862CE66"/>
    <w:lvl w:ilvl="0">
      <w:start w:val="4"/>
      <w:numFmt w:val="decimal"/>
      <w:lvlText w:val="%1"/>
      <w:lvlJc w:val="left"/>
      <w:pPr>
        <w:ind w:left="440" w:hanging="440"/>
      </w:pPr>
      <w:rPr>
        <w:rFonts w:hint="default"/>
      </w:rPr>
    </w:lvl>
    <w:lvl w:ilvl="1">
      <w:start w:val="7"/>
      <w:numFmt w:val="decimal"/>
      <w:lvlText w:val="%1.%2"/>
      <w:lvlJc w:val="left"/>
      <w:pPr>
        <w:ind w:left="800" w:hanging="4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E961E89"/>
    <w:multiLevelType w:val="multilevel"/>
    <w:tmpl w:val="7A34ADF0"/>
    <w:lvl w:ilvl="0">
      <w:start w:val="1"/>
      <w:numFmt w:val="decimal"/>
      <w:lvlText w:val="%1."/>
      <w:lvlJc w:val="left"/>
      <w:pPr>
        <w:ind w:left="1080" w:hanging="720"/>
      </w:pPr>
      <w:rPr>
        <w:rFonts w:hint="default"/>
      </w:rPr>
    </w:lvl>
    <w:lvl w:ilvl="1">
      <w:start w:val="3"/>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4EAA05DF"/>
    <w:multiLevelType w:val="multilevel"/>
    <w:tmpl w:val="74C65444"/>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4EDA3E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FD5345"/>
    <w:multiLevelType w:val="multilevel"/>
    <w:tmpl w:val="AB4AC0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7D55A4C"/>
    <w:multiLevelType w:val="hybridMultilevel"/>
    <w:tmpl w:val="9DCE848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587126C0"/>
    <w:multiLevelType w:val="hybridMultilevel"/>
    <w:tmpl w:val="AA66ABF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8" w15:restartNumberingAfterBreak="0">
    <w:nsid w:val="5A301E6B"/>
    <w:multiLevelType w:val="hybridMultilevel"/>
    <w:tmpl w:val="4B403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7D615F"/>
    <w:multiLevelType w:val="multilevel"/>
    <w:tmpl w:val="A29CC03E"/>
    <w:lvl w:ilvl="0">
      <w:start w:val="5"/>
      <w:numFmt w:val="decimal"/>
      <w:lvlText w:val="%1"/>
      <w:lvlJc w:val="left"/>
      <w:pPr>
        <w:ind w:left="360" w:hanging="360"/>
      </w:pPr>
      <w:rPr>
        <w:rFonts w:hint="default"/>
      </w:rPr>
    </w:lvl>
    <w:lvl w:ilvl="1">
      <w:start w:val="3"/>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176" w:hanging="1440"/>
      </w:pPr>
      <w:rPr>
        <w:rFonts w:hint="default"/>
      </w:rPr>
    </w:lvl>
  </w:abstractNum>
  <w:abstractNum w:abstractNumId="20" w15:restartNumberingAfterBreak="0">
    <w:nsid w:val="6B8D45C0"/>
    <w:multiLevelType w:val="singleLevel"/>
    <w:tmpl w:val="49221EBC"/>
    <w:lvl w:ilvl="0">
      <w:start w:val="1"/>
      <w:numFmt w:val="decimal"/>
      <w:lvlText w:val="4.%1"/>
      <w:legacy w:legacy="1" w:legacySpace="0" w:legacyIndent="567"/>
      <w:lvlJc w:val="left"/>
      <w:pPr>
        <w:ind w:left="1134" w:hanging="567"/>
      </w:pPr>
    </w:lvl>
  </w:abstractNum>
  <w:abstractNum w:abstractNumId="21" w15:restartNumberingAfterBreak="0">
    <w:nsid w:val="738A446C"/>
    <w:multiLevelType w:val="multilevel"/>
    <w:tmpl w:val="27FC4F36"/>
    <w:lvl w:ilvl="0">
      <w:start w:val="1"/>
      <w:numFmt w:val="decimal"/>
      <w:lvlText w:val="%1."/>
      <w:lvlJc w:val="left"/>
      <w:pPr>
        <w:ind w:left="1080" w:hanging="720"/>
      </w:pPr>
      <w:rPr>
        <w:rFonts w:hint="default"/>
        <w:b/>
        <w:bCs/>
      </w:rPr>
    </w:lvl>
    <w:lvl w:ilvl="1">
      <w:start w:val="1"/>
      <w:numFmt w:val="decimal"/>
      <w:isLgl/>
      <w:lvlText w:val="%1.%2"/>
      <w:lvlJc w:val="left"/>
      <w:pPr>
        <w:ind w:left="930" w:hanging="57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786272371">
    <w:abstractNumId w:val="4"/>
  </w:num>
  <w:num w:numId="2" w16cid:durableId="1537619012">
    <w:abstractNumId w:val="2"/>
  </w:num>
  <w:num w:numId="3" w16cid:durableId="1118796383">
    <w:abstractNumId w:val="20"/>
  </w:num>
  <w:num w:numId="4" w16cid:durableId="254870865">
    <w:abstractNumId w:val="1"/>
  </w:num>
  <w:num w:numId="5" w16cid:durableId="1493721276">
    <w:abstractNumId w:val="19"/>
  </w:num>
  <w:num w:numId="6" w16cid:durableId="1665743246">
    <w:abstractNumId w:val="16"/>
  </w:num>
  <w:num w:numId="7" w16cid:durableId="513692742">
    <w:abstractNumId w:val="8"/>
  </w:num>
  <w:num w:numId="8" w16cid:durableId="699862685">
    <w:abstractNumId w:val="18"/>
  </w:num>
  <w:num w:numId="9" w16cid:durableId="75325027">
    <w:abstractNumId w:val="9"/>
  </w:num>
  <w:num w:numId="10" w16cid:durableId="349642368">
    <w:abstractNumId w:val="12"/>
  </w:num>
  <w:num w:numId="11" w16cid:durableId="1158106440">
    <w:abstractNumId w:val="6"/>
  </w:num>
  <w:num w:numId="12" w16cid:durableId="1880967948">
    <w:abstractNumId w:val="3"/>
  </w:num>
  <w:num w:numId="13" w16cid:durableId="1144355311">
    <w:abstractNumId w:val="14"/>
  </w:num>
  <w:num w:numId="14" w16cid:durableId="1094866266">
    <w:abstractNumId w:val="13"/>
  </w:num>
  <w:num w:numId="15" w16cid:durableId="105926420">
    <w:abstractNumId w:val="21"/>
  </w:num>
  <w:num w:numId="16" w16cid:durableId="1287008797">
    <w:abstractNumId w:val="0"/>
  </w:num>
  <w:num w:numId="17" w16cid:durableId="930773487">
    <w:abstractNumId w:val="17"/>
  </w:num>
  <w:num w:numId="18" w16cid:durableId="1680736301">
    <w:abstractNumId w:val="10"/>
  </w:num>
  <w:num w:numId="19" w16cid:durableId="2017346767">
    <w:abstractNumId w:val="7"/>
  </w:num>
  <w:num w:numId="20" w16cid:durableId="213664599">
    <w:abstractNumId w:val="5"/>
  </w:num>
  <w:num w:numId="21" w16cid:durableId="1965113340">
    <w:abstractNumId w:val="15"/>
  </w:num>
  <w:num w:numId="22" w16cid:durableId="63387220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l Riyami, Azza OLNG-SCC/12">
    <w15:presenceInfo w15:providerId="AD" w15:userId="S::QAZRI0@omanlng.co.om::cf958afe-5249-4de5-90be-4627d3a92b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9FE"/>
    <w:rsid w:val="00055535"/>
    <w:rsid w:val="00072727"/>
    <w:rsid w:val="000A7367"/>
    <w:rsid w:val="000C18C5"/>
    <w:rsid w:val="000F1FE3"/>
    <w:rsid w:val="00107783"/>
    <w:rsid w:val="001140B7"/>
    <w:rsid w:val="0013573B"/>
    <w:rsid w:val="00170163"/>
    <w:rsid w:val="00171CB2"/>
    <w:rsid w:val="00187EB5"/>
    <w:rsid w:val="00196567"/>
    <w:rsid w:val="001C6DB9"/>
    <w:rsid w:val="001C7AE9"/>
    <w:rsid w:val="001E63AC"/>
    <w:rsid w:val="001F765B"/>
    <w:rsid w:val="00242714"/>
    <w:rsid w:val="00282FD2"/>
    <w:rsid w:val="0029045E"/>
    <w:rsid w:val="002B1274"/>
    <w:rsid w:val="002C1703"/>
    <w:rsid w:val="003219D4"/>
    <w:rsid w:val="00335881"/>
    <w:rsid w:val="0035056B"/>
    <w:rsid w:val="00386AFB"/>
    <w:rsid w:val="003939CA"/>
    <w:rsid w:val="003A5FCC"/>
    <w:rsid w:val="003C661C"/>
    <w:rsid w:val="003D421F"/>
    <w:rsid w:val="003E2149"/>
    <w:rsid w:val="003E517D"/>
    <w:rsid w:val="003F527A"/>
    <w:rsid w:val="00415FB3"/>
    <w:rsid w:val="00440CB4"/>
    <w:rsid w:val="004465FE"/>
    <w:rsid w:val="00446993"/>
    <w:rsid w:val="00467948"/>
    <w:rsid w:val="0048413A"/>
    <w:rsid w:val="004C0989"/>
    <w:rsid w:val="004D2CA7"/>
    <w:rsid w:val="0050201D"/>
    <w:rsid w:val="00572BE9"/>
    <w:rsid w:val="0057429E"/>
    <w:rsid w:val="00594391"/>
    <w:rsid w:val="005A663D"/>
    <w:rsid w:val="005B57CA"/>
    <w:rsid w:val="005C527D"/>
    <w:rsid w:val="005F39FE"/>
    <w:rsid w:val="006335C3"/>
    <w:rsid w:val="006567DF"/>
    <w:rsid w:val="006A01E1"/>
    <w:rsid w:val="007504F6"/>
    <w:rsid w:val="00773817"/>
    <w:rsid w:val="007C35C1"/>
    <w:rsid w:val="007F6B7A"/>
    <w:rsid w:val="0083376D"/>
    <w:rsid w:val="00867867"/>
    <w:rsid w:val="008C66D2"/>
    <w:rsid w:val="008E52C3"/>
    <w:rsid w:val="008F59C5"/>
    <w:rsid w:val="00947E4E"/>
    <w:rsid w:val="009A4688"/>
    <w:rsid w:val="009D5BBD"/>
    <w:rsid w:val="00A05C6A"/>
    <w:rsid w:val="00A11432"/>
    <w:rsid w:val="00A2477F"/>
    <w:rsid w:val="00A430AD"/>
    <w:rsid w:val="00A65C18"/>
    <w:rsid w:val="00A81831"/>
    <w:rsid w:val="00A83A36"/>
    <w:rsid w:val="00AD6669"/>
    <w:rsid w:val="00AD754A"/>
    <w:rsid w:val="00AE3EA8"/>
    <w:rsid w:val="00AF67AF"/>
    <w:rsid w:val="00B20670"/>
    <w:rsid w:val="00B36A5C"/>
    <w:rsid w:val="00B47AF4"/>
    <w:rsid w:val="00B721B9"/>
    <w:rsid w:val="00B76FD2"/>
    <w:rsid w:val="00BA578B"/>
    <w:rsid w:val="00BB141B"/>
    <w:rsid w:val="00BC72A9"/>
    <w:rsid w:val="00BD4147"/>
    <w:rsid w:val="00BF3496"/>
    <w:rsid w:val="00BF519C"/>
    <w:rsid w:val="00BF5C4D"/>
    <w:rsid w:val="00C9757B"/>
    <w:rsid w:val="00CE7A78"/>
    <w:rsid w:val="00D77D5C"/>
    <w:rsid w:val="00DC7E76"/>
    <w:rsid w:val="00DF239B"/>
    <w:rsid w:val="00E55244"/>
    <w:rsid w:val="00E93508"/>
    <w:rsid w:val="00EB5F44"/>
    <w:rsid w:val="00EB7E2B"/>
    <w:rsid w:val="00F063DA"/>
    <w:rsid w:val="00F76A4C"/>
    <w:rsid w:val="00F76C11"/>
    <w:rsid w:val="00F90135"/>
    <w:rsid w:val="00FD3A5A"/>
    <w:rsid w:val="00FE7B36"/>
    <w:rsid w:val="00FF74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DE885"/>
  <w15:chartTrackingRefBased/>
  <w15:docId w15:val="{92E926B3-A7EA-4337-8273-CF09A4199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ndara" w:eastAsiaTheme="minorHAnsi" w:hAnsi="Candara"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54A"/>
    <w:pPr>
      <w:spacing w:after="0" w:line="240" w:lineRule="auto"/>
    </w:pPr>
    <w:rPr>
      <w:rFonts w:ascii="Times New Roman" w:eastAsia="Times New Roman" w:hAnsi="Times New Roman" w:cs="Times New Roman"/>
      <w:szCs w:val="20"/>
      <w:lang w:val="en-GB"/>
    </w:rPr>
  </w:style>
  <w:style w:type="paragraph" w:styleId="Heading1">
    <w:name w:val="heading 1"/>
    <w:basedOn w:val="Normal"/>
    <w:next w:val="Normal"/>
    <w:link w:val="Heading1Char"/>
    <w:qFormat/>
    <w:rsid w:val="005F39FE"/>
    <w:pPr>
      <w:keepNext/>
      <w:jc w:val="center"/>
      <w:outlineLvl w:val="0"/>
    </w:pPr>
    <w:rPr>
      <w:b/>
      <w:bCs/>
      <w:sz w:val="28"/>
      <w:szCs w:val="28"/>
    </w:rPr>
  </w:style>
  <w:style w:type="paragraph" w:styleId="Heading2">
    <w:name w:val="heading 2"/>
    <w:basedOn w:val="Normal"/>
    <w:next w:val="Normal"/>
    <w:link w:val="Heading2Char"/>
    <w:qFormat/>
    <w:rsid w:val="005F39FE"/>
    <w:pPr>
      <w:keepNext/>
      <w:ind w:left="720" w:hanging="720"/>
      <w:jc w:val="center"/>
      <w:outlineLvl w:val="1"/>
    </w:pPr>
    <w:rPr>
      <w:b/>
      <w:bCs/>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F39FE"/>
    <w:rPr>
      <w:rFonts w:ascii="Times New Roman" w:eastAsia="Times New Roman" w:hAnsi="Times New Roman" w:cs="Times New Roman"/>
      <w:b/>
      <w:bCs/>
      <w:sz w:val="28"/>
      <w:szCs w:val="28"/>
      <w:lang w:val="en-GB"/>
    </w:rPr>
  </w:style>
  <w:style w:type="character" w:customStyle="1" w:styleId="Heading2Char">
    <w:name w:val="Heading 2 Char"/>
    <w:basedOn w:val="DefaultParagraphFont"/>
    <w:link w:val="Heading2"/>
    <w:rsid w:val="005F39FE"/>
    <w:rPr>
      <w:rFonts w:ascii="Times New Roman" w:eastAsia="Times New Roman" w:hAnsi="Times New Roman" w:cs="Times New Roman"/>
      <w:b/>
      <w:bCs/>
      <w:sz w:val="32"/>
      <w:szCs w:val="32"/>
      <w:u w:val="single"/>
      <w:lang w:val="en-GB"/>
    </w:rPr>
  </w:style>
  <w:style w:type="paragraph" w:styleId="Header">
    <w:name w:val="header"/>
    <w:basedOn w:val="Normal"/>
    <w:link w:val="HeaderChar"/>
    <w:rsid w:val="005F39FE"/>
    <w:pPr>
      <w:tabs>
        <w:tab w:val="center" w:pos="4153"/>
        <w:tab w:val="right" w:pos="8306"/>
      </w:tabs>
    </w:pPr>
  </w:style>
  <w:style w:type="character" w:customStyle="1" w:styleId="HeaderChar">
    <w:name w:val="Header Char"/>
    <w:basedOn w:val="DefaultParagraphFont"/>
    <w:link w:val="Header"/>
    <w:rsid w:val="005F39FE"/>
    <w:rPr>
      <w:rFonts w:ascii="Times New Roman" w:eastAsia="Times New Roman" w:hAnsi="Times New Roman" w:cs="Times New Roman"/>
      <w:szCs w:val="20"/>
      <w:lang w:val="en-GB"/>
    </w:rPr>
  </w:style>
  <w:style w:type="paragraph" w:styleId="Footer">
    <w:name w:val="footer"/>
    <w:basedOn w:val="Normal"/>
    <w:link w:val="FooterChar"/>
    <w:rsid w:val="005F39FE"/>
    <w:pPr>
      <w:tabs>
        <w:tab w:val="center" w:pos="4153"/>
        <w:tab w:val="right" w:pos="8306"/>
      </w:tabs>
    </w:pPr>
  </w:style>
  <w:style w:type="character" w:customStyle="1" w:styleId="FooterChar">
    <w:name w:val="Footer Char"/>
    <w:basedOn w:val="DefaultParagraphFont"/>
    <w:link w:val="Footer"/>
    <w:rsid w:val="005F39FE"/>
    <w:rPr>
      <w:rFonts w:ascii="Times New Roman" w:eastAsia="Times New Roman" w:hAnsi="Times New Roman" w:cs="Times New Roman"/>
      <w:szCs w:val="20"/>
      <w:lang w:val="en-GB"/>
    </w:rPr>
  </w:style>
  <w:style w:type="paragraph" w:styleId="BodyTextIndent">
    <w:name w:val="Body Text Indent"/>
    <w:basedOn w:val="Normal"/>
    <w:link w:val="BodyTextIndentChar"/>
    <w:rsid w:val="005F39FE"/>
    <w:pPr>
      <w:ind w:left="567"/>
      <w:jc w:val="both"/>
    </w:pPr>
    <w:rPr>
      <w:sz w:val="24"/>
      <w:szCs w:val="24"/>
    </w:rPr>
  </w:style>
  <w:style w:type="character" w:customStyle="1" w:styleId="BodyTextIndentChar">
    <w:name w:val="Body Text Indent Char"/>
    <w:basedOn w:val="DefaultParagraphFont"/>
    <w:link w:val="BodyTextIndent"/>
    <w:rsid w:val="005F39FE"/>
    <w:rPr>
      <w:rFonts w:ascii="Times New Roman" w:eastAsia="Times New Roman" w:hAnsi="Times New Roman" w:cs="Times New Roman"/>
      <w:sz w:val="24"/>
      <w:szCs w:val="24"/>
      <w:lang w:val="en-GB"/>
    </w:rPr>
  </w:style>
  <w:style w:type="paragraph" w:styleId="BodyTextIndent2">
    <w:name w:val="Body Text Indent 2"/>
    <w:basedOn w:val="Normal"/>
    <w:link w:val="BodyTextIndent2Char"/>
    <w:rsid w:val="005F39FE"/>
    <w:pPr>
      <w:ind w:left="567" w:hanging="567"/>
      <w:jc w:val="both"/>
    </w:pPr>
    <w:rPr>
      <w:sz w:val="24"/>
      <w:szCs w:val="24"/>
    </w:rPr>
  </w:style>
  <w:style w:type="character" w:customStyle="1" w:styleId="BodyTextIndent2Char">
    <w:name w:val="Body Text Indent 2 Char"/>
    <w:basedOn w:val="DefaultParagraphFont"/>
    <w:link w:val="BodyTextIndent2"/>
    <w:rsid w:val="005F39FE"/>
    <w:rPr>
      <w:rFonts w:ascii="Times New Roman" w:eastAsia="Times New Roman" w:hAnsi="Times New Roman" w:cs="Times New Roman"/>
      <w:sz w:val="24"/>
      <w:szCs w:val="24"/>
      <w:lang w:val="en-GB"/>
    </w:rPr>
  </w:style>
  <w:style w:type="character" w:styleId="Hyperlink">
    <w:name w:val="Hyperlink"/>
    <w:rsid w:val="005F39FE"/>
    <w:rPr>
      <w:color w:val="0000FF"/>
      <w:u w:val="single"/>
    </w:rPr>
  </w:style>
  <w:style w:type="paragraph" w:styleId="ListParagraph">
    <w:name w:val="List Paragraph"/>
    <w:aliases w:val="YC Bulet,Figure_name,lp1,Use Case List Paragraph Char,List Paragraph1,List Paragraph11,List Paragraph1 Char Char,Bullet List,List - bullets,Equipment,Bullet 1,List Paragraph Char Char,b1,Numbered Indented Text,Ref,List_TIS,List Paragraph2"/>
    <w:basedOn w:val="Normal"/>
    <w:link w:val="ListParagraphChar"/>
    <w:uiPriority w:val="34"/>
    <w:qFormat/>
    <w:rsid w:val="005F39FE"/>
    <w:pPr>
      <w:ind w:left="720"/>
    </w:pPr>
  </w:style>
  <w:style w:type="character" w:styleId="PlaceholderText">
    <w:name w:val="Placeholder Text"/>
    <w:basedOn w:val="DefaultParagraphFont"/>
    <w:uiPriority w:val="99"/>
    <w:semiHidden/>
    <w:rsid w:val="005F39FE"/>
    <w:rPr>
      <w:color w:val="808080"/>
    </w:rPr>
  </w:style>
  <w:style w:type="character" w:customStyle="1" w:styleId="ListParagraphChar">
    <w:name w:val="List Paragraph Char"/>
    <w:aliases w:val="YC Bulet Char,Figure_name Char,lp1 Char,Use Case List Paragraph Char Char,List Paragraph1 Char,List Paragraph11 Char,List Paragraph1 Char Char Char,Bullet List Char,List - bullets Char,Equipment Char,Bullet 1 Char,b1 Char,Ref Char"/>
    <w:link w:val="ListParagraph"/>
    <w:uiPriority w:val="34"/>
    <w:qFormat/>
    <w:locked/>
    <w:rsid w:val="00594391"/>
    <w:rPr>
      <w:rFonts w:ascii="Times New Roman" w:eastAsia="Times New Roman" w:hAnsi="Times New Roman" w:cs="Times New Roman"/>
      <w:szCs w:val="20"/>
      <w:lang w:val="en-GB"/>
    </w:rPr>
  </w:style>
  <w:style w:type="table" w:styleId="TableGrid">
    <w:name w:val="Table Grid"/>
    <w:basedOn w:val="TableNormal"/>
    <w:uiPriority w:val="39"/>
    <w:rsid w:val="00574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link w:val="NormalChar"/>
    <w:uiPriority w:val="4"/>
    <w:qFormat/>
    <w:rsid w:val="00A05C6A"/>
    <w:pPr>
      <w:ind w:left="450" w:hanging="450"/>
    </w:pPr>
    <w:rPr>
      <w:sz w:val="24"/>
      <w:szCs w:val="24"/>
    </w:rPr>
  </w:style>
  <w:style w:type="paragraph" w:styleId="NormalIndent">
    <w:name w:val="Normal Indent"/>
    <w:aliases w:val="Normal Indent Char,Normal Indent Char1 Char,Normal Indent Char Char Char,Normal Indent Char1 Char Char Char,Normal Indent Char Char Char Char Char,Normal Indent Char2 Char Char Char Char,Normal Indent Char1 Char Char Char1 Char Char"/>
    <w:basedOn w:val="Normal"/>
    <w:link w:val="NormalIndentChar1"/>
    <w:rsid w:val="00A05C6A"/>
    <w:pPr>
      <w:keepLines/>
      <w:spacing w:before="60"/>
      <w:ind w:left="851"/>
      <w:jc w:val="both"/>
    </w:pPr>
    <w:rPr>
      <w:rFonts w:ascii="Tahoma" w:hAnsi="Tahoma" w:cs="Tahoma"/>
    </w:rPr>
  </w:style>
  <w:style w:type="character" w:customStyle="1" w:styleId="NormalIndentChar1">
    <w:name w:val="Normal Indent Char1"/>
    <w:aliases w:val="Normal Indent Char Char,Normal Indent Char1 Char Char,Normal Indent Char Char Char Char,Normal Indent Char1 Char Char Char Char,Normal Indent Char Char Char Char Char Char,Normal Indent Char2 Char Char Char Char Char"/>
    <w:link w:val="NormalIndent"/>
    <w:rsid w:val="00A05C6A"/>
    <w:rPr>
      <w:rFonts w:ascii="Tahoma" w:eastAsia="Times New Roman" w:hAnsi="Tahoma" w:cs="Tahoma"/>
      <w:szCs w:val="20"/>
      <w:lang w:val="en-GB"/>
    </w:rPr>
  </w:style>
  <w:style w:type="character" w:customStyle="1" w:styleId="NormalChar">
    <w:name w:val="Normal Char"/>
    <w:link w:val="Normal1"/>
    <w:uiPriority w:val="4"/>
    <w:rsid w:val="00A05C6A"/>
    <w:rPr>
      <w:rFonts w:ascii="Times New Roman" w:eastAsia="Times New Roman" w:hAnsi="Times New Roman" w:cs="Times New Roman"/>
      <w:sz w:val="24"/>
      <w:szCs w:val="24"/>
      <w:lang w:val="en-GB"/>
    </w:rPr>
  </w:style>
  <w:style w:type="paragraph" w:styleId="CommentText">
    <w:name w:val="annotation text"/>
    <w:basedOn w:val="Normal"/>
    <w:link w:val="CommentTextChar"/>
    <w:rsid w:val="00BA578B"/>
  </w:style>
  <w:style w:type="character" w:customStyle="1" w:styleId="CommentTextChar">
    <w:name w:val="Comment Text Char"/>
    <w:basedOn w:val="DefaultParagraphFont"/>
    <w:link w:val="CommentText"/>
    <w:rsid w:val="00BA578B"/>
    <w:rPr>
      <w:rFonts w:ascii="Times New Roman" w:eastAsia="Times New Roman" w:hAnsi="Times New Roman" w:cs="Times New Roman"/>
      <w:szCs w:val="20"/>
      <w:lang w:val="en-GB"/>
    </w:rPr>
  </w:style>
  <w:style w:type="paragraph" w:styleId="Revision">
    <w:name w:val="Revision"/>
    <w:hidden/>
    <w:uiPriority w:val="99"/>
    <w:semiHidden/>
    <w:rsid w:val="00386AFB"/>
    <w:pPr>
      <w:spacing w:after="0" w:line="240" w:lineRule="auto"/>
    </w:pPr>
    <w:rPr>
      <w:rFonts w:ascii="Times New Roman" w:eastAsia="Times New Roman" w:hAnsi="Times New Roman" w:cs="Times New Roman"/>
      <w:szCs w:val="20"/>
      <w:lang w:val="en-GB"/>
    </w:rPr>
  </w:style>
  <w:style w:type="character" w:styleId="CommentReference">
    <w:name w:val="annotation reference"/>
    <w:basedOn w:val="DefaultParagraphFont"/>
    <w:uiPriority w:val="99"/>
    <w:semiHidden/>
    <w:unhideWhenUsed/>
    <w:rsid w:val="001E63AC"/>
    <w:rPr>
      <w:sz w:val="16"/>
      <w:szCs w:val="16"/>
    </w:rPr>
  </w:style>
  <w:style w:type="paragraph" w:styleId="CommentSubject">
    <w:name w:val="annotation subject"/>
    <w:basedOn w:val="CommentText"/>
    <w:next w:val="CommentText"/>
    <w:link w:val="CommentSubjectChar"/>
    <w:uiPriority w:val="99"/>
    <w:semiHidden/>
    <w:unhideWhenUsed/>
    <w:rsid w:val="001E63AC"/>
    <w:rPr>
      <w:b/>
      <w:bCs/>
    </w:rPr>
  </w:style>
  <w:style w:type="character" w:customStyle="1" w:styleId="CommentSubjectChar">
    <w:name w:val="Comment Subject Char"/>
    <w:basedOn w:val="CommentTextChar"/>
    <w:link w:val="CommentSubject"/>
    <w:uiPriority w:val="99"/>
    <w:semiHidden/>
    <w:rsid w:val="001E63AC"/>
    <w:rPr>
      <w:rFonts w:ascii="Times New Roman" w:eastAsia="Times New Roman" w:hAnsi="Times New Roman" w:cs="Times New Roman"/>
      <w:b/>
      <w:bCs/>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074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oleObject" Target="embeddings/oleObject1.bin"/><Relationship Id="rId14" Type="http://schemas.microsoft.com/office/2016/09/relationships/commentsIds" Target="commentsIds.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3B82F7CFE17405499D58B18570D42AE"/>
        <w:category>
          <w:name w:val="General"/>
          <w:gallery w:val="placeholder"/>
        </w:category>
        <w:types>
          <w:type w:val="bbPlcHdr"/>
        </w:types>
        <w:behaviors>
          <w:behavior w:val="content"/>
        </w:behaviors>
        <w:guid w:val="{15510784-EE6F-4A45-A115-2F7FB9A3CFCB}"/>
      </w:docPartPr>
      <w:docPartBody>
        <w:p w:rsidR="00823E53" w:rsidRDefault="00C71F4F">
          <w:r w:rsidRPr="004340DD">
            <w:rPr>
              <w:rStyle w:val="PlaceholderText"/>
            </w:rPr>
            <w:t>[Title]</w:t>
          </w:r>
        </w:p>
      </w:docPartBody>
    </w:docPart>
    <w:docPart>
      <w:docPartPr>
        <w:name w:val="E1056E6022B543C6BE0641F31A112F3B"/>
        <w:category>
          <w:name w:val="General"/>
          <w:gallery w:val="placeholder"/>
        </w:category>
        <w:types>
          <w:type w:val="bbPlcHdr"/>
        </w:types>
        <w:behaviors>
          <w:behavior w:val="content"/>
        </w:behaviors>
        <w:guid w:val="{60227D7A-477F-4233-BE79-B2A63997F273}"/>
      </w:docPartPr>
      <w:docPartBody>
        <w:p w:rsidR="00823E53" w:rsidRDefault="00C71F4F">
          <w:r w:rsidRPr="004340DD">
            <w:rPr>
              <w:rStyle w:val="PlaceholderText"/>
            </w:rPr>
            <w:t>[Title]</w:t>
          </w:r>
        </w:p>
      </w:docPartBody>
    </w:docPart>
    <w:docPart>
      <w:docPartPr>
        <w:name w:val="927ECA11EE0A45588D34EEE57C22B915"/>
        <w:category>
          <w:name w:val="General"/>
          <w:gallery w:val="placeholder"/>
        </w:category>
        <w:types>
          <w:type w:val="bbPlcHdr"/>
        </w:types>
        <w:behaviors>
          <w:behavior w:val="content"/>
        </w:behaviors>
        <w:guid w:val="{300EFE54-2A5B-494F-88D5-C88D0426D8CE}"/>
      </w:docPartPr>
      <w:docPartBody>
        <w:p w:rsidR="00823E53" w:rsidRDefault="00C71F4F">
          <w:r w:rsidRPr="004340DD">
            <w:rPr>
              <w:rStyle w:val="PlaceholderText"/>
            </w:rPr>
            <w:t>[Subject]</w:t>
          </w:r>
        </w:p>
      </w:docPartBody>
    </w:docPart>
    <w:docPart>
      <w:docPartPr>
        <w:name w:val="0C36053E5D774BEAB3D7AE79F27C28DB"/>
        <w:category>
          <w:name w:val="General"/>
          <w:gallery w:val="placeholder"/>
        </w:category>
        <w:types>
          <w:type w:val="bbPlcHdr"/>
        </w:types>
        <w:behaviors>
          <w:behavior w:val="content"/>
        </w:behaviors>
        <w:guid w:val="{FF16E269-08AB-4B22-9042-0FAAA1D5D804}"/>
      </w:docPartPr>
      <w:docPartBody>
        <w:p w:rsidR="00823E53" w:rsidRDefault="00C71F4F">
          <w:r w:rsidRPr="004340DD">
            <w:rPr>
              <w:rStyle w:val="PlaceholderText"/>
            </w:rPr>
            <w:t>[Subject]</w:t>
          </w:r>
        </w:p>
      </w:docPartBody>
    </w:docPart>
    <w:docPart>
      <w:docPartPr>
        <w:name w:val="7E2A573B41B846E1974761AA61FCFBDE"/>
        <w:category>
          <w:name w:val="General"/>
          <w:gallery w:val="placeholder"/>
        </w:category>
        <w:types>
          <w:type w:val="bbPlcHdr"/>
        </w:types>
        <w:behaviors>
          <w:behavior w:val="content"/>
        </w:behaviors>
        <w:guid w:val="{30BF5D09-2187-4243-9461-1311F9D725FE}"/>
      </w:docPartPr>
      <w:docPartBody>
        <w:p w:rsidR="00823E53" w:rsidRDefault="00C71F4F" w:rsidP="00C71F4F">
          <w:pPr>
            <w:pStyle w:val="7E2A573B41B846E1974761AA61FCFBDE"/>
          </w:pPr>
          <w:r w:rsidRPr="004340DD">
            <w:rPr>
              <w:rStyle w:val="PlaceholderText"/>
            </w:rPr>
            <w:t>[Subject]</w:t>
          </w:r>
        </w:p>
      </w:docPartBody>
    </w:docPart>
    <w:docPart>
      <w:docPartPr>
        <w:name w:val="169B318A804E4499BF2A996BD78F597E"/>
        <w:category>
          <w:name w:val="General"/>
          <w:gallery w:val="placeholder"/>
        </w:category>
        <w:types>
          <w:type w:val="bbPlcHdr"/>
        </w:types>
        <w:behaviors>
          <w:behavior w:val="content"/>
        </w:behaviors>
        <w:guid w:val="{AAE4A1AA-D994-4982-8BD2-74CC367546F0}"/>
      </w:docPartPr>
      <w:docPartBody>
        <w:p w:rsidR="00823E53" w:rsidRDefault="00C71F4F" w:rsidP="00C71F4F">
          <w:pPr>
            <w:pStyle w:val="169B318A804E4499BF2A996BD78F597E"/>
          </w:pPr>
          <w:r w:rsidRPr="004340DD">
            <w:rPr>
              <w:rStyle w:val="PlaceholderText"/>
            </w:rPr>
            <w:t>[Title]</w:t>
          </w:r>
        </w:p>
      </w:docPartBody>
    </w:docPart>
    <w:docPart>
      <w:docPartPr>
        <w:name w:val="0671E488F8DD43FFA89F95D6D39F96E9"/>
        <w:category>
          <w:name w:val="General"/>
          <w:gallery w:val="placeholder"/>
        </w:category>
        <w:types>
          <w:type w:val="bbPlcHdr"/>
        </w:types>
        <w:behaviors>
          <w:behavior w:val="content"/>
        </w:behaviors>
        <w:guid w:val="{007881F2-9D36-4A1A-A133-7706A1EF1755}"/>
      </w:docPartPr>
      <w:docPartBody>
        <w:p w:rsidR="00ED6E9A" w:rsidRDefault="00327EC7" w:rsidP="00327EC7">
          <w:pPr>
            <w:pStyle w:val="0671E488F8DD43FFA89F95D6D39F96E9"/>
          </w:pPr>
          <w:r w:rsidRPr="004340DD">
            <w:rPr>
              <w:rStyle w:val="PlaceholderText"/>
            </w:rPr>
            <w:t>[Title]</w:t>
          </w:r>
        </w:p>
      </w:docPartBody>
    </w:docPart>
    <w:docPart>
      <w:docPartPr>
        <w:name w:val="5DE15DF746354CFC93BC707D6E58A7A8"/>
        <w:category>
          <w:name w:val="General"/>
          <w:gallery w:val="placeholder"/>
        </w:category>
        <w:types>
          <w:type w:val="bbPlcHdr"/>
        </w:types>
        <w:behaviors>
          <w:behavior w:val="content"/>
        </w:behaviors>
        <w:guid w:val="{CE5BFEFF-D7AB-4153-B876-5F11CEF6D2A2}"/>
      </w:docPartPr>
      <w:docPartBody>
        <w:p w:rsidR="00ED6E9A" w:rsidRDefault="00327EC7" w:rsidP="00327EC7">
          <w:pPr>
            <w:pStyle w:val="5DE15DF746354CFC93BC707D6E58A7A8"/>
          </w:pPr>
          <w:r w:rsidRPr="004340DD">
            <w:rPr>
              <w:rStyle w:val="PlaceholderText"/>
            </w:rPr>
            <w:t>[Subject]</w:t>
          </w:r>
        </w:p>
      </w:docPartBody>
    </w:docPart>
    <w:docPart>
      <w:docPartPr>
        <w:name w:val="F8ECC6F1CD444131BCE841E9AEB3BE42"/>
        <w:category>
          <w:name w:val="General"/>
          <w:gallery w:val="placeholder"/>
        </w:category>
        <w:types>
          <w:type w:val="bbPlcHdr"/>
        </w:types>
        <w:behaviors>
          <w:behavior w:val="content"/>
        </w:behaviors>
        <w:guid w:val="{5F461B45-E7DD-4A4C-A724-B06476E14786}"/>
      </w:docPartPr>
      <w:docPartBody>
        <w:p w:rsidR="00ED6E9A" w:rsidRDefault="00327EC7">
          <w:r w:rsidRPr="006B7B24">
            <w:rPr>
              <w:rStyle w:val="PlaceholderText"/>
            </w:rPr>
            <w:t>[Manager]</w:t>
          </w:r>
        </w:p>
      </w:docPartBody>
    </w:docPart>
    <w:docPart>
      <w:docPartPr>
        <w:name w:val="2F7EE8A593D54634BF2142D99A2F9876"/>
        <w:category>
          <w:name w:val="General"/>
          <w:gallery w:val="placeholder"/>
        </w:category>
        <w:types>
          <w:type w:val="bbPlcHdr"/>
        </w:types>
        <w:behaviors>
          <w:behavior w:val="content"/>
        </w:behaviors>
        <w:guid w:val="{2FFA8E81-20CA-4625-BF7B-1ECB6F70896F}"/>
      </w:docPartPr>
      <w:docPartBody>
        <w:p w:rsidR="00ED6E9A" w:rsidRDefault="00327EC7" w:rsidP="00327EC7">
          <w:pPr>
            <w:pStyle w:val="2F7EE8A593D54634BF2142D99A2F9876"/>
          </w:pPr>
          <w:r w:rsidRPr="006B7B24">
            <w:rPr>
              <w:rStyle w:val="PlaceholderText"/>
            </w:rPr>
            <w:t>[Manager]</w:t>
          </w:r>
        </w:p>
      </w:docPartBody>
    </w:docPart>
    <w:docPart>
      <w:docPartPr>
        <w:name w:val="BAA1059BE1FF484B94D79E3F9836EDD7"/>
        <w:category>
          <w:name w:val="General"/>
          <w:gallery w:val="placeholder"/>
        </w:category>
        <w:types>
          <w:type w:val="bbPlcHdr"/>
        </w:types>
        <w:behaviors>
          <w:behavior w:val="content"/>
        </w:behaviors>
        <w:guid w:val="{DC307B94-4099-42CA-AD16-AE2B44428962}"/>
      </w:docPartPr>
      <w:docPartBody>
        <w:p w:rsidR="00ED6E9A" w:rsidRDefault="00327EC7">
          <w:r w:rsidRPr="006B7B24">
            <w:rPr>
              <w:rStyle w:val="PlaceholderText"/>
            </w:rPr>
            <w:t>[Keywords]</w:t>
          </w:r>
        </w:p>
      </w:docPartBody>
    </w:docPart>
    <w:docPart>
      <w:docPartPr>
        <w:name w:val="2E129210EBBB4543BDB98F2E5552E1BB"/>
        <w:category>
          <w:name w:val="General"/>
          <w:gallery w:val="placeholder"/>
        </w:category>
        <w:types>
          <w:type w:val="bbPlcHdr"/>
        </w:types>
        <w:behaviors>
          <w:behavior w:val="content"/>
        </w:behaviors>
        <w:guid w:val="{5E643FC7-D8C5-4485-B07B-262740C23E30}"/>
      </w:docPartPr>
      <w:docPartBody>
        <w:p w:rsidR="00ED6E9A" w:rsidRDefault="00327EC7" w:rsidP="00327EC7">
          <w:pPr>
            <w:pStyle w:val="2E129210EBBB4543BDB98F2E5552E1BB"/>
          </w:pPr>
          <w:r w:rsidRPr="006B7B24">
            <w:rPr>
              <w:rStyle w:val="PlaceholderText"/>
            </w:rPr>
            <w:t>[Keywords]</w:t>
          </w:r>
        </w:p>
      </w:docPartBody>
    </w:docPart>
    <w:docPart>
      <w:docPartPr>
        <w:name w:val="9C82E5A076E64891B73E5AD132C1BB58"/>
        <w:category>
          <w:name w:val="General"/>
          <w:gallery w:val="placeholder"/>
        </w:category>
        <w:types>
          <w:type w:val="bbPlcHdr"/>
        </w:types>
        <w:behaviors>
          <w:behavior w:val="content"/>
        </w:behaviors>
        <w:guid w:val="{88EE4458-CF6C-461A-AE0A-16E41E1235E1}"/>
      </w:docPartPr>
      <w:docPartBody>
        <w:p w:rsidR="00ED6E9A" w:rsidRDefault="00ED6E9A" w:rsidP="00ED6E9A">
          <w:pPr>
            <w:pStyle w:val="9C82E5A076E64891B73E5AD132C1BB58"/>
          </w:pPr>
          <w:r w:rsidRPr="004340DD">
            <w:rPr>
              <w:rStyle w:val="PlaceholderText"/>
            </w:rPr>
            <w:t>Click or tap to enter a date.</w:t>
          </w:r>
        </w:p>
      </w:docPartBody>
    </w:docPart>
    <w:docPart>
      <w:docPartPr>
        <w:name w:val="A6212FCF44034E3D9F5899A81BC85A00"/>
        <w:category>
          <w:name w:val="General"/>
          <w:gallery w:val="placeholder"/>
        </w:category>
        <w:types>
          <w:type w:val="bbPlcHdr"/>
        </w:types>
        <w:behaviors>
          <w:behavior w:val="content"/>
        </w:behaviors>
        <w:guid w:val="{39EA3C14-6A5E-4AEE-887E-9D45EA3F7704}"/>
      </w:docPartPr>
      <w:docPartBody>
        <w:p w:rsidR="00ED6E9A" w:rsidRDefault="00ED6E9A" w:rsidP="00ED6E9A">
          <w:pPr>
            <w:pStyle w:val="A6212FCF44034E3D9F5899A81BC85A00"/>
          </w:pPr>
          <w:r w:rsidRPr="004340DD">
            <w:rPr>
              <w:rStyle w:val="PlaceholderText"/>
            </w:rPr>
            <w:t>Click or tap to enter a date.</w:t>
          </w:r>
        </w:p>
      </w:docPartBody>
    </w:docPart>
    <w:docPart>
      <w:docPartPr>
        <w:name w:val="000BB36FA60A472885B29D5311FA58F1"/>
        <w:category>
          <w:name w:val="General"/>
          <w:gallery w:val="placeholder"/>
        </w:category>
        <w:types>
          <w:type w:val="bbPlcHdr"/>
        </w:types>
        <w:behaviors>
          <w:behavior w:val="content"/>
        </w:behaviors>
        <w:guid w:val="{2B4A0251-13A6-4AA7-960A-F505A3C74DF0}"/>
      </w:docPartPr>
      <w:docPartBody>
        <w:p w:rsidR="00ED6E9A" w:rsidRDefault="00ED6E9A" w:rsidP="00ED6E9A">
          <w:pPr>
            <w:pStyle w:val="000BB36FA60A472885B29D5311FA58F1"/>
          </w:pPr>
          <w:r w:rsidRPr="004340DD">
            <w:rPr>
              <w:rStyle w:val="PlaceholderText"/>
            </w:rPr>
            <w:t>Click or tap to enter a date.</w:t>
          </w:r>
        </w:p>
      </w:docPartBody>
    </w:docPart>
    <w:docPart>
      <w:docPartPr>
        <w:name w:val="EB26FCB28EF6484290E233F90E941DF7"/>
        <w:category>
          <w:name w:val="General"/>
          <w:gallery w:val="placeholder"/>
        </w:category>
        <w:types>
          <w:type w:val="bbPlcHdr"/>
        </w:types>
        <w:behaviors>
          <w:behavior w:val="content"/>
        </w:behaviors>
        <w:guid w:val="{FEECDE5F-0086-4DCF-8BB6-E450DB520607}"/>
      </w:docPartPr>
      <w:docPartBody>
        <w:p w:rsidR="00ED6E9A" w:rsidRDefault="00ED6E9A" w:rsidP="00ED6E9A">
          <w:pPr>
            <w:pStyle w:val="EB26FCB28EF6484290E233F90E941DF7"/>
          </w:pPr>
          <w:r w:rsidRPr="004340DD">
            <w:rPr>
              <w:rStyle w:val="PlaceholderText"/>
            </w:rPr>
            <w:t>Click or tap to enter a date.</w:t>
          </w:r>
        </w:p>
      </w:docPartBody>
    </w:docPart>
    <w:docPart>
      <w:docPartPr>
        <w:name w:val="C3D20F7848884CE5B53435517F610EF0"/>
        <w:category>
          <w:name w:val="General"/>
          <w:gallery w:val="placeholder"/>
        </w:category>
        <w:types>
          <w:type w:val="bbPlcHdr"/>
        </w:types>
        <w:behaviors>
          <w:behavior w:val="content"/>
        </w:behaviors>
        <w:guid w:val="{6BB8B21A-1646-4236-B83C-5A42111FE160}"/>
      </w:docPartPr>
      <w:docPartBody>
        <w:p w:rsidR="00ED6E9A" w:rsidRDefault="00ED6E9A" w:rsidP="00ED6E9A">
          <w:pPr>
            <w:pStyle w:val="C3D20F7848884CE5B53435517F610EF0"/>
          </w:pPr>
          <w:r w:rsidRPr="004340DD">
            <w:rPr>
              <w:rStyle w:val="PlaceholderText"/>
            </w:rPr>
            <w:t>Click or tap to enter a date.</w:t>
          </w:r>
        </w:p>
      </w:docPartBody>
    </w:docPart>
    <w:docPart>
      <w:docPartPr>
        <w:name w:val="AE4A6734A86F499FA5266FB354E246F1"/>
        <w:category>
          <w:name w:val="General"/>
          <w:gallery w:val="placeholder"/>
        </w:category>
        <w:types>
          <w:type w:val="bbPlcHdr"/>
        </w:types>
        <w:behaviors>
          <w:behavior w:val="content"/>
        </w:behaviors>
        <w:guid w:val="{B024B403-0B26-402A-B808-C5823FB29AD0}"/>
      </w:docPartPr>
      <w:docPartBody>
        <w:p w:rsidR="00ED6E9A" w:rsidRDefault="00ED6E9A" w:rsidP="00ED6E9A">
          <w:pPr>
            <w:pStyle w:val="AE4A6734A86F499FA5266FB354E246F1"/>
          </w:pPr>
          <w:r w:rsidRPr="004340DD">
            <w:rPr>
              <w:rStyle w:val="PlaceholderText"/>
            </w:rPr>
            <w:t>Click or tap to enter a date.</w:t>
          </w:r>
        </w:p>
      </w:docPartBody>
    </w:docPart>
    <w:docPart>
      <w:docPartPr>
        <w:name w:val="B9B724EFB97B4B9493BDF0AA78F08F64"/>
        <w:category>
          <w:name w:val="General"/>
          <w:gallery w:val="placeholder"/>
        </w:category>
        <w:types>
          <w:type w:val="bbPlcHdr"/>
        </w:types>
        <w:behaviors>
          <w:behavior w:val="content"/>
        </w:behaviors>
        <w:guid w:val="{B9642F19-A558-4F80-ACF2-80102BDDBE44}"/>
      </w:docPartPr>
      <w:docPartBody>
        <w:p w:rsidR="00ED6E9A" w:rsidRDefault="00ED6E9A" w:rsidP="00ED6E9A">
          <w:pPr>
            <w:pStyle w:val="B9B724EFB97B4B9493BDF0AA78F08F64"/>
          </w:pPr>
          <w:r w:rsidRPr="004340DD">
            <w:rPr>
              <w:rStyle w:val="PlaceholderText"/>
            </w:rPr>
            <w:t>Click or tap to enter a date.</w:t>
          </w:r>
        </w:p>
      </w:docPartBody>
    </w:docPart>
    <w:docPart>
      <w:docPartPr>
        <w:name w:val="2ECDCA1EACEC4149B3B06EB92906ECEF"/>
        <w:category>
          <w:name w:val="General"/>
          <w:gallery w:val="placeholder"/>
        </w:category>
        <w:types>
          <w:type w:val="bbPlcHdr"/>
        </w:types>
        <w:behaviors>
          <w:behavior w:val="content"/>
        </w:behaviors>
        <w:guid w:val="{651C72FA-5979-4CD7-B409-F81EEC44E782}"/>
      </w:docPartPr>
      <w:docPartBody>
        <w:p w:rsidR="00ED6E9A" w:rsidRDefault="00ED6E9A" w:rsidP="00ED6E9A">
          <w:pPr>
            <w:pStyle w:val="2ECDCA1EACEC4149B3B06EB92906ECEF"/>
          </w:pPr>
          <w:r w:rsidRPr="004340DD">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F4F"/>
    <w:rsid w:val="00107783"/>
    <w:rsid w:val="00286696"/>
    <w:rsid w:val="002C1703"/>
    <w:rsid w:val="00307758"/>
    <w:rsid w:val="003219D4"/>
    <w:rsid w:val="00327EC7"/>
    <w:rsid w:val="004465FE"/>
    <w:rsid w:val="00773817"/>
    <w:rsid w:val="00823E53"/>
    <w:rsid w:val="008B5E75"/>
    <w:rsid w:val="00B21C0B"/>
    <w:rsid w:val="00BF5C4D"/>
    <w:rsid w:val="00C71F4F"/>
    <w:rsid w:val="00ED6E9A"/>
    <w:rsid w:val="00F901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D6E9A"/>
    <w:rPr>
      <w:color w:val="808080"/>
    </w:rPr>
  </w:style>
  <w:style w:type="paragraph" w:customStyle="1" w:styleId="7E2A573B41B846E1974761AA61FCFBDE">
    <w:name w:val="7E2A573B41B846E1974761AA61FCFBDE"/>
    <w:rsid w:val="00C71F4F"/>
  </w:style>
  <w:style w:type="paragraph" w:customStyle="1" w:styleId="169B318A804E4499BF2A996BD78F597E">
    <w:name w:val="169B318A804E4499BF2A996BD78F597E"/>
    <w:rsid w:val="00C71F4F"/>
  </w:style>
  <w:style w:type="paragraph" w:customStyle="1" w:styleId="0671E488F8DD43FFA89F95D6D39F96E9">
    <w:name w:val="0671E488F8DD43FFA89F95D6D39F96E9"/>
    <w:rsid w:val="00327EC7"/>
  </w:style>
  <w:style w:type="paragraph" w:customStyle="1" w:styleId="5DE15DF746354CFC93BC707D6E58A7A8">
    <w:name w:val="5DE15DF746354CFC93BC707D6E58A7A8"/>
    <w:rsid w:val="00327EC7"/>
  </w:style>
  <w:style w:type="paragraph" w:customStyle="1" w:styleId="2F7EE8A593D54634BF2142D99A2F9876">
    <w:name w:val="2F7EE8A593D54634BF2142D99A2F9876"/>
    <w:rsid w:val="00327EC7"/>
  </w:style>
  <w:style w:type="paragraph" w:customStyle="1" w:styleId="2E129210EBBB4543BDB98F2E5552E1BB">
    <w:name w:val="2E129210EBBB4543BDB98F2E5552E1BB"/>
    <w:rsid w:val="00327EC7"/>
  </w:style>
  <w:style w:type="paragraph" w:customStyle="1" w:styleId="9C82E5A076E64891B73E5AD132C1BB58">
    <w:name w:val="9C82E5A076E64891B73E5AD132C1BB58"/>
    <w:rsid w:val="00ED6E9A"/>
    <w:pPr>
      <w:spacing w:line="278" w:lineRule="auto"/>
    </w:pPr>
    <w:rPr>
      <w:kern w:val="2"/>
      <w:sz w:val="24"/>
      <w:szCs w:val="24"/>
      <w14:ligatures w14:val="standardContextual"/>
    </w:rPr>
  </w:style>
  <w:style w:type="paragraph" w:customStyle="1" w:styleId="A6212FCF44034E3D9F5899A81BC85A00">
    <w:name w:val="A6212FCF44034E3D9F5899A81BC85A00"/>
    <w:rsid w:val="00ED6E9A"/>
    <w:pPr>
      <w:spacing w:line="278" w:lineRule="auto"/>
    </w:pPr>
    <w:rPr>
      <w:kern w:val="2"/>
      <w:sz w:val="24"/>
      <w:szCs w:val="24"/>
      <w14:ligatures w14:val="standardContextual"/>
    </w:rPr>
  </w:style>
  <w:style w:type="paragraph" w:customStyle="1" w:styleId="000BB36FA60A472885B29D5311FA58F1">
    <w:name w:val="000BB36FA60A472885B29D5311FA58F1"/>
    <w:rsid w:val="00ED6E9A"/>
    <w:pPr>
      <w:spacing w:line="278" w:lineRule="auto"/>
    </w:pPr>
    <w:rPr>
      <w:kern w:val="2"/>
      <w:sz w:val="24"/>
      <w:szCs w:val="24"/>
      <w14:ligatures w14:val="standardContextual"/>
    </w:rPr>
  </w:style>
  <w:style w:type="paragraph" w:customStyle="1" w:styleId="EB26FCB28EF6484290E233F90E941DF7">
    <w:name w:val="EB26FCB28EF6484290E233F90E941DF7"/>
    <w:rsid w:val="00ED6E9A"/>
    <w:pPr>
      <w:spacing w:line="278" w:lineRule="auto"/>
    </w:pPr>
    <w:rPr>
      <w:kern w:val="2"/>
      <w:sz w:val="24"/>
      <w:szCs w:val="24"/>
      <w14:ligatures w14:val="standardContextual"/>
    </w:rPr>
  </w:style>
  <w:style w:type="paragraph" w:customStyle="1" w:styleId="C3D20F7848884CE5B53435517F610EF0">
    <w:name w:val="C3D20F7848884CE5B53435517F610EF0"/>
    <w:rsid w:val="00ED6E9A"/>
    <w:pPr>
      <w:spacing w:line="278" w:lineRule="auto"/>
    </w:pPr>
    <w:rPr>
      <w:kern w:val="2"/>
      <w:sz w:val="24"/>
      <w:szCs w:val="24"/>
      <w14:ligatures w14:val="standardContextual"/>
    </w:rPr>
  </w:style>
  <w:style w:type="paragraph" w:customStyle="1" w:styleId="AE4A6734A86F499FA5266FB354E246F1">
    <w:name w:val="AE4A6734A86F499FA5266FB354E246F1"/>
    <w:rsid w:val="00ED6E9A"/>
    <w:pPr>
      <w:spacing w:line="278" w:lineRule="auto"/>
    </w:pPr>
    <w:rPr>
      <w:kern w:val="2"/>
      <w:sz w:val="24"/>
      <w:szCs w:val="24"/>
      <w14:ligatures w14:val="standardContextual"/>
    </w:rPr>
  </w:style>
  <w:style w:type="paragraph" w:customStyle="1" w:styleId="B9B724EFB97B4B9493BDF0AA78F08F64">
    <w:name w:val="B9B724EFB97B4B9493BDF0AA78F08F64"/>
    <w:rsid w:val="00ED6E9A"/>
    <w:pPr>
      <w:spacing w:line="278" w:lineRule="auto"/>
    </w:pPr>
    <w:rPr>
      <w:kern w:val="2"/>
      <w:sz w:val="24"/>
      <w:szCs w:val="24"/>
      <w14:ligatures w14:val="standardContextual"/>
    </w:rPr>
  </w:style>
  <w:style w:type="paragraph" w:customStyle="1" w:styleId="2ECDCA1EACEC4149B3B06EB92906ECEF">
    <w:name w:val="2ECDCA1EACEC4149B3B06EB92906ECEF"/>
    <w:rsid w:val="00ED6E9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A5EDB-E73C-4F50-844D-28A1747B9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9</Pages>
  <Words>2289</Words>
  <Characters>13049</Characters>
  <Application>Microsoft Office Word</Application>
  <DocSecurity>0</DocSecurity>
  <Lines>108</Lines>
  <Paragraphs>30</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Contract Title</vt:lpstr>
      <vt:lpstr/>
      <vt:lpstr/>
      <vt:lpstr/>
      <vt:lpstr/>
    </vt:vector>
  </TitlesOfParts>
  <Manager>Contract Engineer Name</Manager>
  <Company/>
  <LinksUpToDate>false</LinksUpToDate>
  <CharactersWithSpaces>15308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Title</dc:title>
  <dc:subject>Contract No.</dc:subject>
  <dc:creator>Al Riyami, Azza OLNG-SCC/12</dc:creator>
  <cp:keywords>Contract Engineer Job Title &amp; Ref Ind</cp:keywords>
  <dc:description/>
  <cp:lastModifiedBy>Al Riyami, Azza OLNG-SCC/12</cp:lastModifiedBy>
  <cp:revision>89</cp:revision>
  <dcterms:created xsi:type="dcterms:W3CDTF">2026-03-04T10:34:00Z</dcterms:created>
  <dcterms:modified xsi:type="dcterms:W3CDTF">2026-04-15T13:08:00Z</dcterms:modified>
</cp:coreProperties>
</file>