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F063DA" w14:paraId="17D850A0" w14:textId="77777777" w:rsidTr="00AC27A9">
        <w:trPr>
          <w:cantSplit/>
        </w:trPr>
        <w:tc>
          <w:tcPr>
            <w:tcW w:w="1844" w:type="dxa"/>
          </w:tcPr>
          <w:p w14:paraId="07412DBC" w14:textId="77777777" w:rsidR="005F39FE" w:rsidRPr="00F063DA" w:rsidRDefault="005F39FE" w:rsidP="00AC27A9">
            <w:pPr>
              <w:tabs>
                <w:tab w:val="left" w:pos="3960"/>
                <w:tab w:val="left" w:pos="6300"/>
                <w:tab w:val="left" w:pos="8640"/>
              </w:tabs>
              <w:spacing w:before="240" w:after="120"/>
              <w:jc w:val="center"/>
              <w:rPr>
                <w:rFonts w:ascii="Candara" w:hAnsi="Candara"/>
                <w:b/>
                <w:spacing w:val="-3"/>
                <w:sz w:val="44"/>
                <w:szCs w:val="24"/>
              </w:rPr>
            </w:pPr>
            <w:r w:rsidRPr="00F063DA">
              <w:rPr>
                <w:rFonts w:ascii="Candara" w:hAnsi="Candara"/>
              </w:rPr>
              <w:br w:type="page"/>
            </w:r>
            <w:r w:rsidRPr="00F063DA">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1pt;height:80.85pt" o:ole="" fillcolor="window">
                  <v:imagedata r:id="rId8" o:title=""/>
                </v:shape>
                <o:OLEObject Type="Embed" ProgID="Word.Picture.8" ShapeID="_x0000_i1025" DrawAspect="Content" ObjectID="_1838869737" r:id="rId9"/>
              </w:object>
            </w:r>
          </w:p>
        </w:tc>
        <w:tc>
          <w:tcPr>
            <w:tcW w:w="6803" w:type="dxa"/>
          </w:tcPr>
          <w:p w14:paraId="6A8444E9" w14:textId="77777777" w:rsidR="005F39FE" w:rsidRPr="00F063DA"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F063DA">
              <w:rPr>
                <w:rFonts w:ascii="Candara" w:hAnsi="Candara"/>
                <w:spacing w:val="-3"/>
                <w:szCs w:val="24"/>
              </w:rPr>
              <w:object w:dxaOrig="8640" w:dyaOrig="996" w14:anchorId="7820393F">
                <v:shape id="_x0000_i1026" type="#_x0000_t75" style="width:254.05pt;height:39.4pt" o:ole="" fillcolor="window">
                  <v:imagedata r:id="rId10" o:title=""/>
                </v:shape>
                <o:OLEObject Type="Embed" ProgID="Word.Picture.8" ShapeID="_x0000_i1026" DrawAspect="Content" ObjectID="_1838869738" r:id="rId11"/>
              </w:object>
            </w:r>
          </w:p>
          <w:p w14:paraId="6F5480A6" w14:textId="3DBFC1C0" w:rsidR="005F39FE" w:rsidRPr="00F063DA"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F063DA">
              <w:rPr>
                <w:rFonts w:ascii="Candara" w:hAnsi="Candara"/>
                <w:b/>
                <w:spacing w:val="-3"/>
                <w:sz w:val="52"/>
                <w:szCs w:val="24"/>
              </w:rPr>
              <w:t>Oman LNG LLC</w:t>
            </w:r>
            <w:del w:id="0" w:author="Al Riyami, Azza OLNG-SCC/12" w:date="2026-04-05T11:57:00Z" w16du:dateUtc="2026-04-05T07:57:00Z">
              <w:r w:rsidRPr="00F063DA" w:rsidDel="00A81831">
                <w:rPr>
                  <w:rFonts w:ascii="Candara" w:hAnsi="Candara"/>
                  <w:b/>
                  <w:spacing w:val="-3"/>
                  <w:sz w:val="52"/>
                  <w:szCs w:val="24"/>
                </w:rPr>
                <w:delText xml:space="preserve"> Qalhat</w:delText>
              </w:r>
            </w:del>
          </w:p>
        </w:tc>
      </w:tr>
    </w:tbl>
    <w:p w14:paraId="6099C864" w14:textId="77777777" w:rsidR="005F39FE" w:rsidRPr="00F063DA" w:rsidRDefault="005F39FE" w:rsidP="005F39FE">
      <w:pPr>
        <w:jc w:val="center"/>
        <w:rPr>
          <w:rFonts w:ascii="Candara" w:hAnsi="Candara"/>
          <w:b/>
          <w:spacing w:val="-3"/>
          <w:sz w:val="24"/>
          <w:szCs w:val="24"/>
        </w:rPr>
      </w:pPr>
    </w:p>
    <w:p w14:paraId="06A97C00" w14:textId="77777777" w:rsidR="005F39FE" w:rsidRPr="00F063DA" w:rsidRDefault="005F39FE" w:rsidP="005F39FE">
      <w:pPr>
        <w:jc w:val="center"/>
        <w:rPr>
          <w:rFonts w:ascii="Candara" w:hAnsi="Candara"/>
          <w:b/>
          <w:spacing w:val="-3"/>
          <w:sz w:val="24"/>
          <w:szCs w:val="24"/>
        </w:rPr>
      </w:pPr>
    </w:p>
    <w:p w14:paraId="2F06AD0B" w14:textId="77777777" w:rsidR="005F39FE" w:rsidRPr="00F063DA" w:rsidRDefault="005F39FE" w:rsidP="005F39FE">
      <w:pPr>
        <w:jc w:val="center"/>
        <w:rPr>
          <w:rFonts w:ascii="Candara" w:hAnsi="Candara"/>
          <w:b/>
          <w:color w:val="0000FF"/>
          <w:spacing w:val="-3"/>
          <w:sz w:val="44"/>
          <w:szCs w:val="24"/>
        </w:rPr>
      </w:pPr>
    </w:p>
    <w:p w14:paraId="2E295CCF" w14:textId="77777777" w:rsidR="005F39FE" w:rsidRPr="00F063DA" w:rsidRDefault="005F39FE" w:rsidP="005F39FE">
      <w:pPr>
        <w:rPr>
          <w:rFonts w:ascii="Candara" w:hAnsi="Candara"/>
          <w:sz w:val="40"/>
        </w:rPr>
      </w:pPr>
    </w:p>
    <w:p w14:paraId="02081F1E" w14:textId="5F3BB0E4" w:rsidR="005F39FE" w:rsidRPr="00F063DA" w:rsidRDefault="005F39FE" w:rsidP="005F39FE">
      <w:pPr>
        <w:jc w:val="center"/>
        <w:rPr>
          <w:rFonts w:ascii="Candara" w:hAnsi="Candara"/>
          <w:b/>
          <w:sz w:val="40"/>
          <w:szCs w:val="40"/>
          <w:u w:val="single"/>
        </w:rPr>
      </w:pPr>
    </w:p>
    <w:p w14:paraId="0FFE0109" w14:textId="77777777" w:rsidR="005F39FE" w:rsidRPr="00F063DA"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Content>
        <w:p w14:paraId="32F618FC" w14:textId="4BB62B7C" w:rsidR="005F39FE" w:rsidRPr="00BB141B" w:rsidRDefault="004D2CA7" w:rsidP="005F39FE">
          <w:pPr>
            <w:jc w:val="center"/>
            <w:rPr>
              <w:rFonts w:ascii="Candara" w:hAnsi="Candara"/>
              <w:b/>
              <w:bCs/>
              <w:smallCaps/>
              <w:color w:val="008000"/>
              <w:sz w:val="56"/>
              <w:szCs w:val="56"/>
              <w:highlight w:val="yellow"/>
            </w:rPr>
          </w:pPr>
          <w:r w:rsidRPr="00BB141B">
            <w:rPr>
              <w:rFonts w:ascii="Candara" w:hAnsi="Candara"/>
              <w:b/>
              <w:bCs/>
              <w:smallCaps/>
              <w:color w:val="008000"/>
              <w:sz w:val="56"/>
              <w:szCs w:val="56"/>
              <w:highlight w:val="yellow"/>
            </w:rPr>
            <w:t>Contract Title</w:t>
          </w:r>
        </w:p>
      </w:sdtContent>
    </w:sdt>
    <w:p w14:paraId="1ADCCB3E" w14:textId="77777777" w:rsidR="005F39FE" w:rsidRPr="00F063DA" w:rsidRDefault="005F39FE" w:rsidP="005F39FE">
      <w:pPr>
        <w:jc w:val="center"/>
        <w:rPr>
          <w:rFonts w:ascii="Candara" w:hAnsi="Candara"/>
          <w:b/>
          <w:sz w:val="40"/>
          <w:szCs w:val="40"/>
          <w:u w:val="single"/>
        </w:rPr>
      </w:pPr>
    </w:p>
    <w:p w14:paraId="45F0F3FA" w14:textId="77777777" w:rsidR="005F39FE" w:rsidRPr="00F063DA" w:rsidRDefault="005F39FE" w:rsidP="005F39FE">
      <w:pPr>
        <w:jc w:val="center"/>
        <w:rPr>
          <w:rFonts w:ascii="Candara" w:hAnsi="Candara"/>
          <w:b/>
          <w:sz w:val="40"/>
          <w:szCs w:val="40"/>
          <w:u w:val="single"/>
        </w:rPr>
      </w:pPr>
    </w:p>
    <w:p w14:paraId="0CCAE83A" w14:textId="77777777" w:rsidR="005F39FE" w:rsidRPr="00F063DA" w:rsidRDefault="005F39FE" w:rsidP="005F39FE">
      <w:pPr>
        <w:jc w:val="center"/>
        <w:rPr>
          <w:rFonts w:ascii="Candara" w:hAnsi="Candara"/>
          <w:b/>
          <w:sz w:val="40"/>
          <w:szCs w:val="40"/>
          <w:u w:val="single"/>
        </w:rPr>
      </w:pPr>
    </w:p>
    <w:p w14:paraId="03DA3490" w14:textId="1DC2D016" w:rsidR="005F39FE" w:rsidRPr="00F063DA" w:rsidRDefault="005F39FE" w:rsidP="005F39FE">
      <w:pPr>
        <w:jc w:val="center"/>
        <w:rPr>
          <w:rFonts w:ascii="Candara" w:hAnsi="Candara"/>
          <w:b/>
          <w:sz w:val="44"/>
          <w:szCs w:val="44"/>
          <w:u w:val="single"/>
        </w:rPr>
      </w:pPr>
      <w:commentRangeStart w:id="1"/>
      <w:r w:rsidRPr="00F063DA">
        <w:rPr>
          <w:rFonts w:ascii="Candara" w:hAnsi="Candara"/>
          <w:b/>
          <w:sz w:val="44"/>
          <w:szCs w:val="44"/>
          <w:u w:val="single"/>
        </w:rPr>
        <w:t xml:space="preserve">Section </w:t>
      </w:r>
      <w:r w:rsidR="00EB4C89">
        <w:rPr>
          <w:rFonts w:ascii="Candara" w:hAnsi="Candara"/>
          <w:b/>
          <w:sz w:val="44"/>
          <w:szCs w:val="44"/>
          <w:u w:val="single"/>
        </w:rPr>
        <w:t>G</w:t>
      </w:r>
    </w:p>
    <w:commentRangeEnd w:id="1"/>
    <w:p w14:paraId="7991C286" w14:textId="253BEE7E" w:rsidR="005F39FE" w:rsidRPr="00F063DA" w:rsidRDefault="00EB4C89" w:rsidP="00EB4C89">
      <w:pPr>
        <w:jc w:val="center"/>
        <w:rPr>
          <w:rFonts w:ascii="Candara" w:hAnsi="Candara"/>
          <w:b/>
          <w:color w:val="0000FF"/>
          <w:sz w:val="40"/>
        </w:rPr>
      </w:pPr>
      <w:r w:rsidRPr="00EB4C89">
        <w:rPr>
          <w:rStyle w:val="CommentReference"/>
          <w:rFonts w:ascii="Candara" w:hAnsi="Candara"/>
          <w:b/>
          <w:sz w:val="44"/>
          <w:szCs w:val="44"/>
          <w:u w:val="single"/>
        </w:rPr>
        <w:commentReference w:id="1"/>
      </w:r>
      <w:r w:rsidRPr="00EB4C89">
        <w:rPr>
          <w:rFonts w:ascii="Candara" w:hAnsi="Candara"/>
          <w:b/>
          <w:sz w:val="44"/>
          <w:szCs w:val="44"/>
          <w:u w:val="single"/>
        </w:rPr>
        <w:t>ADMINISTRATION INSTRUCTIONS</w:t>
      </w:r>
    </w:p>
    <w:p w14:paraId="67E085F7" w14:textId="77777777" w:rsidR="005F39FE" w:rsidRPr="00F063DA" w:rsidRDefault="005F39FE" w:rsidP="005F39FE">
      <w:pPr>
        <w:rPr>
          <w:rFonts w:ascii="Candara" w:hAnsi="Candara"/>
          <w:b/>
          <w:color w:val="0000FF"/>
          <w:sz w:val="40"/>
        </w:rPr>
      </w:pPr>
    </w:p>
    <w:p w14:paraId="2B80352A" w14:textId="77777777" w:rsidR="005F39FE" w:rsidRPr="00F063DA" w:rsidRDefault="005F39FE" w:rsidP="005F39FE">
      <w:pPr>
        <w:rPr>
          <w:rFonts w:ascii="Candara" w:hAnsi="Candara"/>
          <w:b/>
          <w:color w:val="0000FF"/>
          <w:sz w:val="40"/>
        </w:rPr>
      </w:pPr>
    </w:p>
    <w:p w14:paraId="30A1C65F" w14:textId="77777777" w:rsidR="005F39FE" w:rsidRPr="00F063DA" w:rsidRDefault="005F39FE" w:rsidP="005F39FE">
      <w:pPr>
        <w:rPr>
          <w:rFonts w:ascii="Candara" w:hAnsi="Candara"/>
          <w:b/>
          <w:color w:val="0000FF"/>
          <w:sz w:val="40"/>
        </w:rPr>
      </w:pPr>
    </w:p>
    <w:p w14:paraId="4943FA3C" w14:textId="77777777" w:rsidR="005F39FE" w:rsidRPr="00F063DA" w:rsidRDefault="005F39FE" w:rsidP="005F39FE">
      <w:pPr>
        <w:jc w:val="center"/>
        <w:rPr>
          <w:rFonts w:ascii="Candara" w:hAnsi="Candara"/>
          <w:b/>
          <w:color w:val="0000FF"/>
          <w:sz w:val="40"/>
        </w:rPr>
      </w:pPr>
    </w:p>
    <w:p w14:paraId="4FE3B3D3" w14:textId="77777777" w:rsidR="005F39FE" w:rsidRPr="00F063DA" w:rsidRDefault="005F39FE" w:rsidP="005F39FE">
      <w:pPr>
        <w:rPr>
          <w:rFonts w:ascii="Candara" w:hAnsi="Candara"/>
          <w:b/>
          <w:color w:val="0000FF"/>
          <w:sz w:val="40"/>
        </w:rPr>
      </w:pPr>
    </w:p>
    <w:p w14:paraId="6D76924C" w14:textId="7959A07B" w:rsidR="005F39FE" w:rsidRPr="00F063DA" w:rsidRDefault="005F39FE" w:rsidP="005F39FE">
      <w:pPr>
        <w:jc w:val="center"/>
        <w:rPr>
          <w:rFonts w:ascii="Candara" w:hAnsi="Candara"/>
          <w:b/>
          <w:color w:val="0000FF"/>
          <w:sz w:val="44"/>
          <w:szCs w:val="44"/>
        </w:rPr>
      </w:pPr>
      <w:r w:rsidRPr="00F063DA">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Content>
          <w:r w:rsidRPr="00BB141B">
            <w:rPr>
              <w:rFonts w:ascii="Candara" w:hAnsi="Candara"/>
              <w:b/>
              <w:bCs/>
              <w:smallCaps/>
              <w:color w:val="008000"/>
              <w:sz w:val="44"/>
              <w:szCs w:val="44"/>
              <w:highlight w:val="yellow"/>
            </w:rPr>
            <w:t>Contract No.</w:t>
          </w:r>
        </w:sdtContent>
      </w:sdt>
    </w:p>
    <w:p w14:paraId="78D755FB" w14:textId="77777777" w:rsidR="005F39FE" w:rsidRPr="00F063DA" w:rsidRDefault="005F39FE" w:rsidP="005F39FE">
      <w:pPr>
        <w:rPr>
          <w:rFonts w:ascii="Candara" w:hAnsi="Candara"/>
        </w:rPr>
      </w:pPr>
    </w:p>
    <w:p w14:paraId="780A7F6F" w14:textId="77777777" w:rsidR="005F39FE" w:rsidRPr="00F063DA" w:rsidRDefault="005F39FE" w:rsidP="005F39FE">
      <w:pPr>
        <w:rPr>
          <w:rFonts w:ascii="Candara" w:hAnsi="Candara"/>
        </w:rPr>
      </w:pPr>
    </w:p>
    <w:p w14:paraId="45C7ABE7" w14:textId="77777777" w:rsidR="005F39FE" w:rsidRPr="00F063DA" w:rsidRDefault="005F39FE" w:rsidP="005F39FE">
      <w:pPr>
        <w:rPr>
          <w:rFonts w:ascii="Candara" w:hAnsi="Candara"/>
        </w:rPr>
      </w:pPr>
    </w:p>
    <w:p w14:paraId="181A8A06" w14:textId="77777777" w:rsidR="005F39FE" w:rsidRPr="00F063DA" w:rsidRDefault="005F39FE" w:rsidP="005F39FE">
      <w:pPr>
        <w:pStyle w:val="Heading1"/>
        <w:rPr>
          <w:rFonts w:ascii="Candara" w:hAnsi="Candara"/>
          <w:sz w:val="22"/>
          <w:szCs w:val="22"/>
        </w:rPr>
      </w:pPr>
    </w:p>
    <w:p w14:paraId="4D2DB822" w14:textId="77777777" w:rsidR="005F39FE" w:rsidRPr="00F063DA" w:rsidRDefault="005F39FE" w:rsidP="005F39FE">
      <w:pPr>
        <w:pStyle w:val="Heading1"/>
        <w:rPr>
          <w:rFonts w:ascii="Candara" w:hAnsi="Candara"/>
          <w:sz w:val="22"/>
          <w:szCs w:val="22"/>
        </w:rPr>
      </w:pPr>
    </w:p>
    <w:p w14:paraId="6DFDD3C7" w14:textId="77777777" w:rsidR="005F39FE" w:rsidRDefault="005F39FE" w:rsidP="005F39FE">
      <w:pPr>
        <w:pStyle w:val="Heading1"/>
        <w:rPr>
          <w:rFonts w:ascii="Candara" w:hAnsi="Candara"/>
          <w:sz w:val="22"/>
          <w:szCs w:val="22"/>
        </w:rPr>
      </w:pPr>
    </w:p>
    <w:p w14:paraId="4CF88C93" w14:textId="77777777" w:rsidR="00D55467" w:rsidRDefault="00D55467" w:rsidP="00D55467"/>
    <w:p w14:paraId="0CADAFDE" w14:textId="77777777" w:rsidR="00D55467" w:rsidRDefault="00D55467" w:rsidP="00D55467"/>
    <w:p w14:paraId="6564B129" w14:textId="77777777" w:rsidR="00D55467" w:rsidRDefault="00D55467" w:rsidP="00D55467"/>
    <w:p w14:paraId="6784B8B8" w14:textId="77777777" w:rsidR="00D55467" w:rsidRDefault="00D55467" w:rsidP="00D55467"/>
    <w:p w14:paraId="59B765DC" w14:textId="77777777" w:rsidR="00D55467" w:rsidRDefault="00D55467" w:rsidP="00D55467"/>
    <w:p w14:paraId="0860CD7E" w14:textId="77777777" w:rsidR="00D55467" w:rsidRDefault="00D55467" w:rsidP="00D55467"/>
    <w:p w14:paraId="03927933" w14:textId="77777777" w:rsidR="00D55467" w:rsidRPr="00D55467" w:rsidRDefault="00D55467" w:rsidP="00D55467">
      <w:pPr>
        <w:pStyle w:val="Heading7"/>
        <w:rPr>
          <w:rFonts w:ascii="Candara" w:hAnsi="Candara"/>
          <w:b/>
          <w:bCs/>
          <w:i w:val="0"/>
          <w:iCs w:val="0"/>
          <w:color w:val="auto"/>
          <w:spacing w:val="-3"/>
          <w:sz w:val="24"/>
          <w:szCs w:val="24"/>
          <w:lang w:bidi="th-TH"/>
        </w:rPr>
      </w:pPr>
      <w:r w:rsidRPr="00D55467">
        <w:rPr>
          <w:rFonts w:ascii="Candara" w:hAnsi="Candara"/>
          <w:b/>
          <w:bCs/>
          <w:i w:val="0"/>
          <w:iCs w:val="0"/>
          <w:color w:val="auto"/>
          <w:spacing w:val="-3"/>
          <w:sz w:val="24"/>
          <w:szCs w:val="24"/>
          <w:lang w:bidi="th-TH"/>
        </w:rPr>
        <w:lastRenderedPageBreak/>
        <w:t>This section comprises the following procedures:</w:t>
      </w:r>
    </w:p>
    <w:p w14:paraId="032D2F66" w14:textId="77777777" w:rsidR="00D55467" w:rsidRPr="00D55467" w:rsidRDefault="00D55467" w:rsidP="00D55467">
      <w:pPr>
        <w:rPr>
          <w:sz w:val="24"/>
          <w:szCs w:val="24"/>
          <w:lang w:bidi="th-T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400"/>
      </w:tblGrid>
      <w:tr w:rsidR="00D55467" w:rsidRPr="00D55467" w14:paraId="20CD72F1" w14:textId="77777777" w:rsidTr="00D55467">
        <w:tc>
          <w:tcPr>
            <w:tcW w:w="1435" w:type="dxa"/>
          </w:tcPr>
          <w:p w14:paraId="73690DDA" w14:textId="7E5B4625" w:rsidR="00D55467" w:rsidRPr="00D55467" w:rsidRDefault="00D55467" w:rsidP="00D55467">
            <w:pPr>
              <w:rPr>
                <w:sz w:val="24"/>
                <w:szCs w:val="24"/>
                <w:lang w:bidi="th-TH"/>
              </w:rPr>
            </w:pPr>
            <w:r w:rsidRPr="00D55467">
              <w:rPr>
                <w:rFonts w:ascii="Candara" w:hAnsi="Candara"/>
                <w:b/>
                <w:bCs/>
                <w:spacing w:val="-3"/>
                <w:sz w:val="24"/>
                <w:szCs w:val="24"/>
                <w:lang w:bidi="th-TH"/>
              </w:rPr>
              <w:t>PART A:</w:t>
            </w:r>
          </w:p>
        </w:tc>
        <w:tc>
          <w:tcPr>
            <w:tcW w:w="5400" w:type="dxa"/>
          </w:tcPr>
          <w:p w14:paraId="20456201" w14:textId="21F789D7" w:rsidR="00D55467" w:rsidRPr="00D55467" w:rsidRDefault="00D55467" w:rsidP="00D55467">
            <w:pPr>
              <w:rPr>
                <w:sz w:val="24"/>
                <w:szCs w:val="24"/>
                <w:lang w:bidi="th-TH"/>
              </w:rPr>
            </w:pPr>
            <w:r w:rsidRPr="00D55467">
              <w:rPr>
                <w:rFonts w:ascii="Candara" w:hAnsi="Candara"/>
                <w:b/>
                <w:bCs/>
                <w:spacing w:val="-3"/>
                <w:sz w:val="24"/>
                <w:szCs w:val="24"/>
                <w:lang w:bidi="th-TH"/>
              </w:rPr>
              <w:t>ACCESS TO SITE</w:t>
            </w:r>
          </w:p>
        </w:tc>
      </w:tr>
      <w:tr w:rsidR="00D55467" w:rsidRPr="00D55467" w14:paraId="6351B45D" w14:textId="77777777" w:rsidTr="00D55467">
        <w:tc>
          <w:tcPr>
            <w:tcW w:w="1435" w:type="dxa"/>
          </w:tcPr>
          <w:p w14:paraId="04BF5255" w14:textId="4A0ADF52" w:rsidR="00D55467" w:rsidRPr="00D55467" w:rsidRDefault="00D55467" w:rsidP="00D55467">
            <w:pPr>
              <w:rPr>
                <w:sz w:val="24"/>
                <w:szCs w:val="24"/>
                <w:lang w:bidi="th-TH"/>
              </w:rPr>
            </w:pPr>
            <w:r w:rsidRPr="00D55467">
              <w:rPr>
                <w:rFonts w:ascii="Candara" w:hAnsi="Candara"/>
                <w:b/>
                <w:bCs/>
                <w:spacing w:val="-3"/>
                <w:sz w:val="24"/>
                <w:szCs w:val="24"/>
                <w:lang w:bidi="th-TH"/>
              </w:rPr>
              <w:t>PART B:</w:t>
            </w:r>
          </w:p>
        </w:tc>
        <w:tc>
          <w:tcPr>
            <w:tcW w:w="5400" w:type="dxa"/>
          </w:tcPr>
          <w:p w14:paraId="3AC644FF" w14:textId="49B79750" w:rsidR="00D55467" w:rsidRPr="00D55467" w:rsidRDefault="00D55467" w:rsidP="00D55467">
            <w:pPr>
              <w:rPr>
                <w:sz w:val="24"/>
                <w:szCs w:val="24"/>
                <w:lang w:bidi="th-TH"/>
              </w:rPr>
            </w:pPr>
            <w:r w:rsidRPr="00D55467">
              <w:rPr>
                <w:rFonts w:ascii="Candara" w:hAnsi="Candara"/>
                <w:b/>
                <w:bCs/>
                <w:spacing w:val="-3"/>
                <w:sz w:val="24"/>
                <w:szCs w:val="24"/>
                <w:lang w:bidi="th-TH"/>
              </w:rPr>
              <w:t>ADMINISTRATION</w:t>
            </w:r>
          </w:p>
        </w:tc>
      </w:tr>
      <w:tr w:rsidR="00D55467" w:rsidRPr="00D55467" w14:paraId="0BBC0664" w14:textId="77777777" w:rsidTr="00D55467">
        <w:tc>
          <w:tcPr>
            <w:tcW w:w="1435" w:type="dxa"/>
          </w:tcPr>
          <w:p w14:paraId="508149CC" w14:textId="72987C1B" w:rsidR="00D55467" w:rsidRPr="00D55467" w:rsidRDefault="00D55467" w:rsidP="00D55467">
            <w:pPr>
              <w:rPr>
                <w:sz w:val="24"/>
                <w:szCs w:val="24"/>
                <w:lang w:bidi="th-TH"/>
              </w:rPr>
            </w:pPr>
            <w:r w:rsidRPr="00D55467">
              <w:rPr>
                <w:rFonts w:ascii="Candara" w:hAnsi="Candara"/>
                <w:b/>
                <w:bCs/>
                <w:spacing w:val="-3"/>
                <w:sz w:val="24"/>
                <w:szCs w:val="24"/>
                <w:lang w:bidi="th-TH"/>
              </w:rPr>
              <w:t>PART C:</w:t>
            </w:r>
          </w:p>
        </w:tc>
        <w:tc>
          <w:tcPr>
            <w:tcW w:w="5400" w:type="dxa"/>
          </w:tcPr>
          <w:p w14:paraId="0AF8F42D" w14:textId="5DAD451B" w:rsidR="00D55467" w:rsidRPr="00D55467" w:rsidRDefault="00D55467" w:rsidP="00D55467">
            <w:pPr>
              <w:rPr>
                <w:sz w:val="24"/>
                <w:szCs w:val="24"/>
                <w:lang w:bidi="th-TH"/>
              </w:rPr>
            </w:pPr>
            <w:r w:rsidRPr="00D55467">
              <w:rPr>
                <w:rFonts w:ascii="Candara" w:hAnsi="Candara"/>
                <w:b/>
                <w:bCs/>
                <w:spacing w:val="-3"/>
                <w:sz w:val="24"/>
                <w:szCs w:val="24"/>
                <w:lang w:bidi="th-TH"/>
              </w:rPr>
              <w:t>HSE REQUIREMENTS</w:t>
            </w:r>
          </w:p>
        </w:tc>
      </w:tr>
      <w:tr w:rsidR="00D55467" w:rsidRPr="00D55467" w14:paraId="3B66F6F4" w14:textId="77777777" w:rsidTr="00D55467">
        <w:tc>
          <w:tcPr>
            <w:tcW w:w="1435" w:type="dxa"/>
          </w:tcPr>
          <w:p w14:paraId="474DEBF7" w14:textId="0A8A4540" w:rsidR="00D55467" w:rsidRPr="00D55467" w:rsidRDefault="00D55467" w:rsidP="00D55467">
            <w:pPr>
              <w:rPr>
                <w:sz w:val="24"/>
                <w:szCs w:val="24"/>
                <w:lang w:bidi="th-TH"/>
              </w:rPr>
            </w:pPr>
            <w:r w:rsidRPr="00D55467">
              <w:rPr>
                <w:rFonts w:ascii="Candara" w:hAnsi="Candara"/>
                <w:b/>
                <w:bCs/>
                <w:spacing w:val="-3"/>
                <w:sz w:val="24"/>
                <w:szCs w:val="24"/>
                <w:lang w:bidi="th-TH"/>
              </w:rPr>
              <w:t>PART D:</w:t>
            </w:r>
          </w:p>
        </w:tc>
        <w:tc>
          <w:tcPr>
            <w:tcW w:w="5400" w:type="dxa"/>
          </w:tcPr>
          <w:p w14:paraId="13624111" w14:textId="0CCA4D7D" w:rsidR="00D55467" w:rsidRPr="00D55467" w:rsidRDefault="00D55467" w:rsidP="00D55467">
            <w:pPr>
              <w:rPr>
                <w:sz w:val="24"/>
                <w:szCs w:val="24"/>
                <w:lang w:bidi="th-TH"/>
              </w:rPr>
            </w:pPr>
            <w:r w:rsidRPr="00D55467">
              <w:rPr>
                <w:rFonts w:ascii="Candara" w:hAnsi="Candara"/>
                <w:b/>
                <w:bCs/>
                <w:spacing w:val="-3"/>
                <w:sz w:val="24"/>
                <w:szCs w:val="24"/>
                <w:lang w:bidi="th-TH"/>
              </w:rPr>
              <w:t>QUALITY MANAGEMENT</w:t>
            </w:r>
          </w:p>
        </w:tc>
      </w:tr>
      <w:tr w:rsidR="00D55467" w:rsidRPr="00D55467" w14:paraId="12D8FA09" w14:textId="77777777" w:rsidTr="00D55467">
        <w:tc>
          <w:tcPr>
            <w:tcW w:w="1435" w:type="dxa"/>
          </w:tcPr>
          <w:p w14:paraId="781CB6F1" w14:textId="67499328" w:rsidR="00D55467" w:rsidRPr="00D55467" w:rsidRDefault="00D55467" w:rsidP="00D55467">
            <w:pPr>
              <w:rPr>
                <w:sz w:val="24"/>
                <w:szCs w:val="24"/>
                <w:lang w:bidi="th-TH"/>
              </w:rPr>
            </w:pPr>
            <w:r w:rsidRPr="00D55467">
              <w:rPr>
                <w:rFonts w:ascii="Candara" w:hAnsi="Candara"/>
                <w:b/>
                <w:bCs/>
                <w:spacing w:val="-3"/>
                <w:sz w:val="24"/>
                <w:szCs w:val="24"/>
                <w:lang w:bidi="th-TH"/>
              </w:rPr>
              <w:t>PART E:</w:t>
            </w:r>
          </w:p>
        </w:tc>
        <w:tc>
          <w:tcPr>
            <w:tcW w:w="5400" w:type="dxa"/>
          </w:tcPr>
          <w:p w14:paraId="00A3469F" w14:textId="261EA560" w:rsidR="00D55467" w:rsidRPr="00D55467" w:rsidRDefault="00D55467" w:rsidP="00D55467">
            <w:pPr>
              <w:rPr>
                <w:sz w:val="24"/>
                <w:szCs w:val="24"/>
                <w:lang w:bidi="th-TH"/>
              </w:rPr>
            </w:pPr>
            <w:r w:rsidRPr="00D55467">
              <w:rPr>
                <w:rFonts w:ascii="Candara" w:hAnsi="Candara"/>
                <w:b/>
                <w:bCs/>
                <w:spacing w:val="-3"/>
                <w:sz w:val="24"/>
                <w:szCs w:val="24"/>
                <w:lang w:bidi="th-TH"/>
              </w:rPr>
              <w:t>MATERIALS CONTROL</w:t>
            </w:r>
          </w:p>
        </w:tc>
      </w:tr>
      <w:tr w:rsidR="00D55467" w:rsidRPr="00D55467" w14:paraId="0615F6EC" w14:textId="77777777" w:rsidTr="00D55467">
        <w:tc>
          <w:tcPr>
            <w:tcW w:w="1435" w:type="dxa"/>
          </w:tcPr>
          <w:p w14:paraId="28FCEE8F" w14:textId="15C7B42A" w:rsidR="00D55467" w:rsidRPr="00D55467" w:rsidRDefault="00D55467" w:rsidP="00D55467">
            <w:pPr>
              <w:rPr>
                <w:sz w:val="24"/>
                <w:szCs w:val="24"/>
                <w:lang w:bidi="th-TH"/>
              </w:rPr>
            </w:pPr>
            <w:r w:rsidRPr="00D55467">
              <w:rPr>
                <w:rFonts w:ascii="Candara" w:hAnsi="Candara"/>
                <w:b/>
                <w:bCs/>
                <w:spacing w:val="-3"/>
                <w:sz w:val="24"/>
                <w:szCs w:val="24"/>
                <w:lang w:bidi="th-TH"/>
              </w:rPr>
              <w:t>PART F:</w:t>
            </w:r>
          </w:p>
        </w:tc>
        <w:tc>
          <w:tcPr>
            <w:tcW w:w="5400" w:type="dxa"/>
          </w:tcPr>
          <w:p w14:paraId="0A58A747" w14:textId="3E3BA527" w:rsidR="00D55467" w:rsidRPr="00D55467" w:rsidRDefault="00D55467" w:rsidP="00D55467">
            <w:pPr>
              <w:rPr>
                <w:sz w:val="24"/>
                <w:szCs w:val="24"/>
                <w:lang w:bidi="th-TH"/>
              </w:rPr>
            </w:pPr>
            <w:r w:rsidRPr="00D55467">
              <w:rPr>
                <w:rFonts w:ascii="Candara" w:hAnsi="Candara"/>
                <w:b/>
                <w:bCs/>
                <w:spacing w:val="-3"/>
                <w:sz w:val="24"/>
                <w:szCs w:val="24"/>
                <w:lang w:bidi="th-TH"/>
              </w:rPr>
              <w:t>IMPORT OF MATERIALS &amp; EQUIPMENT</w:t>
            </w:r>
          </w:p>
        </w:tc>
      </w:tr>
    </w:tbl>
    <w:p w14:paraId="10F1C74D" w14:textId="77777777" w:rsidR="00D55467" w:rsidRDefault="00D55467" w:rsidP="00D55467">
      <w:pPr>
        <w:rPr>
          <w:lang w:bidi="th-TH"/>
        </w:rPr>
      </w:pPr>
    </w:p>
    <w:p w14:paraId="36BC7F65" w14:textId="77777777" w:rsidR="00D55467" w:rsidRPr="00D55467" w:rsidRDefault="00D55467" w:rsidP="00D55467">
      <w:pPr>
        <w:rPr>
          <w:lang w:bidi="th-TH"/>
        </w:rPr>
      </w:pPr>
    </w:p>
    <w:p w14:paraId="2540539A" w14:textId="77777777" w:rsidR="00D55467" w:rsidRPr="00D55467" w:rsidRDefault="00D55467" w:rsidP="00D55467">
      <w:pPr>
        <w:pStyle w:val="Heading7"/>
        <w:jc w:val="center"/>
        <w:rPr>
          <w:rFonts w:ascii="Candara" w:hAnsi="Candara"/>
          <w:b/>
          <w:bCs/>
          <w:i w:val="0"/>
          <w:iCs w:val="0"/>
          <w:spacing w:val="-3"/>
          <w:lang w:bidi="th-TH"/>
        </w:rPr>
      </w:pPr>
    </w:p>
    <w:p w14:paraId="4DA8492A" w14:textId="77777777" w:rsidR="00D55467" w:rsidRDefault="00D55467">
      <w:pPr>
        <w:spacing w:after="160" w:line="259" w:lineRule="auto"/>
        <w:rPr>
          <w:rFonts w:ascii="Candara" w:hAnsi="Candara"/>
          <w:b/>
          <w:sz w:val="24"/>
          <w:szCs w:val="24"/>
        </w:rPr>
      </w:pPr>
      <w:r>
        <w:rPr>
          <w:rFonts w:ascii="Candara" w:hAnsi="Candara"/>
          <w:b/>
          <w:sz w:val="24"/>
          <w:szCs w:val="24"/>
        </w:rPr>
        <w:br w:type="page"/>
      </w:r>
    </w:p>
    <w:p w14:paraId="79BADAD3" w14:textId="246FFFDA" w:rsidR="005F39FE" w:rsidRPr="007F6B7A" w:rsidRDefault="00216103" w:rsidP="00364AE6">
      <w:pPr>
        <w:pStyle w:val="ListParagraph"/>
        <w:numPr>
          <w:ilvl w:val="0"/>
          <w:numId w:val="15"/>
        </w:numPr>
        <w:spacing w:after="160" w:line="259" w:lineRule="auto"/>
        <w:ind w:left="720"/>
        <w:rPr>
          <w:rFonts w:ascii="Candara" w:hAnsi="Candara"/>
          <w:sz w:val="22"/>
          <w:szCs w:val="22"/>
        </w:rPr>
      </w:pPr>
      <w:r>
        <w:rPr>
          <w:rFonts w:ascii="Candara" w:hAnsi="Candara"/>
          <w:b/>
          <w:sz w:val="24"/>
          <w:szCs w:val="24"/>
        </w:rPr>
        <w:lastRenderedPageBreak/>
        <w:t xml:space="preserve">PART A: </w:t>
      </w:r>
      <w:r w:rsidR="00EA076A" w:rsidRPr="00EA076A">
        <w:rPr>
          <w:rFonts w:ascii="Candara" w:hAnsi="Candara"/>
          <w:b/>
          <w:sz w:val="24"/>
          <w:szCs w:val="24"/>
        </w:rPr>
        <w:t>ACCESS TO SITE (applicable when working at Site)</w:t>
      </w:r>
    </w:p>
    <w:p w14:paraId="1A6CA014" w14:textId="77777777" w:rsidR="00357610" w:rsidRDefault="00357610" w:rsidP="00364AE6">
      <w:pPr>
        <w:pStyle w:val="ListParagraph"/>
        <w:spacing w:before="120" w:line="276" w:lineRule="auto"/>
        <w:jc w:val="both"/>
        <w:rPr>
          <w:rFonts w:ascii="Candara" w:hAnsi="Candara"/>
          <w:sz w:val="22"/>
          <w:szCs w:val="22"/>
        </w:rPr>
      </w:pPr>
      <w:r w:rsidRPr="00357610">
        <w:rPr>
          <w:rFonts w:ascii="Candara" w:hAnsi="Candara"/>
          <w:sz w:val="22"/>
          <w:szCs w:val="22"/>
        </w:rPr>
        <w:t>CONTRACTOR to whom the WORK is awarded shall be given access to COMPANY Qalhat Complex or Head Office building only after completing and passing successfully the Site Safety Induction Programme and complying with the following requirements:</w:t>
      </w:r>
    </w:p>
    <w:p w14:paraId="23140009" w14:textId="77777777" w:rsidR="00FF6B96" w:rsidRDefault="00FF6B96" w:rsidP="00364AE6">
      <w:pPr>
        <w:pStyle w:val="ListParagraph"/>
        <w:numPr>
          <w:ilvl w:val="1"/>
          <w:numId w:val="14"/>
        </w:numPr>
        <w:spacing w:before="120" w:line="276" w:lineRule="auto"/>
        <w:ind w:left="720" w:hanging="720"/>
        <w:jc w:val="both"/>
        <w:rPr>
          <w:rFonts w:ascii="Candara" w:hAnsi="Candara"/>
          <w:sz w:val="22"/>
          <w:szCs w:val="22"/>
        </w:rPr>
      </w:pPr>
      <w:r w:rsidRPr="00FF6B96">
        <w:rPr>
          <w:rFonts w:ascii="Candara" w:hAnsi="Candara"/>
          <w:sz w:val="22"/>
          <w:szCs w:val="22"/>
        </w:rPr>
        <w:t>Access to the Site shall be via security at the Main Entrance Gate.</w:t>
      </w:r>
    </w:p>
    <w:p w14:paraId="7B1E4A25" w14:textId="77777777" w:rsidR="00243348" w:rsidRDefault="00243348" w:rsidP="00364AE6">
      <w:pPr>
        <w:pStyle w:val="ListParagraph"/>
        <w:numPr>
          <w:ilvl w:val="1"/>
          <w:numId w:val="14"/>
        </w:numPr>
        <w:spacing w:before="120" w:line="276" w:lineRule="auto"/>
        <w:ind w:left="720" w:hanging="720"/>
        <w:jc w:val="both"/>
        <w:rPr>
          <w:rFonts w:ascii="Candara" w:hAnsi="Candara"/>
          <w:sz w:val="22"/>
          <w:szCs w:val="22"/>
        </w:rPr>
      </w:pPr>
      <w:r w:rsidRPr="00243348">
        <w:rPr>
          <w:rFonts w:ascii="Candara" w:hAnsi="Candara"/>
          <w:sz w:val="22"/>
          <w:szCs w:val="22"/>
        </w:rPr>
        <w:t>CONTRACTOR shall submit to COMPANY the list of personnel to be assigned to the WORK. Each staff on the list shall be supported by the following documents.</w:t>
      </w:r>
    </w:p>
    <w:p w14:paraId="25685A81" w14:textId="41D1C83E" w:rsidR="0040157B" w:rsidRPr="0040157B" w:rsidRDefault="0040157B" w:rsidP="00364AE6">
      <w:pPr>
        <w:pStyle w:val="ListParagraph"/>
        <w:numPr>
          <w:ilvl w:val="2"/>
          <w:numId w:val="23"/>
        </w:numPr>
        <w:tabs>
          <w:tab w:val="left" w:pos="2700"/>
          <w:tab w:val="left" w:pos="3780"/>
        </w:tabs>
        <w:ind w:left="1620"/>
        <w:rPr>
          <w:rFonts w:ascii="Candara" w:hAnsi="Candara"/>
          <w:spacing w:val="-3"/>
          <w:sz w:val="22"/>
          <w:szCs w:val="22"/>
          <w:lang w:bidi="th-TH"/>
        </w:rPr>
      </w:pPr>
      <w:r w:rsidRPr="0040157B">
        <w:rPr>
          <w:rFonts w:ascii="Candara" w:hAnsi="Candara"/>
          <w:spacing w:val="-3"/>
          <w:sz w:val="22"/>
          <w:szCs w:val="22"/>
          <w:lang w:bidi="th-TH"/>
        </w:rPr>
        <w:t>Personnel CV with passport size photo</w:t>
      </w:r>
    </w:p>
    <w:p w14:paraId="2F64DC5C" w14:textId="6C219665" w:rsidR="0040157B" w:rsidRPr="0040157B" w:rsidRDefault="0040157B" w:rsidP="00364AE6">
      <w:pPr>
        <w:pStyle w:val="ListParagraph"/>
        <w:numPr>
          <w:ilvl w:val="2"/>
          <w:numId w:val="23"/>
        </w:numPr>
        <w:tabs>
          <w:tab w:val="left" w:pos="2700"/>
          <w:tab w:val="left" w:pos="3780"/>
        </w:tabs>
        <w:ind w:left="1620"/>
        <w:rPr>
          <w:rFonts w:ascii="Candara" w:hAnsi="Candara"/>
          <w:spacing w:val="-3"/>
          <w:sz w:val="22"/>
          <w:szCs w:val="22"/>
          <w:lang w:bidi="th-TH"/>
        </w:rPr>
      </w:pPr>
      <w:r w:rsidRPr="0040157B">
        <w:rPr>
          <w:rFonts w:ascii="Candara" w:hAnsi="Candara"/>
          <w:spacing w:val="-3"/>
          <w:sz w:val="22"/>
          <w:szCs w:val="22"/>
          <w:lang w:bidi="th-TH"/>
        </w:rPr>
        <w:t>CONTRACTOR Identification Card</w:t>
      </w:r>
    </w:p>
    <w:p w14:paraId="4B667290" w14:textId="5DE32FB3" w:rsidR="0040157B" w:rsidRPr="0040157B" w:rsidRDefault="0040157B" w:rsidP="00364AE6">
      <w:pPr>
        <w:pStyle w:val="ListParagraph"/>
        <w:numPr>
          <w:ilvl w:val="2"/>
          <w:numId w:val="23"/>
        </w:numPr>
        <w:tabs>
          <w:tab w:val="left" w:pos="2700"/>
          <w:tab w:val="left" w:pos="3780"/>
        </w:tabs>
        <w:ind w:left="1620"/>
        <w:rPr>
          <w:rFonts w:ascii="Candara" w:hAnsi="Candara"/>
          <w:spacing w:val="-3"/>
          <w:sz w:val="22"/>
          <w:szCs w:val="22"/>
          <w:lang w:bidi="th-TH"/>
        </w:rPr>
      </w:pPr>
      <w:r w:rsidRPr="0040157B">
        <w:rPr>
          <w:rFonts w:ascii="Candara" w:hAnsi="Candara"/>
          <w:spacing w:val="-3"/>
          <w:sz w:val="22"/>
          <w:szCs w:val="22"/>
          <w:lang w:bidi="th-TH"/>
        </w:rPr>
        <w:t>Photocopy of Labour Permit for Non-Omani Nationals.</w:t>
      </w:r>
    </w:p>
    <w:p w14:paraId="3445E08B" w14:textId="50A4D13C" w:rsidR="0040157B" w:rsidRPr="0040157B" w:rsidRDefault="0040157B" w:rsidP="00364AE6">
      <w:pPr>
        <w:pStyle w:val="ListParagraph"/>
        <w:numPr>
          <w:ilvl w:val="2"/>
          <w:numId w:val="23"/>
        </w:numPr>
        <w:tabs>
          <w:tab w:val="left" w:pos="2700"/>
          <w:tab w:val="left" w:pos="3780"/>
        </w:tabs>
        <w:ind w:left="1620"/>
        <w:rPr>
          <w:rFonts w:ascii="Candara" w:hAnsi="Candara"/>
          <w:spacing w:val="-3"/>
          <w:sz w:val="22"/>
          <w:szCs w:val="22"/>
          <w:lang w:bidi="th-TH"/>
        </w:rPr>
      </w:pPr>
      <w:r w:rsidRPr="0040157B">
        <w:rPr>
          <w:rFonts w:ascii="Candara" w:hAnsi="Candara"/>
          <w:spacing w:val="-3"/>
          <w:sz w:val="22"/>
          <w:szCs w:val="22"/>
          <w:lang w:bidi="th-TH"/>
        </w:rPr>
        <w:t>Photocopy of the Passport for Non-Omani Nationals.</w:t>
      </w:r>
    </w:p>
    <w:p w14:paraId="77C4135A" w14:textId="4B09A9E4" w:rsidR="0040157B" w:rsidRPr="0040157B" w:rsidRDefault="0040157B" w:rsidP="00364AE6">
      <w:pPr>
        <w:pStyle w:val="ListParagraph"/>
        <w:numPr>
          <w:ilvl w:val="2"/>
          <w:numId w:val="23"/>
        </w:numPr>
        <w:tabs>
          <w:tab w:val="left" w:pos="2700"/>
          <w:tab w:val="left" w:pos="3780"/>
        </w:tabs>
        <w:ind w:left="1620"/>
        <w:rPr>
          <w:rFonts w:ascii="Candara" w:hAnsi="Candara"/>
          <w:spacing w:val="-3"/>
          <w:sz w:val="22"/>
          <w:szCs w:val="22"/>
          <w:lang w:bidi="th-TH"/>
        </w:rPr>
      </w:pPr>
      <w:r w:rsidRPr="0040157B">
        <w:rPr>
          <w:rFonts w:ascii="Candara" w:hAnsi="Candara"/>
          <w:spacing w:val="-3"/>
          <w:sz w:val="22"/>
          <w:szCs w:val="22"/>
          <w:lang w:bidi="th-TH"/>
        </w:rPr>
        <w:t>Copy of recent Security Clearance Certificate for Omani Nationals issued by the Royal Oman Police.</w:t>
      </w:r>
    </w:p>
    <w:p w14:paraId="0A6B1239" w14:textId="3F2094DC" w:rsidR="00344DE5" w:rsidRPr="00344DE5" w:rsidRDefault="00344DE5" w:rsidP="00364AE6">
      <w:pPr>
        <w:pStyle w:val="ListParagraph"/>
        <w:numPr>
          <w:ilvl w:val="1"/>
          <w:numId w:val="14"/>
        </w:numPr>
        <w:spacing w:before="120" w:line="276" w:lineRule="auto"/>
        <w:ind w:left="720" w:hanging="720"/>
        <w:jc w:val="both"/>
        <w:rPr>
          <w:rFonts w:ascii="Candara" w:hAnsi="Candara"/>
          <w:sz w:val="22"/>
          <w:szCs w:val="22"/>
        </w:rPr>
      </w:pPr>
      <w:r w:rsidRPr="00344DE5">
        <w:rPr>
          <w:rFonts w:ascii="Candara" w:hAnsi="Candara"/>
          <w:sz w:val="22"/>
          <w:szCs w:val="22"/>
        </w:rPr>
        <w:t xml:space="preserve">CONTRACTOR ID shall be validated by COMPANY. COMPANY shall issue to each CONTRACTOR staff an electronic access card and return CONTRACTOR Identification Card. CONTRACTOR personnel entering the Site shall use the electronic access card and wear their ID and shall continue wearing it while inside COMPANY property. </w:t>
      </w:r>
    </w:p>
    <w:p w14:paraId="3F860554" w14:textId="749FCF72" w:rsidR="00344DE5" w:rsidRDefault="00344DE5" w:rsidP="00364AE6">
      <w:pPr>
        <w:pStyle w:val="ListParagraph"/>
        <w:numPr>
          <w:ilvl w:val="1"/>
          <w:numId w:val="14"/>
        </w:numPr>
        <w:spacing w:before="120" w:line="276" w:lineRule="auto"/>
        <w:ind w:left="720" w:hanging="720"/>
        <w:jc w:val="both"/>
        <w:rPr>
          <w:ins w:id="2" w:author="Al Riyami, Azza OLNG-SCC/12" w:date="2026-04-27T16:43:00Z" w16du:dateUtc="2026-04-27T12:43:00Z"/>
          <w:rFonts w:ascii="Candara" w:hAnsi="Candara"/>
          <w:sz w:val="22"/>
          <w:szCs w:val="22"/>
        </w:rPr>
      </w:pPr>
      <w:r>
        <w:rPr>
          <w:rFonts w:ascii="Candara" w:hAnsi="Candara"/>
          <w:sz w:val="22"/>
          <w:szCs w:val="22"/>
        </w:rPr>
        <w:t>I</w:t>
      </w:r>
      <w:r w:rsidRPr="00344DE5">
        <w:rPr>
          <w:rFonts w:ascii="Candara" w:hAnsi="Candara"/>
          <w:sz w:val="22"/>
          <w:szCs w:val="22"/>
        </w:rPr>
        <w:t xml:space="preserve">n the event of loss, or non-return of Identification Card upon completion of a contract, COMPANY shall charge CONTRACTOR the amount of RO 5/- (Rials Omani Five only), per lost or non-returned card.  The CONTRACTOR must notify the COMPANY security department immediately in the event of </w:t>
      </w:r>
      <w:del w:id="3" w:author="Al Riyami, Azza OLNG-SCC/12" w:date="2026-04-26T14:29:00Z" w16du:dateUtc="2026-04-26T10:29:00Z">
        <w:r w:rsidRPr="00344DE5" w:rsidDel="00E40ADF">
          <w:rPr>
            <w:rFonts w:ascii="Candara" w:hAnsi="Candara"/>
            <w:sz w:val="22"/>
            <w:szCs w:val="22"/>
          </w:rPr>
          <w:delText>lost</w:delText>
        </w:r>
      </w:del>
      <w:ins w:id="4" w:author="Al Riyami, Azza OLNG-SCC/12" w:date="2026-04-26T14:29:00Z" w16du:dateUtc="2026-04-26T10:29:00Z">
        <w:r w:rsidR="00E40ADF" w:rsidRPr="00344DE5">
          <w:rPr>
            <w:rFonts w:ascii="Candara" w:hAnsi="Candara"/>
            <w:sz w:val="22"/>
            <w:szCs w:val="22"/>
          </w:rPr>
          <w:t>loss</w:t>
        </w:r>
      </w:ins>
      <w:r w:rsidRPr="00344DE5">
        <w:rPr>
          <w:rFonts w:ascii="Candara" w:hAnsi="Candara"/>
          <w:sz w:val="22"/>
          <w:szCs w:val="22"/>
        </w:rPr>
        <w:t xml:space="preserve"> of the Gate Pass. </w:t>
      </w:r>
    </w:p>
    <w:p w14:paraId="3A1F245C" w14:textId="0A1E9225" w:rsidR="00A132F2" w:rsidRPr="00344DE5" w:rsidRDefault="00F9078E" w:rsidP="00364AE6">
      <w:pPr>
        <w:pStyle w:val="ListParagraph"/>
        <w:numPr>
          <w:ilvl w:val="1"/>
          <w:numId w:val="14"/>
        </w:numPr>
        <w:spacing w:before="120" w:line="276" w:lineRule="auto"/>
        <w:ind w:left="720" w:hanging="720"/>
        <w:jc w:val="both"/>
        <w:rPr>
          <w:rFonts w:ascii="Candara" w:hAnsi="Candara"/>
          <w:sz w:val="22"/>
          <w:szCs w:val="22"/>
        </w:rPr>
      </w:pPr>
      <w:ins w:id="5" w:author="Al Riyami, Azza OLNG-SCC/12" w:date="2026-04-27T16:44:00Z" w16du:dateUtc="2026-04-27T12:44:00Z">
        <w:r w:rsidRPr="00F9078E">
          <w:rPr>
            <w:rFonts w:ascii="Candara" w:hAnsi="Candara"/>
            <w:sz w:val="22"/>
            <w:szCs w:val="22"/>
          </w:rPr>
          <w:t>Upon completion of a CONTRACTOR staff member's assignment to the WORK, or in the event of termination of employment or removal from the WORK for any reason, CONTRACTOR shall immediately notify COMPANY Security Department and surrender the electronic access card and CONTRACTOR Identification Card of the departing staff member. CONTRACTOR shall ensure all access cards are returned to COMPANY within twenty-four (24) hours of the staff member's departure from the WORK.</w:t>
        </w:r>
      </w:ins>
    </w:p>
    <w:p w14:paraId="4633B99F" w14:textId="67DA8BAC" w:rsidR="00344DE5" w:rsidRPr="00344DE5" w:rsidRDefault="00344DE5" w:rsidP="00364AE6">
      <w:pPr>
        <w:pStyle w:val="ListParagraph"/>
        <w:numPr>
          <w:ilvl w:val="1"/>
          <w:numId w:val="14"/>
        </w:numPr>
        <w:spacing w:before="120" w:line="276" w:lineRule="auto"/>
        <w:ind w:left="720" w:hanging="720"/>
        <w:jc w:val="both"/>
        <w:rPr>
          <w:rFonts w:ascii="Candara" w:hAnsi="Candara"/>
          <w:sz w:val="22"/>
          <w:szCs w:val="22"/>
        </w:rPr>
      </w:pPr>
      <w:r w:rsidRPr="00344DE5">
        <w:rPr>
          <w:rFonts w:ascii="Candara" w:hAnsi="Candara"/>
          <w:sz w:val="22"/>
          <w:szCs w:val="22"/>
        </w:rPr>
        <w:t xml:space="preserve">COMPANY shall perform security and safety checks to staff entering and leaving the site. COMPANY security shall have the right to detain and search staff entering or leaving COMPANY premises during random security checks. COMPANY reserves the right to prevent CONTRACTOR staff access to the site for failure to comply strictly with the requirements of site safety regulations, safe working procedures, and Health, Safety, and </w:t>
      </w:r>
      <w:del w:id="6" w:author="Al Riyami, Azza OLNG-SCC/12" w:date="2026-04-26T13:28:00Z" w16du:dateUtc="2026-04-26T09:28:00Z">
        <w:r w:rsidRPr="00344DE5" w:rsidDel="007E3258">
          <w:rPr>
            <w:rFonts w:ascii="Candara" w:hAnsi="Candara"/>
            <w:sz w:val="22"/>
            <w:szCs w:val="22"/>
          </w:rPr>
          <w:delText>Scurity</w:delText>
        </w:r>
      </w:del>
      <w:ins w:id="7" w:author="Al Riyami, Azza OLNG-SCC/12" w:date="2026-04-26T13:28:00Z" w16du:dateUtc="2026-04-26T09:28:00Z">
        <w:r w:rsidR="007E3258" w:rsidRPr="00344DE5">
          <w:rPr>
            <w:rFonts w:ascii="Candara" w:hAnsi="Candara"/>
            <w:sz w:val="22"/>
            <w:szCs w:val="22"/>
          </w:rPr>
          <w:t>Security</w:t>
        </w:r>
      </w:ins>
      <w:r w:rsidRPr="00344DE5">
        <w:rPr>
          <w:rFonts w:ascii="Candara" w:hAnsi="Candara"/>
          <w:sz w:val="22"/>
          <w:szCs w:val="22"/>
        </w:rPr>
        <w:t xml:space="preserve"> instructions as may be issued from time to time by COMPANY to CONTRACTOR.</w:t>
      </w:r>
    </w:p>
    <w:p w14:paraId="3BB27E02" w14:textId="5423EF1C" w:rsidR="00344DE5" w:rsidRPr="00344DE5" w:rsidRDefault="00344DE5" w:rsidP="00364AE6">
      <w:pPr>
        <w:pStyle w:val="ListParagraph"/>
        <w:numPr>
          <w:ilvl w:val="1"/>
          <w:numId w:val="14"/>
        </w:numPr>
        <w:spacing w:before="120" w:line="276" w:lineRule="auto"/>
        <w:ind w:left="720" w:hanging="720"/>
        <w:jc w:val="both"/>
        <w:rPr>
          <w:rFonts w:ascii="Candara" w:hAnsi="Candara"/>
          <w:sz w:val="22"/>
          <w:szCs w:val="22"/>
        </w:rPr>
      </w:pPr>
      <w:r w:rsidRPr="00344DE5">
        <w:rPr>
          <w:rFonts w:ascii="Candara" w:hAnsi="Candara"/>
          <w:sz w:val="22"/>
          <w:szCs w:val="22"/>
        </w:rPr>
        <w:t xml:space="preserve">CONTRACTOR bringing their service vehicles shall apply for a permit to be allowed entry and use within the Site. COMPANY Engineering Department shall inspect the vehicle’s mechanical </w:t>
      </w:r>
      <w:r w:rsidR="007E3258" w:rsidRPr="00344DE5">
        <w:rPr>
          <w:rFonts w:ascii="Candara" w:hAnsi="Candara"/>
          <w:sz w:val="22"/>
          <w:szCs w:val="22"/>
        </w:rPr>
        <w:t>condition,</w:t>
      </w:r>
      <w:r w:rsidRPr="00344DE5">
        <w:rPr>
          <w:rFonts w:ascii="Candara" w:hAnsi="Candara"/>
          <w:sz w:val="22"/>
          <w:szCs w:val="22"/>
        </w:rPr>
        <w:t xml:space="preserve"> and a vehicle pass shall be issued upon the approval of application.</w:t>
      </w:r>
    </w:p>
    <w:p w14:paraId="4998F57B" w14:textId="2A5A717A" w:rsidR="00344DE5" w:rsidRPr="00344DE5" w:rsidRDefault="00344DE5" w:rsidP="00364AE6">
      <w:pPr>
        <w:pStyle w:val="ListParagraph"/>
        <w:numPr>
          <w:ilvl w:val="1"/>
          <w:numId w:val="14"/>
        </w:numPr>
        <w:spacing w:before="120" w:line="276" w:lineRule="auto"/>
        <w:ind w:left="720" w:hanging="720"/>
        <w:jc w:val="both"/>
        <w:rPr>
          <w:rFonts w:ascii="Candara" w:hAnsi="Candara"/>
          <w:sz w:val="22"/>
          <w:szCs w:val="22"/>
        </w:rPr>
      </w:pPr>
      <w:r w:rsidRPr="00344DE5">
        <w:rPr>
          <w:rFonts w:ascii="Candara" w:hAnsi="Candara"/>
          <w:sz w:val="22"/>
          <w:szCs w:val="22"/>
        </w:rPr>
        <w:t xml:space="preserve">All application forms for the </w:t>
      </w:r>
      <w:r w:rsidR="007E3258" w:rsidRPr="00344DE5">
        <w:rPr>
          <w:rFonts w:ascii="Candara" w:hAnsi="Candara"/>
          <w:sz w:val="22"/>
          <w:szCs w:val="22"/>
        </w:rPr>
        <w:t>above-mentioned</w:t>
      </w:r>
      <w:r w:rsidRPr="00344DE5">
        <w:rPr>
          <w:rFonts w:ascii="Candara" w:hAnsi="Candara"/>
          <w:sz w:val="22"/>
          <w:szCs w:val="22"/>
        </w:rPr>
        <w:t xml:space="preserve"> requirements shall be secured from COMPANY Security Department</w:t>
      </w:r>
      <w:del w:id="8" w:author="Al Riyami, Azza OLNG-SCC/12" w:date="2026-04-26T14:40:00Z" w16du:dateUtc="2026-04-26T10:40:00Z">
        <w:r w:rsidRPr="00344DE5" w:rsidDel="00A75700">
          <w:rPr>
            <w:rFonts w:ascii="Candara" w:hAnsi="Candara"/>
            <w:sz w:val="22"/>
            <w:szCs w:val="22"/>
          </w:rPr>
          <w:delText xml:space="preserve"> (CSA)</w:delText>
        </w:r>
      </w:del>
      <w:r w:rsidRPr="00344DE5">
        <w:rPr>
          <w:rFonts w:ascii="Candara" w:hAnsi="Candara"/>
          <w:sz w:val="22"/>
          <w:szCs w:val="22"/>
        </w:rPr>
        <w:t>.</w:t>
      </w:r>
    </w:p>
    <w:p w14:paraId="38D34A7B" w14:textId="77777777" w:rsidR="0083376D" w:rsidRPr="007C35C1" w:rsidRDefault="0083376D" w:rsidP="007C35C1">
      <w:pPr>
        <w:spacing w:before="120" w:line="276" w:lineRule="auto"/>
        <w:jc w:val="both"/>
        <w:rPr>
          <w:rFonts w:ascii="Candara" w:hAnsi="Candara"/>
          <w:sz w:val="22"/>
          <w:szCs w:val="22"/>
        </w:rPr>
      </w:pPr>
    </w:p>
    <w:p w14:paraId="7D1FE4E9" w14:textId="77777777" w:rsidR="00344DE5" w:rsidRDefault="00344DE5">
      <w:pPr>
        <w:spacing w:after="160" w:line="259" w:lineRule="auto"/>
        <w:rPr>
          <w:rFonts w:ascii="Candara" w:hAnsi="Candara"/>
          <w:b/>
          <w:sz w:val="24"/>
          <w:szCs w:val="24"/>
        </w:rPr>
      </w:pPr>
      <w:r>
        <w:rPr>
          <w:rFonts w:ascii="Candara" w:hAnsi="Candara"/>
          <w:b/>
          <w:sz w:val="24"/>
          <w:szCs w:val="24"/>
        </w:rPr>
        <w:br w:type="page"/>
      </w:r>
    </w:p>
    <w:p w14:paraId="42FC934F" w14:textId="30BC2425" w:rsidR="00BA578B" w:rsidRPr="00BA578B" w:rsidRDefault="007E3258" w:rsidP="00364AE6">
      <w:pPr>
        <w:pStyle w:val="ListParagraph"/>
        <w:numPr>
          <w:ilvl w:val="0"/>
          <w:numId w:val="15"/>
        </w:numPr>
        <w:spacing w:after="160" w:line="259" w:lineRule="auto"/>
        <w:ind w:left="720"/>
        <w:rPr>
          <w:rFonts w:ascii="Candara" w:hAnsi="Candara"/>
          <w:b/>
          <w:sz w:val="24"/>
          <w:szCs w:val="24"/>
        </w:rPr>
      </w:pPr>
      <w:r>
        <w:rPr>
          <w:rFonts w:ascii="Candara" w:hAnsi="Candara"/>
          <w:b/>
          <w:sz w:val="24"/>
          <w:szCs w:val="24"/>
        </w:rPr>
        <w:lastRenderedPageBreak/>
        <w:t xml:space="preserve">PART B: </w:t>
      </w:r>
      <w:r w:rsidRPr="007E3258">
        <w:rPr>
          <w:rFonts w:ascii="Candara" w:hAnsi="Candara"/>
          <w:b/>
          <w:sz w:val="24"/>
          <w:szCs w:val="24"/>
        </w:rPr>
        <w:t xml:space="preserve">ADMINISTRATION </w:t>
      </w:r>
    </w:p>
    <w:p w14:paraId="6EAC1271" w14:textId="77777777" w:rsidR="00BA578B" w:rsidRPr="00D2066C" w:rsidRDefault="00BA578B" w:rsidP="00BA578B">
      <w:pPr>
        <w:pStyle w:val="ListParagraph"/>
        <w:numPr>
          <w:ilvl w:val="0"/>
          <w:numId w:val="19"/>
        </w:numPr>
        <w:spacing w:line="276" w:lineRule="auto"/>
        <w:jc w:val="both"/>
        <w:rPr>
          <w:rFonts w:ascii="Candara" w:hAnsi="Candara"/>
          <w:noProof/>
          <w:vanish/>
          <w:sz w:val="22"/>
          <w:szCs w:val="22"/>
        </w:rPr>
      </w:pPr>
    </w:p>
    <w:p w14:paraId="5A4C6399"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3F95C9CF"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706BF33F"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785FAB0C"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0931F29C"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5C34F8E7" w14:textId="77777777" w:rsidR="00BA578B" w:rsidRPr="00D2066C" w:rsidRDefault="00BA578B" w:rsidP="00BA578B">
      <w:pPr>
        <w:pStyle w:val="ListParagraph"/>
        <w:numPr>
          <w:ilvl w:val="1"/>
          <w:numId w:val="19"/>
        </w:numPr>
        <w:spacing w:line="276" w:lineRule="auto"/>
        <w:jc w:val="both"/>
        <w:rPr>
          <w:rFonts w:ascii="Candara" w:hAnsi="Candara"/>
          <w:noProof/>
          <w:vanish/>
          <w:sz w:val="22"/>
          <w:szCs w:val="22"/>
        </w:rPr>
      </w:pPr>
    </w:p>
    <w:p w14:paraId="6A821362" w14:textId="77777777" w:rsidR="00FA73C8" w:rsidRDefault="00FA73C8" w:rsidP="00364AE6">
      <w:pPr>
        <w:pStyle w:val="ListParagraph"/>
        <w:spacing w:before="120" w:line="276" w:lineRule="auto"/>
        <w:jc w:val="both"/>
        <w:rPr>
          <w:rFonts w:ascii="Candara" w:hAnsi="Candara"/>
          <w:sz w:val="22"/>
          <w:szCs w:val="22"/>
        </w:rPr>
      </w:pPr>
      <w:r w:rsidRPr="00FA73C8">
        <w:rPr>
          <w:rFonts w:ascii="Candara" w:hAnsi="Candara"/>
          <w:sz w:val="22"/>
          <w:szCs w:val="22"/>
        </w:rPr>
        <w:t>It is the intention of this Section to advise CONTRACTOR of the required method of CONTRACT implementation with respect to administration functions. All costs for the fulfilment of the requirements of this Section shall be included in CONTRACT PRICE.</w:t>
      </w:r>
    </w:p>
    <w:p w14:paraId="289607B7" w14:textId="77777777" w:rsidR="005950B0" w:rsidRPr="005950B0" w:rsidRDefault="005950B0" w:rsidP="005950B0">
      <w:pPr>
        <w:pStyle w:val="ListParagraph"/>
        <w:numPr>
          <w:ilvl w:val="0"/>
          <w:numId w:val="14"/>
        </w:numPr>
        <w:spacing w:before="120" w:line="276" w:lineRule="auto"/>
        <w:jc w:val="both"/>
        <w:rPr>
          <w:rFonts w:ascii="Candara" w:hAnsi="Candara"/>
          <w:b/>
          <w:bCs/>
          <w:vanish/>
          <w:sz w:val="22"/>
          <w:szCs w:val="22"/>
        </w:rPr>
      </w:pPr>
    </w:p>
    <w:p w14:paraId="54444FC4" w14:textId="4A11BD70" w:rsidR="00C224E9" w:rsidRPr="00364AE6" w:rsidRDefault="00BE669F" w:rsidP="00252AD0">
      <w:pPr>
        <w:pStyle w:val="ListParagraph"/>
        <w:numPr>
          <w:ilvl w:val="1"/>
          <w:numId w:val="14"/>
        </w:numPr>
        <w:spacing w:before="120" w:after="120" w:line="276" w:lineRule="auto"/>
        <w:ind w:left="720" w:hanging="720"/>
        <w:jc w:val="both"/>
        <w:rPr>
          <w:rFonts w:ascii="Candara" w:hAnsi="Candara"/>
          <w:b/>
          <w:bCs/>
          <w:sz w:val="22"/>
          <w:szCs w:val="22"/>
        </w:rPr>
      </w:pPr>
      <w:r w:rsidRPr="00BE669F">
        <w:rPr>
          <w:rFonts w:ascii="Candara" w:hAnsi="Candara"/>
          <w:b/>
          <w:bCs/>
          <w:sz w:val="22"/>
          <w:szCs w:val="22"/>
        </w:rPr>
        <w:t xml:space="preserve">Parties Concerned and Addresses  </w:t>
      </w:r>
    </w:p>
    <w:p w14:paraId="0D8E8A80" w14:textId="77777777" w:rsidR="005950B0" w:rsidRPr="005950B0" w:rsidRDefault="005950B0" w:rsidP="005950B0">
      <w:pPr>
        <w:pStyle w:val="ListParagraph"/>
        <w:numPr>
          <w:ilvl w:val="0"/>
          <w:numId w:val="18"/>
        </w:numPr>
        <w:tabs>
          <w:tab w:val="left" w:pos="630"/>
        </w:tabs>
        <w:spacing w:line="276" w:lineRule="auto"/>
        <w:jc w:val="both"/>
        <w:rPr>
          <w:rFonts w:ascii="Candara" w:hAnsi="Candara"/>
          <w:noProof/>
          <w:vanish/>
          <w:sz w:val="22"/>
          <w:szCs w:val="22"/>
        </w:rPr>
      </w:pPr>
    </w:p>
    <w:p w14:paraId="09638F33" w14:textId="77777777" w:rsidR="005950B0" w:rsidRPr="005950B0" w:rsidRDefault="005950B0" w:rsidP="005950B0">
      <w:pPr>
        <w:pStyle w:val="ListParagraph"/>
        <w:numPr>
          <w:ilvl w:val="0"/>
          <w:numId w:val="18"/>
        </w:numPr>
        <w:tabs>
          <w:tab w:val="left" w:pos="630"/>
        </w:tabs>
        <w:spacing w:line="276" w:lineRule="auto"/>
        <w:jc w:val="both"/>
        <w:rPr>
          <w:rFonts w:ascii="Candara" w:hAnsi="Candara"/>
          <w:noProof/>
          <w:vanish/>
          <w:sz w:val="22"/>
          <w:szCs w:val="22"/>
        </w:rPr>
      </w:pPr>
    </w:p>
    <w:p w14:paraId="09DA1909" w14:textId="77777777" w:rsidR="005950B0" w:rsidRPr="005950B0" w:rsidRDefault="005950B0" w:rsidP="005950B0">
      <w:pPr>
        <w:pStyle w:val="ListParagraph"/>
        <w:numPr>
          <w:ilvl w:val="1"/>
          <w:numId w:val="18"/>
        </w:numPr>
        <w:tabs>
          <w:tab w:val="left" w:pos="630"/>
        </w:tabs>
        <w:spacing w:line="276" w:lineRule="auto"/>
        <w:jc w:val="both"/>
        <w:rPr>
          <w:rFonts w:ascii="Candara" w:hAnsi="Candara"/>
          <w:noProof/>
          <w:vanish/>
          <w:sz w:val="22"/>
          <w:szCs w:val="22"/>
        </w:rPr>
      </w:pPr>
    </w:p>
    <w:p w14:paraId="6E119A94" w14:textId="4B795C63" w:rsidR="00BE669F" w:rsidRPr="00C224E9" w:rsidRDefault="00BE669F" w:rsidP="00364AE6">
      <w:pPr>
        <w:pStyle w:val="CommentText"/>
        <w:numPr>
          <w:ilvl w:val="2"/>
          <w:numId w:val="18"/>
        </w:numPr>
        <w:tabs>
          <w:tab w:val="left" w:pos="2880"/>
        </w:tabs>
        <w:spacing w:before="160" w:after="160" w:line="276" w:lineRule="auto"/>
        <w:jc w:val="both"/>
        <w:rPr>
          <w:rFonts w:ascii="Candara" w:hAnsi="Candara"/>
          <w:b/>
          <w:bCs/>
          <w:noProof/>
          <w:sz w:val="22"/>
          <w:szCs w:val="22"/>
        </w:rPr>
      </w:pPr>
      <w:r w:rsidRPr="00C224E9">
        <w:rPr>
          <w:rFonts w:ascii="Candara" w:hAnsi="Candara"/>
          <w:b/>
          <w:bCs/>
          <w:noProof/>
          <w:sz w:val="22"/>
          <w:szCs w:val="22"/>
        </w:rPr>
        <w:t>COMPANY:</w:t>
      </w:r>
    </w:p>
    <w:tbl>
      <w:tblPr>
        <w:tblW w:w="0" w:type="auto"/>
        <w:tblInd w:w="7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891"/>
        <w:gridCol w:w="4572"/>
      </w:tblGrid>
      <w:tr w:rsidR="005950B0" w:rsidRPr="00BE669F" w14:paraId="09049C3C" w14:textId="77777777" w:rsidTr="00364AE6">
        <w:tc>
          <w:tcPr>
            <w:tcW w:w="3891" w:type="dxa"/>
            <w:vMerge w:val="restart"/>
          </w:tcPr>
          <w:p w14:paraId="34640359" w14:textId="77777777" w:rsidR="005950B0" w:rsidRPr="00BE669F" w:rsidRDefault="005950B0"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Mailing Address:</w:t>
            </w:r>
          </w:p>
        </w:tc>
        <w:tc>
          <w:tcPr>
            <w:tcW w:w="4572" w:type="dxa"/>
          </w:tcPr>
          <w:p w14:paraId="7BE1303D" w14:textId="77777777" w:rsidR="005950B0" w:rsidRPr="00BE669F" w:rsidRDefault="005950B0" w:rsidP="00184614">
            <w:pPr>
              <w:pStyle w:val="Heading4"/>
              <w:tabs>
                <w:tab w:val="left" w:pos="567"/>
              </w:tabs>
              <w:rPr>
                <w:rFonts w:ascii="Candara" w:hAnsi="Candara"/>
                <w:b/>
                <w:bCs/>
                <w:i w:val="0"/>
                <w:iCs w:val="0"/>
                <w:color w:val="auto"/>
                <w:sz w:val="22"/>
                <w:szCs w:val="22"/>
                <w:lang w:bidi="th-TH"/>
              </w:rPr>
            </w:pPr>
            <w:r w:rsidRPr="00BE669F">
              <w:rPr>
                <w:rFonts w:ascii="Candara" w:hAnsi="Candara"/>
                <w:b/>
                <w:bCs/>
                <w:i w:val="0"/>
                <w:iCs w:val="0"/>
                <w:color w:val="auto"/>
                <w:sz w:val="22"/>
                <w:szCs w:val="22"/>
                <w:lang w:bidi="th-TH"/>
              </w:rPr>
              <w:t>OMAN LNG L.L.C.,</w:t>
            </w:r>
          </w:p>
        </w:tc>
      </w:tr>
      <w:tr w:rsidR="005950B0" w:rsidRPr="00BE669F" w14:paraId="1620AEB6" w14:textId="77777777" w:rsidTr="00364AE6">
        <w:tc>
          <w:tcPr>
            <w:tcW w:w="3891" w:type="dxa"/>
            <w:vMerge/>
          </w:tcPr>
          <w:p w14:paraId="10EA57E2" w14:textId="77777777" w:rsidR="005950B0" w:rsidRPr="00BE669F" w:rsidRDefault="005950B0" w:rsidP="00184614">
            <w:pPr>
              <w:pStyle w:val="Heading4"/>
              <w:tabs>
                <w:tab w:val="left" w:pos="567"/>
              </w:tabs>
              <w:rPr>
                <w:rFonts w:ascii="Candara" w:hAnsi="Candara"/>
                <w:i w:val="0"/>
                <w:iCs w:val="0"/>
                <w:color w:val="auto"/>
                <w:sz w:val="22"/>
                <w:szCs w:val="22"/>
                <w:lang w:bidi="th-TH"/>
              </w:rPr>
            </w:pPr>
          </w:p>
        </w:tc>
        <w:tc>
          <w:tcPr>
            <w:tcW w:w="4572" w:type="dxa"/>
          </w:tcPr>
          <w:p w14:paraId="093A216B" w14:textId="77777777" w:rsidR="005950B0" w:rsidRPr="00BE669F" w:rsidRDefault="005950B0"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P.O. Box 888, Sur - 411, Sultanate of Oman</w:t>
            </w:r>
          </w:p>
        </w:tc>
      </w:tr>
      <w:tr w:rsidR="005950B0" w:rsidRPr="00BE669F" w14:paraId="71A4E59E" w14:textId="77777777" w:rsidTr="00364AE6">
        <w:tc>
          <w:tcPr>
            <w:tcW w:w="3891" w:type="dxa"/>
            <w:vMerge/>
          </w:tcPr>
          <w:p w14:paraId="7EDB2F5D" w14:textId="77777777" w:rsidR="005950B0" w:rsidRPr="00BE669F" w:rsidRDefault="005950B0" w:rsidP="00184614">
            <w:pPr>
              <w:pStyle w:val="Heading4"/>
              <w:tabs>
                <w:tab w:val="left" w:pos="567"/>
              </w:tabs>
              <w:rPr>
                <w:rFonts w:ascii="Candara" w:hAnsi="Candara"/>
                <w:i w:val="0"/>
                <w:iCs w:val="0"/>
                <w:color w:val="auto"/>
                <w:sz w:val="22"/>
                <w:szCs w:val="22"/>
                <w:lang w:bidi="th-TH"/>
              </w:rPr>
            </w:pPr>
          </w:p>
        </w:tc>
        <w:tc>
          <w:tcPr>
            <w:tcW w:w="4572" w:type="dxa"/>
          </w:tcPr>
          <w:p w14:paraId="39B50C47" w14:textId="77777777" w:rsidR="005950B0" w:rsidRPr="00BE669F" w:rsidRDefault="005950B0"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Attention:  (See “Addressee” listed below)</w:t>
            </w:r>
          </w:p>
        </w:tc>
      </w:tr>
      <w:tr w:rsidR="00BE669F" w:rsidRPr="00BE669F" w14:paraId="60A9EBF2" w14:textId="77777777" w:rsidTr="00364AE6">
        <w:tc>
          <w:tcPr>
            <w:tcW w:w="3891" w:type="dxa"/>
          </w:tcPr>
          <w:p w14:paraId="5E09D8D4" w14:textId="77777777" w:rsidR="00BE669F" w:rsidRPr="00BE669F" w:rsidRDefault="00BE669F"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Telephone Number:</w:t>
            </w:r>
          </w:p>
        </w:tc>
        <w:tc>
          <w:tcPr>
            <w:tcW w:w="4572" w:type="dxa"/>
          </w:tcPr>
          <w:p w14:paraId="3AD035BA" w14:textId="77777777" w:rsidR="00BE669F" w:rsidRPr="00BE669F" w:rsidRDefault="00BE669F"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+968 25547777 (Site Exchange)</w:t>
            </w:r>
          </w:p>
        </w:tc>
      </w:tr>
      <w:tr w:rsidR="00BE669F" w:rsidRPr="00BE669F" w:rsidDel="00C94978" w14:paraId="5923B084" w14:textId="0717869F" w:rsidTr="00364AE6">
        <w:trPr>
          <w:del w:id="9" w:author="Al Riyami, Azza OLNG-SCC/12" w:date="2026-04-27T16:46:00Z"/>
        </w:trPr>
        <w:tc>
          <w:tcPr>
            <w:tcW w:w="3891" w:type="dxa"/>
            <w:tcBorders>
              <w:bottom w:val="single" w:sz="2" w:space="0" w:color="auto"/>
            </w:tcBorders>
          </w:tcPr>
          <w:p w14:paraId="71CD98C6" w14:textId="246727FB" w:rsidR="00BE669F" w:rsidRPr="00BE669F" w:rsidDel="00C94978" w:rsidRDefault="00BE669F" w:rsidP="00184614">
            <w:pPr>
              <w:pStyle w:val="Heading4"/>
              <w:tabs>
                <w:tab w:val="left" w:pos="567"/>
              </w:tabs>
              <w:rPr>
                <w:del w:id="10" w:author="Al Riyami, Azza OLNG-SCC/12" w:date="2026-04-27T16:46:00Z" w16du:dateUtc="2026-04-27T12:46:00Z"/>
                <w:rFonts w:ascii="Candara" w:hAnsi="Candara"/>
                <w:i w:val="0"/>
                <w:iCs w:val="0"/>
                <w:color w:val="auto"/>
                <w:sz w:val="22"/>
                <w:szCs w:val="22"/>
                <w:lang w:bidi="th-TH"/>
              </w:rPr>
            </w:pPr>
            <w:del w:id="11" w:author="Al Riyami, Azza OLNG-SCC/12" w:date="2026-04-27T16:46:00Z" w16du:dateUtc="2026-04-27T12:46:00Z">
              <w:r w:rsidRPr="00BE669F" w:rsidDel="00C94978">
                <w:rPr>
                  <w:rFonts w:ascii="Candara" w:hAnsi="Candara"/>
                  <w:i w:val="0"/>
                  <w:iCs w:val="0"/>
                  <w:color w:val="auto"/>
                  <w:sz w:val="22"/>
                  <w:szCs w:val="22"/>
                  <w:lang w:bidi="th-TH"/>
                </w:rPr>
                <w:delText>Fax Number</w:delText>
              </w:r>
            </w:del>
          </w:p>
        </w:tc>
        <w:tc>
          <w:tcPr>
            <w:tcW w:w="4572" w:type="dxa"/>
            <w:tcBorders>
              <w:bottom w:val="single" w:sz="2" w:space="0" w:color="auto"/>
            </w:tcBorders>
          </w:tcPr>
          <w:p w14:paraId="776AD96A" w14:textId="4BD36005" w:rsidR="00BE669F" w:rsidRPr="00BE669F" w:rsidDel="00C94978" w:rsidRDefault="00BE669F" w:rsidP="00184614">
            <w:pPr>
              <w:pStyle w:val="Heading4"/>
              <w:tabs>
                <w:tab w:val="left" w:pos="567"/>
              </w:tabs>
              <w:rPr>
                <w:del w:id="12" w:author="Al Riyami, Azza OLNG-SCC/12" w:date="2026-04-27T16:46:00Z" w16du:dateUtc="2026-04-27T12:46:00Z"/>
                <w:rFonts w:ascii="Candara" w:hAnsi="Candara"/>
                <w:i w:val="0"/>
                <w:iCs w:val="0"/>
                <w:color w:val="auto"/>
                <w:sz w:val="22"/>
                <w:szCs w:val="22"/>
                <w:lang w:bidi="th-TH"/>
              </w:rPr>
            </w:pPr>
            <w:del w:id="13" w:author="Al Riyami, Azza OLNG-SCC/12" w:date="2026-04-27T16:46:00Z" w16du:dateUtc="2026-04-27T12:46:00Z">
              <w:r w:rsidRPr="00BE669F" w:rsidDel="00C94978">
                <w:rPr>
                  <w:rFonts w:ascii="Candara" w:hAnsi="Candara"/>
                  <w:i w:val="0"/>
                  <w:iCs w:val="0"/>
                  <w:color w:val="auto"/>
                  <w:sz w:val="22"/>
                  <w:szCs w:val="22"/>
                  <w:lang w:bidi="th-TH"/>
                </w:rPr>
                <w:delText>+968 25547700</w:delText>
              </w:r>
            </w:del>
          </w:p>
        </w:tc>
      </w:tr>
      <w:tr w:rsidR="00BE669F" w:rsidRPr="00BE669F" w14:paraId="20105895" w14:textId="77777777" w:rsidTr="00364AE6">
        <w:tc>
          <w:tcPr>
            <w:tcW w:w="3891" w:type="dxa"/>
            <w:tcBorders>
              <w:left w:val="nil"/>
              <w:right w:val="nil"/>
            </w:tcBorders>
          </w:tcPr>
          <w:p w14:paraId="49379F47" w14:textId="77777777" w:rsidR="00BE669F" w:rsidRPr="00BE669F" w:rsidRDefault="00BE669F" w:rsidP="00184614">
            <w:pPr>
              <w:pStyle w:val="Heading4"/>
              <w:tabs>
                <w:tab w:val="left" w:pos="567"/>
              </w:tabs>
              <w:jc w:val="center"/>
              <w:rPr>
                <w:rFonts w:ascii="Candara" w:hAnsi="Candara"/>
                <w:b/>
                <w:bCs/>
                <w:i w:val="0"/>
                <w:iCs w:val="0"/>
                <w:color w:val="auto"/>
                <w:sz w:val="22"/>
                <w:szCs w:val="22"/>
                <w:lang w:bidi="th-TH"/>
              </w:rPr>
            </w:pPr>
          </w:p>
        </w:tc>
        <w:tc>
          <w:tcPr>
            <w:tcW w:w="4572" w:type="dxa"/>
            <w:tcBorders>
              <w:left w:val="nil"/>
              <w:right w:val="nil"/>
            </w:tcBorders>
          </w:tcPr>
          <w:p w14:paraId="75E65323" w14:textId="77777777" w:rsidR="00BE669F" w:rsidRPr="00BE669F" w:rsidRDefault="00BE669F" w:rsidP="00184614">
            <w:pPr>
              <w:pStyle w:val="Heading4"/>
              <w:tabs>
                <w:tab w:val="left" w:pos="567"/>
              </w:tabs>
              <w:jc w:val="center"/>
              <w:rPr>
                <w:rFonts w:ascii="Candara" w:hAnsi="Candara"/>
                <w:i w:val="0"/>
                <w:iCs w:val="0"/>
                <w:color w:val="auto"/>
                <w:sz w:val="22"/>
                <w:szCs w:val="22"/>
                <w:lang w:bidi="th-TH"/>
              </w:rPr>
            </w:pPr>
          </w:p>
        </w:tc>
      </w:tr>
      <w:tr w:rsidR="00BE669F" w:rsidRPr="00BE669F" w14:paraId="6E0676FC" w14:textId="77777777" w:rsidTr="00364AE6">
        <w:tc>
          <w:tcPr>
            <w:tcW w:w="3891" w:type="dxa"/>
          </w:tcPr>
          <w:p w14:paraId="2E231124" w14:textId="77777777" w:rsidR="00BE669F" w:rsidRPr="00BE669F" w:rsidRDefault="00BE669F" w:rsidP="00184614">
            <w:pPr>
              <w:pStyle w:val="Heading4"/>
              <w:tabs>
                <w:tab w:val="left" w:pos="567"/>
              </w:tabs>
              <w:jc w:val="center"/>
              <w:rPr>
                <w:rFonts w:ascii="Candara" w:hAnsi="Candara"/>
                <w:b/>
                <w:bCs/>
                <w:i w:val="0"/>
                <w:iCs w:val="0"/>
                <w:color w:val="auto"/>
                <w:sz w:val="22"/>
                <w:szCs w:val="22"/>
                <w:lang w:bidi="th-TH"/>
              </w:rPr>
            </w:pPr>
            <w:r w:rsidRPr="00BE669F">
              <w:rPr>
                <w:rFonts w:ascii="Candara" w:hAnsi="Candara"/>
                <w:b/>
                <w:bCs/>
                <w:i w:val="0"/>
                <w:iCs w:val="0"/>
                <w:color w:val="auto"/>
                <w:sz w:val="22"/>
                <w:szCs w:val="22"/>
                <w:lang w:bidi="th-TH"/>
              </w:rPr>
              <w:t>Addressee</w:t>
            </w:r>
          </w:p>
        </w:tc>
        <w:tc>
          <w:tcPr>
            <w:tcW w:w="4572" w:type="dxa"/>
          </w:tcPr>
          <w:p w14:paraId="125550B9" w14:textId="77777777" w:rsidR="00BE669F" w:rsidRPr="00BE669F" w:rsidRDefault="00BE669F" w:rsidP="00184614">
            <w:pPr>
              <w:pStyle w:val="Heading4"/>
              <w:tabs>
                <w:tab w:val="left" w:pos="567"/>
              </w:tabs>
              <w:jc w:val="center"/>
              <w:rPr>
                <w:rFonts w:ascii="Candara" w:hAnsi="Candara"/>
                <w:b/>
                <w:bCs/>
                <w:i w:val="0"/>
                <w:iCs w:val="0"/>
                <w:color w:val="auto"/>
                <w:sz w:val="22"/>
                <w:szCs w:val="22"/>
                <w:lang w:bidi="th-TH"/>
              </w:rPr>
            </w:pPr>
            <w:r w:rsidRPr="00BE669F">
              <w:rPr>
                <w:rFonts w:ascii="Candara" w:hAnsi="Candara"/>
                <w:b/>
                <w:bCs/>
                <w:i w:val="0"/>
                <w:iCs w:val="0"/>
                <w:color w:val="auto"/>
                <w:sz w:val="22"/>
                <w:szCs w:val="22"/>
                <w:lang w:bidi="th-TH"/>
              </w:rPr>
              <w:t>Purpose</w:t>
            </w:r>
          </w:p>
        </w:tc>
      </w:tr>
      <w:tr w:rsidR="00BE669F" w:rsidRPr="00BE669F" w14:paraId="49F7664E" w14:textId="77777777" w:rsidTr="00364AE6">
        <w:tc>
          <w:tcPr>
            <w:tcW w:w="3891" w:type="dxa"/>
          </w:tcPr>
          <w:p w14:paraId="090FA114" w14:textId="77777777" w:rsidR="00BE669F" w:rsidRPr="00BE669F" w:rsidRDefault="00BE669F" w:rsidP="00184614">
            <w:pPr>
              <w:pStyle w:val="Heading4"/>
              <w:tabs>
                <w:tab w:val="left" w:pos="567"/>
              </w:tabs>
              <w:rPr>
                <w:rFonts w:ascii="Candara" w:hAnsi="Candara"/>
                <w:b/>
                <w:bCs/>
                <w:i w:val="0"/>
                <w:iCs w:val="0"/>
                <w:color w:val="auto"/>
                <w:sz w:val="22"/>
                <w:szCs w:val="22"/>
                <w:lang w:bidi="th-TH"/>
              </w:rPr>
            </w:pPr>
            <w:r w:rsidRPr="00BE669F">
              <w:rPr>
                <w:rFonts w:ascii="Candara" w:hAnsi="Candara"/>
                <w:i w:val="0"/>
                <w:iCs w:val="0"/>
                <w:color w:val="auto"/>
                <w:sz w:val="22"/>
                <w:szCs w:val="22"/>
                <w:lang w:bidi="th-TH"/>
              </w:rPr>
              <w:t xml:space="preserve">CONTRACT HOLDER, </w:t>
            </w:r>
            <w:r w:rsidRPr="005950B0">
              <w:rPr>
                <w:rFonts w:ascii="Candara" w:hAnsi="Candara"/>
                <w:b/>
                <w:bCs/>
                <w:i w:val="0"/>
                <w:iCs w:val="0"/>
                <w:color w:val="auto"/>
                <w:sz w:val="22"/>
                <w:szCs w:val="22"/>
                <w:highlight w:val="yellow"/>
                <w:lang w:bidi="th-TH"/>
              </w:rPr>
              <w:t>&lt;Reference Indicator)</w:t>
            </w:r>
          </w:p>
          <w:p w14:paraId="37A335BD" w14:textId="77777777" w:rsidR="00BE669F" w:rsidRPr="00BE669F" w:rsidRDefault="00364AE6" w:rsidP="00184614">
            <w:pPr>
              <w:pStyle w:val="Heading4"/>
              <w:tabs>
                <w:tab w:val="left" w:pos="567"/>
              </w:tabs>
              <w:rPr>
                <w:rFonts w:ascii="Candara" w:hAnsi="Candara"/>
                <w:i w:val="0"/>
                <w:iCs w:val="0"/>
                <w:color w:val="auto"/>
                <w:sz w:val="22"/>
                <w:szCs w:val="22"/>
                <w:lang w:bidi="th-TH"/>
              </w:rPr>
            </w:pPr>
            <w:commentRangeStart w:id="14"/>
            <w:commentRangeEnd w:id="14"/>
            <w:r w:rsidRPr="00BE669F">
              <w:rPr>
                <w:rStyle w:val="CommentReference"/>
                <w:rFonts w:ascii="Candara" w:hAnsi="Candara"/>
                <w:i w:val="0"/>
                <w:iCs w:val="0"/>
                <w:color w:val="auto"/>
                <w:sz w:val="22"/>
                <w:szCs w:val="22"/>
                <w:lang w:bidi="th-TH"/>
              </w:rPr>
              <w:commentReference w:id="14"/>
            </w:r>
          </w:p>
        </w:tc>
        <w:tc>
          <w:tcPr>
            <w:tcW w:w="4572" w:type="dxa"/>
          </w:tcPr>
          <w:p w14:paraId="0B51535A" w14:textId="77777777" w:rsidR="00BE669F" w:rsidRPr="00BE669F" w:rsidRDefault="00BE669F"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All matters pertaining to the CONTRACT Work including VARIATIONS to CONTRACT.</w:t>
            </w:r>
          </w:p>
        </w:tc>
      </w:tr>
      <w:tr w:rsidR="00BE669F" w:rsidRPr="00BE669F" w14:paraId="0797986C" w14:textId="77777777" w:rsidTr="00364AE6">
        <w:tc>
          <w:tcPr>
            <w:tcW w:w="3891" w:type="dxa"/>
          </w:tcPr>
          <w:p w14:paraId="331CAA89" w14:textId="77777777" w:rsidR="00BE669F" w:rsidRPr="00BE669F" w:rsidRDefault="00BE669F" w:rsidP="00184614">
            <w:pPr>
              <w:pStyle w:val="Heading4"/>
              <w:tabs>
                <w:tab w:val="left" w:pos="567"/>
              </w:tabs>
              <w:jc w:val="center"/>
              <w:rPr>
                <w:rFonts w:ascii="Candara" w:hAnsi="Candara"/>
                <w:i w:val="0"/>
                <w:iCs w:val="0"/>
                <w:color w:val="auto"/>
                <w:sz w:val="22"/>
                <w:szCs w:val="22"/>
                <w:lang w:bidi="th-TH"/>
              </w:rPr>
            </w:pPr>
            <w:r w:rsidRPr="00BE669F">
              <w:rPr>
                <w:rFonts w:ascii="Candara" w:hAnsi="Candara"/>
                <w:i w:val="0"/>
                <w:iCs w:val="0"/>
                <w:color w:val="auto"/>
                <w:sz w:val="22"/>
                <w:szCs w:val="22"/>
                <w:lang w:bidi="th-TH"/>
              </w:rPr>
              <w:t>Or</w:t>
            </w:r>
          </w:p>
        </w:tc>
        <w:tc>
          <w:tcPr>
            <w:tcW w:w="4572" w:type="dxa"/>
          </w:tcPr>
          <w:p w14:paraId="6DC70855" w14:textId="77777777" w:rsidR="00BE669F" w:rsidRPr="00BE669F" w:rsidRDefault="00BE669F" w:rsidP="00184614">
            <w:pPr>
              <w:pStyle w:val="Heading4"/>
              <w:tabs>
                <w:tab w:val="left" w:pos="567"/>
              </w:tabs>
              <w:rPr>
                <w:rFonts w:ascii="Candara" w:hAnsi="Candara"/>
                <w:i w:val="0"/>
                <w:iCs w:val="0"/>
                <w:color w:val="auto"/>
                <w:sz w:val="22"/>
                <w:szCs w:val="22"/>
                <w:lang w:bidi="th-TH"/>
              </w:rPr>
            </w:pPr>
          </w:p>
        </w:tc>
      </w:tr>
      <w:tr w:rsidR="00BE669F" w:rsidRPr="00BE669F" w14:paraId="3096BE86" w14:textId="77777777" w:rsidTr="00364AE6">
        <w:tc>
          <w:tcPr>
            <w:tcW w:w="3891" w:type="dxa"/>
          </w:tcPr>
          <w:p w14:paraId="5AFE0440" w14:textId="77777777" w:rsidR="005950B0" w:rsidRDefault="00BE669F" w:rsidP="00184614">
            <w:pPr>
              <w:pStyle w:val="Heading4"/>
              <w:tabs>
                <w:tab w:val="left" w:pos="567"/>
              </w:tabs>
              <w:spacing w:after="60"/>
              <w:rPr>
                <w:ins w:id="15" w:author="Al Riyami, Azza OLNG-SCC/12" w:date="2026-04-26T13:33:00Z" w16du:dateUtc="2026-04-26T09:33:00Z"/>
                <w:rFonts w:ascii="Candara" w:hAnsi="Candara"/>
                <w:i w:val="0"/>
                <w:iCs w:val="0"/>
                <w:color w:val="auto"/>
                <w:sz w:val="22"/>
                <w:szCs w:val="22"/>
                <w:lang w:bidi="th-TH"/>
              </w:rPr>
            </w:pPr>
            <w:r w:rsidRPr="00BE669F">
              <w:rPr>
                <w:rFonts w:ascii="Candara" w:hAnsi="Candara"/>
                <w:i w:val="0"/>
                <w:iCs w:val="0"/>
                <w:color w:val="auto"/>
                <w:sz w:val="22"/>
                <w:szCs w:val="22"/>
                <w:lang w:bidi="th-TH"/>
              </w:rPr>
              <w:t>Senior Manager, Contracting,</w:t>
            </w:r>
          </w:p>
          <w:p w14:paraId="5DBF1E4E" w14:textId="319FD012" w:rsidR="00BE669F" w:rsidRPr="00BE669F" w:rsidRDefault="00BE669F" w:rsidP="00184614">
            <w:pPr>
              <w:pStyle w:val="Heading4"/>
              <w:tabs>
                <w:tab w:val="left" w:pos="567"/>
              </w:tabs>
              <w:spacing w:after="60"/>
              <w:rPr>
                <w:rFonts w:ascii="Candara" w:hAnsi="Candara"/>
                <w:i w:val="0"/>
                <w:iCs w:val="0"/>
                <w:color w:val="auto"/>
                <w:sz w:val="22"/>
                <w:szCs w:val="22"/>
                <w:lang w:bidi="th-TH"/>
              </w:rPr>
            </w:pPr>
            <w:del w:id="16" w:author="Al Riyami, Azza OLNG-SCC/12" w:date="2026-04-26T13:33:00Z" w16du:dateUtc="2026-04-26T09:33:00Z">
              <w:r w:rsidRPr="00BE669F" w:rsidDel="005950B0">
                <w:rPr>
                  <w:rFonts w:ascii="Candara" w:hAnsi="Candara"/>
                  <w:i w:val="0"/>
                  <w:iCs w:val="0"/>
                  <w:color w:val="auto"/>
                  <w:sz w:val="22"/>
                  <w:szCs w:val="22"/>
                  <w:lang w:bidi="th-TH"/>
                </w:rPr>
                <w:delText xml:space="preserve"> Procurement &amp; Logistics</w:delText>
              </w:r>
            </w:del>
            <w:ins w:id="17" w:author="Al Riyami, Azza OLNG-SCC/12" w:date="2026-04-26T13:33:00Z" w16du:dateUtc="2026-04-26T09:33:00Z">
              <w:r w:rsidR="005950B0">
                <w:rPr>
                  <w:rFonts w:ascii="Candara" w:hAnsi="Candara"/>
                  <w:i w:val="0"/>
                  <w:iCs w:val="0"/>
                  <w:color w:val="auto"/>
                  <w:sz w:val="22"/>
                  <w:szCs w:val="22"/>
                  <w:lang w:bidi="th-TH"/>
                </w:rPr>
                <w:t>Supply Chain</w:t>
              </w:r>
            </w:ins>
            <w:r w:rsidRPr="00BE669F">
              <w:rPr>
                <w:rFonts w:ascii="Candara" w:hAnsi="Candara"/>
                <w:i w:val="0"/>
                <w:iCs w:val="0"/>
                <w:color w:val="auto"/>
                <w:sz w:val="22"/>
                <w:szCs w:val="22"/>
                <w:lang w:bidi="th-TH"/>
              </w:rPr>
              <w:t xml:space="preserve"> Department</w:t>
            </w:r>
            <w:ins w:id="18" w:author="Al Riyami, Azza OLNG-SCC/12" w:date="2026-04-26T13:33:00Z" w16du:dateUtc="2026-04-26T09:33:00Z">
              <w:r w:rsidR="005950B0">
                <w:rPr>
                  <w:rFonts w:ascii="Candara" w:hAnsi="Candara"/>
                  <w:b/>
                  <w:bCs/>
                  <w:i w:val="0"/>
                  <w:iCs w:val="0"/>
                  <w:color w:val="auto"/>
                  <w:sz w:val="22"/>
                  <w:szCs w:val="22"/>
                  <w:lang w:bidi="th-TH"/>
                </w:rPr>
                <w:t xml:space="preserve"> (SC)</w:t>
              </w:r>
            </w:ins>
            <w:del w:id="19" w:author="Al Riyami, Azza OLNG-SCC/12" w:date="2026-04-26T13:33:00Z" w16du:dateUtc="2026-04-26T09:33:00Z">
              <w:r w:rsidRPr="00BE669F" w:rsidDel="005950B0">
                <w:rPr>
                  <w:rFonts w:ascii="Candara" w:hAnsi="Candara"/>
                  <w:i w:val="0"/>
                  <w:iCs w:val="0"/>
                  <w:color w:val="auto"/>
                  <w:sz w:val="22"/>
                  <w:szCs w:val="22"/>
                  <w:lang w:bidi="th-TH"/>
                </w:rPr>
                <w:delText xml:space="preserve">, </w:delText>
              </w:r>
              <w:r w:rsidRPr="00BE669F" w:rsidDel="005950B0">
                <w:rPr>
                  <w:rFonts w:ascii="Candara" w:hAnsi="Candara"/>
                  <w:b/>
                  <w:bCs/>
                  <w:i w:val="0"/>
                  <w:iCs w:val="0"/>
                  <w:color w:val="auto"/>
                  <w:sz w:val="22"/>
                  <w:szCs w:val="22"/>
                  <w:lang w:bidi="th-TH"/>
                </w:rPr>
                <w:delText>CPL</w:delText>
              </w:r>
            </w:del>
          </w:p>
        </w:tc>
        <w:tc>
          <w:tcPr>
            <w:tcW w:w="4572" w:type="dxa"/>
          </w:tcPr>
          <w:p w14:paraId="07FA8396" w14:textId="77777777" w:rsidR="00BE669F" w:rsidRPr="00BE669F" w:rsidRDefault="00BE669F"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 xml:space="preserve">All Commercial &amp; Contractual aspects. </w:t>
            </w:r>
          </w:p>
        </w:tc>
      </w:tr>
      <w:tr w:rsidR="00BE669F" w:rsidRPr="00BE669F" w14:paraId="6FC5E301" w14:textId="77777777" w:rsidTr="00364AE6">
        <w:tc>
          <w:tcPr>
            <w:tcW w:w="3891" w:type="dxa"/>
          </w:tcPr>
          <w:p w14:paraId="2217FAE4" w14:textId="77777777" w:rsidR="00BE669F" w:rsidRPr="00BE669F" w:rsidRDefault="00BE669F" w:rsidP="00184614">
            <w:pPr>
              <w:pStyle w:val="Heading4"/>
              <w:tabs>
                <w:tab w:val="left" w:pos="567"/>
              </w:tabs>
              <w:jc w:val="center"/>
              <w:rPr>
                <w:rFonts w:ascii="Candara" w:hAnsi="Candara"/>
                <w:i w:val="0"/>
                <w:iCs w:val="0"/>
                <w:color w:val="auto"/>
                <w:sz w:val="22"/>
                <w:szCs w:val="22"/>
                <w:lang w:bidi="th-TH"/>
              </w:rPr>
            </w:pPr>
            <w:r w:rsidRPr="00BE669F">
              <w:rPr>
                <w:rFonts w:ascii="Candara" w:hAnsi="Candara"/>
                <w:i w:val="0"/>
                <w:iCs w:val="0"/>
                <w:color w:val="auto"/>
                <w:sz w:val="22"/>
                <w:szCs w:val="22"/>
                <w:lang w:bidi="th-TH"/>
              </w:rPr>
              <w:t>Or</w:t>
            </w:r>
          </w:p>
        </w:tc>
        <w:tc>
          <w:tcPr>
            <w:tcW w:w="4572" w:type="dxa"/>
          </w:tcPr>
          <w:p w14:paraId="0D00B900" w14:textId="77777777" w:rsidR="00BE669F" w:rsidRPr="00BE669F" w:rsidRDefault="00BE669F" w:rsidP="00184614">
            <w:pPr>
              <w:pStyle w:val="Heading4"/>
              <w:tabs>
                <w:tab w:val="left" w:pos="567"/>
              </w:tabs>
              <w:rPr>
                <w:rFonts w:ascii="Candara" w:hAnsi="Candara"/>
                <w:i w:val="0"/>
                <w:iCs w:val="0"/>
                <w:color w:val="auto"/>
                <w:sz w:val="22"/>
                <w:szCs w:val="22"/>
                <w:lang w:bidi="th-TH"/>
              </w:rPr>
            </w:pPr>
          </w:p>
        </w:tc>
      </w:tr>
      <w:tr w:rsidR="00BE669F" w:rsidRPr="00BE669F" w14:paraId="56AA2210" w14:textId="77777777" w:rsidTr="00364AE6">
        <w:trPr>
          <w:trHeight w:val="1255"/>
        </w:trPr>
        <w:tc>
          <w:tcPr>
            <w:tcW w:w="3891" w:type="dxa"/>
          </w:tcPr>
          <w:p w14:paraId="15A28B70" w14:textId="77777777" w:rsidR="00BE669F" w:rsidRPr="00BE669F" w:rsidRDefault="00BE669F" w:rsidP="00184614">
            <w:pPr>
              <w:pStyle w:val="Heading4"/>
              <w:tabs>
                <w:tab w:val="left" w:pos="567"/>
              </w:tabs>
              <w:spacing w:after="60"/>
              <w:rPr>
                <w:rFonts w:ascii="Candara" w:hAnsi="Candara"/>
                <w:b/>
                <w:bCs/>
                <w:i w:val="0"/>
                <w:iCs w:val="0"/>
                <w:color w:val="auto"/>
                <w:sz w:val="22"/>
                <w:szCs w:val="22"/>
                <w:lang w:bidi="th-TH"/>
              </w:rPr>
            </w:pPr>
            <w:r w:rsidRPr="00BE669F">
              <w:rPr>
                <w:rFonts w:ascii="Candara" w:hAnsi="Candara"/>
                <w:i w:val="0"/>
                <w:iCs w:val="0"/>
                <w:color w:val="auto"/>
                <w:sz w:val="22"/>
                <w:szCs w:val="22"/>
                <w:lang w:bidi="th-TH"/>
              </w:rPr>
              <w:t>Finance Focal Point:</w:t>
            </w:r>
          </w:p>
          <w:p w14:paraId="17CBF4B9" w14:textId="77777777" w:rsidR="00BE669F" w:rsidRPr="00BE669F" w:rsidRDefault="00BE669F" w:rsidP="00184614">
            <w:pPr>
              <w:tabs>
                <w:tab w:val="right" w:pos="900"/>
                <w:tab w:val="left" w:pos="1080"/>
                <w:tab w:val="left" w:pos="1440"/>
                <w:tab w:val="left" w:pos="2160"/>
              </w:tabs>
              <w:ind w:left="760"/>
              <w:rPr>
                <w:rFonts w:ascii="Candara" w:hAnsi="Candara"/>
                <w:sz w:val="22"/>
                <w:szCs w:val="22"/>
              </w:rPr>
            </w:pPr>
            <w:r w:rsidRPr="00BE669F">
              <w:rPr>
                <w:rFonts w:ascii="Candara" w:hAnsi="Candara"/>
                <w:sz w:val="22"/>
                <w:szCs w:val="22"/>
              </w:rPr>
              <w:t xml:space="preserve">Accounts Payable, </w:t>
            </w:r>
          </w:p>
          <w:p w14:paraId="0678170E" w14:textId="77777777" w:rsidR="00BE669F" w:rsidRPr="00BE669F" w:rsidRDefault="00BE669F" w:rsidP="00184614">
            <w:pPr>
              <w:tabs>
                <w:tab w:val="right" w:pos="900"/>
                <w:tab w:val="left" w:pos="1080"/>
                <w:tab w:val="left" w:pos="1440"/>
                <w:tab w:val="left" w:pos="2160"/>
              </w:tabs>
              <w:ind w:left="760"/>
              <w:rPr>
                <w:rFonts w:ascii="Candara" w:hAnsi="Candara"/>
                <w:sz w:val="22"/>
                <w:szCs w:val="22"/>
              </w:rPr>
            </w:pPr>
            <w:r w:rsidRPr="00BE669F">
              <w:rPr>
                <w:rFonts w:ascii="Candara" w:hAnsi="Candara"/>
                <w:sz w:val="22"/>
                <w:szCs w:val="22"/>
              </w:rPr>
              <w:t>Oman LNG LLC,</w:t>
            </w:r>
          </w:p>
          <w:p w14:paraId="48193041" w14:textId="77777777" w:rsidR="00BE669F" w:rsidRPr="00BE669F" w:rsidRDefault="00BE669F" w:rsidP="00184614">
            <w:pPr>
              <w:tabs>
                <w:tab w:val="right" w:pos="900"/>
                <w:tab w:val="left" w:pos="1080"/>
                <w:tab w:val="left" w:pos="1440"/>
                <w:tab w:val="left" w:pos="2160"/>
              </w:tabs>
              <w:ind w:left="760"/>
              <w:rPr>
                <w:rFonts w:ascii="Candara" w:hAnsi="Candara"/>
                <w:sz w:val="22"/>
                <w:szCs w:val="22"/>
              </w:rPr>
            </w:pPr>
            <w:r w:rsidRPr="00BE669F">
              <w:rPr>
                <w:rFonts w:ascii="Candara" w:hAnsi="Candara"/>
                <w:sz w:val="22"/>
                <w:szCs w:val="22"/>
              </w:rPr>
              <w:t>P.O. Box 560, P.C. 116</w:t>
            </w:r>
          </w:p>
          <w:p w14:paraId="095D01FC" w14:textId="77777777" w:rsidR="00BE669F" w:rsidRPr="00BE669F" w:rsidRDefault="00BE669F" w:rsidP="00184614">
            <w:pPr>
              <w:tabs>
                <w:tab w:val="right" w:pos="900"/>
                <w:tab w:val="left" w:pos="1080"/>
                <w:tab w:val="left" w:pos="1440"/>
                <w:tab w:val="left" w:pos="2160"/>
              </w:tabs>
              <w:ind w:left="760"/>
              <w:rPr>
                <w:rFonts w:ascii="Candara" w:hAnsi="Candara"/>
                <w:sz w:val="22"/>
                <w:szCs w:val="22"/>
              </w:rPr>
            </w:pPr>
            <w:r w:rsidRPr="00BE669F">
              <w:rPr>
                <w:rFonts w:ascii="Candara" w:hAnsi="Candara"/>
                <w:sz w:val="22"/>
                <w:szCs w:val="22"/>
              </w:rPr>
              <w:t xml:space="preserve">Mina Al Fahal, Muscat, </w:t>
            </w:r>
          </w:p>
          <w:p w14:paraId="5021E841" w14:textId="77777777" w:rsidR="00BE669F" w:rsidRPr="00BE669F" w:rsidRDefault="00BE669F" w:rsidP="00184614">
            <w:pPr>
              <w:tabs>
                <w:tab w:val="right" w:pos="900"/>
                <w:tab w:val="left" w:pos="1080"/>
                <w:tab w:val="left" w:pos="1440"/>
                <w:tab w:val="left" w:pos="2160"/>
              </w:tabs>
              <w:ind w:left="760"/>
              <w:rPr>
                <w:rFonts w:ascii="Candara" w:hAnsi="Candara"/>
                <w:sz w:val="22"/>
                <w:szCs w:val="22"/>
                <w:lang w:bidi="th-TH"/>
              </w:rPr>
            </w:pPr>
            <w:r w:rsidRPr="00BE669F">
              <w:rPr>
                <w:rFonts w:ascii="Candara" w:hAnsi="Candara"/>
                <w:sz w:val="22"/>
                <w:szCs w:val="22"/>
              </w:rPr>
              <w:t>Sultanate of Oman</w:t>
            </w:r>
            <w:r w:rsidRPr="00BE669F" w:rsidDel="009D72DE">
              <w:rPr>
                <w:rFonts w:ascii="Candara" w:hAnsi="Candara"/>
                <w:sz w:val="22"/>
                <w:szCs w:val="22"/>
              </w:rPr>
              <w:t xml:space="preserve"> </w:t>
            </w:r>
          </w:p>
        </w:tc>
        <w:tc>
          <w:tcPr>
            <w:tcW w:w="4572" w:type="dxa"/>
          </w:tcPr>
          <w:p w14:paraId="3FD7D8EF" w14:textId="77777777" w:rsidR="00BE669F" w:rsidRPr="00BE669F" w:rsidRDefault="00BE669F" w:rsidP="00184614">
            <w:pPr>
              <w:pStyle w:val="Heading4"/>
              <w:tabs>
                <w:tab w:val="left" w:pos="567"/>
              </w:tabs>
              <w:rPr>
                <w:rFonts w:ascii="Candara" w:hAnsi="Candara"/>
                <w:i w:val="0"/>
                <w:iCs w:val="0"/>
                <w:color w:val="auto"/>
                <w:sz w:val="22"/>
                <w:szCs w:val="22"/>
                <w:lang w:bidi="th-TH"/>
              </w:rPr>
            </w:pPr>
            <w:r w:rsidRPr="00BE669F">
              <w:rPr>
                <w:rFonts w:ascii="Candara" w:hAnsi="Candara"/>
                <w:i w:val="0"/>
                <w:iCs w:val="0"/>
                <w:color w:val="auto"/>
                <w:sz w:val="22"/>
                <w:szCs w:val="22"/>
                <w:lang w:bidi="th-TH"/>
              </w:rPr>
              <w:t xml:space="preserve">All invoices (copies and original). </w:t>
            </w:r>
          </w:p>
        </w:tc>
      </w:tr>
    </w:tbl>
    <w:p w14:paraId="57E9A677" w14:textId="77777777" w:rsidR="00BE669F" w:rsidRPr="00BE669F" w:rsidRDefault="00BE669F" w:rsidP="00BE669F">
      <w:pPr>
        <w:pStyle w:val="List3"/>
        <w:ind w:left="1134" w:hanging="567"/>
        <w:rPr>
          <w:rFonts w:ascii="Candara" w:hAnsi="Candara" w:cs="Times New Roman"/>
          <w:sz w:val="22"/>
          <w:szCs w:val="22"/>
          <w:lang w:val="en-GB"/>
        </w:rPr>
      </w:pPr>
    </w:p>
    <w:p w14:paraId="14F9D806" w14:textId="77777777" w:rsidR="006E2C43" w:rsidRPr="00957765" w:rsidRDefault="006E2C43" w:rsidP="00364AE6">
      <w:pPr>
        <w:pStyle w:val="CommentText"/>
        <w:numPr>
          <w:ilvl w:val="2"/>
          <w:numId w:val="18"/>
        </w:numPr>
        <w:tabs>
          <w:tab w:val="left" w:pos="2880"/>
        </w:tabs>
        <w:spacing w:before="160" w:after="160" w:line="276" w:lineRule="auto"/>
        <w:jc w:val="both"/>
        <w:rPr>
          <w:rFonts w:ascii="Candara" w:hAnsi="Candara"/>
          <w:b/>
          <w:bCs/>
          <w:noProof/>
          <w:sz w:val="22"/>
          <w:szCs w:val="22"/>
        </w:rPr>
      </w:pPr>
      <w:r w:rsidRPr="00957765">
        <w:rPr>
          <w:rFonts w:ascii="Candara" w:hAnsi="Candara"/>
          <w:b/>
          <w:bCs/>
          <w:noProof/>
          <w:sz w:val="22"/>
          <w:szCs w:val="22"/>
        </w:rPr>
        <w:t>CONTRACTOR:</w:t>
      </w:r>
    </w:p>
    <w:tbl>
      <w:tblPr>
        <w:tblW w:w="7674" w:type="dxa"/>
        <w:tblInd w:w="1368" w:type="dxa"/>
        <w:tblLayout w:type="fixed"/>
        <w:tblLook w:val="0000" w:firstRow="0" w:lastRow="0" w:firstColumn="0" w:lastColumn="0" w:noHBand="0" w:noVBand="0"/>
      </w:tblPr>
      <w:tblGrid>
        <w:gridCol w:w="2430"/>
        <w:gridCol w:w="5244"/>
      </w:tblGrid>
      <w:tr w:rsidR="006E2C43" w:rsidRPr="00957765" w14:paraId="31DF5830" w14:textId="77777777" w:rsidTr="00184614">
        <w:tc>
          <w:tcPr>
            <w:tcW w:w="2430" w:type="dxa"/>
          </w:tcPr>
          <w:p w14:paraId="4FE11002" w14:textId="77777777" w:rsidR="006E2C43" w:rsidRPr="006068A5" w:rsidRDefault="006E2C43" w:rsidP="00184614">
            <w:pPr>
              <w:spacing w:before="120"/>
              <w:rPr>
                <w:rFonts w:ascii="Candara" w:hAnsi="Candara"/>
                <w:spacing w:val="-3"/>
                <w:sz w:val="22"/>
                <w:szCs w:val="22"/>
                <w:highlight w:val="yellow"/>
                <w:lang w:bidi="th-TH"/>
              </w:rPr>
            </w:pPr>
            <w:r w:rsidRPr="006068A5">
              <w:rPr>
                <w:rFonts w:ascii="Candara" w:hAnsi="Candara"/>
                <w:spacing w:val="-3"/>
                <w:sz w:val="22"/>
                <w:szCs w:val="22"/>
                <w:highlight w:val="yellow"/>
                <w:lang w:bidi="th-TH"/>
              </w:rPr>
              <w:t>Mailing Address:</w:t>
            </w:r>
          </w:p>
        </w:tc>
        <w:tc>
          <w:tcPr>
            <w:tcW w:w="5244" w:type="dxa"/>
            <w:tcBorders>
              <w:bottom w:val="single" w:sz="6" w:space="0" w:color="auto"/>
            </w:tcBorders>
            <w:vAlign w:val="bottom"/>
          </w:tcPr>
          <w:p w14:paraId="082FEE8D"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0916ED99" w14:textId="77777777" w:rsidTr="00184614">
        <w:tc>
          <w:tcPr>
            <w:tcW w:w="2430" w:type="dxa"/>
          </w:tcPr>
          <w:p w14:paraId="6046EF6B" w14:textId="4991F006" w:rsidR="006E2C43" w:rsidRPr="006068A5" w:rsidRDefault="00C224E9"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Email Address:</w:t>
            </w:r>
          </w:p>
        </w:tc>
        <w:tc>
          <w:tcPr>
            <w:tcW w:w="5244" w:type="dxa"/>
            <w:tcBorders>
              <w:top w:val="single" w:sz="6" w:space="0" w:color="auto"/>
              <w:bottom w:val="single" w:sz="6" w:space="0" w:color="auto"/>
            </w:tcBorders>
            <w:vAlign w:val="bottom"/>
          </w:tcPr>
          <w:p w14:paraId="1C5BCEBD"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69FCDBA6" w14:textId="77777777" w:rsidTr="00184614">
        <w:tc>
          <w:tcPr>
            <w:tcW w:w="2430" w:type="dxa"/>
          </w:tcPr>
          <w:p w14:paraId="24D42140" w14:textId="08DAB657" w:rsidR="006E2C43" w:rsidRPr="006068A5" w:rsidRDefault="00C224E9"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 xml:space="preserve">Telephone Numbers: </w:t>
            </w:r>
          </w:p>
        </w:tc>
        <w:tc>
          <w:tcPr>
            <w:tcW w:w="5244" w:type="dxa"/>
            <w:tcBorders>
              <w:top w:val="single" w:sz="6" w:space="0" w:color="auto"/>
              <w:bottom w:val="single" w:sz="6" w:space="0" w:color="auto"/>
            </w:tcBorders>
            <w:vAlign w:val="bottom"/>
          </w:tcPr>
          <w:p w14:paraId="790C5A9B"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0B578852" w14:textId="77777777" w:rsidTr="00184614">
        <w:tc>
          <w:tcPr>
            <w:tcW w:w="2430" w:type="dxa"/>
          </w:tcPr>
          <w:p w14:paraId="24836C83" w14:textId="77777777" w:rsidR="006E2C43" w:rsidRPr="006068A5" w:rsidRDefault="006E2C43"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Attention:</w:t>
            </w:r>
          </w:p>
        </w:tc>
        <w:tc>
          <w:tcPr>
            <w:tcW w:w="5244" w:type="dxa"/>
            <w:tcBorders>
              <w:top w:val="single" w:sz="6" w:space="0" w:color="auto"/>
              <w:bottom w:val="single" w:sz="6" w:space="0" w:color="auto"/>
            </w:tcBorders>
            <w:vAlign w:val="bottom"/>
          </w:tcPr>
          <w:p w14:paraId="60E6A512"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2D4F341A" w14:textId="77777777" w:rsidTr="00184614">
        <w:tc>
          <w:tcPr>
            <w:tcW w:w="2430" w:type="dxa"/>
          </w:tcPr>
          <w:p w14:paraId="38157108" w14:textId="77777777" w:rsidR="006E2C43" w:rsidRPr="006068A5" w:rsidRDefault="006E2C43"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Position/Title:</w:t>
            </w:r>
          </w:p>
        </w:tc>
        <w:tc>
          <w:tcPr>
            <w:tcW w:w="5244" w:type="dxa"/>
            <w:tcBorders>
              <w:top w:val="single" w:sz="6" w:space="0" w:color="auto"/>
              <w:bottom w:val="single" w:sz="4" w:space="0" w:color="auto"/>
            </w:tcBorders>
            <w:vAlign w:val="bottom"/>
          </w:tcPr>
          <w:p w14:paraId="299DFF13" w14:textId="77777777" w:rsidR="006E2C43" w:rsidRPr="006068A5" w:rsidRDefault="006E2C43" w:rsidP="00184614">
            <w:pPr>
              <w:rPr>
                <w:rFonts w:ascii="Candara" w:hAnsi="Candara"/>
                <w:color w:val="0000FF"/>
                <w:spacing w:val="-3"/>
                <w:sz w:val="22"/>
                <w:szCs w:val="22"/>
                <w:highlight w:val="yellow"/>
                <w:lang w:bidi="th-TH"/>
              </w:rPr>
            </w:pPr>
          </w:p>
        </w:tc>
      </w:tr>
    </w:tbl>
    <w:p w14:paraId="528E85C3" w14:textId="77777777" w:rsidR="006E2C43" w:rsidRPr="000F462C" w:rsidRDefault="006E2C43" w:rsidP="006E2C43">
      <w:pPr>
        <w:tabs>
          <w:tab w:val="left" w:pos="1170"/>
        </w:tabs>
        <w:spacing w:after="120"/>
        <w:ind w:left="1168" w:hanging="629"/>
      </w:pPr>
    </w:p>
    <w:p w14:paraId="40AE6C25" w14:textId="1D25CBA5" w:rsidR="006E2C43" w:rsidRPr="00957765" w:rsidRDefault="006E2C43" w:rsidP="00364AE6">
      <w:pPr>
        <w:pStyle w:val="CommentText"/>
        <w:numPr>
          <w:ilvl w:val="2"/>
          <w:numId w:val="18"/>
        </w:numPr>
        <w:tabs>
          <w:tab w:val="left" w:pos="2880"/>
        </w:tabs>
        <w:spacing w:before="160" w:after="160" w:line="276" w:lineRule="auto"/>
        <w:jc w:val="both"/>
        <w:rPr>
          <w:rFonts w:ascii="Candara" w:hAnsi="Candara"/>
          <w:b/>
          <w:bCs/>
          <w:noProof/>
          <w:sz w:val="22"/>
          <w:szCs w:val="22"/>
        </w:rPr>
      </w:pPr>
      <w:r w:rsidRPr="00957765">
        <w:rPr>
          <w:rFonts w:ascii="Candara" w:hAnsi="Candara"/>
          <w:b/>
          <w:bCs/>
          <w:noProof/>
          <w:sz w:val="22"/>
          <w:szCs w:val="22"/>
        </w:rPr>
        <w:t>CONTRACTOR OUT-OF-OFFICE/EMERGENCY CONTACT DETAILS:</w:t>
      </w:r>
    </w:p>
    <w:p w14:paraId="7E77AD44" w14:textId="77777777" w:rsidR="006E2C43" w:rsidRDefault="006E2C43" w:rsidP="006E2C43">
      <w:pPr>
        <w:tabs>
          <w:tab w:val="left" w:pos="567"/>
        </w:tabs>
        <w:rPr>
          <w:spacing w:val="-3"/>
          <w:lang w:bidi="th-TH"/>
        </w:rPr>
      </w:pPr>
    </w:p>
    <w:tbl>
      <w:tblPr>
        <w:tblW w:w="7674" w:type="dxa"/>
        <w:tblInd w:w="1368" w:type="dxa"/>
        <w:tblLayout w:type="fixed"/>
        <w:tblLook w:val="0000" w:firstRow="0" w:lastRow="0" w:firstColumn="0" w:lastColumn="0" w:noHBand="0" w:noVBand="0"/>
      </w:tblPr>
      <w:tblGrid>
        <w:gridCol w:w="2430"/>
        <w:gridCol w:w="5244"/>
      </w:tblGrid>
      <w:tr w:rsidR="006E2C43" w:rsidRPr="00957765" w14:paraId="22938231" w14:textId="77777777" w:rsidTr="00184614">
        <w:tc>
          <w:tcPr>
            <w:tcW w:w="2430" w:type="dxa"/>
          </w:tcPr>
          <w:p w14:paraId="503F0423" w14:textId="77777777" w:rsidR="006E2C43" w:rsidRPr="006068A5" w:rsidRDefault="006E2C43"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Telephone/GSM Numbers:</w:t>
            </w:r>
          </w:p>
        </w:tc>
        <w:tc>
          <w:tcPr>
            <w:tcW w:w="5244" w:type="dxa"/>
            <w:tcBorders>
              <w:bottom w:val="single" w:sz="6" w:space="0" w:color="auto"/>
            </w:tcBorders>
            <w:vAlign w:val="bottom"/>
          </w:tcPr>
          <w:p w14:paraId="1C8E8510"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5D2E0FBA" w14:textId="77777777" w:rsidTr="00184614">
        <w:tc>
          <w:tcPr>
            <w:tcW w:w="2430" w:type="dxa"/>
          </w:tcPr>
          <w:p w14:paraId="0FF6614E" w14:textId="77777777" w:rsidR="006E2C43" w:rsidRPr="006068A5" w:rsidRDefault="006E2C43"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Email Address:</w:t>
            </w:r>
          </w:p>
        </w:tc>
        <w:tc>
          <w:tcPr>
            <w:tcW w:w="5244" w:type="dxa"/>
            <w:tcBorders>
              <w:top w:val="single" w:sz="6" w:space="0" w:color="auto"/>
              <w:bottom w:val="single" w:sz="6" w:space="0" w:color="auto"/>
            </w:tcBorders>
            <w:vAlign w:val="bottom"/>
          </w:tcPr>
          <w:p w14:paraId="79FF9618"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502864A2" w14:textId="77777777" w:rsidTr="00184614">
        <w:tc>
          <w:tcPr>
            <w:tcW w:w="2430" w:type="dxa"/>
          </w:tcPr>
          <w:p w14:paraId="4B1E39E5" w14:textId="77777777" w:rsidR="006E2C43" w:rsidRPr="006068A5" w:rsidRDefault="006E2C43"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Contact Name:</w:t>
            </w:r>
          </w:p>
        </w:tc>
        <w:tc>
          <w:tcPr>
            <w:tcW w:w="5244" w:type="dxa"/>
            <w:tcBorders>
              <w:top w:val="single" w:sz="6" w:space="0" w:color="auto"/>
              <w:bottom w:val="single" w:sz="6" w:space="0" w:color="auto"/>
            </w:tcBorders>
            <w:vAlign w:val="bottom"/>
          </w:tcPr>
          <w:p w14:paraId="619FF289" w14:textId="77777777" w:rsidR="006E2C43" w:rsidRPr="006068A5" w:rsidRDefault="006E2C43" w:rsidP="00184614">
            <w:pPr>
              <w:rPr>
                <w:rFonts w:ascii="Candara" w:hAnsi="Candara"/>
                <w:color w:val="0000FF"/>
                <w:spacing w:val="-3"/>
                <w:sz w:val="22"/>
                <w:szCs w:val="22"/>
                <w:highlight w:val="yellow"/>
                <w:lang w:bidi="th-TH"/>
              </w:rPr>
            </w:pPr>
          </w:p>
        </w:tc>
      </w:tr>
      <w:tr w:rsidR="006E2C43" w:rsidRPr="00957765" w14:paraId="512D395F" w14:textId="77777777" w:rsidTr="00184614">
        <w:tc>
          <w:tcPr>
            <w:tcW w:w="2430" w:type="dxa"/>
          </w:tcPr>
          <w:p w14:paraId="38A98626" w14:textId="77777777" w:rsidR="006E2C43" w:rsidRPr="006068A5" w:rsidRDefault="006E2C43" w:rsidP="00184614">
            <w:pPr>
              <w:rPr>
                <w:rFonts w:ascii="Candara" w:hAnsi="Candara"/>
                <w:spacing w:val="-3"/>
                <w:sz w:val="22"/>
                <w:szCs w:val="22"/>
                <w:highlight w:val="yellow"/>
                <w:lang w:bidi="th-TH"/>
              </w:rPr>
            </w:pPr>
            <w:r w:rsidRPr="006068A5">
              <w:rPr>
                <w:rFonts w:ascii="Candara" w:hAnsi="Candara"/>
                <w:spacing w:val="-3"/>
                <w:sz w:val="22"/>
                <w:szCs w:val="22"/>
                <w:highlight w:val="yellow"/>
                <w:lang w:bidi="th-TH"/>
              </w:rPr>
              <w:t>Position/Title:</w:t>
            </w:r>
          </w:p>
        </w:tc>
        <w:tc>
          <w:tcPr>
            <w:tcW w:w="5244" w:type="dxa"/>
            <w:tcBorders>
              <w:top w:val="single" w:sz="6" w:space="0" w:color="auto"/>
              <w:bottom w:val="single" w:sz="4" w:space="0" w:color="auto"/>
            </w:tcBorders>
            <w:vAlign w:val="bottom"/>
          </w:tcPr>
          <w:p w14:paraId="5A8C3DD7" w14:textId="77777777" w:rsidR="006E2C43" w:rsidRPr="006068A5" w:rsidRDefault="006E2C43" w:rsidP="00184614">
            <w:pPr>
              <w:rPr>
                <w:rFonts w:ascii="Candara" w:hAnsi="Candara"/>
                <w:color w:val="0000FF"/>
                <w:spacing w:val="-3"/>
                <w:sz w:val="22"/>
                <w:szCs w:val="22"/>
                <w:highlight w:val="yellow"/>
                <w:lang w:bidi="th-TH"/>
              </w:rPr>
            </w:pPr>
          </w:p>
        </w:tc>
      </w:tr>
    </w:tbl>
    <w:p w14:paraId="08BF7975" w14:textId="77777777" w:rsidR="00957765" w:rsidRDefault="00957765" w:rsidP="006E2C43">
      <w:pPr>
        <w:tabs>
          <w:tab w:val="left" w:pos="567"/>
        </w:tabs>
        <w:rPr>
          <w:spacing w:val="-3"/>
          <w:lang w:bidi="th-TH"/>
        </w:rPr>
      </w:pPr>
    </w:p>
    <w:p w14:paraId="6A4FDE11" w14:textId="72F39D77" w:rsidR="006E2C43" w:rsidRPr="00364AE6" w:rsidRDefault="006E2C43" w:rsidP="00364AE6">
      <w:pPr>
        <w:pStyle w:val="CommentText"/>
        <w:numPr>
          <w:ilvl w:val="2"/>
          <w:numId w:val="18"/>
        </w:numPr>
        <w:tabs>
          <w:tab w:val="left" w:pos="2880"/>
        </w:tabs>
        <w:spacing w:before="160" w:after="160" w:line="276" w:lineRule="auto"/>
        <w:jc w:val="both"/>
        <w:rPr>
          <w:rFonts w:ascii="Candara" w:hAnsi="Candara"/>
          <w:b/>
          <w:bCs/>
          <w:noProof/>
          <w:sz w:val="22"/>
          <w:szCs w:val="22"/>
        </w:rPr>
      </w:pPr>
      <w:r w:rsidRPr="00957765">
        <w:rPr>
          <w:rFonts w:ascii="Candara" w:hAnsi="Candara"/>
          <w:b/>
          <w:bCs/>
          <w:noProof/>
          <w:sz w:val="22"/>
          <w:szCs w:val="22"/>
        </w:rPr>
        <w:t>Changes in Address:</w:t>
      </w:r>
    </w:p>
    <w:p w14:paraId="4D9DC202" w14:textId="02EE2555" w:rsidR="006E2C43" w:rsidRPr="00252AD0" w:rsidRDefault="006E2C43" w:rsidP="00252AD0">
      <w:pPr>
        <w:pStyle w:val="ListParagraph"/>
        <w:spacing w:before="120" w:line="276" w:lineRule="auto"/>
        <w:jc w:val="both"/>
        <w:rPr>
          <w:rFonts w:ascii="Candara" w:hAnsi="Candara"/>
          <w:sz w:val="22"/>
          <w:szCs w:val="22"/>
        </w:rPr>
      </w:pPr>
      <w:r w:rsidRPr="00957765">
        <w:rPr>
          <w:rFonts w:ascii="Candara" w:hAnsi="Candara"/>
          <w:sz w:val="22"/>
          <w:szCs w:val="22"/>
        </w:rPr>
        <w:t>Both COMPANY and CONTRACTOR shall have the right to change their correspondence addresses by notice in writing to the other party. All notices shall be effective when received.</w:t>
      </w:r>
    </w:p>
    <w:p w14:paraId="5C1F8269" w14:textId="2D151BF9" w:rsidR="00C224E9" w:rsidRPr="00252AD0" w:rsidRDefault="006E2C43" w:rsidP="00252AD0">
      <w:pPr>
        <w:pStyle w:val="ListParagraph"/>
        <w:numPr>
          <w:ilvl w:val="1"/>
          <w:numId w:val="14"/>
        </w:numPr>
        <w:spacing w:before="120" w:after="120" w:line="276" w:lineRule="auto"/>
        <w:ind w:left="720" w:hanging="720"/>
        <w:jc w:val="both"/>
        <w:rPr>
          <w:rFonts w:ascii="Candara" w:hAnsi="Candara"/>
          <w:b/>
          <w:bCs/>
          <w:sz w:val="22"/>
          <w:szCs w:val="22"/>
        </w:rPr>
      </w:pPr>
      <w:r w:rsidRPr="00C224E9">
        <w:rPr>
          <w:rFonts w:ascii="Candara" w:hAnsi="Candara"/>
          <w:b/>
          <w:bCs/>
          <w:sz w:val="22"/>
          <w:szCs w:val="22"/>
        </w:rPr>
        <w:t>Contract Holder and Contractor Representatives</w:t>
      </w:r>
    </w:p>
    <w:p w14:paraId="07004431" w14:textId="77777777" w:rsidR="00C224E9" w:rsidRPr="00C224E9" w:rsidRDefault="00C224E9" w:rsidP="00C224E9">
      <w:pPr>
        <w:pStyle w:val="ListParagraph"/>
        <w:numPr>
          <w:ilvl w:val="1"/>
          <w:numId w:val="18"/>
        </w:numPr>
        <w:tabs>
          <w:tab w:val="left" w:pos="630"/>
        </w:tabs>
        <w:spacing w:line="276" w:lineRule="auto"/>
        <w:jc w:val="both"/>
        <w:rPr>
          <w:rFonts w:ascii="Candara" w:hAnsi="Candara"/>
          <w:b/>
          <w:bCs/>
          <w:noProof/>
          <w:vanish/>
          <w:sz w:val="22"/>
          <w:szCs w:val="22"/>
        </w:rPr>
      </w:pPr>
    </w:p>
    <w:p w14:paraId="0A8D81E0" w14:textId="445B8B6A" w:rsidR="006E2C43" w:rsidRPr="00C224E9" w:rsidRDefault="006E2C43" w:rsidP="00252AD0">
      <w:pPr>
        <w:pStyle w:val="CommentText"/>
        <w:numPr>
          <w:ilvl w:val="2"/>
          <w:numId w:val="18"/>
        </w:numPr>
        <w:tabs>
          <w:tab w:val="left" w:pos="2880"/>
        </w:tabs>
        <w:spacing w:before="160" w:after="160" w:line="276" w:lineRule="auto"/>
        <w:jc w:val="both"/>
        <w:rPr>
          <w:rFonts w:ascii="Candara" w:hAnsi="Candara"/>
          <w:b/>
          <w:bCs/>
          <w:noProof/>
          <w:sz w:val="22"/>
          <w:szCs w:val="22"/>
        </w:rPr>
      </w:pPr>
      <w:r w:rsidRPr="00C224E9">
        <w:rPr>
          <w:rFonts w:ascii="Candara" w:hAnsi="Candara"/>
          <w:b/>
          <w:bCs/>
          <w:noProof/>
          <w:sz w:val="22"/>
          <w:szCs w:val="22"/>
        </w:rPr>
        <w:t>CONTRACT HOLDER</w:t>
      </w:r>
    </w:p>
    <w:p w14:paraId="7A6B06C4" w14:textId="2806F64F" w:rsidR="00C224E9" w:rsidRPr="00252AD0" w:rsidRDefault="006E2C43" w:rsidP="00252AD0">
      <w:pPr>
        <w:pStyle w:val="ListParagraph"/>
        <w:spacing w:before="120" w:line="276" w:lineRule="auto"/>
        <w:jc w:val="both"/>
        <w:rPr>
          <w:rFonts w:ascii="Candara" w:hAnsi="Candara"/>
          <w:sz w:val="22"/>
          <w:szCs w:val="22"/>
        </w:rPr>
      </w:pPr>
      <w:r w:rsidRPr="00C224E9">
        <w:rPr>
          <w:rFonts w:ascii="Candara" w:hAnsi="Candara"/>
          <w:sz w:val="22"/>
          <w:szCs w:val="22"/>
        </w:rPr>
        <w:t>CONTRACT HOLDER as defined in Section B1- General Conditions of Contract shall have full authority to act on behalf of COMPANY in all respects.</w:t>
      </w:r>
    </w:p>
    <w:p w14:paraId="5B1206DB" w14:textId="362498D2" w:rsidR="006E2C43" w:rsidRPr="00C224E9" w:rsidRDefault="006E2C43" w:rsidP="00252AD0">
      <w:pPr>
        <w:pStyle w:val="CommentText"/>
        <w:numPr>
          <w:ilvl w:val="2"/>
          <w:numId w:val="18"/>
        </w:numPr>
        <w:tabs>
          <w:tab w:val="left" w:pos="2880"/>
        </w:tabs>
        <w:spacing w:before="160" w:after="160" w:line="276" w:lineRule="auto"/>
        <w:jc w:val="both"/>
        <w:rPr>
          <w:rFonts w:ascii="Candara" w:hAnsi="Candara"/>
          <w:b/>
          <w:bCs/>
          <w:noProof/>
          <w:sz w:val="22"/>
          <w:szCs w:val="22"/>
        </w:rPr>
      </w:pPr>
      <w:r w:rsidRPr="00C224E9">
        <w:rPr>
          <w:rFonts w:ascii="Candara" w:hAnsi="Candara"/>
          <w:b/>
          <w:bCs/>
          <w:noProof/>
          <w:sz w:val="22"/>
          <w:szCs w:val="22"/>
        </w:rPr>
        <w:t>CONTRACTOR REPRESENTATIVE</w:t>
      </w:r>
    </w:p>
    <w:p w14:paraId="5D9DE10A" w14:textId="5FF4E086" w:rsidR="006E2C43" w:rsidRPr="00C224E9" w:rsidRDefault="006E2C43" w:rsidP="00252AD0">
      <w:pPr>
        <w:pStyle w:val="ListParagraph"/>
        <w:spacing w:before="120" w:line="276" w:lineRule="auto"/>
        <w:jc w:val="both"/>
        <w:rPr>
          <w:rFonts w:ascii="Candara" w:hAnsi="Candara"/>
          <w:sz w:val="22"/>
          <w:szCs w:val="22"/>
        </w:rPr>
      </w:pPr>
      <w:r w:rsidRPr="00C224E9">
        <w:rPr>
          <w:rFonts w:ascii="Candara" w:hAnsi="Candara"/>
          <w:sz w:val="22"/>
          <w:szCs w:val="22"/>
        </w:rPr>
        <w:t>CONTRACTOR REPRESENTATIVE as defined in Section B1- General Conditions of Contract shall have full authority to act on behalf of CONTRACTOR for the purposes of CONTRACT. CONTRACTOR may wish to appoint other representative in addition to the named representative below for specific tasks. CONTRACTOR shall notify COMPANY in writing of any such appointments and the authorities vested in such representatives.</w:t>
      </w:r>
    </w:p>
    <w:p w14:paraId="0CCF228A" w14:textId="77777777" w:rsidR="006E2C43" w:rsidRPr="00C224E9" w:rsidRDefault="006E2C43" w:rsidP="00252AD0">
      <w:pPr>
        <w:pStyle w:val="ListParagraph"/>
        <w:spacing w:before="120" w:line="276" w:lineRule="auto"/>
        <w:jc w:val="both"/>
        <w:rPr>
          <w:rFonts w:ascii="Candara" w:hAnsi="Candara"/>
          <w:sz w:val="22"/>
          <w:szCs w:val="22"/>
        </w:rPr>
      </w:pPr>
      <w:r w:rsidRPr="00C224E9">
        <w:rPr>
          <w:rFonts w:ascii="Candara" w:hAnsi="Candara"/>
          <w:sz w:val="22"/>
          <w:szCs w:val="22"/>
        </w:rPr>
        <w:t xml:space="preserve">The designated CONTRACTOR REPRESENTATIVE is: </w:t>
      </w:r>
      <w:r w:rsidRPr="00252AD0">
        <w:rPr>
          <w:rFonts w:ascii="Candara" w:hAnsi="Candara"/>
          <w:sz w:val="22"/>
          <w:szCs w:val="22"/>
          <w:highlight w:val="yellow"/>
        </w:rPr>
        <w:t>_________________________</w:t>
      </w:r>
    </w:p>
    <w:p w14:paraId="016CBCD0" w14:textId="30C8D9D8" w:rsidR="006E2C43" w:rsidRPr="004A48E3" w:rsidRDefault="006E2C43" w:rsidP="00252AD0">
      <w:pPr>
        <w:pStyle w:val="CommentText"/>
        <w:numPr>
          <w:ilvl w:val="2"/>
          <w:numId w:val="18"/>
        </w:numPr>
        <w:tabs>
          <w:tab w:val="left" w:pos="2880"/>
        </w:tabs>
        <w:spacing w:before="160" w:after="160" w:line="276" w:lineRule="auto"/>
        <w:jc w:val="both"/>
        <w:rPr>
          <w:rFonts w:ascii="Candara" w:hAnsi="Candara"/>
          <w:b/>
          <w:bCs/>
          <w:noProof/>
          <w:sz w:val="22"/>
          <w:szCs w:val="22"/>
        </w:rPr>
      </w:pPr>
      <w:r w:rsidRPr="004A48E3">
        <w:rPr>
          <w:rFonts w:ascii="Candara" w:hAnsi="Candara"/>
          <w:b/>
          <w:bCs/>
          <w:noProof/>
          <w:sz w:val="22"/>
          <w:szCs w:val="22"/>
        </w:rPr>
        <w:t xml:space="preserve"> Reporting Relationship.</w:t>
      </w:r>
    </w:p>
    <w:p w14:paraId="43941F46" w14:textId="77777777" w:rsidR="006E2C43" w:rsidRPr="004A48E3" w:rsidRDefault="006E2C43" w:rsidP="00252AD0">
      <w:pPr>
        <w:pStyle w:val="ListParagraph"/>
        <w:spacing w:before="120" w:line="276" w:lineRule="auto"/>
        <w:jc w:val="both"/>
        <w:rPr>
          <w:rFonts w:ascii="Candara" w:hAnsi="Candara"/>
          <w:sz w:val="22"/>
          <w:szCs w:val="22"/>
        </w:rPr>
      </w:pPr>
      <w:r w:rsidRPr="004A48E3">
        <w:rPr>
          <w:rFonts w:ascii="Candara" w:hAnsi="Candara"/>
          <w:sz w:val="22"/>
          <w:szCs w:val="22"/>
        </w:rPr>
        <w:t>In the interest of expediency and to ensure total awareness of all parties concerned, it is important to standardise the reporting relationships between CONTRACTOR and COMPANY.</w:t>
      </w:r>
    </w:p>
    <w:p w14:paraId="2480A49D" w14:textId="77777777" w:rsidR="006E2C43" w:rsidRPr="004A48E3" w:rsidRDefault="006E2C43" w:rsidP="00252AD0">
      <w:pPr>
        <w:pStyle w:val="ListParagraph"/>
        <w:spacing w:before="120" w:line="276" w:lineRule="auto"/>
        <w:jc w:val="both"/>
        <w:rPr>
          <w:rFonts w:ascii="Candara" w:hAnsi="Candara"/>
          <w:sz w:val="22"/>
          <w:szCs w:val="22"/>
        </w:rPr>
      </w:pPr>
      <w:r w:rsidRPr="004A48E3">
        <w:rPr>
          <w:rFonts w:ascii="Candara" w:hAnsi="Candara"/>
          <w:sz w:val="22"/>
          <w:szCs w:val="22"/>
        </w:rPr>
        <w:t xml:space="preserve">To this end CONTRACTOR </w:t>
      </w:r>
      <w:bookmarkStart w:id="20" w:name="OLE_LINK1"/>
      <w:r w:rsidRPr="004A48E3">
        <w:rPr>
          <w:rFonts w:ascii="Candara" w:hAnsi="Candara"/>
          <w:sz w:val="22"/>
          <w:szCs w:val="22"/>
        </w:rPr>
        <w:t>REPRESENTATIVE</w:t>
      </w:r>
      <w:bookmarkEnd w:id="20"/>
      <w:r w:rsidRPr="004A48E3">
        <w:rPr>
          <w:rFonts w:ascii="Candara" w:hAnsi="Candara"/>
          <w:sz w:val="22"/>
          <w:szCs w:val="22"/>
        </w:rPr>
        <w:t xml:space="preserve"> shall communicate directly with CONTRACT HOLDER and vice versa. </w:t>
      </w:r>
    </w:p>
    <w:p w14:paraId="7637D45A" w14:textId="71CC95C7" w:rsidR="006E2C43" w:rsidRPr="004A48E3" w:rsidRDefault="006E2C43" w:rsidP="00252AD0">
      <w:pPr>
        <w:pStyle w:val="CommentText"/>
        <w:numPr>
          <w:ilvl w:val="2"/>
          <w:numId w:val="18"/>
        </w:numPr>
        <w:tabs>
          <w:tab w:val="left" w:pos="2880"/>
        </w:tabs>
        <w:spacing w:before="160" w:after="160" w:line="276" w:lineRule="auto"/>
        <w:jc w:val="both"/>
        <w:rPr>
          <w:rFonts w:ascii="Candara" w:hAnsi="Candara"/>
          <w:b/>
          <w:bCs/>
          <w:noProof/>
          <w:sz w:val="22"/>
          <w:szCs w:val="22"/>
        </w:rPr>
      </w:pPr>
      <w:r w:rsidRPr="004A48E3">
        <w:rPr>
          <w:rFonts w:ascii="Candara" w:hAnsi="Candara"/>
          <w:b/>
          <w:bCs/>
          <w:noProof/>
          <w:sz w:val="22"/>
          <w:szCs w:val="22"/>
        </w:rPr>
        <w:t>CONTRACTOR Administrative Work on CONTRACT</w:t>
      </w:r>
    </w:p>
    <w:p w14:paraId="174DAC34" w14:textId="6EB45A01" w:rsidR="006E2C43" w:rsidRPr="00252AD0" w:rsidRDefault="006E2C43" w:rsidP="00252AD0">
      <w:pPr>
        <w:pStyle w:val="ListParagraph"/>
        <w:spacing w:before="120" w:line="276" w:lineRule="auto"/>
        <w:jc w:val="both"/>
        <w:rPr>
          <w:rFonts w:ascii="Candara" w:hAnsi="Candara"/>
          <w:sz w:val="22"/>
          <w:szCs w:val="22"/>
        </w:rPr>
      </w:pPr>
      <w:r w:rsidRPr="004A48E3">
        <w:rPr>
          <w:rFonts w:ascii="Candara" w:hAnsi="Candara"/>
          <w:sz w:val="22"/>
          <w:szCs w:val="22"/>
        </w:rPr>
        <w:t xml:space="preserve">For ease of processing Monthly and CALL-OFF payments, CONTRACTOR REPRESENTATIVE shall be given authority to act as administrator for progress of CONTRACT WORK. He will inform COMPANY in electronic systems on the progress of individual parts of CONTRACT. </w:t>
      </w:r>
    </w:p>
    <w:p w14:paraId="79733F46" w14:textId="1BB919A5" w:rsidR="00E34C60" w:rsidRPr="008814CE" w:rsidRDefault="006E2C43" w:rsidP="008814CE">
      <w:pPr>
        <w:pStyle w:val="ListParagraph"/>
        <w:numPr>
          <w:ilvl w:val="1"/>
          <w:numId w:val="14"/>
        </w:numPr>
        <w:spacing w:before="120" w:after="120" w:line="276" w:lineRule="auto"/>
        <w:ind w:left="720" w:hanging="720"/>
        <w:jc w:val="both"/>
        <w:rPr>
          <w:rFonts w:ascii="Candara" w:hAnsi="Candara"/>
          <w:b/>
          <w:bCs/>
          <w:sz w:val="22"/>
          <w:szCs w:val="22"/>
        </w:rPr>
      </w:pPr>
      <w:r w:rsidRPr="00E34C60">
        <w:rPr>
          <w:rFonts w:ascii="Candara" w:hAnsi="Candara"/>
          <w:b/>
          <w:bCs/>
          <w:sz w:val="22"/>
          <w:szCs w:val="22"/>
        </w:rPr>
        <w:t>Communications</w:t>
      </w:r>
    </w:p>
    <w:p w14:paraId="0C4B941D" w14:textId="77777777" w:rsidR="00844A21" w:rsidRPr="00844A21" w:rsidRDefault="00844A21" w:rsidP="00844A21">
      <w:pPr>
        <w:pStyle w:val="ListParagraph"/>
        <w:numPr>
          <w:ilvl w:val="1"/>
          <w:numId w:val="18"/>
        </w:numPr>
        <w:tabs>
          <w:tab w:val="left" w:pos="630"/>
        </w:tabs>
        <w:spacing w:before="160" w:after="160" w:line="276" w:lineRule="auto"/>
        <w:jc w:val="both"/>
        <w:rPr>
          <w:rFonts w:ascii="Candara" w:hAnsi="Candara"/>
          <w:noProof/>
          <w:vanish/>
          <w:sz w:val="22"/>
          <w:szCs w:val="22"/>
        </w:rPr>
      </w:pPr>
    </w:p>
    <w:p w14:paraId="76DC3B6D" w14:textId="255D6DD7" w:rsidR="006E2C43" w:rsidRPr="00844A21" w:rsidRDefault="006E2C43" w:rsidP="00252AD0">
      <w:pPr>
        <w:pStyle w:val="CommentText"/>
        <w:numPr>
          <w:ilvl w:val="2"/>
          <w:numId w:val="18"/>
        </w:numPr>
        <w:tabs>
          <w:tab w:val="left" w:pos="3960"/>
        </w:tabs>
        <w:spacing w:before="160" w:after="160" w:line="276" w:lineRule="auto"/>
        <w:jc w:val="both"/>
        <w:rPr>
          <w:rFonts w:ascii="Candara" w:hAnsi="Candara"/>
          <w:noProof/>
          <w:sz w:val="22"/>
          <w:szCs w:val="22"/>
        </w:rPr>
      </w:pPr>
      <w:r w:rsidRPr="00844A21">
        <w:rPr>
          <w:rFonts w:ascii="Candara" w:hAnsi="Candara"/>
          <w:noProof/>
          <w:sz w:val="22"/>
          <w:szCs w:val="22"/>
        </w:rPr>
        <w:t>All communications between the parties, whether written or verbal shall be conducted in the English language.</w:t>
      </w:r>
    </w:p>
    <w:p w14:paraId="79E0BAFB" w14:textId="11624543" w:rsidR="006E2C43" w:rsidRPr="00844A21" w:rsidRDefault="006E2C43" w:rsidP="00252AD0">
      <w:pPr>
        <w:pStyle w:val="CommentText"/>
        <w:numPr>
          <w:ilvl w:val="2"/>
          <w:numId w:val="18"/>
        </w:numPr>
        <w:tabs>
          <w:tab w:val="left" w:pos="3960"/>
        </w:tabs>
        <w:spacing w:before="160" w:after="160" w:line="276" w:lineRule="auto"/>
        <w:jc w:val="both"/>
        <w:rPr>
          <w:rFonts w:ascii="Candara" w:hAnsi="Candara"/>
          <w:noProof/>
          <w:sz w:val="22"/>
          <w:szCs w:val="22"/>
        </w:rPr>
      </w:pPr>
      <w:r w:rsidRPr="00844A21">
        <w:rPr>
          <w:rFonts w:ascii="Candara" w:hAnsi="Candara"/>
          <w:noProof/>
          <w:sz w:val="22"/>
          <w:szCs w:val="22"/>
        </w:rPr>
        <w:t>All instructions or notices given under this CONTRACT shall be in writing. In the event that for reasons of expediency one gives a verbal instruction or notice to the other party the issuing party shall immediately or at most within 24 hours confirm such instruction or notice in writing.</w:t>
      </w:r>
    </w:p>
    <w:p w14:paraId="3D722F16" w14:textId="77777777" w:rsidR="006E2C43" w:rsidRPr="00844A21" w:rsidRDefault="006E2C43" w:rsidP="00252AD0">
      <w:pPr>
        <w:pStyle w:val="CommentText"/>
        <w:numPr>
          <w:ilvl w:val="2"/>
          <w:numId w:val="18"/>
        </w:numPr>
        <w:tabs>
          <w:tab w:val="left" w:pos="3960"/>
        </w:tabs>
        <w:spacing w:before="160" w:after="160" w:line="276" w:lineRule="auto"/>
        <w:jc w:val="both"/>
        <w:rPr>
          <w:rFonts w:ascii="Candara" w:hAnsi="Candara"/>
          <w:noProof/>
          <w:sz w:val="22"/>
          <w:szCs w:val="22"/>
        </w:rPr>
      </w:pPr>
      <w:r w:rsidRPr="00844A21">
        <w:rPr>
          <w:rFonts w:ascii="Candara" w:hAnsi="Candara"/>
          <w:noProof/>
          <w:sz w:val="22"/>
          <w:szCs w:val="22"/>
        </w:rPr>
        <w:t>All legal notices required or necessary under this CONTRACT shall be hand carried to CONTRACT HOLDER, and a suitable receipt obtained, or sent by registered mail.</w:t>
      </w:r>
    </w:p>
    <w:p w14:paraId="60853B3A" w14:textId="77777777" w:rsidR="006E2C43" w:rsidRPr="00844A21" w:rsidRDefault="006E2C43" w:rsidP="00252AD0">
      <w:pPr>
        <w:pStyle w:val="CommentText"/>
        <w:numPr>
          <w:ilvl w:val="2"/>
          <w:numId w:val="18"/>
        </w:numPr>
        <w:tabs>
          <w:tab w:val="left" w:pos="3960"/>
        </w:tabs>
        <w:spacing w:before="160" w:after="160" w:line="276" w:lineRule="auto"/>
        <w:jc w:val="both"/>
        <w:rPr>
          <w:rFonts w:ascii="Candara" w:hAnsi="Candara"/>
          <w:noProof/>
          <w:sz w:val="22"/>
          <w:szCs w:val="22"/>
        </w:rPr>
      </w:pPr>
      <w:r w:rsidRPr="00844A21">
        <w:rPr>
          <w:rFonts w:ascii="Candara" w:hAnsi="Candara"/>
          <w:noProof/>
          <w:sz w:val="22"/>
          <w:szCs w:val="22"/>
        </w:rPr>
        <w:t>All correspondence apart from legal notices shall be dealt with by letter or E-mail applicable.</w:t>
      </w:r>
    </w:p>
    <w:p w14:paraId="521BA99D" w14:textId="4D2C57F2" w:rsidR="006E2C43" w:rsidRDefault="006E2C43" w:rsidP="00A42885">
      <w:pPr>
        <w:pStyle w:val="CommentText"/>
        <w:numPr>
          <w:ilvl w:val="2"/>
          <w:numId w:val="18"/>
        </w:numPr>
        <w:tabs>
          <w:tab w:val="left" w:pos="3960"/>
        </w:tabs>
        <w:spacing w:before="160" w:after="160" w:line="276" w:lineRule="auto"/>
        <w:jc w:val="both"/>
        <w:rPr>
          <w:rFonts w:ascii="Candara" w:hAnsi="Candara"/>
          <w:noProof/>
          <w:sz w:val="22"/>
          <w:szCs w:val="22"/>
        </w:rPr>
      </w:pPr>
      <w:r w:rsidRPr="00844A21">
        <w:rPr>
          <w:rFonts w:ascii="Candara" w:hAnsi="Candara"/>
          <w:noProof/>
          <w:sz w:val="22"/>
          <w:szCs w:val="22"/>
        </w:rPr>
        <w:t>Correspondence from CONTRACTOR REPRESENTATIVE to CONTRACT HOLDER by letter shall follow the format detailed below:</w:t>
      </w:r>
    </w:p>
    <w:p w14:paraId="69843030" w14:textId="77777777" w:rsidR="00684A05" w:rsidRPr="00A42885" w:rsidRDefault="00684A05" w:rsidP="00684A05">
      <w:pPr>
        <w:pStyle w:val="CommentText"/>
        <w:tabs>
          <w:tab w:val="left" w:pos="3960"/>
        </w:tabs>
        <w:spacing w:before="160" w:after="160" w:line="276" w:lineRule="auto"/>
        <w:ind w:left="720"/>
        <w:jc w:val="both"/>
        <w:rPr>
          <w:rFonts w:ascii="Candara" w:hAnsi="Candara"/>
          <w:noProof/>
          <w:sz w:val="22"/>
          <w:szCs w:val="22"/>
        </w:rPr>
      </w:pPr>
    </w:p>
    <w:tbl>
      <w:tblPr>
        <w:tblW w:w="846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3"/>
        <w:gridCol w:w="6477"/>
      </w:tblGrid>
      <w:tr w:rsidR="006E2C43" w:rsidRPr="00582F98" w14:paraId="3F42C518" w14:textId="77777777" w:rsidTr="00E34C60">
        <w:tc>
          <w:tcPr>
            <w:tcW w:w="1983" w:type="dxa"/>
          </w:tcPr>
          <w:p w14:paraId="0A46C654" w14:textId="77777777" w:rsidR="006E2C43" w:rsidRPr="00582F98" w:rsidRDefault="006E2C43" w:rsidP="00781077">
            <w:pPr>
              <w:rPr>
                <w:rFonts w:ascii="Candara" w:hAnsi="Candara"/>
                <w:sz w:val="22"/>
                <w:szCs w:val="22"/>
              </w:rPr>
            </w:pPr>
            <w:r w:rsidRPr="00582F98">
              <w:rPr>
                <w:rFonts w:ascii="Candara" w:hAnsi="Candara"/>
                <w:sz w:val="22"/>
                <w:szCs w:val="22"/>
              </w:rPr>
              <w:t>Date:</w:t>
            </w:r>
          </w:p>
        </w:tc>
        <w:tc>
          <w:tcPr>
            <w:tcW w:w="6477" w:type="dxa"/>
          </w:tcPr>
          <w:p w14:paraId="58333345" w14:textId="77777777" w:rsidR="006E2C43" w:rsidRPr="00582F98" w:rsidRDefault="006E2C43" w:rsidP="00781077">
            <w:pPr>
              <w:rPr>
                <w:rFonts w:ascii="Candara" w:hAnsi="Candara"/>
                <w:sz w:val="22"/>
                <w:szCs w:val="22"/>
              </w:rPr>
            </w:pPr>
          </w:p>
        </w:tc>
      </w:tr>
      <w:tr w:rsidR="006E2C43" w:rsidRPr="00582F98" w14:paraId="6AD736E4" w14:textId="77777777" w:rsidTr="00E34C60">
        <w:tc>
          <w:tcPr>
            <w:tcW w:w="1983" w:type="dxa"/>
          </w:tcPr>
          <w:p w14:paraId="7F8FFA30" w14:textId="4B6B651B" w:rsidR="006E2C43" w:rsidRPr="00582F98" w:rsidRDefault="006E2C43" w:rsidP="00781077">
            <w:pPr>
              <w:rPr>
                <w:rFonts w:ascii="Candara" w:hAnsi="Candara"/>
                <w:sz w:val="22"/>
                <w:szCs w:val="22"/>
              </w:rPr>
            </w:pPr>
            <w:del w:id="21" w:author="Al Riyami, Azza OLNG-SCC/12" w:date="2026-04-27T16:46:00Z" w16du:dateUtc="2026-04-27T12:46:00Z">
              <w:r w:rsidRPr="00582F98" w:rsidDel="00C94978">
                <w:rPr>
                  <w:rFonts w:ascii="Candara" w:hAnsi="Candara"/>
                  <w:sz w:val="22"/>
                  <w:szCs w:val="22"/>
                </w:rPr>
                <w:delText xml:space="preserve">Fax </w:delText>
              </w:r>
            </w:del>
            <w:r w:rsidRPr="00582F98">
              <w:rPr>
                <w:rFonts w:ascii="Candara" w:hAnsi="Candara"/>
                <w:sz w:val="22"/>
                <w:szCs w:val="22"/>
              </w:rPr>
              <w:t>Ref.:</w:t>
            </w:r>
          </w:p>
        </w:tc>
        <w:tc>
          <w:tcPr>
            <w:tcW w:w="6477" w:type="dxa"/>
          </w:tcPr>
          <w:p w14:paraId="517E06C9" w14:textId="77777777" w:rsidR="006E2C43" w:rsidRPr="00582F98" w:rsidRDefault="006E2C43" w:rsidP="00781077">
            <w:pPr>
              <w:rPr>
                <w:rFonts w:ascii="Candara" w:hAnsi="Candara"/>
                <w:sz w:val="22"/>
                <w:szCs w:val="22"/>
              </w:rPr>
            </w:pPr>
            <w:r w:rsidRPr="00582F98">
              <w:rPr>
                <w:rFonts w:ascii="Candara" w:hAnsi="Candara"/>
                <w:sz w:val="22"/>
                <w:szCs w:val="22"/>
              </w:rPr>
              <w:t xml:space="preserve"> (numbered sequentially)</w:t>
            </w:r>
          </w:p>
        </w:tc>
      </w:tr>
      <w:tr w:rsidR="006E2C43" w:rsidRPr="00582F98" w14:paraId="1BDBE94B" w14:textId="77777777" w:rsidTr="00E34C60">
        <w:tc>
          <w:tcPr>
            <w:tcW w:w="1983" w:type="dxa"/>
          </w:tcPr>
          <w:p w14:paraId="5D61BBEB" w14:textId="77777777" w:rsidR="006E2C43" w:rsidRPr="00582F98" w:rsidRDefault="006E2C43" w:rsidP="00781077">
            <w:pPr>
              <w:rPr>
                <w:rFonts w:ascii="Candara" w:hAnsi="Candara"/>
                <w:sz w:val="22"/>
                <w:szCs w:val="22"/>
              </w:rPr>
            </w:pPr>
            <w:r w:rsidRPr="00582F98">
              <w:rPr>
                <w:rFonts w:ascii="Candara" w:hAnsi="Candara"/>
                <w:sz w:val="22"/>
                <w:szCs w:val="22"/>
              </w:rPr>
              <w:t>To:</w:t>
            </w:r>
          </w:p>
        </w:tc>
        <w:tc>
          <w:tcPr>
            <w:tcW w:w="6477" w:type="dxa"/>
          </w:tcPr>
          <w:p w14:paraId="09730037" w14:textId="77777777" w:rsidR="006E2C43" w:rsidRPr="00582F98" w:rsidRDefault="006E2C43" w:rsidP="00781077">
            <w:pPr>
              <w:rPr>
                <w:rFonts w:ascii="Candara" w:hAnsi="Candara"/>
                <w:b/>
                <w:bCs/>
                <w:smallCaps/>
                <w:sz w:val="22"/>
                <w:szCs w:val="22"/>
              </w:rPr>
            </w:pPr>
            <w:r w:rsidRPr="00582F98">
              <w:rPr>
                <w:rFonts w:ascii="Candara" w:hAnsi="Candara"/>
                <w:b/>
                <w:bCs/>
                <w:smallCaps/>
                <w:sz w:val="22"/>
                <w:szCs w:val="22"/>
              </w:rPr>
              <w:t>Oman LNG LLC</w:t>
            </w:r>
          </w:p>
        </w:tc>
      </w:tr>
      <w:tr w:rsidR="006E2C43" w:rsidRPr="00582F98" w14:paraId="4E0D34C9" w14:textId="77777777" w:rsidTr="00E34C60">
        <w:tc>
          <w:tcPr>
            <w:tcW w:w="1983" w:type="dxa"/>
          </w:tcPr>
          <w:p w14:paraId="5E919545" w14:textId="77777777" w:rsidR="006E2C43" w:rsidRPr="00582F98" w:rsidRDefault="006E2C43" w:rsidP="00781077">
            <w:pPr>
              <w:rPr>
                <w:rFonts w:ascii="Candara" w:hAnsi="Candara"/>
                <w:sz w:val="22"/>
                <w:szCs w:val="22"/>
              </w:rPr>
            </w:pPr>
            <w:r w:rsidRPr="00582F98">
              <w:rPr>
                <w:rFonts w:ascii="Candara" w:hAnsi="Candara"/>
                <w:sz w:val="22"/>
                <w:szCs w:val="22"/>
              </w:rPr>
              <w:t>Attention:</w:t>
            </w:r>
          </w:p>
        </w:tc>
        <w:tc>
          <w:tcPr>
            <w:tcW w:w="6477" w:type="dxa"/>
          </w:tcPr>
          <w:p w14:paraId="12186CA8" w14:textId="77777777" w:rsidR="006E2C43" w:rsidRPr="00582F98" w:rsidRDefault="006E2C43" w:rsidP="00781077">
            <w:pPr>
              <w:rPr>
                <w:rFonts w:ascii="Candara" w:hAnsi="Candara"/>
                <w:b/>
                <w:bCs/>
                <w:smallCaps/>
                <w:color w:val="0000FF"/>
                <w:sz w:val="22"/>
                <w:szCs w:val="22"/>
              </w:rPr>
            </w:pPr>
            <w:r w:rsidRPr="00582F98">
              <w:rPr>
                <w:rFonts w:ascii="Candara" w:hAnsi="Candara"/>
                <w:b/>
                <w:bCs/>
                <w:smallCaps/>
                <w:color w:val="0000FF"/>
                <w:sz w:val="22"/>
                <w:szCs w:val="22"/>
              </w:rPr>
              <w:t>&lt;CONTRACT HOLDER&gt;</w:t>
            </w:r>
          </w:p>
        </w:tc>
      </w:tr>
      <w:tr w:rsidR="006E2C43" w:rsidRPr="00582F98" w14:paraId="5E6FDBE9" w14:textId="77777777" w:rsidTr="00E34C60">
        <w:tc>
          <w:tcPr>
            <w:tcW w:w="1983" w:type="dxa"/>
          </w:tcPr>
          <w:p w14:paraId="6BAECEFF" w14:textId="77777777" w:rsidR="006E2C43" w:rsidRPr="00582F98" w:rsidRDefault="006E2C43" w:rsidP="00781077">
            <w:pPr>
              <w:rPr>
                <w:rFonts w:ascii="Candara" w:hAnsi="Candara"/>
                <w:sz w:val="22"/>
                <w:szCs w:val="22"/>
              </w:rPr>
            </w:pPr>
            <w:r w:rsidRPr="00582F98">
              <w:rPr>
                <w:rFonts w:ascii="Candara" w:hAnsi="Candara"/>
                <w:sz w:val="22"/>
                <w:szCs w:val="22"/>
              </w:rPr>
              <w:t>From:</w:t>
            </w:r>
          </w:p>
        </w:tc>
        <w:tc>
          <w:tcPr>
            <w:tcW w:w="6477" w:type="dxa"/>
          </w:tcPr>
          <w:p w14:paraId="2C47ED85" w14:textId="77777777" w:rsidR="006E2C43" w:rsidRPr="00582F98" w:rsidRDefault="006E2C43" w:rsidP="00781077">
            <w:pPr>
              <w:rPr>
                <w:rFonts w:ascii="Candara" w:hAnsi="Candara"/>
                <w:sz w:val="22"/>
                <w:szCs w:val="22"/>
              </w:rPr>
            </w:pPr>
            <w:r w:rsidRPr="00582F98">
              <w:rPr>
                <w:rFonts w:ascii="Candara" w:hAnsi="Candara"/>
                <w:color w:val="0000FF"/>
                <w:sz w:val="22"/>
                <w:szCs w:val="22"/>
                <w:highlight w:val="yellow"/>
              </w:rPr>
              <w:t xml:space="preserve">&lt;Name of </w:t>
            </w:r>
            <w:r w:rsidRPr="00582F98">
              <w:rPr>
                <w:rFonts w:ascii="Candara" w:hAnsi="Candara"/>
                <w:b/>
                <w:bCs/>
                <w:color w:val="0000FF"/>
                <w:sz w:val="22"/>
                <w:szCs w:val="22"/>
                <w:highlight w:val="yellow"/>
              </w:rPr>
              <w:t>CONTRACTOR</w:t>
            </w:r>
            <w:r w:rsidRPr="00582F98">
              <w:rPr>
                <w:rFonts w:ascii="Candara" w:hAnsi="Candara"/>
                <w:color w:val="0000FF"/>
                <w:sz w:val="22"/>
                <w:szCs w:val="22"/>
                <w:highlight w:val="yellow"/>
              </w:rPr>
              <w:t>&gt;</w:t>
            </w:r>
          </w:p>
        </w:tc>
      </w:tr>
      <w:tr w:rsidR="006E2C43" w:rsidRPr="00582F98" w14:paraId="235DF331" w14:textId="77777777" w:rsidTr="00E34C60">
        <w:tc>
          <w:tcPr>
            <w:tcW w:w="1983" w:type="dxa"/>
          </w:tcPr>
          <w:p w14:paraId="04545643" w14:textId="77777777" w:rsidR="006E2C43" w:rsidRPr="00582F98" w:rsidRDefault="006E2C43" w:rsidP="00781077">
            <w:pPr>
              <w:rPr>
                <w:rFonts w:ascii="Candara" w:hAnsi="Candara"/>
                <w:sz w:val="22"/>
                <w:szCs w:val="22"/>
              </w:rPr>
            </w:pPr>
            <w:r w:rsidRPr="00582F98">
              <w:rPr>
                <w:rFonts w:ascii="Candara" w:hAnsi="Candara"/>
                <w:sz w:val="22"/>
                <w:szCs w:val="22"/>
              </w:rPr>
              <w:t xml:space="preserve">Copy to:  </w:t>
            </w:r>
          </w:p>
        </w:tc>
        <w:tc>
          <w:tcPr>
            <w:tcW w:w="6477" w:type="dxa"/>
          </w:tcPr>
          <w:p w14:paraId="327DE8EF" w14:textId="77777777" w:rsidR="006E2C43" w:rsidRPr="00582F98" w:rsidRDefault="006E2C43" w:rsidP="00781077">
            <w:pPr>
              <w:rPr>
                <w:rFonts w:ascii="Candara" w:hAnsi="Candara"/>
                <w:sz w:val="22"/>
                <w:szCs w:val="22"/>
              </w:rPr>
            </w:pPr>
            <w:r w:rsidRPr="00582F98">
              <w:rPr>
                <w:rFonts w:ascii="Candara" w:hAnsi="Candara"/>
                <w:sz w:val="22"/>
                <w:szCs w:val="22"/>
              </w:rPr>
              <w:t>(other parties - as applicable)</w:t>
            </w:r>
          </w:p>
        </w:tc>
      </w:tr>
      <w:tr w:rsidR="006E2C43" w:rsidRPr="00582F98" w14:paraId="7DCBFA56" w14:textId="77777777" w:rsidTr="00E34C60">
        <w:tc>
          <w:tcPr>
            <w:tcW w:w="1983" w:type="dxa"/>
          </w:tcPr>
          <w:p w14:paraId="66475486" w14:textId="77777777" w:rsidR="006E2C43" w:rsidRPr="00582F98" w:rsidRDefault="006E2C43" w:rsidP="00781077">
            <w:pPr>
              <w:rPr>
                <w:rFonts w:ascii="Candara" w:hAnsi="Candara"/>
                <w:sz w:val="22"/>
                <w:szCs w:val="22"/>
              </w:rPr>
            </w:pPr>
            <w:r w:rsidRPr="00582F98">
              <w:rPr>
                <w:rFonts w:ascii="Candara" w:hAnsi="Candara"/>
                <w:sz w:val="22"/>
                <w:szCs w:val="22"/>
              </w:rPr>
              <w:t>Contract No.:</w:t>
            </w:r>
          </w:p>
        </w:tc>
        <w:tc>
          <w:tcPr>
            <w:tcW w:w="6477" w:type="dxa"/>
          </w:tcPr>
          <w:p w14:paraId="59827B95" w14:textId="5265385E" w:rsidR="006E2C43" w:rsidRPr="00582F98" w:rsidRDefault="00000000" w:rsidP="00781077">
            <w:pPr>
              <w:rPr>
                <w:rFonts w:ascii="Candara" w:hAnsi="Candara"/>
                <w:b/>
                <w:bCs/>
                <w:smallCaps/>
                <w:sz w:val="22"/>
                <w:szCs w:val="22"/>
              </w:rPr>
            </w:pPr>
            <w:sdt>
              <w:sdtPr>
                <w:rPr>
                  <w:rFonts w:ascii="Candara" w:hAnsi="Candara"/>
                  <w:b/>
                  <w:bCs/>
                  <w:smallCaps/>
                  <w:sz w:val="22"/>
                  <w:szCs w:val="22"/>
                </w:rPr>
                <w:alias w:val="Subject"/>
                <w:tag w:val=""/>
                <w:id w:val="1953351657"/>
                <w:placeholder>
                  <w:docPart w:val="9C1C6D8D0DE1498D9DAEDA8E17A7C174"/>
                </w:placeholder>
                <w:dataBinding w:prefixMappings="xmlns:ns0='http://purl.org/dc/elements/1.1/' xmlns:ns1='http://schemas.openxmlformats.org/package/2006/metadata/core-properties' " w:xpath="/ns1:coreProperties[1]/ns0:subject[1]" w:storeItemID="{6C3C8BC8-F283-45AE-878A-BAB7291924A1}"/>
                <w:text/>
              </w:sdtPr>
              <w:sdtContent>
                <w:r w:rsidR="00E34C60" w:rsidRPr="00582F98">
                  <w:rPr>
                    <w:rFonts w:ascii="Candara" w:hAnsi="Candara"/>
                    <w:b/>
                    <w:bCs/>
                    <w:smallCaps/>
                    <w:sz w:val="22"/>
                    <w:szCs w:val="22"/>
                  </w:rPr>
                  <w:t>Contract No.</w:t>
                </w:r>
              </w:sdtContent>
            </w:sdt>
          </w:p>
        </w:tc>
      </w:tr>
      <w:tr w:rsidR="006E2C43" w:rsidRPr="00582F98" w14:paraId="5D12DBAB" w14:textId="77777777" w:rsidTr="00E34C60">
        <w:tc>
          <w:tcPr>
            <w:tcW w:w="1983" w:type="dxa"/>
          </w:tcPr>
          <w:p w14:paraId="154FB513" w14:textId="77777777" w:rsidR="006E2C43" w:rsidRPr="00582F98" w:rsidRDefault="006E2C43" w:rsidP="00781077">
            <w:pPr>
              <w:rPr>
                <w:rFonts w:ascii="Candara" w:hAnsi="Candara"/>
                <w:sz w:val="22"/>
                <w:szCs w:val="22"/>
              </w:rPr>
            </w:pPr>
            <w:r w:rsidRPr="00582F98">
              <w:rPr>
                <w:rFonts w:ascii="Candara" w:hAnsi="Candara"/>
                <w:sz w:val="22"/>
                <w:szCs w:val="22"/>
              </w:rPr>
              <w:t>Contract Title:</w:t>
            </w:r>
          </w:p>
        </w:tc>
        <w:tc>
          <w:tcPr>
            <w:tcW w:w="6477" w:type="dxa"/>
          </w:tcPr>
          <w:sdt>
            <w:sdtPr>
              <w:rPr>
                <w:rFonts w:ascii="Candara" w:hAnsi="Candara"/>
                <w:b/>
                <w:bCs/>
                <w:smallCaps/>
                <w:sz w:val="22"/>
                <w:szCs w:val="22"/>
              </w:rPr>
              <w:alias w:val="Title"/>
              <w:tag w:val=""/>
              <w:id w:val="1613932584"/>
              <w:placeholder>
                <w:docPart w:val="1B51BE4ECC374941A73BEBDB250C7639"/>
              </w:placeholder>
              <w:dataBinding w:prefixMappings="xmlns:ns0='http://purl.org/dc/elements/1.1/' xmlns:ns1='http://schemas.openxmlformats.org/package/2006/metadata/core-properties' " w:xpath="/ns1:coreProperties[1]/ns0:title[1]" w:storeItemID="{6C3C8BC8-F283-45AE-878A-BAB7291924A1}"/>
              <w:text/>
            </w:sdtPr>
            <w:sdtContent>
              <w:p w14:paraId="2DE248E2" w14:textId="0771849C" w:rsidR="006E2C43" w:rsidRPr="00582F98" w:rsidRDefault="00E34C60" w:rsidP="00781077">
                <w:pPr>
                  <w:rPr>
                    <w:rFonts w:ascii="Candara" w:hAnsi="Candara"/>
                    <w:b/>
                    <w:bCs/>
                    <w:smallCaps/>
                    <w:sz w:val="22"/>
                    <w:szCs w:val="22"/>
                  </w:rPr>
                </w:pPr>
                <w:r w:rsidRPr="00582F98">
                  <w:rPr>
                    <w:rFonts w:ascii="Candara" w:hAnsi="Candara"/>
                    <w:b/>
                    <w:bCs/>
                    <w:smallCaps/>
                    <w:sz w:val="22"/>
                    <w:szCs w:val="22"/>
                  </w:rPr>
                  <w:t>Contract Title</w:t>
                </w:r>
              </w:p>
            </w:sdtContent>
          </w:sdt>
        </w:tc>
      </w:tr>
      <w:tr w:rsidR="006E2C43" w:rsidRPr="00582F98" w14:paraId="0A2507C1" w14:textId="77777777" w:rsidTr="00E34C60">
        <w:tc>
          <w:tcPr>
            <w:tcW w:w="1983" w:type="dxa"/>
          </w:tcPr>
          <w:p w14:paraId="37821998" w14:textId="77777777" w:rsidR="006E2C43" w:rsidRPr="00582F98" w:rsidRDefault="006E2C43" w:rsidP="00781077">
            <w:pPr>
              <w:rPr>
                <w:rFonts w:ascii="Candara" w:hAnsi="Candara"/>
                <w:sz w:val="22"/>
                <w:szCs w:val="22"/>
              </w:rPr>
            </w:pPr>
            <w:r w:rsidRPr="00582F98">
              <w:rPr>
                <w:rFonts w:ascii="Candara" w:hAnsi="Candara"/>
                <w:sz w:val="22"/>
                <w:szCs w:val="22"/>
              </w:rPr>
              <w:t>Subject:</w:t>
            </w:r>
          </w:p>
        </w:tc>
        <w:tc>
          <w:tcPr>
            <w:tcW w:w="6477" w:type="dxa"/>
          </w:tcPr>
          <w:p w14:paraId="151CBA55" w14:textId="77777777" w:rsidR="006E2C43" w:rsidRPr="00582F98" w:rsidRDefault="006E2C43" w:rsidP="00781077">
            <w:pPr>
              <w:rPr>
                <w:rFonts w:ascii="Candara" w:hAnsi="Candara"/>
                <w:sz w:val="22"/>
                <w:szCs w:val="22"/>
              </w:rPr>
            </w:pPr>
          </w:p>
        </w:tc>
      </w:tr>
      <w:tr w:rsidR="006E2C43" w:rsidRPr="00582F98" w14:paraId="2C535D74" w14:textId="77777777" w:rsidTr="00E34C60">
        <w:tc>
          <w:tcPr>
            <w:tcW w:w="8460" w:type="dxa"/>
            <w:gridSpan w:val="2"/>
          </w:tcPr>
          <w:p w14:paraId="49A7256B" w14:textId="56F229B6" w:rsidR="006E2C43" w:rsidRPr="00582F98" w:rsidRDefault="006E2C43" w:rsidP="00781077">
            <w:pPr>
              <w:rPr>
                <w:rFonts w:ascii="Candara" w:hAnsi="Candara"/>
                <w:sz w:val="22"/>
                <w:szCs w:val="22"/>
              </w:rPr>
            </w:pPr>
            <w:r w:rsidRPr="00582F98">
              <w:rPr>
                <w:rFonts w:ascii="Candara" w:hAnsi="Candara"/>
                <w:sz w:val="22"/>
                <w:szCs w:val="22"/>
              </w:rPr>
              <w:t>Text</w:t>
            </w:r>
            <w:del w:id="22" w:author="Al Riyami, Azza OLNG-SCC/12" w:date="2026-04-27T16:47:00Z" w16du:dateUtc="2026-04-27T12:47:00Z">
              <w:r w:rsidRPr="00582F98" w:rsidDel="004157C5">
                <w:rPr>
                  <w:rFonts w:ascii="Candara" w:hAnsi="Candara"/>
                  <w:sz w:val="22"/>
                  <w:szCs w:val="22"/>
                </w:rPr>
                <w:delText xml:space="preserve"> of Fax</w:delText>
              </w:r>
            </w:del>
          </w:p>
        </w:tc>
      </w:tr>
    </w:tbl>
    <w:p w14:paraId="1534EDFB" w14:textId="77777777" w:rsidR="006E2C43" w:rsidRDefault="006E2C43" w:rsidP="00BA5FF0"/>
    <w:p w14:paraId="00F6C885" w14:textId="31A019FE" w:rsidR="006E2C43" w:rsidRPr="00BA5FF0" w:rsidRDefault="006E2C43" w:rsidP="00A42885">
      <w:pPr>
        <w:pStyle w:val="ListParagraph"/>
        <w:numPr>
          <w:ilvl w:val="1"/>
          <w:numId w:val="14"/>
        </w:numPr>
        <w:spacing w:before="120" w:after="120" w:line="276" w:lineRule="auto"/>
        <w:ind w:left="720" w:hanging="720"/>
        <w:jc w:val="both"/>
        <w:rPr>
          <w:rFonts w:ascii="Candara" w:hAnsi="Candara"/>
          <w:b/>
          <w:bCs/>
          <w:sz w:val="22"/>
          <w:szCs w:val="22"/>
        </w:rPr>
      </w:pPr>
      <w:r w:rsidRPr="00BA5FF0">
        <w:rPr>
          <w:rFonts w:ascii="Candara" w:hAnsi="Candara"/>
          <w:b/>
          <w:bCs/>
          <w:sz w:val="22"/>
          <w:szCs w:val="22"/>
        </w:rPr>
        <w:t>Reports</w:t>
      </w:r>
    </w:p>
    <w:p w14:paraId="16773E42" w14:textId="77777777" w:rsidR="006E2C43" w:rsidRPr="00BA5FF0" w:rsidRDefault="006E2C43" w:rsidP="00684A05">
      <w:pPr>
        <w:pStyle w:val="CommentText"/>
        <w:tabs>
          <w:tab w:val="left" w:pos="3960"/>
        </w:tabs>
        <w:spacing w:before="160" w:after="160" w:line="276" w:lineRule="auto"/>
        <w:ind w:left="720"/>
        <w:jc w:val="both"/>
        <w:rPr>
          <w:rFonts w:ascii="Candara" w:hAnsi="Candara"/>
          <w:noProof/>
          <w:sz w:val="22"/>
          <w:szCs w:val="22"/>
        </w:rPr>
      </w:pPr>
      <w:r w:rsidRPr="00BA5FF0">
        <w:rPr>
          <w:rFonts w:ascii="Candara" w:hAnsi="Candara"/>
          <w:noProof/>
          <w:sz w:val="22"/>
          <w:szCs w:val="22"/>
        </w:rPr>
        <w:t>All reports to be prepared by CONTRACTOR under this CONTRACT shall satisfy the following requirements:</w:t>
      </w:r>
    </w:p>
    <w:p w14:paraId="6F94CED1" w14:textId="77777777" w:rsidR="008814CE" w:rsidRPr="008814CE" w:rsidRDefault="008814CE" w:rsidP="008814CE">
      <w:pPr>
        <w:pStyle w:val="ListParagraph"/>
        <w:numPr>
          <w:ilvl w:val="1"/>
          <w:numId w:val="18"/>
        </w:numPr>
        <w:tabs>
          <w:tab w:val="left" w:pos="3960"/>
        </w:tabs>
        <w:spacing w:before="160" w:after="160" w:line="276" w:lineRule="auto"/>
        <w:jc w:val="both"/>
        <w:rPr>
          <w:rFonts w:ascii="Candara" w:hAnsi="Candara"/>
          <w:noProof/>
          <w:vanish/>
          <w:sz w:val="22"/>
          <w:szCs w:val="22"/>
        </w:rPr>
      </w:pPr>
    </w:p>
    <w:p w14:paraId="779C1655" w14:textId="1C727F92" w:rsidR="006E2C43" w:rsidRPr="00BA5FF0" w:rsidRDefault="006E2C43" w:rsidP="008814CE">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All reports shall be properly bound into manageable volumes.</w:t>
      </w:r>
    </w:p>
    <w:p w14:paraId="3A11B49A" w14:textId="77777777" w:rsidR="006E2C43" w:rsidRPr="00BA5FF0" w:rsidRDefault="006E2C43" w:rsidP="00684A05">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All paper shall be to standard ISO A4 size, except for covers, which may be slightly larger.  In the event that a larger size paper is required (i.e. for sketches, bar charts, etc.) standard ISO A3 size shall be used which may be folded to fit into an A4 size report.</w:t>
      </w:r>
    </w:p>
    <w:p w14:paraId="544A4199" w14:textId="77777777" w:rsidR="006E2C43" w:rsidRPr="00BA5FF0" w:rsidRDefault="006E2C43" w:rsidP="00684A05">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Hard covers shall be used for each report, the front cover of each report shall have title window.</w:t>
      </w:r>
    </w:p>
    <w:p w14:paraId="3FC379A0" w14:textId="307294ED" w:rsidR="006E2C43" w:rsidRPr="00BA5FF0" w:rsidDel="00051B60" w:rsidRDefault="006E2C43" w:rsidP="00684A05">
      <w:pPr>
        <w:pStyle w:val="CommentText"/>
        <w:numPr>
          <w:ilvl w:val="2"/>
          <w:numId w:val="18"/>
        </w:numPr>
        <w:tabs>
          <w:tab w:val="left" w:pos="3960"/>
        </w:tabs>
        <w:spacing w:before="160" w:after="160" w:line="276" w:lineRule="auto"/>
        <w:jc w:val="both"/>
        <w:rPr>
          <w:del w:id="23" w:author="Al Riyami, Azza OLNG-SCC/12" w:date="2026-04-26T14:51:00Z" w16du:dateUtc="2026-04-26T10:51:00Z"/>
          <w:rFonts w:ascii="Candara" w:hAnsi="Candara"/>
          <w:noProof/>
          <w:sz w:val="22"/>
          <w:szCs w:val="22"/>
        </w:rPr>
      </w:pPr>
      <w:r w:rsidRPr="00BA5FF0">
        <w:rPr>
          <w:rFonts w:ascii="Candara" w:hAnsi="Candara"/>
          <w:noProof/>
          <w:sz w:val="22"/>
          <w:szCs w:val="22"/>
        </w:rPr>
        <w:t>First page of each report shall only bear the following information:</w:t>
      </w:r>
    </w:p>
    <w:p w14:paraId="17CD30BB" w14:textId="4BC9D705" w:rsidR="006E2C43" w:rsidRPr="00051B60" w:rsidRDefault="006E2C43">
      <w:pPr>
        <w:pStyle w:val="CommentText"/>
        <w:numPr>
          <w:ilvl w:val="2"/>
          <w:numId w:val="18"/>
        </w:numPr>
        <w:tabs>
          <w:tab w:val="left" w:pos="3960"/>
        </w:tabs>
        <w:spacing w:before="160" w:after="160" w:line="276" w:lineRule="auto"/>
        <w:jc w:val="both"/>
        <w:rPr>
          <w:rFonts w:ascii="Candara" w:hAnsi="Candara"/>
          <w:noProof/>
          <w:sz w:val="22"/>
          <w:szCs w:val="22"/>
        </w:rPr>
        <w:pPrChange w:id="24" w:author="Al Riyami, Azza OLNG-SCC/12" w:date="2026-04-26T14:51:00Z" w16du:dateUtc="2026-04-26T10:51:00Z">
          <w:pPr>
            <w:pStyle w:val="CommentText"/>
            <w:tabs>
              <w:tab w:val="left" w:pos="3960"/>
            </w:tabs>
            <w:spacing w:before="160" w:after="160" w:line="276" w:lineRule="auto"/>
            <w:ind w:left="720"/>
            <w:jc w:val="both"/>
          </w:pPr>
        </w:pPrChange>
      </w:pPr>
      <w:del w:id="25" w:author="Al Riyami, Azza OLNG-SCC/12" w:date="2026-04-26T14:51:00Z" w16du:dateUtc="2026-04-26T10:51:00Z">
        <w:r w:rsidRPr="00051B60" w:rsidDel="00051B60">
          <w:rPr>
            <w:rFonts w:ascii="Candara" w:hAnsi="Candara"/>
            <w:noProof/>
            <w:sz w:val="22"/>
            <w:szCs w:val="22"/>
            <w:highlight w:val="red"/>
          </w:rPr>
          <w:delText>In Window:</w:delText>
        </w:r>
        <w:r w:rsidRPr="00051B60" w:rsidDel="00051B60">
          <w:rPr>
            <w:rFonts w:ascii="Candara" w:hAnsi="Candara"/>
            <w:noProof/>
            <w:sz w:val="22"/>
            <w:szCs w:val="22"/>
          </w:rPr>
          <w:delText xml:space="preserve"> </w:delText>
        </w:r>
      </w:del>
    </w:p>
    <w:tbl>
      <w:tblPr>
        <w:tblW w:w="8320"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5768"/>
      </w:tblGrid>
      <w:tr w:rsidR="00844A21" w:rsidRPr="00BA5FF0" w14:paraId="19733384" w14:textId="77777777" w:rsidTr="00184614">
        <w:tc>
          <w:tcPr>
            <w:tcW w:w="2552" w:type="dxa"/>
          </w:tcPr>
          <w:p w14:paraId="35D33B18" w14:textId="6C8A2ABB" w:rsidR="00844A21" w:rsidRPr="00BA5FF0" w:rsidRDefault="00844A21" w:rsidP="00844A21">
            <w:pPr>
              <w:pStyle w:val="ListContinue4"/>
              <w:spacing w:after="0"/>
              <w:ind w:left="0"/>
              <w:rPr>
                <w:rFonts w:ascii="Candara" w:hAnsi="Candara"/>
                <w:sz w:val="22"/>
                <w:szCs w:val="22"/>
              </w:rPr>
            </w:pPr>
            <w:r w:rsidRPr="00BA5FF0">
              <w:rPr>
                <w:rFonts w:ascii="Candara" w:hAnsi="Candara"/>
                <w:sz w:val="22"/>
                <w:szCs w:val="22"/>
              </w:rPr>
              <w:t>CONTRACT Number:</w:t>
            </w:r>
          </w:p>
        </w:tc>
        <w:tc>
          <w:tcPr>
            <w:tcW w:w="5768" w:type="dxa"/>
          </w:tcPr>
          <w:p w14:paraId="038ED44D" w14:textId="232E0688" w:rsidR="00844A21" w:rsidRPr="00BA5FF0" w:rsidRDefault="00000000" w:rsidP="00844A21">
            <w:pPr>
              <w:pStyle w:val="MessageHeader"/>
              <w:ind w:left="34" w:firstLine="0"/>
              <w:rPr>
                <w:rFonts w:ascii="Candara" w:hAnsi="Candara" w:cs="Times New Roman"/>
                <w:b/>
                <w:bCs/>
                <w:smallCaps/>
                <w:sz w:val="22"/>
                <w:szCs w:val="22"/>
              </w:rPr>
            </w:pPr>
            <w:sdt>
              <w:sdtPr>
                <w:rPr>
                  <w:rFonts w:ascii="Candara" w:hAnsi="Candara"/>
                  <w:b/>
                  <w:bCs/>
                  <w:smallCaps/>
                  <w:sz w:val="22"/>
                  <w:szCs w:val="22"/>
                </w:rPr>
                <w:alias w:val="Subject"/>
                <w:tag w:val=""/>
                <w:id w:val="-1627540449"/>
                <w:placeholder>
                  <w:docPart w:val="2E2E799F9D444C1CA57E6AC935E39805"/>
                </w:placeholder>
                <w:dataBinding w:prefixMappings="xmlns:ns0='http://purl.org/dc/elements/1.1/' xmlns:ns1='http://schemas.openxmlformats.org/package/2006/metadata/core-properties' " w:xpath="/ns1:coreProperties[1]/ns0:subject[1]" w:storeItemID="{6C3C8BC8-F283-45AE-878A-BAB7291924A1}"/>
                <w:text/>
              </w:sdtPr>
              <w:sdtContent>
                <w:r w:rsidR="00844A21" w:rsidRPr="00BA5FF0">
                  <w:rPr>
                    <w:rFonts w:ascii="Candara" w:hAnsi="Candara"/>
                    <w:b/>
                    <w:bCs/>
                    <w:smallCaps/>
                    <w:sz w:val="22"/>
                    <w:szCs w:val="22"/>
                  </w:rPr>
                  <w:t>Contract No.</w:t>
                </w:r>
              </w:sdtContent>
            </w:sdt>
          </w:p>
        </w:tc>
      </w:tr>
      <w:tr w:rsidR="00844A21" w:rsidRPr="00BA5FF0" w14:paraId="50E61535" w14:textId="77777777" w:rsidTr="00184614">
        <w:tc>
          <w:tcPr>
            <w:tcW w:w="2552" w:type="dxa"/>
          </w:tcPr>
          <w:p w14:paraId="738C0280" w14:textId="77777777" w:rsidR="00844A21" w:rsidRPr="00BA5FF0" w:rsidRDefault="00844A21" w:rsidP="00844A21">
            <w:pPr>
              <w:pStyle w:val="ListContinue4"/>
              <w:spacing w:after="0"/>
              <w:ind w:left="0"/>
              <w:rPr>
                <w:rFonts w:ascii="Candara" w:hAnsi="Candara"/>
                <w:sz w:val="22"/>
                <w:szCs w:val="22"/>
              </w:rPr>
            </w:pPr>
            <w:r w:rsidRPr="00BA5FF0">
              <w:rPr>
                <w:rFonts w:ascii="Candara" w:hAnsi="Candara"/>
                <w:color w:val="000000"/>
                <w:sz w:val="22"/>
                <w:szCs w:val="22"/>
              </w:rPr>
              <w:t>CONTRACT Title:</w:t>
            </w:r>
          </w:p>
        </w:tc>
        <w:tc>
          <w:tcPr>
            <w:tcW w:w="5768" w:type="dxa"/>
          </w:tcPr>
          <w:sdt>
            <w:sdtPr>
              <w:rPr>
                <w:rFonts w:ascii="Candara" w:hAnsi="Candara"/>
                <w:b/>
                <w:bCs/>
                <w:smallCaps/>
                <w:sz w:val="22"/>
                <w:szCs w:val="22"/>
              </w:rPr>
              <w:alias w:val="Title"/>
              <w:tag w:val=""/>
              <w:id w:val="1702201119"/>
              <w:placeholder>
                <w:docPart w:val="C6D3DE828B4041FC92DDF4B8A4EF0309"/>
              </w:placeholder>
              <w:dataBinding w:prefixMappings="xmlns:ns0='http://purl.org/dc/elements/1.1/' xmlns:ns1='http://schemas.openxmlformats.org/package/2006/metadata/core-properties' " w:xpath="/ns1:coreProperties[1]/ns0:title[1]" w:storeItemID="{6C3C8BC8-F283-45AE-878A-BAB7291924A1}"/>
              <w:text/>
            </w:sdtPr>
            <w:sdtContent>
              <w:p w14:paraId="5D48E781" w14:textId="4244EDC6" w:rsidR="00844A21" w:rsidRPr="00BA5FF0" w:rsidRDefault="00844A21" w:rsidP="00844A21">
                <w:pPr>
                  <w:pStyle w:val="MessageHeader"/>
                  <w:ind w:left="34" w:firstLine="0"/>
                  <w:rPr>
                    <w:rFonts w:ascii="Candara" w:hAnsi="Candara" w:cs="Times New Roman"/>
                    <w:smallCaps/>
                    <w:sz w:val="22"/>
                    <w:szCs w:val="22"/>
                    <w:lang w:val="en-GB"/>
                  </w:rPr>
                </w:pPr>
                <w:r w:rsidRPr="00BA5FF0">
                  <w:rPr>
                    <w:rFonts w:ascii="Candara" w:hAnsi="Candara"/>
                    <w:b/>
                    <w:bCs/>
                    <w:smallCaps/>
                    <w:sz w:val="22"/>
                    <w:szCs w:val="22"/>
                  </w:rPr>
                  <w:t>Contract Title</w:t>
                </w:r>
              </w:p>
            </w:sdtContent>
          </w:sdt>
        </w:tc>
      </w:tr>
      <w:tr w:rsidR="006E2C43" w:rsidRPr="00BA5FF0" w14:paraId="08398FF4" w14:textId="77777777" w:rsidTr="00184614">
        <w:tc>
          <w:tcPr>
            <w:tcW w:w="2552" w:type="dxa"/>
          </w:tcPr>
          <w:p w14:paraId="25C867D3" w14:textId="77777777" w:rsidR="006E2C43" w:rsidRPr="00BA5FF0" w:rsidRDefault="006E2C43" w:rsidP="00184614">
            <w:pPr>
              <w:pStyle w:val="ListContinue4"/>
              <w:spacing w:after="0"/>
              <w:ind w:left="0"/>
              <w:rPr>
                <w:rFonts w:ascii="Candara" w:hAnsi="Candara"/>
                <w:color w:val="000000"/>
                <w:sz w:val="22"/>
                <w:szCs w:val="22"/>
              </w:rPr>
            </w:pPr>
            <w:r w:rsidRPr="00BA5FF0">
              <w:rPr>
                <w:rFonts w:ascii="Candara" w:hAnsi="Candara"/>
                <w:sz w:val="22"/>
                <w:szCs w:val="22"/>
              </w:rPr>
              <w:t xml:space="preserve">Progress Report No.  </w:t>
            </w:r>
          </w:p>
        </w:tc>
        <w:tc>
          <w:tcPr>
            <w:tcW w:w="5768" w:type="dxa"/>
          </w:tcPr>
          <w:p w14:paraId="1443CDC4" w14:textId="77777777" w:rsidR="006E2C43" w:rsidRPr="00BA5FF0" w:rsidRDefault="006E2C43" w:rsidP="00184614">
            <w:pPr>
              <w:pStyle w:val="ListContinue4"/>
              <w:spacing w:after="0"/>
              <w:ind w:left="0"/>
              <w:rPr>
                <w:rFonts w:ascii="Candara" w:hAnsi="Candara"/>
                <w:sz w:val="22"/>
                <w:szCs w:val="22"/>
              </w:rPr>
            </w:pPr>
            <w:r w:rsidRPr="00BA5FF0">
              <w:rPr>
                <w:rFonts w:ascii="Candara" w:hAnsi="Candara"/>
                <w:sz w:val="22"/>
                <w:szCs w:val="22"/>
              </w:rPr>
              <w:t>(sequential no. starting from 1)</w:t>
            </w:r>
          </w:p>
        </w:tc>
      </w:tr>
      <w:tr w:rsidR="006E2C43" w:rsidRPr="00BA5FF0" w14:paraId="78D4C18E" w14:textId="77777777" w:rsidTr="00184614">
        <w:tc>
          <w:tcPr>
            <w:tcW w:w="2552" w:type="dxa"/>
          </w:tcPr>
          <w:p w14:paraId="23543C83" w14:textId="0B963688" w:rsidR="006E2C43" w:rsidRPr="00BA5FF0" w:rsidRDefault="006E2C43" w:rsidP="00184614">
            <w:pPr>
              <w:pStyle w:val="ListContinue4"/>
              <w:spacing w:after="0"/>
              <w:ind w:left="0"/>
              <w:rPr>
                <w:rFonts w:ascii="Candara" w:hAnsi="Candara"/>
                <w:sz w:val="22"/>
                <w:szCs w:val="22"/>
              </w:rPr>
            </w:pPr>
            <w:r w:rsidRPr="00BA5FF0">
              <w:rPr>
                <w:rFonts w:ascii="Candara" w:hAnsi="Candara"/>
                <w:sz w:val="22"/>
                <w:szCs w:val="22"/>
              </w:rPr>
              <w:t xml:space="preserve">halfway page:     </w:t>
            </w:r>
          </w:p>
        </w:tc>
        <w:tc>
          <w:tcPr>
            <w:tcW w:w="5768" w:type="dxa"/>
          </w:tcPr>
          <w:p w14:paraId="71A24242" w14:textId="77777777" w:rsidR="006E2C43" w:rsidRPr="00BA5FF0" w:rsidRDefault="006E2C43" w:rsidP="00184614">
            <w:pPr>
              <w:pStyle w:val="ListContinue4"/>
              <w:spacing w:after="0"/>
              <w:ind w:left="0"/>
              <w:rPr>
                <w:rFonts w:ascii="Candara" w:hAnsi="Candara"/>
                <w:sz w:val="22"/>
                <w:szCs w:val="22"/>
              </w:rPr>
            </w:pPr>
            <w:r w:rsidRPr="00BA5FF0">
              <w:rPr>
                <w:rFonts w:ascii="Candara" w:hAnsi="Candara"/>
                <w:sz w:val="22"/>
                <w:szCs w:val="22"/>
              </w:rPr>
              <w:t>Date</w:t>
            </w:r>
          </w:p>
        </w:tc>
      </w:tr>
      <w:tr w:rsidR="006E2C43" w:rsidRPr="00BA5FF0" w14:paraId="4A3D1ECE" w14:textId="77777777" w:rsidTr="00184614">
        <w:tc>
          <w:tcPr>
            <w:tcW w:w="2552" w:type="dxa"/>
          </w:tcPr>
          <w:p w14:paraId="15124DDD" w14:textId="77777777" w:rsidR="006E2C43" w:rsidRPr="00BA5FF0" w:rsidRDefault="006E2C43" w:rsidP="00184614">
            <w:pPr>
              <w:pStyle w:val="ListContinue4"/>
              <w:spacing w:after="0"/>
              <w:ind w:left="0"/>
              <w:rPr>
                <w:rFonts w:ascii="Candara" w:hAnsi="Candara"/>
                <w:sz w:val="22"/>
                <w:szCs w:val="22"/>
              </w:rPr>
            </w:pPr>
            <w:r w:rsidRPr="00BA5FF0">
              <w:rPr>
                <w:rFonts w:ascii="Candara" w:hAnsi="Candara"/>
                <w:sz w:val="22"/>
                <w:szCs w:val="22"/>
              </w:rPr>
              <w:t xml:space="preserve">bottom page  </w:t>
            </w:r>
          </w:p>
        </w:tc>
        <w:tc>
          <w:tcPr>
            <w:tcW w:w="5768" w:type="dxa"/>
          </w:tcPr>
          <w:p w14:paraId="7A41D2B3" w14:textId="77777777" w:rsidR="006E2C43" w:rsidRPr="00BA5FF0" w:rsidRDefault="006E2C43" w:rsidP="00184614">
            <w:pPr>
              <w:pStyle w:val="ListContinue4"/>
              <w:spacing w:after="0"/>
              <w:ind w:left="0"/>
              <w:rPr>
                <w:rFonts w:ascii="Candara" w:hAnsi="Candara"/>
                <w:sz w:val="22"/>
                <w:szCs w:val="22"/>
              </w:rPr>
            </w:pPr>
            <w:r w:rsidRPr="00BA5FF0">
              <w:rPr>
                <w:rFonts w:ascii="Candara" w:hAnsi="Candara"/>
                <w:sz w:val="22"/>
                <w:szCs w:val="22"/>
              </w:rPr>
              <w:t>OMAN LNG LLC</w:t>
            </w:r>
          </w:p>
        </w:tc>
      </w:tr>
    </w:tbl>
    <w:p w14:paraId="25D38F64" w14:textId="77777777" w:rsidR="006E2C43" w:rsidRPr="00BA5FF0" w:rsidRDefault="006E2C43" w:rsidP="006E2C43">
      <w:pPr>
        <w:pStyle w:val="ListContinue4"/>
        <w:spacing w:after="0"/>
        <w:ind w:left="1701" w:hanging="567"/>
        <w:rPr>
          <w:rFonts w:ascii="Candara" w:hAnsi="Candara"/>
          <w:sz w:val="22"/>
          <w:szCs w:val="22"/>
        </w:rPr>
      </w:pPr>
    </w:p>
    <w:p w14:paraId="4030BEE7" w14:textId="26804478"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The second page shall indicate the name and address of CONTRACTOR and the name of CONTRACTOR REPRESENTATIVE.</w:t>
      </w:r>
    </w:p>
    <w:p w14:paraId="29187A03" w14:textId="77777777"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Next page(s) shall contain a full index as to the contents of the report.</w:t>
      </w:r>
    </w:p>
    <w:p w14:paraId="2B0D939E" w14:textId="77777777"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The remaining page headings shall include the job title, number, date, revisions, etc. as required.</w:t>
      </w:r>
    </w:p>
    <w:p w14:paraId="42E4D5A9" w14:textId="41F51B08"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The Report shall summarise and tabulate the progress of WORK as of the end of the preceding month.</w:t>
      </w:r>
    </w:p>
    <w:p w14:paraId="5FE59640" w14:textId="731AE4A9"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The report shall show the progress achieved during each month of CONTRACT. If at any time WORK fall behind scheduled progress, CONTRACTOR shall include in the narrative report a description of the remedial measures proposed to correct the progress shortfall.</w:t>
      </w:r>
    </w:p>
    <w:p w14:paraId="05C1F7A2" w14:textId="77777777"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The distribution of reports shall be as follows:</w:t>
      </w:r>
    </w:p>
    <w:p w14:paraId="79216877" w14:textId="00448BD2" w:rsidR="006E2C43" w:rsidRPr="00BA5FF0" w:rsidRDefault="006E2C43" w:rsidP="00851947">
      <w:pPr>
        <w:pStyle w:val="CommentText"/>
        <w:tabs>
          <w:tab w:val="left" w:pos="3960"/>
        </w:tabs>
        <w:spacing w:before="160" w:after="160" w:line="276" w:lineRule="auto"/>
        <w:ind w:left="720"/>
        <w:jc w:val="both"/>
        <w:rPr>
          <w:rFonts w:ascii="Candara" w:hAnsi="Candara"/>
          <w:noProof/>
          <w:sz w:val="22"/>
          <w:szCs w:val="22"/>
        </w:rPr>
      </w:pPr>
      <w:r w:rsidRPr="00BA5FF0">
        <w:rPr>
          <w:rFonts w:ascii="Candara" w:hAnsi="Candara"/>
          <w:noProof/>
          <w:sz w:val="22"/>
          <w:szCs w:val="22"/>
        </w:rPr>
        <w:lastRenderedPageBreak/>
        <w:t>1 copy for COMPANY CONTRACT HOLDER</w:t>
      </w:r>
    </w:p>
    <w:p w14:paraId="11B1963E" w14:textId="7EA31768" w:rsidR="006E2C43" w:rsidRPr="00BA5FF0" w:rsidRDefault="006E2C43" w:rsidP="00BB5163">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In general, the following is a list of clear, concise reports required from CONTRACTOR. This list is not restrictive and may be amended from time to time as COMPANY requires:</w:t>
      </w:r>
    </w:p>
    <w:p w14:paraId="64DD897C" w14:textId="4E9D5DB9" w:rsidR="006E2C43" w:rsidRPr="00BA5FF0" w:rsidRDefault="006E2C43" w:rsidP="004734D3">
      <w:pPr>
        <w:pStyle w:val="List5"/>
        <w:numPr>
          <w:ilvl w:val="0"/>
          <w:numId w:val="42"/>
        </w:numPr>
        <w:spacing w:before="120"/>
        <w:ind w:left="1620"/>
        <w:jc w:val="both"/>
        <w:rPr>
          <w:rFonts w:ascii="Candara" w:hAnsi="Candara"/>
          <w:sz w:val="22"/>
          <w:szCs w:val="22"/>
        </w:rPr>
      </w:pPr>
      <w:r w:rsidRPr="00BA5FF0">
        <w:rPr>
          <w:rFonts w:ascii="Candara" w:hAnsi="Candara"/>
          <w:sz w:val="22"/>
          <w:szCs w:val="22"/>
        </w:rPr>
        <w:t>Weekly/Monthly labour return in a format required by COMPANY</w:t>
      </w:r>
    </w:p>
    <w:p w14:paraId="21F04665" w14:textId="39D7E39F" w:rsidR="006E2C43" w:rsidRPr="00BA5FF0" w:rsidRDefault="006E2C43" w:rsidP="004734D3">
      <w:pPr>
        <w:pStyle w:val="List5"/>
        <w:numPr>
          <w:ilvl w:val="0"/>
          <w:numId w:val="42"/>
        </w:numPr>
        <w:ind w:left="1620"/>
        <w:jc w:val="both"/>
        <w:rPr>
          <w:rFonts w:ascii="Candara" w:hAnsi="Candara"/>
          <w:sz w:val="22"/>
          <w:szCs w:val="22"/>
        </w:rPr>
      </w:pPr>
      <w:r w:rsidRPr="00BA5FF0">
        <w:rPr>
          <w:rFonts w:ascii="Candara" w:hAnsi="Candara"/>
          <w:sz w:val="22"/>
          <w:szCs w:val="22"/>
        </w:rPr>
        <w:t>Weekly/Monthly progress reports</w:t>
      </w:r>
    </w:p>
    <w:p w14:paraId="19C95D32" w14:textId="2A442846" w:rsidR="006E2C43" w:rsidRPr="00BA5FF0" w:rsidRDefault="006E2C43" w:rsidP="004734D3">
      <w:pPr>
        <w:pStyle w:val="List5"/>
        <w:numPr>
          <w:ilvl w:val="0"/>
          <w:numId w:val="42"/>
        </w:numPr>
        <w:ind w:left="1620"/>
        <w:jc w:val="both"/>
        <w:rPr>
          <w:rFonts w:ascii="Candara" w:hAnsi="Candara"/>
          <w:sz w:val="22"/>
          <w:szCs w:val="22"/>
        </w:rPr>
      </w:pPr>
      <w:r w:rsidRPr="00BA5FF0">
        <w:rPr>
          <w:rFonts w:ascii="Candara" w:hAnsi="Candara"/>
          <w:sz w:val="22"/>
          <w:szCs w:val="22"/>
        </w:rPr>
        <w:t>Weekly/Monthly material shortage reports</w:t>
      </w:r>
    </w:p>
    <w:p w14:paraId="5D090C19" w14:textId="13C9D349" w:rsidR="006E2C43" w:rsidRPr="00BA5FF0" w:rsidRDefault="006E2C43" w:rsidP="004734D3">
      <w:pPr>
        <w:pStyle w:val="List5"/>
        <w:numPr>
          <w:ilvl w:val="0"/>
          <w:numId w:val="42"/>
        </w:numPr>
        <w:ind w:left="1620"/>
        <w:jc w:val="both"/>
        <w:rPr>
          <w:rFonts w:ascii="Candara" w:hAnsi="Candara"/>
          <w:sz w:val="22"/>
          <w:szCs w:val="22"/>
        </w:rPr>
      </w:pPr>
      <w:r w:rsidRPr="00BA5FF0">
        <w:rPr>
          <w:rFonts w:ascii="Candara" w:hAnsi="Candara"/>
          <w:sz w:val="22"/>
          <w:szCs w:val="22"/>
        </w:rPr>
        <w:t>Weekly/Monthly Safety Reports</w:t>
      </w:r>
    </w:p>
    <w:p w14:paraId="3F21F91E" w14:textId="77777777" w:rsidR="006E2C43" w:rsidRPr="00BA5FF0" w:rsidRDefault="006E2C43" w:rsidP="006E2C43">
      <w:pPr>
        <w:ind w:left="1134"/>
        <w:rPr>
          <w:rFonts w:ascii="Candara" w:hAnsi="Candara"/>
          <w:sz w:val="22"/>
          <w:szCs w:val="22"/>
        </w:rPr>
      </w:pPr>
    </w:p>
    <w:p w14:paraId="155ECC2B" w14:textId="77777777" w:rsidR="006E2C43" w:rsidRPr="00EF4EC7" w:rsidRDefault="006E2C43" w:rsidP="00EF4EC7">
      <w:pPr>
        <w:pStyle w:val="ListParagraph"/>
        <w:numPr>
          <w:ilvl w:val="1"/>
          <w:numId w:val="14"/>
        </w:numPr>
        <w:spacing w:before="120" w:after="120" w:line="276" w:lineRule="auto"/>
        <w:ind w:left="720" w:hanging="720"/>
        <w:jc w:val="both"/>
        <w:rPr>
          <w:rFonts w:ascii="Candara" w:hAnsi="Candara"/>
          <w:b/>
          <w:bCs/>
          <w:sz w:val="22"/>
          <w:szCs w:val="22"/>
        </w:rPr>
      </w:pPr>
      <w:commentRangeStart w:id="26"/>
      <w:r w:rsidRPr="00EF4EC7">
        <w:rPr>
          <w:rFonts w:ascii="Candara" w:hAnsi="Candara"/>
          <w:b/>
          <w:bCs/>
          <w:sz w:val="22"/>
          <w:szCs w:val="22"/>
        </w:rPr>
        <w:t xml:space="preserve">Invoicing and Valuation Procedure   </w:t>
      </w:r>
      <w:commentRangeEnd w:id="26"/>
      <w:r w:rsidR="007A3CD3" w:rsidRPr="00EF4EC7">
        <w:rPr>
          <w:rStyle w:val="CommentReference"/>
          <w:rFonts w:ascii="Candara" w:hAnsi="Candara"/>
          <w:b/>
          <w:bCs/>
          <w:sz w:val="22"/>
          <w:szCs w:val="22"/>
        </w:rPr>
        <w:commentReference w:id="26"/>
      </w:r>
    </w:p>
    <w:p w14:paraId="03F85982" w14:textId="77777777" w:rsidR="007A3CD3" w:rsidRPr="007A3CD3" w:rsidRDefault="007A3CD3" w:rsidP="007A3CD3">
      <w:pPr>
        <w:pStyle w:val="ListParagraph"/>
        <w:numPr>
          <w:ilvl w:val="1"/>
          <w:numId w:val="18"/>
        </w:numPr>
        <w:tabs>
          <w:tab w:val="left" w:pos="3960"/>
        </w:tabs>
        <w:spacing w:before="160" w:after="160" w:line="276" w:lineRule="auto"/>
        <w:jc w:val="both"/>
        <w:rPr>
          <w:rFonts w:ascii="Candara" w:hAnsi="Candara"/>
          <w:noProof/>
          <w:vanish/>
          <w:sz w:val="22"/>
          <w:szCs w:val="22"/>
        </w:rPr>
      </w:pPr>
    </w:p>
    <w:p w14:paraId="7A6FA63F" w14:textId="534E7556" w:rsidR="006E2C43" w:rsidRPr="00735EEE" w:rsidRDefault="006E2C43" w:rsidP="007A3CD3">
      <w:pPr>
        <w:pStyle w:val="CommentText"/>
        <w:numPr>
          <w:ilvl w:val="2"/>
          <w:numId w:val="18"/>
        </w:numPr>
        <w:tabs>
          <w:tab w:val="left" w:pos="3960"/>
        </w:tabs>
        <w:spacing w:before="160" w:after="160" w:line="276" w:lineRule="auto"/>
        <w:jc w:val="both"/>
        <w:rPr>
          <w:rFonts w:ascii="Candara" w:hAnsi="Candara"/>
          <w:b/>
          <w:bCs/>
          <w:noProof/>
          <w:sz w:val="22"/>
          <w:szCs w:val="22"/>
          <w:highlight w:val="cyan"/>
          <w:u w:val="single"/>
        </w:rPr>
      </w:pPr>
      <w:r w:rsidRPr="00735EEE">
        <w:rPr>
          <w:rFonts w:ascii="Candara" w:hAnsi="Candara"/>
          <w:b/>
          <w:bCs/>
          <w:noProof/>
          <w:sz w:val="22"/>
          <w:szCs w:val="22"/>
          <w:highlight w:val="cyan"/>
          <w:u w:val="single"/>
        </w:rPr>
        <w:t>Invoicing Procedure</w:t>
      </w:r>
    </w:p>
    <w:p w14:paraId="0C0676FC" w14:textId="77777777" w:rsidR="007A3CD3" w:rsidRPr="007A3CD3" w:rsidRDefault="007A3CD3" w:rsidP="007A3CD3">
      <w:pPr>
        <w:pStyle w:val="ListParagraph"/>
        <w:numPr>
          <w:ilvl w:val="0"/>
          <w:numId w:val="40"/>
        </w:numPr>
        <w:spacing w:after="120"/>
        <w:jc w:val="both"/>
        <w:rPr>
          <w:rFonts w:ascii="Candara" w:hAnsi="Candara"/>
          <w:vanish/>
          <w:sz w:val="22"/>
          <w:szCs w:val="22"/>
          <w:highlight w:val="cyan"/>
          <w:lang w:val="en-US"/>
        </w:rPr>
      </w:pPr>
    </w:p>
    <w:p w14:paraId="3D375695" w14:textId="77777777" w:rsidR="007A3CD3" w:rsidRPr="007A3CD3" w:rsidRDefault="007A3CD3" w:rsidP="007A3CD3">
      <w:pPr>
        <w:pStyle w:val="ListParagraph"/>
        <w:numPr>
          <w:ilvl w:val="0"/>
          <w:numId w:val="40"/>
        </w:numPr>
        <w:spacing w:after="120"/>
        <w:jc w:val="both"/>
        <w:rPr>
          <w:rFonts w:ascii="Candara" w:hAnsi="Candara"/>
          <w:vanish/>
          <w:sz w:val="22"/>
          <w:szCs w:val="22"/>
          <w:highlight w:val="cyan"/>
          <w:lang w:val="en-US"/>
        </w:rPr>
      </w:pPr>
    </w:p>
    <w:p w14:paraId="41DA7A52" w14:textId="77777777" w:rsidR="007A3CD3" w:rsidRPr="007A3CD3" w:rsidRDefault="007A3CD3" w:rsidP="007A3CD3">
      <w:pPr>
        <w:pStyle w:val="ListParagraph"/>
        <w:numPr>
          <w:ilvl w:val="1"/>
          <w:numId w:val="40"/>
        </w:numPr>
        <w:spacing w:after="120"/>
        <w:jc w:val="both"/>
        <w:rPr>
          <w:rFonts w:ascii="Candara" w:hAnsi="Candara"/>
          <w:vanish/>
          <w:sz w:val="22"/>
          <w:szCs w:val="22"/>
          <w:highlight w:val="cyan"/>
          <w:lang w:val="en-US"/>
        </w:rPr>
      </w:pPr>
    </w:p>
    <w:p w14:paraId="3639A5F8" w14:textId="77777777" w:rsidR="007A3CD3" w:rsidRPr="007A3CD3" w:rsidRDefault="007A3CD3" w:rsidP="007A3CD3">
      <w:pPr>
        <w:pStyle w:val="ListParagraph"/>
        <w:numPr>
          <w:ilvl w:val="1"/>
          <w:numId w:val="40"/>
        </w:numPr>
        <w:spacing w:after="120"/>
        <w:jc w:val="both"/>
        <w:rPr>
          <w:rFonts w:ascii="Candara" w:hAnsi="Candara"/>
          <w:vanish/>
          <w:sz w:val="22"/>
          <w:szCs w:val="22"/>
          <w:highlight w:val="cyan"/>
          <w:lang w:val="en-US"/>
        </w:rPr>
      </w:pPr>
    </w:p>
    <w:p w14:paraId="260F446E" w14:textId="77777777" w:rsidR="007A3CD3" w:rsidRPr="007A3CD3" w:rsidRDefault="007A3CD3" w:rsidP="007A3CD3">
      <w:pPr>
        <w:pStyle w:val="ListParagraph"/>
        <w:numPr>
          <w:ilvl w:val="1"/>
          <w:numId w:val="40"/>
        </w:numPr>
        <w:spacing w:after="120"/>
        <w:jc w:val="both"/>
        <w:rPr>
          <w:rFonts w:ascii="Candara" w:hAnsi="Candara"/>
          <w:vanish/>
          <w:sz w:val="22"/>
          <w:szCs w:val="22"/>
          <w:highlight w:val="cyan"/>
          <w:lang w:val="en-US"/>
        </w:rPr>
      </w:pPr>
    </w:p>
    <w:p w14:paraId="2E6EBF84" w14:textId="77777777" w:rsidR="007A3CD3" w:rsidRPr="007A3CD3" w:rsidRDefault="007A3CD3" w:rsidP="007A3CD3">
      <w:pPr>
        <w:pStyle w:val="ListParagraph"/>
        <w:numPr>
          <w:ilvl w:val="1"/>
          <w:numId w:val="40"/>
        </w:numPr>
        <w:spacing w:after="120"/>
        <w:jc w:val="both"/>
        <w:rPr>
          <w:rFonts w:ascii="Candara" w:hAnsi="Candara"/>
          <w:vanish/>
          <w:sz w:val="22"/>
          <w:szCs w:val="22"/>
          <w:highlight w:val="cyan"/>
          <w:lang w:val="en-US"/>
        </w:rPr>
      </w:pPr>
    </w:p>
    <w:p w14:paraId="021468C6" w14:textId="77777777" w:rsidR="007A3CD3" w:rsidRPr="007A3CD3" w:rsidRDefault="007A3CD3" w:rsidP="007A3CD3">
      <w:pPr>
        <w:pStyle w:val="ListParagraph"/>
        <w:numPr>
          <w:ilvl w:val="1"/>
          <w:numId w:val="40"/>
        </w:numPr>
        <w:spacing w:after="120"/>
        <w:jc w:val="both"/>
        <w:rPr>
          <w:rFonts w:ascii="Candara" w:hAnsi="Candara"/>
          <w:vanish/>
          <w:sz w:val="22"/>
          <w:szCs w:val="22"/>
          <w:highlight w:val="cyan"/>
          <w:lang w:val="en-US"/>
        </w:rPr>
      </w:pPr>
    </w:p>
    <w:p w14:paraId="0E34D4C9" w14:textId="77777777" w:rsidR="007A3CD3" w:rsidRPr="007A3CD3" w:rsidRDefault="007A3CD3" w:rsidP="007A3CD3">
      <w:pPr>
        <w:pStyle w:val="ListParagraph"/>
        <w:numPr>
          <w:ilvl w:val="2"/>
          <w:numId w:val="40"/>
        </w:numPr>
        <w:spacing w:after="120"/>
        <w:jc w:val="both"/>
        <w:rPr>
          <w:rFonts w:ascii="Candara" w:hAnsi="Candara"/>
          <w:vanish/>
          <w:sz w:val="22"/>
          <w:szCs w:val="22"/>
          <w:highlight w:val="cyan"/>
          <w:lang w:val="en-US"/>
        </w:rPr>
      </w:pPr>
    </w:p>
    <w:p w14:paraId="2849BC18" w14:textId="6404260E" w:rsidR="006E2C43" w:rsidRPr="007A3CD3" w:rsidRDefault="006E2C43" w:rsidP="007A3CD3">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 xml:space="preserve">CONTRACTOR shall access the COMPANY iSupplier portal </w:t>
      </w:r>
      <w:hyperlink r:id="rId16" w:history="1">
        <w:r w:rsidRPr="007A3CD3">
          <w:rPr>
            <w:rFonts w:ascii="Candara" w:hAnsi="Candara"/>
            <w:color w:val="0000FF"/>
            <w:sz w:val="22"/>
            <w:szCs w:val="22"/>
            <w:highlight w:val="cyan"/>
            <w:u w:val="single"/>
            <w:lang w:val="en-US"/>
          </w:rPr>
          <w:t>https://iservices.omanlng.co.om/</w:t>
        </w:r>
      </w:hyperlink>
      <w:r w:rsidRPr="007A3CD3">
        <w:rPr>
          <w:rFonts w:ascii="Candara" w:hAnsi="Candara"/>
          <w:sz w:val="22"/>
          <w:szCs w:val="22"/>
          <w:highlight w:val="cyan"/>
          <w:lang w:val="en-US"/>
        </w:rPr>
        <w:t xml:space="preserve"> using the Username &amp; Password provided by the COMPANY to </w:t>
      </w:r>
      <w:r w:rsidRPr="007A3CD3">
        <w:rPr>
          <w:rFonts w:ascii="Candara" w:hAnsi="Candara"/>
          <w:sz w:val="22"/>
          <w:szCs w:val="22"/>
          <w:highlight w:val="cyan"/>
        </w:rPr>
        <w:t>raise Service Receipt, attach supporting documents (i.e. approved timesheets, measurement sheets, copy of third party invoice, etc. as applicable) and submit for approval, as soon as the service is completed</w:t>
      </w:r>
      <w:r w:rsidRPr="007A3CD3">
        <w:rPr>
          <w:rFonts w:ascii="Candara" w:hAnsi="Candara"/>
          <w:sz w:val="22"/>
          <w:szCs w:val="22"/>
          <w:highlight w:val="cyan"/>
          <w:lang w:val="en-US"/>
        </w:rPr>
        <w:t xml:space="preserve">. CONTRACTOR shall contact </w:t>
      </w:r>
      <w:hyperlink r:id="rId17" w:history="1">
        <w:r w:rsidRPr="007A3CD3">
          <w:rPr>
            <w:rFonts w:ascii="Candara" w:hAnsi="Candara"/>
            <w:sz w:val="22"/>
            <w:szCs w:val="22"/>
            <w:highlight w:val="cyan"/>
            <w:lang w:val="en-US"/>
          </w:rPr>
          <w:t>COMPANY</w:t>
        </w:r>
      </w:hyperlink>
      <w:r w:rsidRPr="007A3CD3">
        <w:rPr>
          <w:rFonts w:ascii="Candara" w:hAnsi="Candara"/>
          <w:sz w:val="22"/>
          <w:szCs w:val="22"/>
          <w:highlight w:val="cyan"/>
          <w:lang w:val="en-US"/>
        </w:rPr>
        <w:t xml:space="preserve"> Representative for any clarification.</w:t>
      </w:r>
    </w:p>
    <w:p w14:paraId="2FC1AC47" w14:textId="77777777" w:rsidR="006E2C43" w:rsidRPr="007A3CD3" w:rsidRDefault="006E2C43" w:rsidP="007A3CD3">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The Service Receipt raised by the CONTRACTOR shall be reviewed and approved by the COMPANY Representative. Any Service Receipt subject to query shall be returned to CONTRACTOR for action and resubmission. CONTRACTOR shall be notified via email on the approval and to submit invoice.</w:t>
      </w:r>
    </w:p>
    <w:p w14:paraId="33FAE52D" w14:textId="77777777" w:rsidR="006E2C43" w:rsidRPr="007A3CD3" w:rsidRDefault="006E2C43" w:rsidP="007A3CD3">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CONTRACTOR shall complete invoice registration in the iSupplier portal as per currency agreed in the CONTRACT. Quantity to be invoiced shall be in lined with the Service Receipt approved by COMPANY indicated in the system. In case of discrepancies, CONTRACTOR shall contact the COMPANY Representative.</w:t>
      </w:r>
    </w:p>
    <w:p w14:paraId="3B36D0D4" w14:textId="77777777" w:rsidR="006E2C43" w:rsidRPr="007A3CD3" w:rsidRDefault="006E2C43" w:rsidP="007A3CD3">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Any reimbursable expenses incurred in other currency, if applicable, shall be invoiced as per currency agreed in the CONTRACT using the exchange rate at the date of other currency invoice by the commercial bank exchange rate or the country exchange rate, as appropriate, received by CONTRACTOR when disbursing such other currency payments.</w:t>
      </w:r>
    </w:p>
    <w:p w14:paraId="40F63AEB" w14:textId="77777777" w:rsidR="006E2C43" w:rsidRPr="007A3CD3" w:rsidRDefault="006E2C43" w:rsidP="007A3CD3">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CONTRACTOR shall upload in the iSupplier portal a PDF scanned copy of original authorized invoice containing the following information, and submit:</w:t>
      </w:r>
    </w:p>
    <w:p w14:paraId="413F2469" w14:textId="77777777" w:rsidR="006E2C43" w:rsidRPr="007A3CD3" w:rsidRDefault="006E2C43" w:rsidP="007A3CD3">
      <w:pPr>
        <w:numPr>
          <w:ilvl w:val="3"/>
          <w:numId w:val="41"/>
        </w:numPr>
        <w:spacing w:after="120"/>
        <w:ind w:left="1620"/>
        <w:jc w:val="both"/>
        <w:rPr>
          <w:rFonts w:ascii="Candara" w:hAnsi="Candara"/>
          <w:sz w:val="22"/>
          <w:szCs w:val="22"/>
          <w:highlight w:val="cyan"/>
          <w:lang w:val="en-US"/>
        </w:rPr>
      </w:pPr>
      <w:r w:rsidRPr="007A3CD3">
        <w:rPr>
          <w:rFonts w:ascii="Candara" w:hAnsi="Candara"/>
          <w:sz w:val="22"/>
          <w:szCs w:val="22"/>
          <w:highlight w:val="cyan"/>
          <w:lang w:val="en-US"/>
        </w:rPr>
        <w:t>CONTRACTOR name as specified in Section A – Form of Agreement</w:t>
      </w:r>
    </w:p>
    <w:p w14:paraId="2E649E39" w14:textId="77777777" w:rsidR="006E2C43" w:rsidRPr="007A3CD3" w:rsidRDefault="006E2C43" w:rsidP="007A3CD3">
      <w:pPr>
        <w:numPr>
          <w:ilvl w:val="3"/>
          <w:numId w:val="41"/>
        </w:numPr>
        <w:spacing w:after="120"/>
        <w:ind w:left="1620"/>
        <w:jc w:val="both"/>
        <w:rPr>
          <w:rFonts w:ascii="Candara" w:hAnsi="Candara"/>
          <w:sz w:val="22"/>
          <w:szCs w:val="22"/>
          <w:highlight w:val="cyan"/>
          <w:lang w:val="en-US"/>
        </w:rPr>
      </w:pPr>
      <w:r w:rsidRPr="007A3CD3">
        <w:rPr>
          <w:rFonts w:ascii="Candara" w:hAnsi="Candara"/>
          <w:sz w:val="22"/>
          <w:szCs w:val="22"/>
          <w:highlight w:val="cyan"/>
          <w:lang w:val="en-US"/>
        </w:rPr>
        <w:t>Invoice number &amp; date</w:t>
      </w:r>
    </w:p>
    <w:p w14:paraId="6516AE85" w14:textId="77777777" w:rsidR="006E2C43" w:rsidRPr="007A3CD3" w:rsidRDefault="006E2C43" w:rsidP="007A3CD3">
      <w:pPr>
        <w:numPr>
          <w:ilvl w:val="3"/>
          <w:numId w:val="41"/>
        </w:numPr>
        <w:spacing w:after="120"/>
        <w:ind w:left="1620"/>
        <w:jc w:val="both"/>
        <w:rPr>
          <w:rFonts w:ascii="Candara" w:hAnsi="Candara"/>
          <w:sz w:val="22"/>
          <w:szCs w:val="22"/>
          <w:highlight w:val="cyan"/>
          <w:lang w:val="en-US"/>
        </w:rPr>
      </w:pPr>
      <w:r w:rsidRPr="007A3CD3">
        <w:rPr>
          <w:rFonts w:ascii="Candara" w:hAnsi="Candara"/>
          <w:sz w:val="22"/>
          <w:szCs w:val="22"/>
          <w:highlight w:val="cyan"/>
          <w:lang w:val="en-US"/>
        </w:rPr>
        <w:t>CONTRACT Number &amp; Title</w:t>
      </w:r>
    </w:p>
    <w:p w14:paraId="32321EE6" w14:textId="77777777" w:rsidR="006E2C43" w:rsidRPr="007A3CD3" w:rsidRDefault="006E2C43" w:rsidP="007A3CD3">
      <w:pPr>
        <w:numPr>
          <w:ilvl w:val="3"/>
          <w:numId w:val="41"/>
        </w:numPr>
        <w:spacing w:after="120"/>
        <w:ind w:left="1620"/>
        <w:jc w:val="both"/>
        <w:rPr>
          <w:rFonts w:ascii="Candara" w:hAnsi="Candara"/>
          <w:sz w:val="22"/>
          <w:szCs w:val="22"/>
          <w:highlight w:val="cyan"/>
          <w:lang w:val="en-US"/>
        </w:rPr>
      </w:pPr>
      <w:r w:rsidRPr="007A3CD3">
        <w:rPr>
          <w:rFonts w:ascii="Candara" w:hAnsi="Candara"/>
          <w:sz w:val="22"/>
          <w:szCs w:val="22"/>
          <w:highlight w:val="cyan"/>
          <w:lang w:val="en-US"/>
        </w:rPr>
        <w:t>Description of the services supplied</w:t>
      </w:r>
    </w:p>
    <w:p w14:paraId="47D83DB0" w14:textId="6CAF9B1E" w:rsidR="006E2C43" w:rsidRPr="007A3CD3" w:rsidRDefault="006E2C43" w:rsidP="007A3CD3">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COMPANY shall approve payment of the correct invoice within the payment terms into the bank account of CONTRACTOR registered in COMPANY’s ERP system. Once the invoice is approved, remittance advice will</w:t>
      </w:r>
      <w:ins w:id="27" w:author="Al Riyami, Azza OLNG-SCC/12" w:date="2026-04-26T14:55:00Z" w16du:dateUtc="2026-04-26T10:55:00Z">
        <w:r w:rsidR="00861D9E">
          <w:rPr>
            <w:rFonts w:ascii="Candara" w:hAnsi="Candara"/>
            <w:sz w:val="22"/>
            <w:szCs w:val="22"/>
            <w:highlight w:val="cyan"/>
            <w:lang w:val="en-US"/>
          </w:rPr>
          <w:t xml:space="preserve"> </w:t>
        </w:r>
      </w:ins>
      <w:del w:id="28" w:author="Al Riyami, Azza OLNG-SCC/12" w:date="2026-04-26T14:55:00Z" w16du:dateUtc="2026-04-26T10:55:00Z">
        <w:r w:rsidRPr="007A3CD3" w:rsidDel="00861D9E">
          <w:rPr>
            <w:rFonts w:ascii="Candara" w:hAnsi="Candara"/>
            <w:sz w:val="22"/>
            <w:szCs w:val="22"/>
            <w:highlight w:val="cyan"/>
            <w:lang w:val="en-US"/>
          </w:rPr>
          <w:delText xml:space="preserve">  </w:delText>
        </w:r>
      </w:del>
      <w:r w:rsidRPr="007A3CD3">
        <w:rPr>
          <w:rFonts w:ascii="Candara" w:hAnsi="Candara"/>
          <w:sz w:val="22"/>
          <w:szCs w:val="22"/>
          <w:highlight w:val="cyan"/>
          <w:lang w:val="en-US"/>
        </w:rPr>
        <w:t xml:space="preserve">be sent to CONTRACTOR’s e-mail registered in COMPANY database. Incorrect invoice may be returned for </w:t>
      </w:r>
      <w:del w:id="29" w:author="Al Riyami, Azza OLNG-SCC/12" w:date="2026-04-26T14:55:00Z" w16du:dateUtc="2026-04-26T10:55:00Z">
        <w:r w:rsidRPr="007A3CD3" w:rsidDel="00861D9E">
          <w:rPr>
            <w:rFonts w:ascii="Candara" w:hAnsi="Candara"/>
            <w:sz w:val="22"/>
            <w:szCs w:val="22"/>
            <w:highlight w:val="cyan"/>
            <w:lang w:val="en-US"/>
          </w:rPr>
          <w:delText>rectification</w:delText>
        </w:r>
      </w:del>
      <w:ins w:id="30" w:author="Al Riyami, Azza OLNG-SCC/12" w:date="2026-04-26T14:55:00Z" w16du:dateUtc="2026-04-26T10:55:00Z">
        <w:r w:rsidR="00861D9E" w:rsidRPr="007A3CD3">
          <w:rPr>
            <w:rFonts w:ascii="Candara" w:hAnsi="Candara"/>
            <w:sz w:val="22"/>
            <w:szCs w:val="22"/>
            <w:highlight w:val="cyan"/>
            <w:lang w:val="en-US"/>
          </w:rPr>
          <w:t>rectification,</w:t>
        </w:r>
      </w:ins>
      <w:r w:rsidRPr="007A3CD3">
        <w:rPr>
          <w:rFonts w:ascii="Candara" w:hAnsi="Candara"/>
          <w:sz w:val="22"/>
          <w:szCs w:val="22"/>
          <w:highlight w:val="cyan"/>
          <w:lang w:val="en-US"/>
        </w:rPr>
        <w:t xml:space="preserve"> and payment may therefore be delayed. COMPANY shall make no payment until CONTRACTOR has fulfilled all requirements. CONTRACTOR understands and accepts that any failure on its part to comply completely with the requirements of this Article may delay payment of its invoice.</w:t>
      </w:r>
    </w:p>
    <w:p w14:paraId="4DC36480" w14:textId="77777777" w:rsidR="006E2C43" w:rsidDel="00861D9E" w:rsidRDefault="006E2C43" w:rsidP="007A3CD3">
      <w:pPr>
        <w:numPr>
          <w:ilvl w:val="3"/>
          <w:numId w:val="40"/>
        </w:numPr>
        <w:spacing w:after="120"/>
        <w:ind w:left="720" w:hanging="720"/>
        <w:jc w:val="both"/>
        <w:rPr>
          <w:del w:id="31" w:author="Al Riyami, Azza OLNG-SCC/12" w:date="2026-04-26T14:55:00Z" w16du:dateUtc="2026-04-26T10:55:00Z"/>
          <w:rFonts w:ascii="Candara" w:hAnsi="Candara"/>
          <w:sz w:val="22"/>
          <w:szCs w:val="22"/>
          <w:highlight w:val="cyan"/>
          <w:lang w:val="en-US"/>
        </w:rPr>
      </w:pPr>
      <w:r w:rsidRPr="007A3CD3">
        <w:rPr>
          <w:rFonts w:ascii="Candara" w:hAnsi="Candara"/>
          <w:sz w:val="22"/>
          <w:szCs w:val="22"/>
          <w:highlight w:val="cyan"/>
          <w:lang w:val="en-US"/>
        </w:rPr>
        <w:t xml:space="preserve">CONTRACTOR may write to </w:t>
      </w:r>
      <w:hyperlink r:id="rId18" w:history="1">
        <w:r w:rsidRPr="007A3CD3">
          <w:rPr>
            <w:rFonts w:ascii="Candara" w:hAnsi="Candara"/>
            <w:sz w:val="22"/>
            <w:szCs w:val="22"/>
            <w:highlight w:val="cyan"/>
            <w:lang w:val="en-US"/>
          </w:rPr>
          <w:t>PaymentDelayComplaint@OMANLNG.CO.OM</w:t>
        </w:r>
      </w:hyperlink>
      <w:r w:rsidRPr="007A3CD3">
        <w:rPr>
          <w:rFonts w:ascii="Candara" w:hAnsi="Candara"/>
          <w:sz w:val="22"/>
          <w:szCs w:val="22"/>
          <w:highlight w:val="cyan"/>
          <w:lang w:val="en-US"/>
        </w:rPr>
        <w:t xml:space="preserve"> in case of unjustified delay of payment from COMPANY. CONTRACTOR may contact </w:t>
      </w:r>
      <w:hyperlink r:id="rId19" w:history="1">
        <w:r w:rsidRPr="007A3CD3">
          <w:rPr>
            <w:rFonts w:ascii="Candara" w:hAnsi="Candara"/>
            <w:sz w:val="22"/>
            <w:szCs w:val="22"/>
            <w:highlight w:val="cyan"/>
            <w:lang w:val="en-US"/>
          </w:rPr>
          <w:t>AccountsPayable@Omanlng.co.om</w:t>
        </w:r>
      </w:hyperlink>
      <w:r w:rsidRPr="007A3CD3">
        <w:rPr>
          <w:rFonts w:ascii="Candara" w:hAnsi="Candara"/>
          <w:sz w:val="22"/>
          <w:szCs w:val="22"/>
          <w:highlight w:val="cyan"/>
          <w:lang w:val="en-US"/>
        </w:rPr>
        <w:t xml:space="preserve"> for any enquiry regarding payment.</w:t>
      </w:r>
    </w:p>
    <w:p w14:paraId="403CD6D3" w14:textId="77777777" w:rsidR="00735EEE" w:rsidRPr="00861D9E" w:rsidDel="00861D9E" w:rsidRDefault="00735EEE">
      <w:pPr>
        <w:numPr>
          <w:ilvl w:val="3"/>
          <w:numId w:val="40"/>
        </w:numPr>
        <w:spacing w:after="120"/>
        <w:ind w:left="720" w:hanging="720"/>
        <w:jc w:val="both"/>
        <w:rPr>
          <w:del w:id="32" w:author="Al Riyami, Azza OLNG-SCC/12" w:date="2026-04-26T14:55:00Z" w16du:dateUtc="2026-04-26T10:55:00Z"/>
          <w:rFonts w:ascii="Candara" w:hAnsi="Candara"/>
          <w:sz w:val="22"/>
          <w:szCs w:val="22"/>
          <w:highlight w:val="cyan"/>
          <w:lang w:val="en-US"/>
        </w:rPr>
        <w:pPrChange w:id="33" w:author="Al Riyami, Azza OLNG-SCC/12" w:date="2026-04-26T14:55:00Z" w16du:dateUtc="2026-04-26T10:55:00Z">
          <w:pPr>
            <w:spacing w:after="120"/>
            <w:ind w:left="720"/>
            <w:jc w:val="both"/>
          </w:pPr>
        </w:pPrChange>
      </w:pPr>
    </w:p>
    <w:p w14:paraId="1A1557B6" w14:textId="77777777" w:rsidR="00735EEE" w:rsidRPr="007A3CD3" w:rsidRDefault="00735EEE">
      <w:pPr>
        <w:numPr>
          <w:ilvl w:val="3"/>
          <w:numId w:val="40"/>
        </w:numPr>
        <w:spacing w:after="120"/>
        <w:ind w:left="720" w:hanging="720"/>
        <w:jc w:val="both"/>
        <w:rPr>
          <w:rFonts w:ascii="Candara" w:hAnsi="Candara"/>
          <w:sz w:val="22"/>
          <w:szCs w:val="22"/>
          <w:highlight w:val="cyan"/>
          <w:lang w:val="en-US"/>
        </w:rPr>
        <w:pPrChange w:id="34" w:author="Al Riyami, Azza OLNG-SCC/12" w:date="2026-04-26T14:55:00Z" w16du:dateUtc="2026-04-26T10:55:00Z">
          <w:pPr>
            <w:spacing w:after="120"/>
            <w:ind w:left="720"/>
            <w:jc w:val="both"/>
          </w:pPr>
        </w:pPrChange>
      </w:pPr>
    </w:p>
    <w:p w14:paraId="5BF35AFD" w14:textId="77777777" w:rsidR="006E2C43" w:rsidRPr="00735EEE" w:rsidRDefault="006E2C43" w:rsidP="00735EEE">
      <w:pPr>
        <w:pStyle w:val="CommentText"/>
        <w:numPr>
          <w:ilvl w:val="2"/>
          <w:numId w:val="18"/>
        </w:numPr>
        <w:tabs>
          <w:tab w:val="left" w:pos="3960"/>
        </w:tabs>
        <w:spacing w:before="160" w:after="160" w:line="276" w:lineRule="auto"/>
        <w:jc w:val="both"/>
        <w:rPr>
          <w:rFonts w:ascii="Candara" w:hAnsi="Candara"/>
          <w:b/>
          <w:bCs/>
          <w:noProof/>
          <w:sz w:val="22"/>
          <w:szCs w:val="22"/>
          <w:highlight w:val="cyan"/>
          <w:u w:val="single"/>
        </w:rPr>
      </w:pPr>
      <w:r w:rsidRPr="00735EEE">
        <w:rPr>
          <w:rFonts w:ascii="Candara" w:hAnsi="Candara"/>
          <w:b/>
          <w:bCs/>
          <w:noProof/>
          <w:sz w:val="22"/>
          <w:szCs w:val="22"/>
          <w:highlight w:val="cyan"/>
          <w:u w:val="single"/>
        </w:rPr>
        <w:t xml:space="preserve">Valuation Procedure </w:t>
      </w:r>
    </w:p>
    <w:p w14:paraId="038345DB" w14:textId="77777777" w:rsidR="00735EEE" w:rsidRPr="00735EEE" w:rsidRDefault="00735EEE" w:rsidP="00735EEE">
      <w:pPr>
        <w:pStyle w:val="ListParagraph"/>
        <w:numPr>
          <w:ilvl w:val="2"/>
          <w:numId w:val="40"/>
        </w:numPr>
        <w:spacing w:after="120"/>
        <w:jc w:val="both"/>
        <w:rPr>
          <w:rFonts w:ascii="Candara" w:hAnsi="Candara"/>
          <w:vanish/>
          <w:sz w:val="22"/>
          <w:szCs w:val="22"/>
          <w:highlight w:val="cyan"/>
          <w:lang w:val="en-US"/>
        </w:rPr>
      </w:pPr>
    </w:p>
    <w:p w14:paraId="21F6899B" w14:textId="79245FFC" w:rsidR="006E2C43" w:rsidRPr="007A3CD3" w:rsidRDefault="006E2C43" w:rsidP="00735EEE">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 xml:space="preserve">CONTRACTOR shall access the COMPANY iSupplier portal </w:t>
      </w:r>
      <w:hyperlink r:id="rId20" w:history="1">
        <w:r w:rsidRPr="00735EEE">
          <w:rPr>
            <w:rFonts w:ascii="Candara" w:hAnsi="Candara"/>
            <w:sz w:val="22"/>
            <w:szCs w:val="22"/>
            <w:highlight w:val="cyan"/>
            <w:lang w:val="en-US"/>
          </w:rPr>
          <w:t>https://iservices.omanlng.co.om/</w:t>
        </w:r>
      </w:hyperlink>
      <w:r w:rsidRPr="007A3CD3">
        <w:rPr>
          <w:rFonts w:ascii="Candara" w:hAnsi="Candara"/>
          <w:sz w:val="22"/>
          <w:szCs w:val="22"/>
          <w:highlight w:val="cyan"/>
          <w:lang w:val="en-US"/>
        </w:rPr>
        <w:t xml:space="preserve"> using the Username &amp; Password provided by the COMPANY to </w:t>
      </w:r>
      <w:r w:rsidRPr="00735EEE">
        <w:rPr>
          <w:rFonts w:ascii="Candara" w:hAnsi="Candara"/>
          <w:sz w:val="22"/>
          <w:szCs w:val="22"/>
          <w:highlight w:val="cyan"/>
          <w:lang w:val="en-US"/>
        </w:rPr>
        <w:t>raise Service Receipt, attach supporting documents (i.e. approved timesheets, measurement sheets, copy of third party invoice, etc. as applicable) and submit for approval, as soon as the service is completed</w:t>
      </w:r>
      <w:r w:rsidRPr="007A3CD3">
        <w:rPr>
          <w:rFonts w:ascii="Candara" w:hAnsi="Candara"/>
          <w:sz w:val="22"/>
          <w:szCs w:val="22"/>
          <w:highlight w:val="cyan"/>
          <w:lang w:val="en-US"/>
        </w:rPr>
        <w:t xml:space="preserve">. CONTRACTOR shall contact </w:t>
      </w:r>
      <w:hyperlink r:id="rId21" w:history="1">
        <w:r w:rsidRPr="007A3CD3">
          <w:rPr>
            <w:rFonts w:ascii="Candara" w:hAnsi="Candara"/>
            <w:sz w:val="22"/>
            <w:szCs w:val="22"/>
            <w:highlight w:val="cyan"/>
            <w:lang w:val="en-US"/>
          </w:rPr>
          <w:t>COMPANY</w:t>
        </w:r>
      </w:hyperlink>
      <w:r w:rsidRPr="007A3CD3">
        <w:rPr>
          <w:rFonts w:ascii="Candara" w:hAnsi="Candara"/>
          <w:sz w:val="22"/>
          <w:szCs w:val="22"/>
          <w:highlight w:val="cyan"/>
          <w:lang w:val="en-US"/>
        </w:rPr>
        <w:t xml:space="preserve"> Representative for any clarification.</w:t>
      </w:r>
    </w:p>
    <w:p w14:paraId="0A09D627" w14:textId="77777777" w:rsidR="006E2C43" w:rsidRPr="007A3CD3" w:rsidRDefault="006E2C43" w:rsidP="00735EEE">
      <w:pPr>
        <w:numPr>
          <w:ilvl w:val="3"/>
          <w:numId w:val="40"/>
        </w:numPr>
        <w:spacing w:after="120"/>
        <w:ind w:left="720" w:hanging="720"/>
        <w:jc w:val="both"/>
        <w:rPr>
          <w:rFonts w:ascii="Candara" w:hAnsi="Candara"/>
          <w:sz w:val="22"/>
          <w:szCs w:val="22"/>
          <w:highlight w:val="cyan"/>
          <w:lang w:val="en-US"/>
        </w:rPr>
      </w:pPr>
      <w:r w:rsidRPr="00735EEE">
        <w:rPr>
          <w:rFonts w:ascii="Candara" w:hAnsi="Candara"/>
          <w:sz w:val="22"/>
          <w:szCs w:val="22"/>
          <w:highlight w:val="cyan"/>
          <w:lang w:val="en-US"/>
        </w:rPr>
        <w:t>The Service Receipt raised by the CONTRACTOR shall be reviewed and approved by the COMPANY Representative, Quantity Surveyor and CONTRACT Holder. Any Service Receipt subject to query shall be returned to CONTRACTOR for action and resubmission.</w:t>
      </w:r>
      <w:r w:rsidRPr="007A3CD3">
        <w:rPr>
          <w:rFonts w:ascii="Candara" w:hAnsi="Candara"/>
          <w:sz w:val="22"/>
          <w:szCs w:val="22"/>
          <w:highlight w:val="cyan"/>
          <w:lang w:val="en-US"/>
        </w:rPr>
        <w:t xml:space="preserve"> </w:t>
      </w:r>
      <w:r w:rsidRPr="00735EEE">
        <w:rPr>
          <w:rFonts w:ascii="Candara" w:hAnsi="Candara"/>
          <w:sz w:val="22"/>
          <w:szCs w:val="22"/>
          <w:highlight w:val="cyan"/>
          <w:lang w:val="en-US"/>
        </w:rPr>
        <w:t xml:space="preserve">CONTRACTOR shall be notified via email on the Approved Valuation Report and to submit invoice. </w:t>
      </w:r>
    </w:p>
    <w:p w14:paraId="36695DA7" w14:textId="77777777" w:rsidR="006E2C43" w:rsidRPr="007A3CD3" w:rsidRDefault="006E2C43" w:rsidP="00735EEE">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 xml:space="preserve">CONTRACTOR shall complete invoice registration in the iSupplier portal </w:t>
      </w:r>
      <w:r w:rsidRPr="00735EEE">
        <w:rPr>
          <w:rFonts w:ascii="Candara" w:hAnsi="Candara"/>
          <w:sz w:val="22"/>
          <w:szCs w:val="22"/>
          <w:highlight w:val="cyan"/>
          <w:lang w:val="en-US"/>
        </w:rPr>
        <w:t>as per currency agreed in the CONTRACT</w:t>
      </w:r>
      <w:r w:rsidRPr="007A3CD3">
        <w:rPr>
          <w:rFonts w:ascii="Candara" w:hAnsi="Candara"/>
          <w:sz w:val="22"/>
          <w:szCs w:val="22"/>
          <w:highlight w:val="cyan"/>
          <w:lang w:val="en-US"/>
        </w:rPr>
        <w:t xml:space="preserve">. Quantity to be invoiced shall be in lined with the </w:t>
      </w:r>
      <w:r w:rsidRPr="00735EEE">
        <w:rPr>
          <w:rFonts w:ascii="Candara" w:hAnsi="Candara"/>
          <w:sz w:val="22"/>
          <w:szCs w:val="22"/>
          <w:highlight w:val="cyan"/>
          <w:lang w:val="en-US"/>
        </w:rPr>
        <w:t xml:space="preserve">Service Receipt </w:t>
      </w:r>
      <w:r w:rsidRPr="007A3CD3">
        <w:rPr>
          <w:rFonts w:ascii="Candara" w:hAnsi="Candara"/>
          <w:sz w:val="22"/>
          <w:szCs w:val="22"/>
          <w:highlight w:val="cyan"/>
          <w:lang w:val="en-US"/>
        </w:rPr>
        <w:t xml:space="preserve">approved by COMPANY indicated in the system. In case of discrepancies, CONTRACTOR shall contact the </w:t>
      </w:r>
      <w:r w:rsidRPr="00735EEE">
        <w:rPr>
          <w:rFonts w:ascii="Candara" w:hAnsi="Candara"/>
          <w:sz w:val="22"/>
          <w:szCs w:val="22"/>
          <w:highlight w:val="cyan"/>
          <w:lang w:val="en-US"/>
        </w:rPr>
        <w:t>COMPANY Representative</w:t>
      </w:r>
      <w:r w:rsidRPr="007A3CD3">
        <w:rPr>
          <w:rFonts w:ascii="Candara" w:hAnsi="Candara"/>
          <w:sz w:val="22"/>
          <w:szCs w:val="22"/>
          <w:highlight w:val="cyan"/>
          <w:lang w:val="en-US"/>
        </w:rPr>
        <w:t>.</w:t>
      </w:r>
    </w:p>
    <w:p w14:paraId="033A8E16" w14:textId="77777777" w:rsidR="006E2C43" w:rsidRPr="007A3CD3" w:rsidRDefault="006E2C43" w:rsidP="00735EEE">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CONTRACTOR shall upload in the iSupplier portal a PDF scanned copy of original authorized invoice containing the following information, and submit</w:t>
      </w:r>
      <w:r w:rsidRPr="00735EEE">
        <w:rPr>
          <w:rFonts w:ascii="Candara" w:hAnsi="Candara"/>
          <w:sz w:val="22"/>
          <w:szCs w:val="22"/>
          <w:highlight w:val="cyan"/>
          <w:lang w:val="en-US"/>
        </w:rPr>
        <w:t>:</w:t>
      </w:r>
    </w:p>
    <w:p w14:paraId="7869A13B" w14:textId="77777777" w:rsidR="006E2C43" w:rsidRPr="007A3CD3" w:rsidRDefault="006E2C43" w:rsidP="006E2C43">
      <w:pPr>
        <w:numPr>
          <w:ilvl w:val="0"/>
          <w:numId w:val="37"/>
        </w:numPr>
        <w:spacing w:before="120"/>
        <w:ind w:left="1440"/>
        <w:contextualSpacing/>
        <w:jc w:val="both"/>
        <w:rPr>
          <w:rFonts w:ascii="Candara" w:hAnsi="Candara"/>
          <w:sz w:val="22"/>
          <w:szCs w:val="22"/>
          <w:highlight w:val="cyan"/>
        </w:rPr>
      </w:pPr>
      <w:r w:rsidRPr="007A3CD3">
        <w:rPr>
          <w:rFonts w:ascii="Candara" w:hAnsi="Candara"/>
          <w:sz w:val="22"/>
          <w:szCs w:val="22"/>
          <w:highlight w:val="cyan"/>
          <w:lang w:val="en-US"/>
        </w:rPr>
        <w:t>CONTRACTOR name as specified in Section A – Form of Agreement</w:t>
      </w:r>
    </w:p>
    <w:p w14:paraId="075B39F8" w14:textId="77777777" w:rsidR="006E2C43" w:rsidRPr="007A3CD3" w:rsidRDefault="006E2C43" w:rsidP="006E2C43">
      <w:pPr>
        <w:numPr>
          <w:ilvl w:val="0"/>
          <w:numId w:val="37"/>
        </w:numPr>
        <w:spacing w:before="120"/>
        <w:ind w:left="1440"/>
        <w:contextualSpacing/>
        <w:jc w:val="both"/>
        <w:rPr>
          <w:rFonts w:ascii="Candara" w:hAnsi="Candara"/>
          <w:sz w:val="22"/>
          <w:szCs w:val="22"/>
          <w:highlight w:val="cyan"/>
        </w:rPr>
      </w:pPr>
      <w:r w:rsidRPr="007A3CD3">
        <w:rPr>
          <w:rFonts w:ascii="Candara" w:hAnsi="Candara"/>
          <w:sz w:val="22"/>
          <w:szCs w:val="22"/>
          <w:highlight w:val="cyan"/>
        </w:rPr>
        <w:t>Invoice number &amp; date</w:t>
      </w:r>
    </w:p>
    <w:p w14:paraId="51CB87EE" w14:textId="77777777" w:rsidR="006E2C43" w:rsidRPr="007A3CD3" w:rsidRDefault="006E2C43" w:rsidP="006E2C43">
      <w:pPr>
        <w:numPr>
          <w:ilvl w:val="0"/>
          <w:numId w:val="37"/>
        </w:numPr>
        <w:ind w:left="1440"/>
        <w:jc w:val="both"/>
        <w:rPr>
          <w:rFonts w:ascii="Candara" w:hAnsi="Candara"/>
          <w:sz w:val="22"/>
          <w:szCs w:val="22"/>
          <w:highlight w:val="cyan"/>
        </w:rPr>
      </w:pPr>
      <w:r w:rsidRPr="007A3CD3">
        <w:rPr>
          <w:rFonts w:ascii="Candara" w:hAnsi="Candara"/>
          <w:sz w:val="22"/>
          <w:szCs w:val="22"/>
          <w:highlight w:val="cyan"/>
          <w:lang w:val="en-US"/>
        </w:rPr>
        <w:t>CONTRACT Number &amp; Title</w:t>
      </w:r>
    </w:p>
    <w:p w14:paraId="082A8F14" w14:textId="77777777" w:rsidR="006E2C43" w:rsidRPr="007A3CD3" w:rsidRDefault="006E2C43" w:rsidP="006E2C43">
      <w:pPr>
        <w:numPr>
          <w:ilvl w:val="0"/>
          <w:numId w:val="37"/>
        </w:numPr>
        <w:spacing w:after="120"/>
        <w:ind w:left="1440"/>
        <w:jc w:val="both"/>
        <w:rPr>
          <w:rFonts w:ascii="Candara" w:hAnsi="Candara"/>
          <w:sz w:val="22"/>
          <w:szCs w:val="22"/>
          <w:highlight w:val="cyan"/>
        </w:rPr>
      </w:pPr>
      <w:r w:rsidRPr="007A3CD3">
        <w:rPr>
          <w:rFonts w:ascii="Candara" w:hAnsi="Candara"/>
          <w:sz w:val="22"/>
          <w:szCs w:val="22"/>
          <w:highlight w:val="cyan"/>
        </w:rPr>
        <w:t>Description</w:t>
      </w:r>
      <w:r w:rsidRPr="007A3CD3">
        <w:rPr>
          <w:rFonts w:ascii="Candara" w:hAnsi="Candara"/>
          <w:sz w:val="22"/>
          <w:szCs w:val="22"/>
          <w:highlight w:val="cyan"/>
          <w:lang w:val="en-US"/>
        </w:rPr>
        <w:t xml:space="preserve"> of the services supplied (i.e. valuation number &amp; month)</w:t>
      </w:r>
    </w:p>
    <w:p w14:paraId="10CE955B" w14:textId="6F6A1A2E" w:rsidR="00735EEE" w:rsidRDefault="006E2C43" w:rsidP="00735EEE">
      <w:pPr>
        <w:numPr>
          <w:ilvl w:val="3"/>
          <w:numId w:val="40"/>
        </w:numPr>
        <w:spacing w:after="120"/>
        <w:ind w:left="720" w:hanging="720"/>
        <w:jc w:val="both"/>
        <w:rPr>
          <w:rFonts w:ascii="Candara" w:hAnsi="Candara"/>
          <w:sz w:val="22"/>
          <w:szCs w:val="22"/>
          <w:highlight w:val="cyan"/>
          <w:lang w:val="en-US"/>
        </w:rPr>
      </w:pPr>
      <w:r w:rsidRPr="007A3CD3">
        <w:rPr>
          <w:rFonts w:ascii="Candara" w:hAnsi="Candara"/>
          <w:sz w:val="22"/>
          <w:szCs w:val="22"/>
          <w:highlight w:val="cyan"/>
          <w:lang w:val="en-US"/>
        </w:rPr>
        <w:t>COMPANY shall approve payment of the correct invoice within the payment terms into the bank account of CONTRACTOR registered in COMPANY’s ERP system.</w:t>
      </w:r>
      <w:r w:rsidRPr="00735EEE">
        <w:rPr>
          <w:rFonts w:ascii="Candara" w:hAnsi="Candara"/>
          <w:sz w:val="22"/>
          <w:szCs w:val="22"/>
          <w:highlight w:val="cyan"/>
          <w:lang w:val="en-US"/>
        </w:rPr>
        <w:t xml:space="preserve"> Once the invoice is approved, remittance advice will </w:t>
      </w:r>
      <w:del w:id="35" w:author="Al Riyami, Azza OLNG-SCC/12" w:date="2026-04-26T14:57:00Z" w16du:dateUtc="2026-04-26T10:57:00Z">
        <w:r w:rsidRPr="00735EEE" w:rsidDel="009D5D98">
          <w:rPr>
            <w:rFonts w:ascii="Candara" w:hAnsi="Candara"/>
            <w:sz w:val="22"/>
            <w:szCs w:val="22"/>
            <w:highlight w:val="cyan"/>
            <w:lang w:val="en-US"/>
          </w:rPr>
          <w:delText xml:space="preserve"> </w:delText>
        </w:r>
      </w:del>
      <w:r w:rsidRPr="00735EEE">
        <w:rPr>
          <w:rFonts w:ascii="Candara" w:hAnsi="Candara"/>
          <w:sz w:val="22"/>
          <w:szCs w:val="22"/>
          <w:highlight w:val="cyan"/>
          <w:lang w:val="en-US"/>
        </w:rPr>
        <w:t xml:space="preserve">be sent to CONTRACTOR’s e-mail registered in COMPANY database. </w:t>
      </w:r>
      <w:r w:rsidRPr="007A3CD3">
        <w:rPr>
          <w:rFonts w:ascii="Candara" w:hAnsi="Candara"/>
          <w:sz w:val="22"/>
          <w:szCs w:val="22"/>
          <w:highlight w:val="cyan"/>
          <w:lang w:val="en-US"/>
        </w:rPr>
        <w:t xml:space="preserve">Incorrect invoice may be returned for </w:t>
      </w:r>
      <w:del w:id="36" w:author="Al Riyami, Azza OLNG-SCC/12" w:date="2026-04-26T14:57:00Z" w16du:dateUtc="2026-04-26T10:57:00Z">
        <w:r w:rsidRPr="007A3CD3" w:rsidDel="009D5D98">
          <w:rPr>
            <w:rFonts w:ascii="Candara" w:hAnsi="Candara"/>
            <w:sz w:val="22"/>
            <w:szCs w:val="22"/>
            <w:highlight w:val="cyan"/>
            <w:lang w:val="en-US"/>
          </w:rPr>
          <w:delText>rectification</w:delText>
        </w:r>
      </w:del>
      <w:ins w:id="37" w:author="Al Riyami, Azza OLNG-SCC/12" w:date="2026-04-26T14:57:00Z" w16du:dateUtc="2026-04-26T10:57:00Z">
        <w:r w:rsidR="009D5D98" w:rsidRPr="007A3CD3">
          <w:rPr>
            <w:rFonts w:ascii="Candara" w:hAnsi="Candara"/>
            <w:sz w:val="22"/>
            <w:szCs w:val="22"/>
            <w:highlight w:val="cyan"/>
            <w:lang w:val="en-US"/>
          </w:rPr>
          <w:t>rectification,</w:t>
        </w:r>
      </w:ins>
      <w:r w:rsidRPr="007A3CD3">
        <w:rPr>
          <w:rFonts w:ascii="Candara" w:hAnsi="Candara"/>
          <w:sz w:val="22"/>
          <w:szCs w:val="22"/>
          <w:highlight w:val="cyan"/>
          <w:lang w:val="en-US"/>
        </w:rPr>
        <w:t xml:space="preserve"> and payment may therefore be delayed. COMPANY shall make no payment until CONTRACTOR has fulfilled all requirements. CONTRACTOR understands and accepts that any failure on its part to comply completely with the requirements of this Article may delay payment of its invoice.</w:t>
      </w:r>
    </w:p>
    <w:p w14:paraId="4BAAABA9" w14:textId="25CBA6E6" w:rsidR="006E2C43" w:rsidRPr="00735EEE" w:rsidRDefault="006E2C43" w:rsidP="00735EEE">
      <w:pPr>
        <w:numPr>
          <w:ilvl w:val="3"/>
          <w:numId w:val="40"/>
        </w:numPr>
        <w:spacing w:after="120"/>
        <w:ind w:left="720" w:hanging="720"/>
        <w:jc w:val="both"/>
        <w:rPr>
          <w:rFonts w:ascii="Candara" w:hAnsi="Candara"/>
          <w:sz w:val="22"/>
          <w:szCs w:val="22"/>
          <w:highlight w:val="cyan"/>
          <w:lang w:val="en-US"/>
        </w:rPr>
      </w:pPr>
      <w:r w:rsidRPr="00735EEE">
        <w:rPr>
          <w:rFonts w:ascii="Candara" w:hAnsi="Candara"/>
          <w:sz w:val="22"/>
          <w:szCs w:val="22"/>
          <w:highlight w:val="cyan"/>
          <w:lang w:val="en-US"/>
        </w:rPr>
        <w:t xml:space="preserve">CONTRACTOR may write to </w:t>
      </w:r>
      <w:hyperlink r:id="rId22" w:history="1">
        <w:r w:rsidRPr="00735EEE">
          <w:rPr>
            <w:rFonts w:ascii="Candara" w:hAnsi="Candara"/>
            <w:color w:val="0000FF"/>
            <w:sz w:val="22"/>
            <w:szCs w:val="22"/>
            <w:highlight w:val="cyan"/>
            <w:u w:val="single"/>
            <w:lang w:val="en-US"/>
          </w:rPr>
          <w:t>PaymentDelayComplaint@OMANLNG.CO.OM</w:t>
        </w:r>
      </w:hyperlink>
      <w:r w:rsidRPr="00735EEE">
        <w:rPr>
          <w:rFonts w:ascii="Candara" w:hAnsi="Candara"/>
          <w:sz w:val="22"/>
          <w:szCs w:val="22"/>
          <w:highlight w:val="cyan"/>
        </w:rPr>
        <w:t xml:space="preserve"> i</w:t>
      </w:r>
      <w:r w:rsidRPr="00735EEE">
        <w:rPr>
          <w:rFonts w:ascii="Candara" w:hAnsi="Candara"/>
          <w:sz w:val="22"/>
          <w:szCs w:val="22"/>
          <w:highlight w:val="cyan"/>
          <w:lang w:val="en-US"/>
        </w:rPr>
        <w:t xml:space="preserve">n case of unjustified delay of payment from COMPANY. CONTRACTOR may contact </w:t>
      </w:r>
      <w:hyperlink r:id="rId23" w:history="1">
        <w:r w:rsidRPr="00735EEE">
          <w:rPr>
            <w:rFonts w:ascii="Candara" w:hAnsi="Candara"/>
            <w:color w:val="0000FF"/>
            <w:sz w:val="22"/>
            <w:szCs w:val="22"/>
            <w:highlight w:val="cyan"/>
            <w:u w:val="single"/>
            <w:lang w:val="en-US"/>
          </w:rPr>
          <w:t>AccountsPayable@Omanlng.co.om</w:t>
        </w:r>
      </w:hyperlink>
      <w:r w:rsidRPr="00735EEE">
        <w:rPr>
          <w:rFonts w:ascii="Candara" w:hAnsi="Candara"/>
          <w:color w:val="0000FF"/>
          <w:sz w:val="22"/>
          <w:szCs w:val="22"/>
          <w:highlight w:val="cyan"/>
          <w:lang w:val="en-US"/>
        </w:rPr>
        <w:t xml:space="preserve"> </w:t>
      </w:r>
      <w:r w:rsidRPr="00735EEE">
        <w:rPr>
          <w:rFonts w:ascii="Candara" w:hAnsi="Candara"/>
          <w:sz w:val="22"/>
          <w:szCs w:val="22"/>
          <w:highlight w:val="cyan"/>
          <w:lang w:val="en-US"/>
        </w:rPr>
        <w:t>for any enquiry regarding payment.</w:t>
      </w:r>
    </w:p>
    <w:p w14:paraId="6D883F7E" w14:textId="51068224" w:rsidR="006E2C43" w:rsidRPr="00735EEE" w:rsidRDefault="006E2C43" w:rsidP="00735EEE">
      <w:pPr>
        <w:pStyle w:val="ListParagraph"/>
        <w:numPr>
          <w:ilvl w:val="1"/>
          <w:numId w:val="14"/>
        </w:numPr>
        <w:spacing w:before="120" w:after="120" w:line="276" w:lineRule="auto"/>
        <w:ind w:left="720" w:hanging="720"/>
        <w:jc w:val="both"/>
        <w:rPr>
          <w:rFonts w:ascii="Candara" w:hAnsi="Candara"/>
          <w:b/>
          <w:bCs/>
          <w:sz w:val="22"/>
          <w:szCs w:val="22"/>
        </w:rPr>
      </w:pPr>
      <w:r w:rsidRPr="00735EEE">
        <w:rPr>
          <w:rFonts w:ascii="Candara" w:hAnsi="Candara"/>
          <w:b/>
          <w:bCs/>
          <w:sz w:val="22"/>
          <w:szCs w:val="22"/>
        </w:rPr>
        <w:t xml:space="preserve">Verbal Instructions </w:t>
      </w:r>
    </w:p>
    <w:p w14:paraId="31D0A1D2" w14:textId="77777777" w:rsidR="006F606B" w:rsidRPr="006F606B" w:rsidRDefault="006F606B" w:rsidP="006F606B">
      <w:pPr>
        <w:pStyle w:val="ListParagraph"/>
        <w:numPr>
          <w:ilvl w:val="1"/>
          <w:numId w:val="18"/>
        </w:numPr>
        <w:tabs>
          <w:tab w:val="left" w:pos="3960"/>
        </w:tabs>
        <w:spacing w:before="160" w:after="160" w:line="276" w:lineRule="auto"/>
        <w:jc w:val="both"/>
        <w:rPr>
          <w:rFonts w:ascii="Candara" w:hAnsi="Candara"/>
          <w:noProof/>
          <w:vanish/>
          <w:sz w:val="22"/>
          <w:szCs w:val="22"/>
        </w:rPr>
      </w:pPr>
    </w:p>
    <w:p w14:paraId="1EF8C175" w14:textId="7E2D7AE5" w:rsidR="006E2C43" w:rsidRPr="00BA5FF0" w:rsidRDefault="006E2C43" w:rsidP="006F606B">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CONTRACTOR shall accept verbal instructions only from CONTRACT HOLDER.</w:t>
      </w:r>
    </w:p>
    <w:p w14:paraId="48226292" w14:textId="640360BE" w:rsidR="006E2C43" w:rsidRPr="00BA5FF0" w:rsidRDefault="006E2C43" w:rsidP="006F606B">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 xml:space="preserve">CONTRACTOR shall fill-up a </w:t>
      </w:r>
      <w:r w:rsidRPr="006F606B">
        <w:rPr>
          <w:rFonts w:ascii="Candara" w:hAnsi="Candara"/>
          <w:noProof/>
          <w:sz w:val="22"/>
          <w:szCs w:val="22"/>
        </w:rPr>
        <w:t>Field Instruction Note</w:t>
      </w:r>
      <w:r w:rsidRPr="00BA5FF0">
        <w:rPr>
          <w:rFonts w:ascii="Candara" w:hAnsi="Candara"/>
          <w:noProof/>
          <w:sz w:val="22"/>
          <w:szCs w:val="22"/>
        </w:rPr>
        <w:t xml:space="preserve"> and shall obtain the confirmatory signature of CONTRACT HOLDER. CONTRACT HOLDER</w:t>
      </w:r>
      <w:r w:rsidRPr="00BA5FF0" w:rsidDel="00662B74">
        <w:rPr>
          <w:rFonts w:ascii="Candara" w:hAnsi="Candara"/>
          <w:noProof/>
          <w:sz w:val="22"/>
          <w:szCs w:val="22"/>
        </w:rPr>
        <w:t xml:space="preserve"> </w:t>
      </w:r>
      <w:r w:rsidRPr="00BA5FF0">
        <w:rPr>
          <w:rFonts w:ascii="Candara" w:hAnsi="Candara"/>
          <w:noProof/>
          <w:sz w:val="22"/>
          <w:szCs w:val="22"/>
        </w:rPr>
        <w:t xml:space="preserve">shall within 24 hours raise the </w:t>
      </w:r>
      <w:r w:rsidRPr="006F606B">
        <w:rPr>
          <w:rFonts w:ascii="Candara" w:hAnsi="Candara"/>
          <w:noProof/>
          <w:sz w:val="22"/>
          <w:szCs w:val="22"/>
        </w:rPr>
        <w:t>Field Instruction Note</w:t>
      </w:r>
      <w:r w:rsidRPr="00BA5FF0">
        <w:rPr>
          <w:rFonts w:ascii="Candara" w:hAnsi="Candara"/>
          <w:noProof/>
          <w:sz w:val="22"/>
          <w:szCs w:val="22"/>
        </w:rPr>
        <w:t xml:space="preserve"> (Work order request) in the ERP System.  </w:t>
      </w:r>
    </w:p>
    <w:p w14:paraId="41F7AAF4" w14:textId="5FF844C7" w:rsidR="006E2C43" w:rsidRPr="00BA5FF0" w:rsidRDefault="006E2C43" w:rsidP="00735EEE">
      <w:pPr>
        <w:pStyle w:val="ListParagraph"/>
        <w:numPr>
          <w:ilvl w:val="1"/>
          <w:numId w:val="14"/>
        </w:numPr>
        <w:spacing w:before="120" w:after="120" w:line="276" w:lineRule="auto"/>
        <w:ind w:left="720" w:hanging="720"/>
        <w:jc w:val="both"/>
        <w:rPr>
          <w:rFonts w:ascii="Candara" w:hAnsi="Candara"/>
          <w:b/>
          <w:bCs/>
          <w:iCs/>
          <w:sz w:val="22"/>
          <w:szCs w:val="22"/>
        </w:rPr>
      </w:pPr>
      <w:r w:rsidRPr="00735EEE">
        <w:rPr>
          <w:rFonts w:ascii="Candara" w:hAnsi="Candara"/>
          <w:b/>
          <w:bCs/>
          <w:sz w:val="22"/>
          <w:szCs w:val="22"/>
        </w:rPr>
        <w:t>CONTRACT Cost Control</w:t>
      </w:r>
    </w:p>
    <w:p w14:paraId="55662A75" w14:textId="77777777" w:rsidR="006E2C43" w:rsidRPr="00BA5FF0" w:rsidRDefault="006E2C43" w:rsidP="00735EEE">
      <w:pPr>
        <w:pStyle w:val="ListParagraph"/>
        <w:spacing w:before="120" w:line="276" w:lineRule="auto"/>
        <w:jc w:val="both"/>
        <w:rPr>
          <w:rFonts w:ascii="Candara" w:hAnsi="Candara"/>
          <w:sz w:val="22"/>
          <w:szCs w:val="22"/>
        </w:rPr>
      </w:pPr>
      <w:r w:rsidRPr="00BA5FF0">
        <w:rPr>
          <w:rFonts w:ascii="Candara" w:hAnsi="Candara"/>
          <w:sz w:val="22"/>
          <w:szCs w:val="22"/>
        </w:rPr>
        <w:t>To maintain close financial control of the WORK a system of “</w:t>
      </w:r>
      <w:r w:rsidRPr="00735EEE">
        <w:rPr>
          <w:rFonts w:ascii="Candara" w:hAnsi="Candara"/>
          <w:b/>
          <w:bCs/>
          <w:sz w:val="22"/>
          <w:szCs w:val="22"/>
        </w:rPr>
        <w:t>VARIATION ORDER</w:t>
      </w:r>
      <w:r w:rsidRPr="00BA5FF0">
        <w:rPr>
          <w:rFonts w:ascii="Candara" w:hAnsi="Candara"/>
          <w:sz w:val="22"/>
          <w:szCs w:val="22"/>
        </w:rPr>
        <w:t>” and “</w:t>
      </w:r>
      <w:r w:rsidRPr="00735EEE">
        <w:rPr>
          <w:rFonts w:ascii="Candara" w:hAnsi="Candara"/>
          <w:b/>
          <w:bCs/>
          <w:sz w:val="22"/>
          <w:szCs w:val="22"/>
        </w:rPr>
        <w:t>VARIATION to CONTRACT</w:t>
      </w:r>
      <w:r w:rsidRPr="00BA5FF0">
        <w:rPr>
          <w:rFonts w:ascii="Candara" w:hAnsi="Candara"/>
          <w:sz w:val="22"/>
          <w:szCs w:val="22"/>
        </w:rPr>
        <w:t>” as further discussed below will be adopted.</w:t>
      </w:r>
    </w:p>
    <w:p w14:paraId="112A4CA6" w14:textId="77777777" w:rsidR="006F606B" w:rsidRPr="006F606B" w:rsidRDefault="006F606B" w:rsidP="006F606B">
      <w:pPr>
        <w:pStyle w:val="ListParagraph"/>
        <w:numPr>
          <w:ilvl w:val="1"/>
          <w:numId w:val="18"/>
        </w:numPr>
        <w:tabs>
          <w:tab w:val="left" w:pos="3960"/>
        </w:tabs>
        <w:spacing w:before="160" w:after="160" w:line="276" w:lineRule="auto"/>
        <w:jc w:val="both"/>
        <w:rPr>
          <w:rFonts w:ascii="Candara" w:hAnsi="Candara"/>
          <w:noProof/>
          <w:vanish/>
          <w:sz w:val="22"/>
          <w:szCs w:val="22"/>
        </w:rPr>
      </w:pPr>
    </w:p>
    <w:p w14:paraId="4B779FD9" w14:textId="242DEEAE" w:rsidR="006E2C43" w:rsidRPr="00BA5FF0" w:rsidRDefault="006E2C43" w:rsidP="006F606B">
      <w:pPr>
        <w:pStyle w:val="CommentText"/>
        <w:numPr>
          <w:ilvl w:val="2"/>
          <w:numId w:val="18"/>
        </w:numPr>
        <w:tabs>
          <w:tab w:val="left" w:pos="3960"/>
        </w:tabs>
        <w:spacing w:before="160" w:after="160" w:line="276" w:lineRule="auto"/>
        <w:jc w:val="both"/>
        <w:rPr>
          <w:rFonts w:ascii="Candara" w:hAnsi="Candara"/>
          <w:noProof/>
          <w:sz w:val="22"/>
          <w:szCs w:val="22"/>
        </w:rPr>
      </w:pPr>
      <w:r w:rsidRPr="00BA5FF0">
        <w:rPr>
          <w:rFonts w:ascii="Candara" w:hAnsi="Candara"/>
          <w:noProof/>
          <w:sz w:val="22"/>
          <w:szCs w:val="22"/>
        </w:rPr>
        <w:t xml:space="preserve">For all WORK provided under the CONTRACT, COMPANY shall issue a purchase order through ERP system. For all services/WORK’s provided on a CALL-OFF basis, COMPANY will issue a separate </w:t>
      </w:r>
      <w:r w:rsidRPr="00BA5FF0">
        <w:rPr>
          <w:rFonts w:ascii="Candara" w:hAnsi="Candara"/>
          <w:noProof/>
          <w:sz w:val="22"/>
          <w:szCs w:val="22"/>
        </w:rPr>
        <w:lastRenderedPageBreak/>
        <w:t xml:space="preserve">CALL-OFF in the form of purchase order issued through ERP System. Completion of WORK is controlled by completion on </w:t>
      </w:r>
      <w:r w:rsidRPr="006F606B">
        <w:rPr>
          <w:rFonts w:ascii="Candara" w:hAnsi="Candara"/>
          <w:noProof/>
          <w:sz w:val="22"/>
          <w:szCs w:val="22"/>
        </w:rPr>
        <w:t>purchase order.</w:t>
      </w:r>
      <w:r w:rsidRPr="00BA5FF0">
        <w:rPr>
          <w:rFonts w:ascii="Candara" w:hAnsi="Candara"/>
          <w:noProof/>
          <w:sz w:val="22"/>
          <w:szCs w:val="22"/>
        </w:rPr>
        <w:t xml:space="preserve">  </w:t>
      </w:r>
    </w:p>
    <w:p w14:paraId="473C1D66" w14:textId="77777777" w:rsidR="006E2C43" w:rsidRPr="00BA5FF0" w:rsidRDefault="006E2C43" w:rsidP="006F606B">
      <w:pPr>
        <w:pStyle w:val="CommentText"/>
        <w:numPr>
          <w:ilvl w:val="2"/>
          <w:numId w:val="18"/>
        </w:numPr>
        <w:tabs>
          <w:tab w:val="left" w:pos="3960"/>
        </w:tabs>
        <w:spacing w:before="160" w:after="160" w:line="276" w:lineRule="auto"/>
        <w:jc w:val="both"/>
        <w:rPr>
          <w:rFonts w:ascii="Candara" w:hAnsi="Candara"/>
          <w:noProof/>
          <w:sz w:val="22"/>
          <w:szCs w:val="22"/>
        </w:rPr>
      </w:pPr>
      <w:r w:rsidRPr="00D1432E">
        <w:rPr>
          <w:rFonts w:ascii="Candara" w:hAnsi="Candara"/>
          <w:b/>
          <w:bCs/>
          <w:noProof/>
          <w:sz w:val="22"/>
          <w:szCs w:val="22"/>
        </w:rPr>
        <w:t>VARIATION ORDER</w:t>
      </w:r>
      <w:r w:rsidRPr="00BA5FF0">
        <w:rPr>
          <w:rFonts w:ascii="Candara" w:hAnsi="Candara"/>
          <w:noProof/>
          <w:sz w:val="22"/>
          <w:szCs w:val="22"/>
        </w:rPr>
        <w:t xml:space="preserve"> - will be issued by COMPANY to cover any change(s) in WORK.</w:t>
      </w:r>
    </w:p>
    <w:p w14:paraId="6840BC87" w14:textId="78368E7D" w:rsidR="006E2C43" w:rsidRPr="00BA5FF0" w:rsidRDefault="006E2C43" w:rsidP="006F606B">
      <w:pPr>
        <w:pStyle w:val="CommentText"/>
        <w:numPr>
          <w:ilvl w:val="2"/>
          <w:numId w:val="18"/>
        </w:numPr>
        <w:tabs>
          <w:tab w:val="left" w:pos="3960"/>
        </w:tabs>
        <w:spacing w:before="160" w:after="160" w:line="276" w:lineRule="auto"/>
        <w:jc w:val="both"/>
        <w:rPr>
          <w:rFonts w:ascii="Candara" w:hAnsi="Candara"/>
          <w:noProof/>
          <w:sz w:val="22"/>
          <w:szCs w:val="22"/>
        </w:rPr>
      </w:pPr>
      <w:r w:rsidRPr="00D1432E">
        <w:rPr>
          <w:rFonts w:ascii="Candara" w:hAnsi="Candara"/>
          <w:b/>
          <w:bCs/>
          <w:noProof/>
          <w:sz w:val="22"/>
          <w:szCs w:val="22"/>
        </w:rPr>
        <w:t>VARIATION to CONTRACT</w:t>
      </w:r>
      <w:r w:rsidRPr="00BA5FF0">
        <w:rPr>
          <w:rFonts w:ascii="Candara" w:hAnsi="Candara"/>
          <w:noProof/>
          <w:sz w:val="22"/>
          <w:szCs w:val="22"/>
        </w:rPr>
        <w:t xml:space="preserve"> - a variation to CONTRACT can arise as a result of a </w:t>
      </w:r>
      <w:r w:rsidRPr="006F606B">
        <w:rPr>
          <w:rFonts w:ascii="Candara" w:hAnsi="Candara"/>
          <w:noProof/>
          <w:sz w:val="22"/>
          <w:szCs w:val="22"/>
        </w:rPr>
        <w:t>VARIATION ORDER</w:t>
      </w:r>
      <w:r w:rsidRPr="00BA5FF0">
        <w:rPr>
          <w:rFonts w:ascii="Candara" w:hAnsi="Candara"/>
          <w:noProof/>
          <w:sz w:val="22"/>
          <w:szCs w:val="22"/>
        </w:rPr>
        <w:t xml:space="preserve">, as detailed above, or as a result of any of the other reasons provided for in </w:t>
      </w:r>
      <w:r w:rsidRPr="006F606B">
        <w:rPr>
          <w:rFonts w:ascii="Candara" w:hAnsi="Candara"/>
          <w:noProof/>
          <w:sz w:val="22"/>
          <w:szCs w:val="22"/>
        </w:rPr>
        <w:t>CONDITIONS OF CONTRACT</w:t>
      </w:r>
      <w:r w:rsidRPr="00BA5FF0">
        <w:rPr>
          <w:rFonts w:ascii="Candara" w:hAnsi="Candara"/>
          <w:noProof/>
          <w:sz w:val="22"/>
          <w:szCs w:val="22"/>
        </w:rPr>
        <w:t xml:space="preserve">. </w:t>
      </w:r>
    </w:p>
    <w:p w14:paraId="168D6528" w14:textId="77777777" w:rsidR="006E2C43" w:rsidRPr="00BA5FF0" w:rsidRDefault="006E2C43" w:rsidP="00EF729F">
      <w:pPr>
        <w:pStyle w:val="ListParagraph"/>
        <w:spacing w:before="120" w:line="276" w:lineRule="auto"/>
        <w:jc w:val="both"/>
        <w:rPr>
          <w:rFonts w:ascii="Candara" w:hAnsi="Candara"/>
          <w:sz w:val="22"/>
          <w:szCs w:val="22"/>
        </w:rPr>
      </w:pPr>
      <w:r w:rsidRPr="00BA5FF0">
        <w:rPr>
          <w:rFonts w:ascii="Candara" w:hAnsi="Candara"/>
          <w:sz w:val="22"/>
          <w:szCs w:val="22"/>
        </w:rPr>
        <w:t xml:space="preserve">CONTRACT PRICE cannot be varied without the issue and signature of a formal </w:t>
      </w:r>
      <w:r w:rsidRPr="004D5C03">
        <w:rPr>
          <w:rFonts w:ascii="Candara" w:hAnsi="Candara"/>
          <w:b/>
          <w:bCs/>
          <w:sz w:val="22"/>
          <w:szCs w:val="22"/>
        </w:rPr>
        <w:t>VARIATION to CONTRACT</w:t>
      </w:r>
      <w:r w:rsidRPr="00BA5FF0">
        <w:rPr>
          <w:rFonts w:ascii="Candara" w:hAnsi="Candara"/>
          <w:sz w:val="22"/>
          <w:szCs w:val="22"/>
        </w:rPr>
        <w:t>.</w:t>
      </w:r>
    </w:p>
    <w:p w14:paraId="496E6867" w14:textId="77777777" w:rsidR="006E2C43" w:rsidRPr="00BA5FF0" w:rsidRDefault="006E2C43" w:rsidP="00EF729F">
      <w:pPr>
        <w:pStyle w:val="ListParagraph"/>
        <w:spacing w:before="120" w:line="276" w:lineRule="auto"/>
        <w:jc w:val="both"/>
        <w:rPr>
          <w:rFonts w:ascii="Candara" w:hAnsi="Candara"/>
          <w:sz w:val="22"/>
          <w:szCs w:val="22"/>
        </w:rPr>
      </w:pPr>
      <w:r w:rsidRPr="00BA5FF0">
        <w:rPr>
          <w:rFonts w:ascii="Candara" w:hAnsi="Candara"/>
          <w:sz w:val="22"/>
          <w:szCs w:val="22"/>
        </w:rPr>
        <w:t xml:space="preserve">The original and duplicate original must be signed by duly authorised representatives of COMPANY and CONTRACTOR. CONTRACTOR retains the original and the duplicate original is returned to COMPANY. </w:t>
      </w:r>
    </w:p>
    <w:p w14:paraId="68E48B92" w14:textId="6353D994" w:rsidR="006E2C43" w:rsidRPr="004734D3" w:rsidRDefault="006E2C43" w:rsidP="004734D3">
      <w:pPr>
        <w:pStyle w:val="ListParagraph"/>
        <w:spacing w:before="120" w:line="276" w:lineRule="auto"/>
        <w:jc w:val="both"/>
        <w:rPr>
          <w:rFonts w:ascii="Candara" w:hAnsi="Candara"/>
          <w:sz w:val="22"/>
          <w:szCs w:val="22"/>
        </w:rPr>
      </w:pPr>
      <w:r w:rsidRPr="00B408A7">
        <w:rPr>
          <w:rFonts w:ascii="Candara" w:hAnsi="Candara"/>
          <w:b/>
          <w:bCs/>
          <w:sz w:val="22"/>
          <w:szCs w:val="22"/>
        </w:rPr>
        <w:t>VARIATION to CONTRACT</w:t>
      </w:r>
      <w:r w:rsidRPr="00BA5FF0">
        <w:rPr>
          <w:rFonts w:ascii="Candara" w:hAnsi="Candara"/>
          <w:sz w:val="22"/>
          <w:szCs w:val="22"/>
        </w:rPr>
        <w:t xml:space="preserve"> shall carry the Contract Number followed by -001, -002, etc. as appropriate and shall indicate the number(s) of the corresponding </w:t>
      </w:r>
      <w:r w:rsidRPr="00B408A7">
        <w:rPr>
          <w:rFonts w:ascii="Candara" w:hAnsi="Candara"/>
          <w:b/>
          <w:bCs/>
          <w:sz w:val="22"/>
          <w:szCs w:val="22"/>
        </w:rPr>
        <w:t>VARIATION ORDER</w:t>
      </w:r>
      <w:r w:rsidRPr="00BA5FF0">
        <w:rPr>
          <w:rFonts w:ascii="Candara" w:hAnsi="Candara"/>
          <w:sz w:val="22"/>
          <w:szCs w:val="22"/>
        </w:rPr>
        <w:t xml:space="preserve">, if any. </w:t>
      </w:r>
    </w:p>
    <w:p w14:paraId="22CB493E" w14:textId="2935B92C" w:rsidR="006E2C43" w:rsidRPr="00BA5FF0" w:rsidRDefault="006E2C43" w:rsidP="00B408A7">
      <w:pPr>
        <w:pStyle w:val="ListParagraph"/>
        <w:spacing w:before="120" w:line="276" w:lineRule="auto"/>
        <w:jc w:val="both"/>
        <w:rPr>
          <w:rFonts w:ascii="Candara" w:hAnsi="Candara"/>
          <w:sz w:val="22"/>
          <w:szCs w:val="22"/>
        </w:rPr>
      </w:pPr>
      <w:r w:rsidRPr="00BA5FF0">
        <w:rPr>
          <w:rFonts w:ascii="Candara" w:hAnsi="Candara"/>
          <w:sz w:val="22"/>
          <w:szCs w:val="22"/>
        </w:rPr>
        <w:t>In the event of an emergency or business crisis, COMPANY shall have the right to require the CONTRACTOR to commence WORK immediately provided that the COMPANY issues such instruction verbally for WORK’s or services within the defined CONTRACT scope from CONTRACT HOLDER and to be confirmed in writing at the earliest possible opportunity. If the requirement is outside the defined CONTRACT scope, such instruction shall be issued by the CONTRACT OWNER in writing following which a VARIATION ORDER shall be made for such WORK’s at the earliest possible opportunity, even though the amount of any adjustment to the estimated CONTRACT PRICE may not have been determined at the time of receipt of such instruction, COMPANY shall have the right to require the CONTRACTOR to do so.</w:t>
      </w:r>
    </w:p>
    <w:p w14:paraId="6BC583E5" w14:textId="77777777" w:rsidR="006E2C43" w:rsidRPr="00BA5FF0" w:rsidRDefault="006E2C43" w:rsidP="006E2C43">
      <w:pPr>
        <w:ind w:hanging="360"/>
        <w:rPr>
          <w:rFonts w:ascii="Candara" w:hAnsi="Candara"/>
          <w:sz w:val="22"/>
          <w:szCs w:val="22"/>
        </w:rPr>
      </w:pPr>
    </w:p>
    <w:p w14:paraId="28CF8F2A" w14:textId="77777777" w:rsidR="004734D3" w:rsidRDefault="004734D3">
      <w:pPr>
        <w:spacing w:after="160" w:line="259" w:lineRule="auto"/>
        <w:rPr>
          <w:rFonts w:ascii="Candara" w:eastAsiaTheme="majorEastAsia" w:hAnsi="Candara" w:cstheme="majorBidi"/>
          <w:b/>
          <w:bCs/>
          <w:caps/>
          <w:color w:val="272727" w:themeColor="text1" w:themeTint="D8"/>
          <w:sz w:val="22"/>
          <w:szCs w:val="22"/>
        </w:rPr>
      </w:pPr>
      <w:r>
        <w:rPr>
          <w:rFonts w:ascii="Candara" w:hAnsi="Candara"/>
          <w:b/>
          <w:bCs/>
          <w:i/>
          <w:iCs/>
          <w:caps/>
          <w:sz w:val="22"/>
          <w:szCs w:val="22"/>
        </w:rPr>
        <w:br w:type="page"/>
      </w:r>
    </w:p>
    <w:p w14:paraId="2DEC5EB7" w14:textId="395E5EE6" w:rsidR="006E2C43" w:rsidRPr="006338AE" w:rsidRDefault="002A189E" w:rsidP="006338AE">
      <w:pPr>
        <w:pStyle w:val="ListParagraph"/>
        <w:numPr>
          <w:ilvl w:val="0"/>
          <w:numId w:val="15"/>
        </w:numPr>
        <w:spacing w:after="160" w:line="259" w:lineRule="auto"/>
        <w:ind w:left="720"/>
        <w:rPr>
          <w:rFonts w:ascii="Candara" w:hAnsi="Candara"/>
          <w:b/>
          <w:sz w:val="24"/>
          <w:szCs w:val="24"/>
        </w:rPr>
      </w:pPr>
      <w:commentRangeStart w:id="38"/>
      <w:r>
        <w:rPr>
          <w:rFonts w:ascii="Candara" w:hAnsi="Candara"/>
          <w:b/>
          <w:sz w:val="24"/>
          <w:szCs w:val="24"/>
        </w:rPr>
        <w:lastRenderedPageBreak/>
        <w:t xml:space="preserve">PART C: </w:t>
      </w:r>
      <w:r w:rsidR="006338AE" w:rsidRPr="002A189E">
        <w:rPr>
          <w:rFonts w:ascii="Candara" w:hAnsi="Candara"/>
          <w:b/>
          <w:sz w:val="24"/>
          <w:szCs w:val="24"/>
        </w:rPr>
        <w:t>HSE REQUIREMENTS</w:t>
      </w:r>
    </w:p>
    <w:p w14:paraId="5FFA4CC6" w14:textId="77777777" w:rsidR="006E2C43" w:rsidRPr="00BA5FF0" w:rsidRDefault="006E2C43" w:rsidP="006338AE">
      <w:pPr>
        <w:pStyle w:val="ListParagraph"/>
        <w:spacing w:before="120" w:line="276" w:lineRule="auto"/>
        <w:jc w:val="both"/>
        <w:rPr>
          <w:rFonts w:ascii="Candara" w:hAnsi="Candara"/>
          <w:sz w:val="22"/>
          <w:szCs w:val="22"/>
        </w:rPr>
      </w:pPr>
      <w:r w:rsidRPr="00BA5FF0">
        <w:rPr>
          <w:rFonts w:ascii="Candara" w:hAnsi="Candara"/>
          <w:sz w:val="22"/>
          <w:szCs w:val="22"/>
        </w:rPr>
        <w:t>Please refer to COMPANY Health, Safety, and Environmental Management System Manual, Procedures, and Work Instructions. These references are available upon request.</w:t>
      </w:r>
    </w:p>
    <w:p w14:paraId="20602DE9" w14:textId="77777777" w:rsidR="006E2C43" w:rsidRPr="00BA5FF0" w:rsidRDefault="006E2C43" w:rsidP="006E2C43">
      <w:pPr>
        <w:ind w:hanging="360"/>
        <w:rPr>
          <w:rFonts w:ascii="Candara" w:hAnsi="Candara"/>
          <w:sz w:val="22"/>
          <w:szCs w:val="22"/>
        </w:rPr>
      </w:pPr>
    </w:p>
    <w:p w14:paraId="0DC783D7" w14:textId="3BD9FDAA" w:rsidR="006E2C43" w:rsidRPr="006338AE" w:rsidRDefault="006338AE" w:rsidP="006338AE">
      <w:pPr>
        <w:pStyle w:val="ListParagraph"/>
        <w:numPr>
          <w:ilvl w:val="0"/>
          <w:numId w:val="15"/>
        </w:numPr>
        <w:spacing w:after="160" w:line="259" w:lineRule="auto"/>
        <w:ind w:left="720"/>
        <w:rPr>
          <w:rFonts w:ascii="Candara" w:hAnsi="Candara"/>
          <w:b/>
          <w:sz w:val="24"/>
          <w:szCs w:val="24"/>
        </w:rPr>
      </w:pPr>
      <w:r>
        <w:rPr>
          <w:rFonts w:ascii="Candara" w:hAnsi="Candara"/>
          <w:b/>
          <w:sz w:val="24"/>
          <w:szCs w:val="24"/>
        </w:rPr>
        <w:t xml:space="preserve">PART D: </w:t>
      </w:r>
      <w:r w:rsidRPr="002A189E">
        <w:rPr>
          <w:rFonts w:ascii="Candara" w:hAnsi="Candara"/>
          <w:b/>
          <w:sz w:val="24"/>
          <w:szCs w:val="24"/>
        </w:rPr>
        <w:t>QUALITY MANAGEMENT</w:t>
      </w:r>
    </w:p>
    <w:p w14:paraId="3A198D4C" w14:textId="41F1F094" w:rsidR="006E2C43" w:rsidRPr="00BA5FF0" w:rsidRDefault="006E2C43" w:rsidP="006338AE">
      <w:pPr>
        <w:pStyle w:val="ListParagraph"/>
        <w:spacing w:before="120" w:line="276" w:lineRule="auto"/>
        <w:jc w:val="both"/>
        <w:rPr>
          <w:rFonts w:ascii="Candara" w:hAnsi="Candara"/>
          <w:sz w:val="22"/>
          <w:szCs w:val="22"/>
        </w:rPr>
      </w:pPr>
      <w:r w:rsidRPr="00BA5FF0">
        <w:rPr>
          <w:rFonts w:ascii="Candara" w:hAnsi="Candara"/>
          <w:sz w:val="22"/>
          <w:szCs w:val="22"/>
        </w:rPr>
        <w:t>CONTRACTOR is required to be certified or accredited under the ISO 9000:2000 Series Quality Systems or equivalent acceptable by the COMPANY.</w:t>
      </w:r>
      <w:commentRangeEnd w:id="38"/>
      <w:r w:rsidR="000C5F69" w:rsidRPr="00BA5FF0">
        <w:rPr>
          <w:rStyle w:val="CommentReference"/>
          <w:rFonts w:ascii="Candara" w:hAnsi="Candara"/>
          <w:sz w:val="22"/>
          <w:szCs w:val="22"/>
        </w:rPr>
        <w:commentReference w:id="38"/>
      </w:r>
    </w:p>
    <w:p w14:paraId="014E6D50" w14:textId="77777777" w:rsidR="006E2C43" w:rsidRPr="00BA5FF0" w:rsidRDefault="006E2C43" w:rsidP="006E2C43">
      <w:pPr>
        <w:pStyle w:val="BodyText2"/>
        <w:spacing w:after="0" w:line="240" w:lineRule="auto"/>
        <w:ind w:left="0" w:firstLine="0"/>
        <w:rPr>
          <w:rFonts w:ascii="Candara" w:hAnsi="Candara"/>
          <w:sz w:val="22"/>
          <w:szCs w:val="22"/>
        </w:rPr>
      </w:pPr>
    </w:p>
    <w:p w14:paraId="5B20FD81" w14:textId="19E42410" w:rsidR="006E2C43" w:rsidRPr="00F50160" w:rsidRDefault="006338AE" w:rsidP="00F50160">
      <w:pPr>
        <w:pStyle w:val="ListParagraph"/>
        <w:numPr>
          <w:ilvl w:val="0"/>
          <w:numId w:val="15"/>
        </w:numPr>
        <w:spacing w:after="160" w:line="259" w:lineRule="auto"/>
        <w:ind w:left="720"/>
        <w:rPr>
          <w:rFonts w:ascii="Candara" w:hAnsi="Candara"/>
          <w:b/>
          <w:sz w:val="24"/>
          <w:szCs w:val="24"/>
        </w:rPr>
      </w:pPr>
      <w:r>
        <w:rPr>
          <w:rFonts w:ascii="Candara" w:hAnsi="Candara"/>
          <w:b/>
          <w:sz w:val="24"/>
          <w:szCs w:val="24"/>
        </w:rPr>
        <w:t xml:space="preserve">PART E: </w:t>
      </w:r>
      <w:r w:rsidRPr="002A189E">
        <w:rPr>
          <w:rFonts w:ascii="Candara" w:hAnsi="Candara"/>
          <w:b/>
          <w:sz w:val="24"/>
          <w:szCs w:val="24"/>
        </w:rPr>
        <w:t>MATERIALS CONTROL</w:t>
      </w:r>
    </w:p>
    <w:p w14:paraId="4E7B7857" w14:textId="77777777" w:rsidR="00F50160" w:rsidRPr="00F50160" w:rsidRDefault="00F50160" w:rsidP="00F50160">
      <w:pPr>
        <w:pStyle w:val="ListParagraph"/>
        <w:numPr>
          <w:ilvl w:val="0"/>
          <w:numId w:val="14"/>
        </w:numPr>
        <w:spacing w:before="120" w:after="120" w:line="276" w:lineRule="auto"/>
        <w:jc w:val="both"/>
        <w:rPr>
          <w:rFonts w:ascii="Candara" w:hAnsi="Candara"/>
          <w:b/>
          <w:bCs/>
          <w:vanish/>
          <w:sz w:val="22"/>
          <w:szCs w:val="22"/>
        </w:rPr>
      </w:pPr>
    </w:p>
    <w:p w14:paraId="1A16D235" w14:textId="77777777" w:rsidR="00F50160" w:rsidRPr="00F50160" w:rsidRDefault="00F50160" w:rsidP="00F50160">
      <w:pPr>
        <w:pStyle w:val="ListParagraph"/>
        <w:numPr>
          <w:ilvl w:val="0"/>
          <w:numId w:val="14"/>
        </w:numPr>
        <w:spacing w:before="120" w:after="120" w:line="276" w:lineRule="auto"/>
        <w:jc w:val="both"/>
        <w:rPr>
          <w:rFonts w:ascii="Candara" w:hAnsi="Candara"/>
          <w:b/>
          <w:bCs/>
          <w:vanish/>
          <w:sz w:val="22"/>
          <w:szCs w:val="22"/>
        </w:rPr>
      </w:pPr>
    </w:p>
    <w:p w14:paraId="095C1AEA" w14:textId="77777777" w:rsidR="00F50160" w:rsidRPr="00F50160" w:rsidRDefault="00F50160" w:rsidP="00F50160">
      <w:pPr>
        <w:pStyle w:val="ListParagraph"/>
        <w:numPr>
          <w:ilvl w:val="0"/>
          <w:numId w:val="14"/>
        </w:numPr>
        <w:spacing w:before="120" w:after="120" w:line="276" w:lineRule="auto"/>
        <w:jc w:val="both"/>
        <w:rPr>
          <w:rFonts w:ascii="Candara" w:hAnsi="Candara"/>
          <w:b/>
          <w:bCs/>
          <w:vanish/>
          <w:sz w:val="22"/>
          <w:szCs w:val="22"/>
        </w:rPr>
      </w:pPr>
    </w:p>
    <w:p w14:paraId="1BAA3693" w14:textId="7D1C656A" w:rsidR="006E2C43" w:rsidRPr="00F50160" w:rsidRDefault="006E2C43" w:rsidP="00F50160">
      <w:pPr>
        <w:pStyle w:val="ListParagraph"/>
        <w:numPr>
          <w:ilvl w:val="1"/>
          <w:numId w:val="14"/>
        </w:numPr>
        <w:spacing w:before="120" w:after="120" w:line="276" w:lineRule="auto"/>
        <w:ind w:left="720" w:hanging="720"/>
        <w:jc w:val="both"/>
        <w:rPr>
          <w:rFonts w:ascii="Candara" w:hAnsi="Candara"/>
          <w:b/>
          <w:bCs/>
          <w:sz w:val="22"/>
          <w:szCs w:val="22"/>
        </w:rPr>
      </w:pPr>
      <w:r w:rsidRPr="00F50160">
        <w:rPr>
          <w:rFonts w:ascii="Candara" w:hAnsi="Candara"/>
          <w:b/>
          <w:bCs/>
          <w:sz w:val="22"/>
          <w:szCs w:val="22"/>
        </w:rPr>
        <w:t>General</w:t>
      </w:r>
    </w:p>
    <w:p w14:paraId="4E7F7828" w14:textId="53FAF6C6" w:rsidR="006E2C43" w:rsidRPr="00BA5FF0" w:rsidRDefault="006E2C43" w:rsidP="008B2A3C">
      <w:pPr>
        <w:pStyle w:val="ListParagraph"/>
        <w:spacing w:before="120" w:line="276" w:lineRule="auto"/>
        <w:jc w:val="both"/>
        <w:rPr>
          <w:rFonts w:ascii="Candara" w:hAnsi="Candara"/>
          <w:sz w:val="22"/>
          <w:szCs w:val="22"/>
        </w:rPr>
      </w:pPr>
      <w:r w:rsidRPr="008B2A3C">
        <w:rPr>
          <w:rFonts w:ascii="Candara" w:hAnsi="Candara"/>
          <w:sz w:val="22"/>
          <w:szCs w:val="22"/>
        </w:rPr>
        <w:t>CONTRACTOR</w:t>
      </w:r>
      <w:r w:rsidRPr="00BA5FF0">
        <w:rPr>
          <w:rFonts w:ascii="Candara" w:hAnsi="Candara"/>
          <w:sz w:val="22"/>
          <w:szCs w:val="22"/>
        </w:rPr>
        <w:t xml:space="preserve"> shall comply with the requirements of this procedure and processes of COMPANY Material Control Procedure set out in this document for the receipt and issue of FREE ISSUE MATERIAL, through COMPANY Warehouse &amp; Logistics Section, to </w:t>
      </w:r>
      <w:r w:rsidRPr="008B2A3C">
        <w:rPr>
          <w:rFonts w:ascii="Candara" w:hAnsi="Candara"/>
          <w:sz w:val="22"/>
          <w:szCs w:val="22"/>
        </w:rPr>
        <w:t>CONTRACTOR</w:t>
      </w:r>
      <w:r w:rsidRPr="00BA5FF0">
        <w:rPr>
          <w:rFonts w:ascii="Candara" w:hAnsi="Candara"/>
          <w:sz w:val="22"/>
          <w:szCs w:val="22"/>
        </w:rPr>
        <w:t>.</w:t>
      </w:r>
    </w:p>
    <w:p w14:paraId="0B3165BC" w14:textId="416CA52A" w:rsidR="006E2C43" w:rsidRPr="00F50160" w:rsidRDefault="006E2C43" w:rsidP="00F50160">
      <w:pPr>
        <w:pStyle w:val="ListParagraph"/>
        <w:numPr>
          <w:ilvl w:val="1"/>
          <w:numId w:val="14"/>
        </w:numPr>
        <w:spacing w:before="120" w:after="120" w:line="276" w:lineRule="auto"/>
        <w:ind w:left="720" w:hanging="720"/>
        <w:jc w:val="both"/>
        <w:rPr>
          <w:rFonts w:ascii="Candara" w:hAnsi="Candara"/>
          <w:b/>
          <w:bCs/>
          <w:sz w:val="22"/>
          <w:szCs w:val="22"/>
        </w:rPr>
      </w:pPr>
      <w:r w:rsidRPr="00F50160">
        <w:rPr>
          <w:rFonts w:ascii="Candara" w:hAnsi="Candara"/>
          <w:b/>
          <w:bCs/>
          <w:sz w:val="22"/>
          <w:szCs w:val="22"/>
        </w:rPr>
        <w:t>Receipt of MATERIAL</w:t>
      </w:r>
    </w:p>
    <w:p w14:paraId="266E2DFE" w14:textId="5CB01F1B" w:rsidR="006E2C43" w:rsidRPr="00BA5FF0" w:rsidRDefault="006E2C43" w:rsidP="008B2A3C">
      <w:pPr>
        <w:pStyle w:val="ListParagraph"/>
        <w:spacing w:before="120" w:line="276" w:lineRule="auto"/>
        <w:jc w:val="both"/>
        <w:rPr>
          <w:rFonts w:ascii="Candara" w:hAnsi="Candara"/>
          <w:sz w:val="22"/>
          <w:szCs w:val="22"/>
        </w:rPr>
      </w:pPr>
      <w:r w:rsidRPr="00BA5FF0">
        <w:rPr>
          <w:rFonts w:ascii="Candara" w:hAnsi="Candara"/>
          <w:sz w:val="22"/>
          <w:szCs w:val="22"/>
        </w:rPr>
        <w:t>All MATERIAL will be delivered to COMPANY Warehouse &amp; Logistics Section and will be inspected and receipt documents raised in accordance with normal procedures.</w:t>
      </w:r>
    </w:p>
    <w:p w14:paraId="6BE728A9" w14:textId="774C2299" w:rsidR="006E2C43" w:rsidRPr="00F50160" w:rsidRDefault="006E2C43" w:rsidP="00F50160">
      <w:pPr>
        <w:pStyle w:val="ListParagraph"/>
        <w:numPr>
          <w:ilvl w:val="1"/>
          <w:numId w:val="14"/>
        </w:numPr>
        <w:spacing w:before="120" w:after="120" w:line="276" w:lineRule="auto"/>
        <w:ind w:left="720" w:hanging="720"/>
        <w:jc w:val="both"/>
        <w:rPr>
          <w:rFonts w:ascii="Candara" w:hAnsi="Candara"/>
          <w:b/>
          <w:bCs/>
          <w:sz w:val="22"/>
          <w:szCs w:val="22"/>
        </w:rPr>
      </w:pPr>
      <w:r w:rsidRPr="00F50160">
        <w:rPr>
          <w:rFonts w:ascii="Candara" w:hAnsi="Candara"/>
          <w:b/>
          <w:bCs/>
          <w:sz w:val="22"/>
          <w:szCs w:val="22"/>
        </w:rPr>
        <w:t>CONTRACTOR MATERIAL Control Procedure.</w:t>
      </w:r>
    </w:p>
    <w:p w14:paraId="1E0FDA5D" w14:textId="77777777" w:rsidR="006E2C43" w:rsidRPr="00BA5FF0" w:rsidRDefault="006E2C43" w:rsidP="008B2A3C">
      <w:pPr>
        <w:pStyle w:val="ListParagraph"/>
        <w:spacing w:before="120" w:line="276" w:lineRule="auto"/>
        <w:jc w:val="both"/>
        <w:rPr>
          <w:rFonts w:ascii="Candara" w:hAnsi="Candara"/>
          <w:sz w:val="22"/>
          <w:szCs w:val="22"/>
        </w:rPr>
      </w:pPr>
      <w:r w:rsidRPr="008B2A3C">
        <w:rPr>
          <w:rFonts w:ascii="Candara" w:hAnsi="Candara"/>
          <w:sz w:val="22"/>
          <w:szCs w:val="22"/>
        </w:rPr>
        <w:t>CONTRACTOR</w:t>
      </w:r>
      <w:r w:rsidRPr="00BA5FF0">
        <w:rPr>
          <w:rFonts w:ascii="Candara" w:hAnsi="Candara"/>
          <w:sz w:val="22"/>
          <w:szCs w:val="22"/>
        </w:rPr>
        <w:t xml:space="preserve"> shall establish MATERIAL control procedures, which meet the aforementioned requirements, and are in accordance with recognised good practice and are to the satisfaction of COMPANY. As a minimum this procedure must include for:</w:t>
      </w:r>
    </w:p>
    <w:p w14:paraId="6138E080"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 xml:space="preserve">Verifications that materials received are in accordance with the </w:t>
      </w:r>
      <w:r w:rsidRPr="008B2A3C">
        <w:rPr>
          <w:rFonts w:ascii="Candara" w:hAnsi="Candara"/>
          <w:sz w:val="22"/>
          <w:szCs w:val="22"/>
        </w:rPr>
        <w:t>Material Issue Voucher</w:t>
      </w:r>
      <w:r w:rsidRPr="00BA5FF0">
        <w:rPr>
          <w:rFonts w:ascii="Candara" w:hAnsi="Candara"/>
          <w:sz w:val="22"/>
          <w:szCs w:val="22"/>
        </w:rPr>
        <w:t xml:space="preserve"> in terms of both specification and quantity.</w:t>
      </w:r>
    </w:p>
    <w:p w14:paraId="5E09699C"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 xml:space="preserve">Issue of </w:t>
      </w:r>
      <w:r w:rsidRPr="008B2A3C">
        <w:rPr>
          <w:rFonts w:ascii="Candara" w:hAnsi="Candara"/>
          <w:sz w:val="22"/>
          <w:szCs w:val="22"/>
        </w:rPr>
        <w:t>Material Discrepancy Report</w:t>
      </w:r>
    </w:p>
    <w:p w14:paraId="2A258115"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 xml:space="preserve">Preparation and appropriate authorisation of </w:t>
      </w:r>
      <w:r w:rsidRPr="008B2A3C">
        <w:rPr>
          <w:rFonts w:ascii="Candara" w:hAnsi="Candara"/>
          <w:sz w:val="22"/>
          <w:szCs w:val="22"/>
        </w:rPr>
        <w:t>Material Issue Voucher</w:t>
      </w:r>
    </w:p>
    <w:p w14:paraId="7BD5BC52"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Control of MATERIAL’s when issued.</w:t>
      </w:r>
    </w:p>
    <w:p w14:paraId="51A690BF"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Audit of MATERIAL control activities.</w:t>
      </w:r>
    </w:p>
    <w:p w14:paraId="7E0BCC12"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 xml:space="preserve">Preparation and authorisation of </w:t>
      </w:r>
      <w:r w:rsidRPr="008B2A3C">
        <w:rPr>
          <w:rFonts w:ascii="Candara" w:hAnsi="Candara"/>
          <w:sz w:val="22"/>
          <w:szCs w:val="22"/>
        </w:rPr>
        <w:t>Material Return Voucher</w:t>
      </w:r>
    </w:p>
    <w:p w14:paraId="25A0C2D4" w14:textId="77777777" w:rsidR="006E2C43" w:rsidRPr="00BA5FF0"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Return of surplus MATERIAL’s to COMPANY upon completion of WORK.</w:t>
      </w:r>
    </w:p>
    <w:p w14:paraId="11BF6171" w14:textId="56D907EE" w:rsidR="006E2C43" w:rsidRPr="008B2A3C" w:rsidRDefault="006E2C43" w:rsidP="008B2A3C">
      <w:pPr>
        <w:pStyle w:val="ListParagraph"/>
        <w:numPr>
          <w:ilvl w:val="0"/>
          <w:numId w:val="43"/>
        </w:numPr>
        <w:spacing w:before="120" w:line="276" w:lineRule="auto"/>
        <w:jc w:val="both"/>
        <w:rPr>
          <w:rFonts w:ascii="Candara" w:hAnsi="Candara"/>
          <w:sz w:val="22"/>
          <w:szCs w:val="22"/>
        </w:rPr>
      </w:pPr>
      <w:r w:rsidRPr="00BA5FF0">
        <w:rPr>
          <w:rFonts w:ascii="Candara" w:hAnsi="Candara"/>
          <w:sz w:val="22"/>
          <w:szCs w:val="22"/>
        </w:rPr>
        <w:t>Method of control to ensure that the correct MATERIAL’s are incorporated into WORK at the intended location.</w:t>
      </w:r>
    </w:p>
    <w:p w14:paraId="7609E511" w14:textId="16B637D7" w:rsidR="006E2C43" w:rsidRPr="00F50160" w:rsidRDefault="006E2C43" w:rsidP="00F50160">
      <w:pPr>
        <w:pStyle w:val="ListParagraph"/>
        <w:numPr>
          <w:ilvl w:val="1"/>
          <w:numId w:val="14"/>
        </w:numPr>
        <w:spacing w:before="120" w:after="120" w:line="276" w:lineRule="auto"/>
        <w:ind w:left="720" w:hanging="720"/>
        <w:jc w:val="both"/>
        <w:rPr>
          <w:rFonts w:ascii="Candara" w:hAnsi="Candara"/>
          <w:b/>
          <w:bCs/>
          <w:sz w:val="22"/>
          <w:szCs w:val="22"/>
        </w:rPr>
      </w:pPr>
      <w:commentRangeStart w:id="39"/>
      <w:r w:rsidRPr="00F50160">
        <w:rPr>
          <w:rFonts w:ascii="Candara" w:hAnsi="Candara"/>
          <w:b/>
          <w:bCs/>
          <w:sz w:val="22"/>
          <w:szCs w:val="22"/>
        </w:rPr>
        <w:t>MATERIAL’s supplied or purchased on-behalf of COMPANY</w:t>
      </w:r>
    </w:p>
    <w:p w14:paraId="16AF54C8" w14:textId="53694C3A" w:rsidR="006E2C43" w:rsidRPr="00BA5FF0" w:rsidRDefault="008B2A3C" w:rsidP="008B2A3C">
      <w:pPr>
        <w:pStyle w:val="ListParagraph"/>
        <w:spacing w:before="120" w:line="276" w:lineRule="auto"/>
        <w:jc w:val="both"/>
        <w:rPr>
          <w:rFonts w:ascii="Candara" w:hAnsi="Candara"/>
          <w:sz w:val="22"/>
          <w:szCs w:val="22"/>
        </w:rPr>
      </w:pPr>
      <w:r>
        <w:rPr>
          <w:rFonts w:ascii="Candara" w:hAnsi="Candara"/>
          <w:sz w:val="22"/>
          <w:szCs w:val="22"/>
        </w:rPr>
        <w:t>C</w:t>
      </w:r>
      <w:r w:rsidR="006E2C43" w:rsidRPr="00BA5FF0">
        <w:rPr>
          <w:rFonts w:ascii="Candara" w:hAnsi="Candara"/>
          <w:sz w:val="22"/>
          <w:szCs w:val="22"/>
        </w:rPr>
        <w:t>ONTRACTOR may be required from time to time to supply or purchase MATERIAL’s on-behalf of COMPANY. In buying MATERIAL’s, CONTRACTOR is required to solicit at least three quotations, except for single source supplies from Original Equipment Manufacturers (as agreed by CONTRACT HOLDER), and secure the approval of CONTRACT HOLDER</w:t>
      </w:r>
      <w:r w:rsidR="006E2C43" w:rsidRPr="00BA5FF0" w:rsidDel="00887E55">
        <w:rPr>
          <w:rFonts w:ascii="Candara" w:hAnsi="Candara"/>
          <w:sz w:val="22"/>
          <w:szCs w:val="22"/>
        </w:rPr>
        <w:t xml:space="preserve"> </w:t>
      </w:r>
      <w:r w:rsidR="006E2C43" w:rsidRPr="00BA5FF0">
        <w:rPr>
          <w:rFonts w:ascii="Candara" w:hAnsi="Candara"/>
          <w:sz w:val="22"/>
          <w:szCs w:val="22"/>
        </w:rPr>
        <w:t>by presenting to CONTRACT HOLDER</w:t>
      </w:r>
      <w:r w:rsidR="006E2C43" w:rsidRPr="00BA5FF0" w:rsidDel="00887E55">
        <w:rPr>
          <w:rFonts w:ascii="Candara" w:hAnsi="Candara"/>
          <w:sz w:val="22"/>
          <w:szCs w:val="22"/>
        </w:rPr>
        <w:t xml:space="preserve"> </w:t>
      </w:r>
      <w:r w:rsidR="006E2C43" w:rsidRPr="00BA5FF0">
        <w:rPr>
          <w:rFonts w:ascii="Candara" w:hAnsi="Candara"/>
          <w:sz w:val="22"/>
          <w:szCs w:val="22"/>
        </w:rPr>
        <w:t>the quotations received from the suppliers/vendors. CONTRACT HOLDER</w:t>
      </w:r>
      <w:r w:rsidR="006E2C43" w:rsidRPr="00BA5FF0" w:rsidDel="00887E55">
        <w:rPr>
          <w:rFonts w:ascii="Candara" w:hAnsi="Candara"/>
          <w:sz w:val="22"/>
          <w:szCs w:val="22"/>
        </w:rPr>
        <w:t xml:space="preserve"> </w:t>
      </w:r>
      <w:r w:rsidR="006E2C43" w:rsidRPr="00BA5FF0">
        <w:rPr>
          <w:rFonts w:ascii="Candara" w:hAnsi="Candara"/>
          <w:sz w:val="22"/>
          <w:szCs w:val="22"/>
        </w:rPr>
        <w:t xml:space="preserve">shall have the </w:t>
      </w:r>
      <w:r w:rsidR="006E2C43" w:rsidRPr="00BA5FF0">
        <w:rPr>
          <w:rFonts w:ascii="Candara" w:hAnsi="Candara"/>
          <w:sz w:val="22"/>
          <w:szCs w:val="22"/>
        </w:rPr>
        <w:lastRenderedPageBreak/>
        <w:t xml:space="preserve">authority to approve the MATERIAL’s to be purchased. Such approval shall be attached while invoicing COMPANY on ‘cost-plus’ fee basis. </w:t>
      </w:r>
      <w:commentRangeEnd w:id="39"/>
      <w:r w:rsidR="00A74736" w:rsidRPr="00BA5FF0">
        <w:rPr>
          <w:rStyle w:val="CommentReference"/>
          <w:rFonts w:ascii="Candara" w:hAnsi="Candara"/>
          <w:sz w:val="22"/>
          <w:szCs w:val="22"/>
        </w:rPr>
        <w:commentReference w:id="39"/>
      </w:r>
    </w:p>
    <w:p w14:paraId="5F544051" w14:textId="77777777" w:rsidR="006E2C43" w:rsidRPr="00BA5FF0" w:rsidRDefault="006E2C43" w:rsidP="006E2C43">
      <w:pPr>
        <w:pStyle w:val="BodyText2"/>
        <w:spacing w:after="0" w:line="240" w:lineRule="auto"/>
        <w:rPr>
          <w:rFonts w:ascii="Candara" w:hAnsi="Candara"/>
          <w:b/>
          <w:sz w:val="22"/>
          <w:szCs w:val="22"/>
        </w:rPr>
      </w:pPr>
    </w:p>
    <w:p w14:paraId="753EC9F3" w14:textId="7463F39C" w:rsidR="006E2C43" w:rsidRPr="008B2A3C" w:rsidRDefault="006338AE" w:rsidP="008B2A3C">
      <w:pPr>
        <w:pStyle w:val="ListParagraph"/>
        <w:numPr>
          <w:ilvl w:val="0"/>
          <w:numId w:val="15"/>
        </w:numPr>
        <w:spacing w:after="160" w:line="259" w:lineRule="auto"/>
        <w:ind w:left="720"/>
        <w:rPr>
          <w:rFonts w:ascii="Candara" w:hAnsi="Candara"/>
          <w:b/>
          <w:sz w:val="24"/>
          <w:szCs w:val="24"/>
        </w:rPr>
      </w:pPr>
      <w:r>
        <w:rPr>
          <w:rFonts w:ascii="Candara" w:hAnsi="Candara"/>
          <w:b/>
          <w:sz w:val="24"/>
          <w:szCs w:val="24"/>
        </w:rPr>
        <w:t xml:space="preserve">PART F: </w:t>
      </w:r>
      <w:r w:rsidRPr="006338AE">
        <w:rPr>
          <w:rFonts w:ascii="Candara" w:hAnsi="Candara"/>
          <w:b/>
          <w:sz w:val="24"/>
          <w:szCs w:val="24"/>
        </w:rPr>
        <w:t>IMPORT OF MATERIALS &amp; EQUIPMENT</w:t>
      </w:r>
    </w:p>
    <w:p w14:paraId="5B9FF900" w14:textId="77777777" w:rsidR="008B2A3C" w:rsidRPr="008B2A3C" w:rsidRDefault="008B2A3C" w:rsidP="008B2A3C">
      <w:pPr>
        <w:pStyle w:val="ListParagraph"/>
        <w:numPr>
          <w:ilvl w:val="0"/>
          <w:numId w:val="14"/>
        </w:numPr>
        <w:spacing w:before="120" w:after="120" w:line="276" w:lineRule="auto"/>
        <w:jc w:val="both"/>
        <w:rPr>
          <w:rFonts w:ascii="Candara" w:hAnsi="Candara"/>
          <w:vanish/>
          <w:sz w:val="22"/>
          <w:szCs w:val="22"/>
        </w:rPr>
      </w:pPr>
    </w:p>
    <w:p w14:paraId="30630029" w14:textId="0D4643B4" w:rsidR="006E2C43" w:rsidRPr="008B2A3C" w:rsidRDefault="006E2C43" w:rsidP="008B2A3C">
      <w:pPr>
        <w:pStyle w:val="ListParagraph"/>
        <w:numPr>
          <w:ilvl w:val="1"/>
          <w:numId w:val="14"/>
        </w:numPr>
        <w:spacing w:before="120" w:after="120" w:line="276" w:lineRule="auto"/>
        <w:ind w:left="720" w:hanging="720"/>
        <w:jc w:val="both"/>
        <w:rPr>
          <w:rFonts w:ascii="Candara" w:hAnsi="Candara"/>
          <w:sz w:val="22"/>
          <w:szCs w:val="22"/>
        </w:rPr>
      </w:pPr>
      <w:r w:rsidRPr="008B2A3C">
        <w:rPr>
          <w:rFonts w:ascii="Candara" w:hAnsi="Candara"/>
          <w:sz w:val="22"/>
          <w:szCs w:val="22"/>
        </w:rPr>
        <w:t>MATERIAL’s and EQUIPMENT, which are required for the performance of CONTRACT, may be imported under COMPANY import licence on condition that they shall not be used for any other purpose than the performance of CONTRACT. Such MATERIAL’s and EQUIPMENT shall be consigned to COMPANY and COMPANY shall certify the shipping documents. CONTRACTOR shall nevertheless be fully responsible for their correct and timely importation, clearance, storage, handling and transportation to site in line with applicable INCOTERMS agreed</w:t>
      </w:r>
      <w:r w:rsidR="008B2A3C">
        <w:rPr>
          <w:rFonts w:ascii="Candara" w:hAnsi="Candara"/>
          <w:sz w:val="22"/>
          <w:szCs w:val="22"/>
        </w:rPr>
        <w:t>.</w:t>
      </w:r>
    </w:p>
    <w:p w14:paraId="6109F045" w14:textId="77777777" w:rsidR="006E2C43" w:rsidRPr="008B2A3C" w:rsidRDefault="006E2C43" w:rsidP="008B2A3C">
      <w:pPr>
        <w:pStyle w:val="ListParagraph"/>
        <w:numPr>
          <w:ilvl w:val="1"/>
          <w:numId w:val="14"/>
        </w:numPr>
        <w:spacing w:before="120" w:after="120" w:line="276" w:lineRule="auto"/>
        <w:ind w:left="720" w:hanging="720"/>
        <w:jc w:val="both"/>
        <w:rPr>
          <w:rFonts w:ascii="Candara" w:hAnsi="Candara"/>
          <w:sz w:val="22"/>
          <w:szCs w:val="22"/>
        </w:rPr>
      </w:pPr>
      <w:r w:rsidRPr="008B2A3C">
        <w:rPr>
          <w:rFonts w:ascii="Candara" w:hAnsi="Candara"/>
          <w:sz w:val="22"/>
          <w:szCs w:val="22"/>
        </w:rPr>
        <w:t>The shipping documents (i.e. the bill of entry, the bill of landing, the certificate of origin and the shipping invoice) shall be consigned as follows:</w:t>
      </w:r>
    </w:p>
    <w:p w14:paraId="55537CED" w14:textId="77777777" w:rsidR="006E2C43" w:rsidRPr="00BA5FF0" w:rsidRDefault="006E2C43" w:rsidP="006E2C43">
      <w:pPr>
        <w:rPr>
          <w:rFonts w:ascii="Candara" w:hAnsi="Candara"/>
          <w:sz w:val="22"/>
          <w:szCs w:val="22"/>
        </w:rPr>
      </w:pPr>
    </w:p>
    <w:p w14:paraId="7EEC8595" w14:textId="77777777" w:rsidR="006E2C43" w:rsidRPr="00BA5FF0" w:rsidRDefault="006E2C43" w:rsidP="00AD16B3">
      <w:pPr>
        <w:ind w:left="720"/>
        <w:rPr>
          <w:rFonts w:ascii="Candara" w:hAnsi="Candara"/>
          <w:b/>
          <w:bCs/>
          <w:smallCaps/>
          <w:sz w:val="22"/>
          <w:szCs w:val="22"/>
        </w:rPr>
      </w:pPr>
      <w:r w:rsidRPr="00BA5FF0">
        <w:rPr>
          <w:rFonts w:ascii="Candara" w:hAnsi="Candara"/>
          <w:b/>
          <w:bCs/>
          <w:smallCaps/>
          <w:sz w:val="22"/>
          <w:szCs w:val="22"/>
        </w:rPr>
        <w:t>Oman LNG LLC</w:t>
      </w:r>
    </w:p>
    <w:p w14:paraId="52CD9E23" w14:textId="77777777" w:rsidR="006E2C43" w:rsidRPr="00BA5FF0" w:rsidRDefault="006E2C43" w:rsidP="00AD16B3">
      <w:pPr>
        <w:ind w:left="720"/>
        <w:rPr>
          <w:rFonts w:ascii="Candara" w:hAnsi="Candara"/>
          <w:b/>
          <w:bCs/>
          <w:sz w:val="22"/>
          <w:szCs w:val="22"/>
        </w:rPr>
      </w:pPr>
      <w:r w:rsidRPr="00BA5FF0">
        <w:rPr>
          <w:rFonts w:ascii="Candara" w:hAnsi="Candara"/>
          <w:b/>
          <w:bCs/>
          <w:sz w:val="22"/>
          <w:szCs w:val="22"/>
        </w:rPr>
        <w:t xml:space="preserve">For: </w:t>
      </w:r>
      <w:r w:rsidRPr="00BA5FF0">
        <w:rPr>
          <w:rFonts w:ascii="Candara" w:hAnsi="Candara"/>
          <w:b/>
          <w:bCs/>
          <w:color w:val="0000FF"/>
          <w:sz w:val="22"/>
          <w:szCs w:val="22"/>
        </w:rPr>
        <w:t>&lt;Name of CONTRACTOR&gt;</w:t>
      </w:r>
    </w:p>
    <w:p w14:paraId="35388C0B" w14:textId="77777777" w:rsidR="006E2C43" w:rsidRPr="00BA5FF0" w:rsidRDefault="006E2C43" w:rsidP="00AD16B3">
      <w:pPr>
        <w:ind w:left="720"/>
        <w:rPr>
          <w:rFonts w:ascii="Candara" w:hAnsi="Candara"/>
          <w:b/>
          <w:bCs/>
          <w:iCs/>
          <w:smallCaps/>
          <w:color w:val="0000FF"/>
          <w:sz w:val="22"/>
          <w:szCs w:val="22"/>
        </w:rPr>
      </w:pPr>
      <w:r w:rsidRPr="00BA5FF0">
        <w:rPr>
          <w:rFonts w:ascii="Candara" w:hAnsi="Candara"/>
          <w:b/>
          <w:bCs/>
          <w:sz w:val="22"/>
          <w:szCs w:val="22"/>
        </w:rPr>
        <w:t xml:space="preserve">CONTRACT No: </w:t>
      </w:r>
      <w:r w:rsidRPr="00BA5FF0">
        <w:rPr>
          <w:rFonts w:ascii="Candara" w:hAnsi="Candara"/>
          <w:b/>
          <w:bCs/>
          <w:iCs/>
          <w:smallCaps/>
          <w:color w:val="0000FF"/>
          <w:sz w:val="22"/>
          <w:szCs w:val="22"/>
        </w:rPr>
        <w:t>&lt;xxx-xx-xxxx&gt;</w:t>
      </w:r>
    </w:p>
    <w:p w14:paraId="556147FA" w14:textId="77777777" w:rsidR="006E2C43" w:rsidRPr="00BA5FF0" w:rsidRDefault="006E2C43" w:rsidP="00AD16B3">
      <w:pPr>
        <w:ind w:left="720"/>
        <w:rPr>
          <w:rFonts w:ascii="Candara" w:hAnsi="Candara"/>
          <w:sz w:val="22"/>
          <w:szCs w:val="22"/>
        </w:rPr>
      </w:pPr>
      <w:r w:rsidRPr="00BA5FF0">
        <w:rPr>
          <w:rFonts w:ascii="Candara" w:hAnsi="Candara"/>
          <w:sz w:val="22"/>
          <w:szCs w:val="22"/>
        </w:rPr>
        <w:t>Port of entry:</w:t>
      </w:r>
    </w:p>
    <w:p w14:paraId="101334B0" w14:textId="77777777" w:rsidR="006E2C43" w:rsidRPr="00BA5FF0" w:rsidRDefault="006E2C43" w:rsidP="00AD16B3">
      <w:pPr>
        <w:ind w:left="720"/>
        <w:rPr>
          <w:rFonts w:ascii="Candara" w:hAnsi="Candara"/>
          <w:sz w:val="22"/>
          <w:szCs w:val="22"/>
        </w:rPr>
      </w:pPr>
      <w:r w:rsidRPr="00BA5FF0">
        <w:rPr>
          <w:rFonts w:ascii="Candara" w:hAnsi="Candara"/>
          <w:sz w:val="22"/>
          <w:szCs w:val="22"/>
        </w:rPr>
        <w:t>Sultanate of Oman</w:t>
      </w:r>
    </w:p>
    <w:p w14:paraId="4BD908DF" w14:textId="77777777" w:rsidR="006E2C43" w:rsidRPr="00BA5FF0" w:rsidRDefault="006E2C43" w:rsidP="00AD16B3">
      <w:pPr>
        <w:ind w:left="720"/>
        <w:rPr>
          <w:rFonts w:ascii="Candara" w:hAnsi="Candara"/>
          <w:sz w:val="22"/>
          <w:szCs w:val="22"/>
        </w:rPr>
      </w:pPr>
    </w:p>
    <w:p w14:paraId="6036310C" w14:textId="0AC4480A" w:rsidR="006E2C43" w:rsidRPr="00BA5FF0" w:rsidRDefault="006E2C43" w:rsidP="00AD16B3">
      <w:pPr>
        <w:tabs>
          <w:tab w:val="left" w:pos="630"/>
        </w:tabs>
        <w:ind w:left="720"/>
        <w:rPr>
          <w:rFonts w:ascii="Candara" w:hAnsi="Candara"/>
          <w:sz w:val="22"/>
          <w:szCs w:val="22"/>
        </w:rPr>
      </w:pPr>
      <w:r w:rsidRPr="00BA5FF0">
        <w:rPr>
          <w:rFonts w:ascii="Candara" w:hAnsi="Candara"/>
          <w:sz w:val="22"/>
          <w:szCs w:val="22"/>
        </w:rPr>
        <w:t>Each package shall be consigned as above and further marked as follows:</w:t>
      </w:r>
    </w:p>
    <w:p w14:paraId="1A0471A1" w14:textId="77777777" w:rsidR="006E2C43" w:rsidRPr="00BA5FF0" w:rsidRDefault="006E2C43" w:rsidP="00AD16B3">
      <w:pPr>
        <w:ind w:left="720"/>
        <w:rPr>
          <w:rFonts w:ascii="Candara" w:hAnsi="Candara"/>
          <w:sz w:val="22"/>
          <w:szCs w:val="22"/>
        </w:rPr>
      </w:pPr>
    </w:p>
    <w:p w14:paraId="3787DFEA"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Country of origin.</w:t>
      </w:r>
    </w:p>
    <w:p w14:paraId="72A5F736"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Package dimensions in meters and net &amp; gross weight in kilograms;</w:t>
      </w:r>
    </w:p>
    <w:p w14:paraId="6409BF56"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Specific handling and storage instructions;</w:t>
      </w:r>
    </w:p>
    <w:p w14:paraId="64FE35A9"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Packing list in waterproof cover fixed in a clearly visible position;</w:t>
      </w:r>
    </w:p>
    <w:p w14:paraId="075D720F"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Individual items shall be tagged with part numbers.</w:t>
      </w:r>
    </w:p>
    <w:p w14:paraId="26ED5EE0"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EQUIPMENT tag number.</w:t>
      </w:r>
    </w:p>
    <w:p w14:paraId="7B5D7E67" w14:textId="77777777" w:rsidR="006E2C43" w:rsidRPr="00BA5FF0" w:rsidRDefault="006E2C43" w:rsidP="00AD16B3">
      <w:pPr>
        <w:numPr>
          <w:ilvl w:val="0"/>
          <w:numId w:val="29"/>
        </w:numPr>
        <w:ind w:left="1620" w:hanging="270"/>
        <w:jc w:val="both"/>
        <w:rPr>
          <w:rFonts w:ascii="Candara" w:hAnsi="Candara"/>
          <w:sz w:val="22"/>
          <w:szCs w:val="22"/>
        </w:rPr>
      </w:pPr>
      <w:r w:rsidRPr="00BA5FF0">
        <w:rPr>
          <w:rFonts w:ascii="Candara" w:hAnsi="Candara"/>
          <w:sz w:val="22"/>
          <w:szCs w:val="22"/>
        </w:rPr>
        <w:t>Legalisation Document and Certificate of Origin.</w:t>
      </w:r>
    </w:p>
    <w:p w14:paraId="4CC73D1D" w14:textId="77777777" w:rsidR="006E2C43" w:rsidRPr="00BA5FF0" w:rsidRDefault="006E2C43" w:rsidP="00AD16B3">
      <w:pPr>
        <w:ind w:left="720"/>
        <w:rPr>
          <w:rFonts w:ascii="Candara" w:hAnsi="Candara"/>
          <w:sz w:val="22"/>
          <w:szCs w:val="22"/>
        </w:rPr>
      </w:pPr>
    </w:p>
    <w:p w14:paraId="12805994" w14:textId="77777777" w:rsidR="006E2C43" w:rsidRPr="00BA5FF0" w:rsidRDefault="006E2C43" w:rsidP="00AD16B3">
      <w:pPr>
        <w:ind w:left="720"/>
        <w:rPr>
          <w:rFonts w:ascii="Candara" w:hAnsi="Candara"/>
          <w:sz w:val="22"/>
          <w:szCs w:val="22"/>
        </w:rPr>
      </w:pPr>
      <w:r w:rsidRPr="00BA5FF0">
        <w:rPr>
          <w:rFonts w:ascii="Candara" w:hAnsi="Candara"/>
          <w:sz w:val="22"/>
          <w:szCs w:val="22"/>
        </w:rPr>
        <w:t>The following clauses will apply in all cases where CONTRACTOR is responsible for the import/export of MATERIAL’s to and from the Sultanate of Oman.</w:t>
      </w:r>
    </w:p>
    <w:p w14:paraId="60F946A6" w14:textId="77777777" w:rsidR="006E2C43" w:rsidRPr="00BA5FF0" w:rsidRDefault="006E2C43" w:rsidP="006E2C43">
      <w:pPr>
        <w:pStyle w:val="BodyText2"/>
        <w:spacing w:after="0" w:line="240" w:lineRule="auto"/>
        <w:ind w:left="630"/>
        <w:rPr>
          <w:rFonts w:ascii="Candara" w:hAnsi="Candara"/>
          <w:sz w:val="22"/>
          <w:szCs w:val="22"/>
        </w:rPr>
      </w:pPr>
    </w:p>
    <w:p w14:paraId="7B0A7F9B" w14:textId="28E26C6E" w:rsidR="006E2C43" w:rsidRPr="00BA5FF0" w:rsidRDefault="006E2C43" w:rsidP="00DF58AA">
      <w:pPr>
        <w:pStyle w:val="ListParagraph"/>
        <w:spacing w:before="120" w:after="120" w:line="276" w:lineRule="auto"/>
        <w:jc w:val="both"/>
        <w:rPr>
          <w:rFonts w:ascii="Candara" w:hAnsi="Candara"/>
          <w:sz w:val="22"/>
          <w:szCs w:val="22"/>
        </w:rPr>
      </w:pPr>
      <w:r w:rsidRPr="00BA5FF0">
        <w:rPr>
          <w:rFonts w:ascii="Candara" w:hAnsi="Candara"/>
          <w:sz w:val="22"/>
          <w:szCs w:val="22"/>
        </w:rPr>
        <w:t>CONTRACTOR shall submit the shipping documents to CONTRACT HOLDER, who will verify whether the MATERIAL’s and EQUIPMENT are required for the performance of CONTRACT and whether they qualify for duty exemption (see clause 4 below). CONTRACT HOLDER</w:t>
      </w:r>
      <w:r w:rsidRPr="00BA5FF0" w:rsidDel="00887E55">
        <w:rPr>
          <w:rFonts w:ascii="Candara" w:hAnsi="Candara"/>
          <w:sz w:val="22"/>
          <w:szCs w:val="22"/>
        </w:rPr>
        <w:t xml:space="preserve"> </w:t>
      </w:r>
      <w:r w:rsidRPr="00BA5FF0">
        <w:rPr>
          <w:rFonts w:ascii="Candara" w:hAnsi="Candara"/>
          <w:sz w:val="22"/>
          <w:szCs w:val="22"/>
        </w:rPr>
        <w:t>will then certify the shipping documents. CONTRACTOR shall subsequently collect the certified shipping documents from CONTRACT HOLDER.</w:t>
      </w:r>
    </w:p>
    <w:p w14:paraId="72F4C732" w14:textId="7A8A46E4" w:rsidR="006E2C43" w:rsidRPr="00DF58AA" w:rsidRDefault="006E2C43" w:rsidP="00DF58AA">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 xml:space="preserve">CONTRACTOR shall comply with the customs laws and regulations applicable to imports into Oman. Subject to Clause </w:t>
      </w:r>
      <w:ins w:id="40" w:author="Al Riyami, Azza OLNG-SCC/12" w:date="2026-04-27T16:35:00Z" w16du:dateUtc="2026-04-27T12:35:00Z">
        <w:r w:rsidR="00D20A50">
          <w:rPr>
            <w:rFonts w:ascii="Candara" w:hAnsi="Candara"/>
            <w:sz w:val="22"/>
            <w:szCs w:val="22"/>
          </w:rPr>
          <w:t>6.</w:t>
        </w:r>
      </w:ins>
      <w:r w:rsidRPr="00BA5FF0">
        <w:rPr>
          <w:rFonts w:ascii="Candara" w:hAnsi="Candara"/>
          <w:sz w:val="22"/>
          <w:szCs w:val="22"/>
        </w:rPr>
        <w:t>9 below, all duties, costs, penalties and fines shall be for CONTRACTOR account and any delay or damage which occurs during or in connection with the importation, verification and certification, clearance, handling, storage or transportation shall be considered to be attributable to CONTRACTOR, provided however that CONTRACTOR shall not be responsible for undue delays in the verification and certification of shipping documents by COMPANY submitted in accordance with this Section.</w:t>
      </w:r>
    </w:p>
    <w:p w14:paraId="6F78802A" w14:textId="0234F485" w:rsidR="006E2C43" w:rsidRPr="00DF58AA" w:rsidRDefault="006E2C43" w:rsidP="00DF58AA">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lastRenderedPageBreak/>
        <w:t xml:space="preserve">COMPANY has been granted an exemption on the payment of customs duties on EQUIPMENT, machinery and spare parts imported for the Plant. This exemption is subject to the compliance by COMPANY and/or any CONTRACTOR importing goods on its behalf with procedures for import set out by the Directorate General of Customs, Oman. These procedures are summarised in clauses </w:t>
      </w:r>
      <w:ins w:id="41" w:author="Al Riyami, Azza OLNG-SCC/12" w:date="2026-04-27T16:36:00Z" w16du:dateUtc="2026-04-27T12:36:00Z">
        <w:r w:rsidR="00E40946">
          <w:rPr>
            <w:rFonts w:ascii="Candara" w:hAnsi="Candara"/>
            <w:sz w:val="22"/>
            <w:szCs w:val="22"/>
          </w:rPr>
          <w:t>6.</w:t>
        </w:r>
      </w:ins>
      <w:r w:rsidRPr="00BA5FF0">
        <w:rPr>
          <w:rFonts w:ascii="Candara" w:hAnsi="Candara"/>
          <w:sz w:val="22"/>
          <w:szCs w:val="22"/>
        </w:rPr>
        <w:t>5-</w:t>
      </w:r>
      <w:ins w:id="42" w:author="Al Riyami, Azza OLNG-SCC/12" w:date="2026-04-27T16:36:00Z" w16du:dateUtc="2026-04-27T12:36:00Z">
        <w:r w:rsidR="00E40946">
          <w:rPr>
            <w:rFonts w:ascii="Candara" w:hAnsi="Candara"/>
            <w:sz w:val="22"/>
            <w:szCs w:val="22"/>
          </w:rPr>
          <w:t>6.</w:t>
        </w:r>
      </w:ins>
      <w:r w:rsidRPr="00BA5FF0">
        <w:rPr>
          <w:rFonts w:ascii="Candara" w:hAnsi="Candara"/>
          <w:sz w:val="22"/>
          <w:szCs w:val="22"/>
        </w:rPr>
        <w:t>12 below but may be subject to amendment from time to time. CONTRACTOR shall comply with the procedures set out below or such amended or additional procedures as required from time to time.</w:t>
      </w:r>
    </w:p>
    <w:p w14:paraId="48BE7271" w14:textId="6A247817" w:rsidR="006E2C43" w:rsidRPr="00DF58AA" w:rsidRDefault="006E2C43" w:rsidP="00DF58AA">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 xml:space="preserve">The duty exemption shall only apply for items consigned to COMPANY which are imported by, and for the account of, CONTRACTOR in connection with the CONTRACT. CONTRACTOR shall therefore not apply for duty exemption in respect of items which CONTRACTOR has ordered through a local supplier and which CONTRACTOR imports on behalf of any other party. </w:t>
      </w:r>
    </w:p>
    <w:p w14:paraId="25FAAB28" w14:textId="3616ACAA" w:rsidR="006E2C43" w:rsidRPr="00DF58AA" w:rsidRDefault="006E2C43" w:rsidP="0019398F">
      <w:pPr>
        <w:pStyle w:val="ListParagraph"/>
        <w:spacing w:before="120" w:after="120" w:line="276" w:lineRule="auto"/>
        <w:jc w:val="both"/>
        <w:rPr>
          <w:rFonts w:ascii="Candara" w:hAnsi="Candara"/>
          <w:sz w:val="22"/>
          <w:szCs w:val="22"/>
        </w:rPr>
      </w:pPr>
      <w:r w:rsidRPr="00BA5FF0">
        <w:rPr>
          <w:rFonts w:ascii="Candara" w:hAnsi="Candara"/>
          <w:sz w:val="22"/>
          <w:szCs w:val="22"/>
        </w:rPr>
        <w:t>CONTRACTOR shall submit to the customs authorities of Oman evidence that the items are imported for the purpose of implementing the CONTRACT. Such evidence may take the form of a copy of the letter of credit between CONTRACTOR and the foreign supplier of goods for payment, of the items or a letter of declaration from CONTRACTOR (certified by the Ministry of Commerce and Industry) stating the purpose for which the goods are imported.</w:t>
      </w:r>
    </w:p>
    <w:p w14:paraId="333E12C1" w14:textId="7968135B" w:rsidR="006E2C43" w:rsidRPr="00DF58AA" w:rsidRDefault="006E2C43" w:rsidP="00DF58AA">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On the shipping invoice, CONTRACTOR shall ensure that the type and quantity of the MATERIAL’s and EQUIPMENT are listed and identified in sufficient detail to enable CONTRACT HOLDER</w:t>
      </w:r>
      <w:r w:rsidRPr="00BA5FF0" w:rsidDel="00887E55">
        <w:rPr>
          <w:rFonts w:ascii="Candara" w:hAnsi="Candara"/>
          <w:sz w:val="22"/>
          <w:szCs w:val="22"/>
        </w:rPr>
        <w:t xml:space="preserve"> </w:t>
      </w:r>
      <w:r w:rsidRPr="00BA5FF0">
        <w:rPr>
          <w:rFonts w:ascii="Candara" w:hAnsi="Candara"/>
          <w:sz w:val="22"/>
          <w:szCs w:val="22"/>
        </w:rPr>
        <w:t>to verify whether or not they qualify for duty exemption.</w:t>
      </w:r>
    </w:p>
    <w:p w14:paraId="29461974" w14:textId="0CE6A48B" w:rsidR="006E2C43" w:rsidRPr="00DF58AA" w:rsidRDefault="006E2C43" w:rsidP="00DF58AA">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If CONTRACT HOLDER</w:t>
      </w:r>
      <w:r w:rsidRPr="00BA5FF0" w:rsidDel="00887E55">
        <w:rPr>
          <w:rFonts w:ascii="Candara" w:hAnsi="Candara"/>
          <w:sz w:val="22"/>
          <w:szCs w:val="22"/>
        </w:rPr>
        <w:t xml:space="preserve"> </w:t>
      </w:r>
      <w:r w:rsidRPr="00BA5FF0">
        <w:rPr>
          <w:rFonts w:ascii="Candara" w:hAnsi="Candara"/>
          <w:sz w:val="22"/>
          <w:szCs w:val="22"/>
        </w:rPr>
        <w:t>is satisfied that all items have been listed and identified in sufficient detail and indeed qualify for duty exemption, he shall sign the shipping invoice and certify the shipping documents.</w:t>
      </w:r>
    </w:p>
    <w:p w14:paraId="3E27249E" w14:textId="72939804" w:rsidR="006E2C43" w:rsidRPr="00DF58AA" w:rsidRDefault="006E2C43" w:rsidP="00DF58AA">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CONTRACTOR warrants that (each of) the package(s) to which the shipping invoice pertains shall solely consist of the items listed and identified in the shipping invoice as being the content of that package.</w:t>
      </w:r>
    </w:p>
    <w:p w14:paraId="73BF78C2" w14:textId="2FE09A5E" w:rsidR="006E2C43" w:rsidRPr="0019398F" w:rsidRDefault="006E2C43" w:rsidP="0019398F">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In the event CONTRACTOR demonstrates to COMPANY satisfaction that import duty has been levied and paid on MATERIAL’s and EQUIPMENT which qualify for import duty exemption, then COMPANY shall assist CONTRACTOR in obtaining a refund from the custom authorities. Failing which, CONTRACTOR shall be entitled to reimbursement of such duty by COMPANY, provided CONTRACTOR has fully complied with these procedures and the applicable customs laws and regulations.</w:t>
      </w:r>
    </w:p>
    <w:p w14:paraId="789C19E9" w14:textId="77AA7091" w:rsidR="006E2C43" w:rsidRPr="0019398F" w:rsidRDefault="006E2C43" w:rsidP="0019398F">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Surplus MATERIAL’s and other items, which have been imported duty free and have not become COMPANY property under the terms of CONTRACT, shall be re-exported as soon as reasonability possible after they are no longer required for the execution of the CONTRACT*. Alternatively, subject to the prior written approval of CONTRACT HOLDER, CONTRACTOR shall be allowed to sell such items in Oman or keep them in Oman if exclusively required for the execution of another CONTRACT between CONTRACTOR and COMPANY.</w:t>
      </w:r>
    </w:p>
    <w:p w14:paraId="179AEC71" w14:textId="0A3807F7" w:rsidR="006E2C43" w:rsidRPr="00BA5FF0" w:rsidRDefault="006E2C43" w:rsidP="0019398F">
      <w:pPr>
        <w:pStyle w:val="ListParagraph"/>
        <w:spacing w:before="120" w:after="120" w:line="276" w:lineRule="auto"/>
        <w:jc w:val="both"/>
        <w:rPr>
          <w:rFonts w:ascii="Candara" w:hAnsi="Candara"/>
          <w:sz w:val="22"/>
          <w:szCs w:val="22"/>
        </w:rPr>
      </w:pPr>
      <w:r w:rsidRPr="00BA5FF0">
        <w:rPr>
          <w:rFonts w:ascii="Candara" w:hAnsi="Candara"/>
          <w:sz w:val="22"/>
          <w:szCs w:val="22"/>
        </w:rPr>
        <w:t>Items that are sold in Oman shall be subject to import duty, calculated over the sales price, and CONTRACTOR shall ensure that such duty is paid to the customs authorities prior to delivery of the items to the purchaser.</w:t>
      </w:r>
    </w:p>
    <w:p w14:paraId="2D6D7B00" w14:textId="77777777" w:rsidR="006E2C43" w:rsidRPr="00BA5FF0" w:rsidRDefault="006E2C43" w:rsidP="0019398F">
      <w:pPr>
        <w:pStyle w:val="ListParagraph"/>
        <w:spacing w:before="120" w:after="120" w:line="276" w:lineRule="auto"/>
        <w:jc w:val="both"/>
        <w:rPr>
          <w:rFonts w:ascii="Candara" w:hAnsi="Candara"/>
          <w:sz w:val="22"/>
          <w:szCs w:val="22"/>
        </w:rPr>
      </w:pPr>
    </w:p>
    <w:p w14:paraId="19BB9E53" w14:textId="1CA5AC1A" w:rsidR="006E2C43" w:rsidRPr="00BA5FF0" w:rsidRDefault="006E2C43" w:rsidP="0019398F">
      <w:pPr>
        <w:pStyle w:val="ListParagraph"/>
        <w:spacing w:before="120" w:after="120" w:line="276" w:lineRule="auto"/>
        <w:jc w:val="both"/>
        <w:rPr>
          <w:rFonts w:ascii="Candara" w:hAnsi="Candara"/>
          <w:sz w:val="22"/>
          <w:szCs w:val="22"/>
        </w:rPr>
      </w:pPr>
      <w:r w:rsidRPr="00BA5FF0">
        <w:rPr>
          <w:rFonts w:ascii="Candara" w:hAnsi="Candara"/>
          <w:sz w:val="22"/>
          <w:szCs w:val="22"/>
        </w:rPr>
        <w:lastRenderedPageBreak/>
        <w:t>On completion of CONTRACT, CONTRACTOR shall submit to CONTRACT HOLDER a list of items which have been imported under duty exemption but have not become COMPANY property and have not yet been re-exported or sold locally, divided into the following categories:</w:t>
      </w:r>
    </w:p>
    <w:p w14:paraId="4DB5994A" w14:textId="15A2F4F3" w:rsidR="006E2C43" w:rsidRPr="0019398F" w:rsidRDefault="006E2C43" w:rsidP="0019398F">
      <w:pPr>
        <w:pStyle w:val="ListParagraph"/>
        <w:numPr>
          <w:ilvl w:val="1"/>
          <w:numId w:val="45"/>
        </w:numPr>
        <w:tabs>
          <w:tab w:val="left" w:pos="1260"/>
        </w:tabs>
        <w:ind w:left="1620"/>
        <w:rPr>
          <w:rFonts w:ascii="Candara" w:hAnsi="Candara"/>
          <w:sz w:val="22"/>
          <w:szCs w:val="22"/>
        </w:rPr>
      </w:pPr>
      <w:r w:rsidRPr="0019398F">
        <w:rPr>
          <w:rFonts w:ascii="Candara" w:hAnsi="Candara"/>
          <w:sz w:val="22"/>
          <w:szCs w:val="22"/>
        </w:rPr>
        <w:t>items which will be re-exported;</w:t>
      </w:r>
    </w:p>
    <w:p w14:paraId="4AC67C21" w14:textId="603EC67C" w:rsidR="006E2C43" w:rsidRPr="0019398F" w:rsidRDefault="006E2C43" w:rsidP="0019398F">
      <w:pPr>
        <w:pStyle w:val="ListParagraph"/>
        <w:numPr>
          <w:ilvl w:val="1"/>
          <w:numId w:val="45"/>
        </w:numPr>
        <w:tabs>
          <w:tab w:val="left" w:pos="1260"/>
        </w:tabs>
        <w:ind w:left="1620"/>
        <w:rPr>
          <w:rFonts w:ascii="Candara" w:hAnsi="Candara"/>
          <w:sz w:val="22"/>
          <w:szCs w:val="22"/>
        </w:rPr>
      </w:pPr>
      <w:r w:rsidRPr="0019398F">
        <w:rPr>
          <w:rFonts w:ascii="Candara" w:hAnsi="Candara"/>
          <w:sz w:val="22"/>
          <w:szCs w:val="22"/>
        </w:rPr>
        <w:t>items which will be sold locally;</w:t>
      </w:r>
    </w:p>
    <w:p w14:paraId="3B94EC6F" w14:textId="07153224" w:rsidR="006E2C43" w:rsidRPr="0019398F" w:rsidRDefault="006E2C43" w:rsidP="0019398F">
      <w:pPr>
        <w:pStyle w:val="ListParagraph"/>
        <w:numPr>
          <w:ilvl w:val="1"/>
          <w:numId w:val="45"/>
        </w:numPr>
        <w:tabs>
          <w:tab w:val="left" w:pos="1260"/>
        </w:tabs>
        <w:ind w:left="1620"/>
        <w:rPr>
          <w:rFonts w:ascii="Candara" w:hAnsi="Candara"/>
          <w:sz w:val="22"/>
          <w:szCs w:val="22"/>
        </w:rPr>
      </w:pPr>
      <w:r w:rsidRPr="0019398F">
        <w:rPr>
          <w:rFonts w:ascii="Candara" w:hAnsi="Candara"/>
          <w:sz w:val="22"/>
          <w:szCs w:val="22"/>
        </w:rPr>
        <w:t>items which will be used on another CONTRACT between CONTRACTOR and COMPANY, stating the CONTRACT Name and Number.</w:t>
      </w:r>
    </w:p>
    <w:p w14:paraId="5B3F2E1F" w14:textId="77777777" w:rsidR="006E2C43" w:rsidRPr="00BA5FF0" w:rsidRDefault="006E2C43" w:rsidP="006E2C43">
      <w:pPr>
        <w:pStyle w:val="BodyText2"/>
        <w:spacing w:after="0" w:line="240" w:lineRule="auto"/>
        <w:ind w:left="630" w:hanging="630"/>
        <w:rPr>
          <w:rFonts w:ascii="Candara" w:hAnsi="Candara"/>
          <w:sz w:val="22"/>
          <w:szCs w:val="22"/>
        </w:rPr>
      </w:pPr>
    </w:p>
    <w:p w14:paraId="27693A81" w14:textId="0FFC761C" w:rsidR="006E2C43" w:rsidRPr="00BA5FF0" w:rsidRDefault="006E2C43" w:rsidP="000D58AA">
      <w:pPr>
        <w:pStyle w:val="ListParagraph"/>
        <w:spacing w:before="120" w:after="120" w:line="276" w:lineRule="auto"/>
        <w:jc w:val="both"/>
        <w:rPr>
          <w:rFonts w:ascii="Candara" w:hAnsi="Candara"/>
          <w:sz w:val="22"/>
          <w:szCs w:val="22"/>
        </w:rPr>
      </w:pPr>
      <w:r w:rsidRPr="00BA5FF0">
        <w:rPr>
          <w:rFonts w:ascii="Candara" w:hAnsi="Candara"/>
          <w:sz w:val="22"/>
          <w:szCs w:val="22"/>
        </w:rPr>
        <w:t xml:space="preserve">* EQUIPMENT which CONTRACTOR intends to re-export within 3 months from importation shall be imported in accordance with the customs regulations governing such temporary imports, provided that CONTRACTOR shall not be required to pay a deposit to the customs authorities if the items qualify for duty exemption under Clause </w:t>
      </w:r>
      <w:ins w:id="43" w:author="Al Riyami, Azza OLNG-SCC/12" w:date="2026-04-27T16:39:00Z" w16du:dateUtc="2026-04-27T12:39:00Z">
        <w:r w:rsidR="001D19DD">
          <w:rPr>
            <w:rFonts w:ascii="Candara" w:hAnsi="Candara"/>
            <w:sz w:val="22"/>
            <w:szCs w:val="22"/>
          </w:rPr>
          <w:t>6.</w:t>
        </w:r>
      </w:ins>
      <w:r w:rsidRPr="00BA5FF0">
        <w:rPr>
          <w:rFonts w:ascii="Candara" w:hAnsi="Candara"/>
          <w:sz w:val="22"/>
          <w:szCs w:val="22"/>
        </w:rPr>
        <w:t>4 above.</w:t>
      </w:r>
    </w:p>
    <w:p w14:paraId="2099538B" w14:textId="42A26E93" w:rsidR="006E2C43" w:rsidRPr="00877BCD" w:rsidRDefault="006E2C43" w:rsidP="00877BCD">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Any attempt by CONTRACTOR to abuse, or assist in the abuse of, the duty exemption shall be considered a fundamental breach of CONTRACT and shall entitle COMPANY to terminate CONTRACT and/or suspend CONTRACTOR from the approved tenderers list, without prejudice to any other rights or remedies it may have for such abuse/breach of CONTRACT.</w:t>
      </w:r>
    </w:p>
    <w:p w14:paraId="3526C66D" w14:textId="77777777" w:rsidR="006E2C43" w:rsidRPr="00BA5FF0" w:rsidRDefault="006E2C43" w:rsidP="00877BCD">
      <w:pPr>
        <w:pStyle w:val="ListParagraph"/>
        <w:numPr>
          <w:ilvl w:val="1"/>
          <w:numId w:val="14"/>
        </w:numPr>
        <w:spacing w:before="120" w:after="120" w:line="276" w:lineRule="auto"/>
        <w:ind w:left="720" w:hanging="720"/>
        <w:jc w:val="both"/>
        <w:rPr>
          <w:rFonts w:ascii="Candara" w:hAnsi="Candara"/>
          <w:sz w:val="22"/>
          <w:szCs w:val="22"/>
        </w:rPr>
      </w:pPr>
      <w:r w:rsidRPr="00BA5FF0">
        <w:rPr>
          <w:rFonts w:ascii="Candara" w:hAnsi="Candara"/>
          <w:sz w:val="22"/>
          <w:szCs w:val="22"/>
        </w:rPr>
        <w:t>These procedures (as may be amended from time to time) shall be deemed incorporated into CONTRACT.</w:t>
      </w:r>
    </w:p>
    <w:p w14:paraId="4BE755D0" w14:textId="77777777" w:rsidR="00A11432" w:rsidRPr="00BA5FF0" w:rsidRDefault="00A11432" w:rsidP="006E2C43">
      <w:pPr>
        <w:pStyle w:val="ListParagraph"/>
        <w:spacing w:before="120" w:line="276" w:lineRule="auto"/>
        <w:ind w:left="547"/>
        <w:jc w:val="both"/>
        <w:rPr>
          <w:rFonts w:ascii="Candara" w:hAnsi="Candara" w:cs="Calibri"/>
          <w:sz w:val="22"/>
          <w:szCs w:val="22"/>
        </w:rPr>
      </w:pPr>
    </w:p>
    <w:sectPr w:rsidR="00A11432" w:rsidRPr="00BA5FF0" w:rsidSect="00F063DA">
      <w:headerReference w:type="default" r:id="rId24"/>
      <w:footerReference w:type="default" r:id="rId25"/>
      <w:headerReference w:type="first" r:id="rId26"/>
      <w:footerReference w:type="first" r:id="rId27"/>
      <w:pgSz w:w="11907" w:h="16840" w:code="9"/>
      <w:pgMar w:top="1530" w:right="1107" w:bottom="1440" w:left="1080" w:header="737" w:footer="851"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 Riyami, Azza OLNG-SCC/12" w:date="2026-04-05T11:19:00Z" w:initials="AA">
    <w:p w14:paraId="6A304DFC" w14:textId="77777777" w:rsidR="00415FB3" w:rsidRDefault="00415FB3" w:rsidP="00415FB3">
      <w:pPr>
        <w:pStyle w:val="CommentText"/>
      </w:pPr>
      <w:r>
        <w:rPr>
          <w:rStyle w:val="CommentReference"/>
        </w:rPr>
        <w:annotationRef/>
      </w:r>
      <w:r>
        <w:t xml:space="preserve">Any text highlighted in </w:t>
      </w:r>
      <w:r>
        <w:rPr>
          <w:b/>
          <w:bCs/>
        </w:rPr>
        <w:t>yellow</w:t>
      </w:r>
      <w:r>
        <w:t xml:space="preserve"> shall be added or amended. </w:t>
      </w:r>
    </w:p>
    <w:p w14:paraId="5A2CBD1F" w14:textId="77777777" w:rsidR="00415FB3" w:rsidRDefault="00415FB3" w:rsidP="00415FB3">
      <w:pPr>
        <w:pStyle w:val="CommentText"/>
      </w:pPr>
    </w:p>
    <w:p w14:paraId="0E0D8D76" w14:textId="77777777" w:rsidR="00415FB3" w:rsidRDefault="00415FB3" w:rsidP="00415FB3">
      <w:pPr>
        <w:pStyle w:val="CommentText"/>
      </w:pPr>
      <w:r>
        <w:t xml:space="preserve">Any text highlighted in </w:t>
      </w:r>
      <w:r>
        <w:rPr>
          <w:b/>
          <w:bCs/>
        </w:rPr>
        <w:t>blue</w:t>
      </w:r>
      <w:r>
        <w:t xml:space="preserve"> shall be reviewed for applicability.</w:t>
      </w:r>
    </w:p>
  </w:comment>
  <w:comment w:id="14" w:author="Robert McBlain" w:date="2007-07-02T08:12:00Z" w:initials="IH">
    <w:p w14:paraId="39A3F73A" w14:textId="77777777" w:rsidR="00BE669F" w:rsidRDefault="00BE669F" w:rsidP="00BE669F">
      <w:pPr>
        <w:pStyle w:val="CommentText"/>
        <w:tabs>
          <w:tab w:val="num" w:pos="1134"/>
        </w:tabs>
        <w:ind w:left="1134" w:right="-63" w:hanging="1134"/>
        <w:jc w:val="both"/>
      </w:pPr>
      <w:r>
        <w:fldChar w:fldCharType="begin"/>
      </w:r>
      <w:r>
        <w:instrText>PAGE \# "'Page: '#'</w:instrText>
      </w:r>
      <w:r>
        <w:br/>
        <w:instrText>'"</w:instrText>
      </w:r>
      <w:r>
        <w:rPr>
          <w:rStyle w:val="CommentReference"/>
        </w:rPr>
        <w:instrText xml:space="preserve">  </w:instrText>
      </w:r>
      <w:r>
        <w:fldChar w:fldCharType="separate"/>
      </w:r>
      <w:r>
        <w:rPr>
          <w:noProof/>
        </w:rPr>
        <w:t>Page: 3</w:t>
      </w:r>
      <w:r>
        <w:rPr>
          <w:noProof/>
        </w:rPr>
        <w:br/>
      </w:r>
      <w:r>
        <w:fldChar w:fldCharType="end"/>
      </w:r>
      <w:r>
        <w:rPr>
          <w:rStyle w:val="CommentReference"/>
        </w:rPr>
        <w:annotationRef/>
      </w:r>
      <w:r>
        <w:t xml:space="preserve">Change as necessary. The Contract Holder will be the Department Manager from where the Contract was originated. I.e. a letter only indicator reference. </w:t>
      </w:r>
    </w:p>
  </w:comment>
  <w:comment w:id="26" w:author="Al Riyami, Azza OLNG-SCC/12" w:date="2026-04-26T14:01:00Z" w:initials="AA">
    <w:p w14:paraId="5852994D" w14:textId="77777777" w:rsidR="00735EEE" w:rsidRDefault="007A3CD3" w:rsidP="00735EEE">
      <w:pPr>
        <w:pStyle w:val="CommentText"/>
        <w:ind w:left="720"/>
      </w:pPr>
      <w:r>
        <w:rPr>
          <w:rStyle w:val="CommentReference"/>
        </w:rPr>
        <w:annotationRef/>
      </w:r>
      <w:r w:rsidR="00735EEE">
        <w:t>(DRAFTING NOTE:</w:t>
      </w:r>
    </w:p>
    <w:p w14:paraId="73D00E63" w14:textId="77777777" w:rsidR="00735EEE" w:rsidRDefault="00735EEE" w:rsidP="00735EEE">
      <w:pPr>
        <w:pStyle w:val="CommentText"/>
        <w:ind w:left="720"/>
      </w:pPr>
      <w:r>
        <w:t xml:space="preserve">for contract </w:t>
      </w:r>
      <w:r>
        <w:rPr>
          <w:u w:val="single"/>
        </w:rPr>
        <w:t>with</w:t>
      </w:r>
      <w:r>
        <w:t xml:space="preserve"> valuation – delete clauses 2.5.1 to 2.5.1.6</w:t>
      </w:r>
    </w:p>
    <w:p w14:paraId="4356433D" w14:textId="77777777" w:rsidR="00735EEE" w:rsidRDefault="00735EEE" w:rsidP="00735EEE">
      <w:pPr>
        <w:pStyle w:val="CommentText"/>
        <w:ind w:left="720"/>
      </w:pPr>
      <w:r>
        <w:t xml:space="preserve">for contract </w:t>
      </w:r>
      <w:r>
        <w:rPr>
          <w:u w:val="single"/>
        </w:rPr>
        <w:t>without</w:t>
      </w:r>
      <w:r>
        <w:t xml:space="preserve"> valuation – delete clauses 2.5.2 to 2.5.2.6)</w:t>
      </w:r>
    </w:p>
  </w:comment>
  <w:comment w:id="38" w:author="Al Riyami, Azza OLNG-SCC/12" w:date="2026-04-27T16:27:00Z" w:initials="AA">
    <w:p w14:paraId="31D36A56" w14:textId="77777777" w:rsidR="000C5F69" w:rsidRDefault="000C5F69" w:rsidP="000C5F69">
      <w:pPr>
        <w:pStyle w:val="CommentText"/>
      </w:pPr>
      <w:r>
        <w:rPr>
          <w:rStyle w:val="CommentReference"/>
        </w:rPr>
        <w:annotationRef/>
      </w:r>
      <w:r>
        <w:rPr>
          <w:b/>
          <w:bCs/>
        </w:rPr>
        <w:t xml:space="preserve">Recommended for deletion: </w:t>
      </w:r>
      <w:r>
        <w:t>Doesn’t make value, we have other sections to address the same as Section C &amp; Section F</w:t>
      </w:r>
    </w:p>
  </w:comment>
  <w:comment w:id="39" w:author="Al Riyami, Azza OLNG-SCC/12" w:date="2026-04-27T16:34:00Z" w:initials="AA">
    <w:p w14:paraId="12942AA8" w14:textId="77777777" w:rsidR="00A74736" w:rsidRDefault="00A74736" w:rsidP="00A74736">
      <w:pPr>
        <w:pStyle w:val="CommentText"/>
      </w:pPr>
      <w:r>
        <w:rPr>
          <w:rStyle w:val="CommentReference"/>
        </w:rPr>
        <w:annotationRef/>
      </w:r>
      <w:r>
        <w:t xml:space="preserve">This is a commercial clause (Third Party) - Section E. </w:t>
      </w:r>
    </w:p>
    <w:p w14:paraId="597DD1D1" w14:textId="77777777" w:rsidR="00A74736" w:rsidRDefault="00A74736" w:rsidP="00A74736">
      <w:pPr>
        <w:pStyle w:val="CommentText"/>
      </w:pPr>
      <w:r>
        <w:t>No cost control over the clause here is  “Cost-plus” allow the contractor to quote any % after contract is signed.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D8D76" w15:done="0"/>
  <w15:commentEx w15:paraId="39A3F73A" w15:done="0"/>
  <w15:commentEx w15:paraId="4356433D" w15:done="0"/>
  <w15:commentEx w15:paraId="31D36A56" w15:done="0"/>
  <w15:commentEx w15:paraId="597DD1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33BD7C" w16cex:dateUtc="2026-04-05T07:19:00Z"/>
  <w16cex:commentExtensible w16cex:durableId="5BB936C5" w16cex:dateUtc="2026-04-26T10:01:00Z"/>
  <w16cex:commentExtensible w16cex:durableId="2C9088C1" w16cex:dateUtc="2026-04-27T12:27:00Z"/>
  <w16cex:commentExtensible w16cex:durableId="0A5754D0" w16cex:dateUtc="2026-04-27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D8D76" w16cid:durableId="7A33BD7C"/>
  <w16cid:commentId w16cid:paraId="39A3F73A" w16cid:durableId="132C7728"/>
  <w16cid:commentId w16cid:paraId="4356433D" w16cid:durableId="5BB936C5"/>
  <w16cid:commentId w16cid:paraId="31D36A56" w16cid:durableId="2C9088C1"/>
  <w16cid:commentId w16cid:paraId="597DD1D1" w16cid:durableId="0A575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A26E" w14:textId="77777777" w:rsidR="009A0E74" w:rsidRDefault="009A0E74" w:rsidP="005F39FE">
      <w:r>
        <w:separator/>
      </w:r>
    </w:p>
  </w:endnote>
  <w:endnote w:type="continuationSeparator" w:id="0">
    <w:p w14:paraId="0C04A04F" w14:textId="77777777" w:rsidR="009A0E74" w:rsidRDefault="009A0E74"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BAD0" w14:textId="35CAC407" w:rsidR="008C66D2" w:rsidRPr="00867867" w:rsidRDefault="00AD6669">
    <w:pPr>
      <w:pStyle w:val="Footer"/>
      <w:pBdr>
        <w:top w:val="single" w:sz="6" w:space="1" w:color="auto"/>
      </w:pBdr>
      <w:tabs>
        <w:tab w:val="clear" w:pos="4153"/>
        <w:tab w:val="clear" w:pos="8306"/>
        <w:tab w:val="right" w:pos="9072"/>
      </w:tabs>
      <w:rPr>
        <w:rFonts w:ascii="Candara" w:hAnsi="Candara"/>
      </w:rPr>
    </w:pPr>
    <w:r w:rsidRPr="00867867">
      <w:rPr>
        <w:rFonts w:ascii="Candara" w:hAnsi="Candara"/>
      </w:rPr>
      <w:fldChar w:fldCharType="begin"/>
    </w:r>
    <w:r w:rsidRPr="00867867">
      <w:rPr>
        <w:rFonts w:ascii="Candara" w:hAnsi="Candara"/>
      </w:rPr>
      <w:instrText xml:space="preserve"> FILENAME  \* MERGEFORMAT </w:instrText>
    </w:r>
    <w:r w:rsidRPr="00867867">
      <w:rPr>
        <w:rFonts w:ascii="Candara" w:hAnsi="Candara"/>
      </w:rPr>
      <w:fldChar w:fldCharType="separate"/>
    </w:r>
    <w:r w:rsidR="00EB4C89" w:rsidRPr="00EB4C89">
      <w:rPr>
        <w:rFonts w:ascii="Candara" w:hAnsi="Candara"/>
      </w:rPr>
      <w:fldChar w:fldCharType="begin"/>
    </w:r>
    <w:r w:rsidR="00EB4C89" w:rsidRPr="00EB4C89">
      <w:rPr>
        <w:rFonts w:ascii="Candara" w:hAnsi="Candara"/>
      </w:rPr>
      <w:instrText xml:space="preserve"> FILENAME  \* MERGEFORMAT </w:instrText>
    </w:r>
    <w:r w:rsidR="00EB4C89" w:rsidRPr="00EB4C89">
      <w:rPr>
        <w:rFonts w:ascii="Candara" w:hAnsi="Candara"/>
      </w:rPr>
      <w:fldChar w:fldCharType="separate"/>
    </w:r>
    <w:r w:rsidR="00EB4C89" w:rsidRPr="00EB4C89">
      <w:rPr>
        <w:rFonts w:ascii="Candara" w:hAnsi="Candara"/>
        <w:noProof/>
      </w:rPr>
      <w:t>Section G - Adminstration Instructions</w:t>
    </w:r>
    <w:r w:rsidR="00EB4C89" w:rsidRPr="00EB4C89">
      <w:rPr>
        <w:rFonts w:ascii="Candara" w:hAnsi="Candara"/>
        <w:noProof/>
      </w:rPr>
      <w:fldChar w:fldCharType="end"/>
    </w:r>
    <w:r w:rsidR="00EB4C89">
      <w:rPr>
        <w:rFonts w:ascii="Candara" w:hAnsi="Candara"/>
        <w:noProof/>
      </w:rPr>
      <w:t xml:space="preserve"> </w:t>
    </w:r>
    <w:r w:rsidRPr="00867867">
      <w:rPr>
        <w:rFonts w:ascii="Candara" w:hAnsi="Candara"/>
      </w:rPr>
      <w:fldChar w:fldCharType="end"/>
    </w:r>
    <w:r w:rsidRPr="00867867">
      <w:rPr>
        <w:rFonts w:ascii="Candara" w:hAnsi="Candara"/>
      </w:rPr>
      <w:tab/>
    </w:r>
    <w:r w:rsidRPr="00867867">
      <w:rPr>
        <w:rFonts w:ascii="Candara" w:hAnsi="Candara"/>
        <w:snapToGrid w:val="0"/>
      </w:rPr>
      <w:t xml:space="preserve">Page </w:t>
    </w:r>
    <w:r w:rsidRPr="00867867">
      <w:rPr>
        <w:rFonts w:ascii="Candara" w:hAnsi="Candara"/>
        <w:snapToGrid w:val="0"/>
      </w:rPr>
      <w:fldChar w:fldCharType="begin"/>
    </w:r>
    <w:r w:rsidRPr="00867867">
      <w:rPr>
        <w:rFonts w:ascii="Candara" w:hAnsi="Candara"/>
        <w:snapToGrid w:val="0"/>
      </w:rPr>
      <w:instrText xml:space="preserve"> PAGE </w:instrText>
    </w:r>
    <w:r w:rsidRPr="00867867">
      <w:rPr>
        <w:rFonts w:ascii="Candara" w:hAnsi="Candara"/>
        <w:snapToGrid w:val="0"/>
      </w:rPr>
      <w:fldChar w:fldCharType="separate"/>
    </w:r>
    <w:r w:rsidRPr="00867867">
      <w:rPr>
        <w:rFonts w:ascii="Candara" w:hAnsi="Candara"/>
        <w:noProof/>
        <w:snapToGrid w:val="0"/>
      </w:rPr>
      <w:t>4</w:t>
    </w:r>
    <w:r w:rsidRPr="00867867">
      <w:rPr>
        <w:rFonts w:ascii="Candara" w:hAnsi="Candara"/>
        <w:snapToGrid w:val="0"/>
      </w:rPr>
      <w:fldChar w:fldCharType="end"/>
    </w:r>
    <w:r w:rsidRPr="00867867">
      <w:rPr>
        <w:rFonts w:ascii="Candara" w:hAnsi="Candara"/>
        <w:snapToGrid w:val="0"/>
      </w:rPr>
      <w:t xml:space="preserve"> of </w:t>
    </w:r>
    <w:r w:rsidRPr="00867867">
      <w:rPr>
        <w:rFonts w:ascii="Candara" w:hAnsi="Candara"/>
        <w:snapToGrid w:val="0"/>
      </w:rPr>
      <w:fldChar w:fldCharType="begin"/>
    </w:r>
    <w:r w:rsidRPr="00867867">
      <w:rPr>
        <w:rFonts w:ascii="Candara" w:hAnsi="Candara"/>
        <w:snapToGrid w:val="0"/>
      </w:rPr>
      <w:instrText xml:space="preserve"> NUMPAGES </w:instrText>
    </w:r>
    <w:r w:rsidRPr="00867867">
      <w:rPr>
        <w:rFonts w:ascii="Candara" w:hAnsi="Candara"/>
        <w:snapToGrid w:val="0"/>
      </w:rPr>
      <w:fldChar w:fldCharType="separate"/>
    </w:r>
    <w:r w:rsidRPr="00867867">
      <w:rPr>
        <w:rFonts w:ascii="Candara" w:hAnsi="Candara"/>
        <w:noProof/>
        <w:snapToGrid w:val="0"/>
      </w:rPr>
      <w:t>4</w:t>
    </w:r>
    <w:r w:rsidRPr="00867867">
      <w:rPr>
        <w:rFonts w:ascii="Candara" w:hAnsi="Candara"/>
        <w:snapToGrid w:val="0"/>
      </w:rPr>
      <w:fldChar w:fldCharType="end"/>
    </w:r>
  </w:p>
  <w:p w14:paraId="37E08352" w14:textId="77777777" w:rsidR="008C66D2" w:rsidRPr="00867867" w:rsidRDefault="008C66D2">
    <w:pPr>
      <w:pStyle w:val="Footer"/>
      <w:rPr>
        <w:rFonts w:ascii="Candara" w:hAnsi="Candar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3E5" w14:textId="7CA23A93" w:rsidR="008C66D2" w:rsidRDefault="00AD6669">
    <w:pPr>
      <w:pStyle w:val="Footer"/>
      <w:pBdr>
        <w:top w:val="single" w:sz="6" w:space="1" w:color="auto"/>
      </w:pBdr>
      <w:tabs>
        <w:tab w:val="clear" w:pos="4153"/>
        <w:tab w:val="clear" w:pos="8306"/>
        <w:tab w:val="right" w:pos="9072"/>
      </w:tabs>
    </w:pPr>
    <w:r w:rsidRPr="00EB4C89">
      <w:rPr>
        <w:rFonts w:ascii="Candara" w:hAnsi="Candara"/>
      </w:rPr>
      <w:fldChar w:fldCharType="begin"/>
    </w:r>
    <w:r w:rsidRPr="00EB4C89">
      <w:rPr>
        <w:rFonts w:ascii="Candara" w:hAnsi="Candara"/>
      </w:rPr>
      <w:instrText xml:space="preserve"> FILENAME  \* MERGEFORMAT </w:instrText>
    </w:r>
    <w:r w:rsidRPr="00EB4C89">
      <w:rPr>
        <w:rFonts w:ascii="Candara" w:hAnsi="Candara"/>
      </w:rPr>
      <w:fldChar w:fldCharType="separate"/>
    </w:r>
    <w:r w:rsidRPr="00EB4C89">
      <w:rPr>
        <w:rFonts w:ascii="Candara" w:hAnsi="Candara"/>
        <w:noProof/>
      </w:rPr>
      <w:t xml:space="preserve">Section </w:t>
    </w:r>
    <w:r w:rsidR="00EB4C89" w:rsidRPr="00EB4C89">
      <w:rPr>
        <w:rFonts w:ascii="Candara" w:hAnsi="Candara"/>
        <w:noProof/>
      </w:rPr>
      <w:t>G</w:t>
    </w:r>
    <w:r w:rsidRPr="00EB4C89">
      <w:rPr>
        <w:rFonts w:ascii="Candara" w:hAnsi="Candara"/>
        <w:noProof/>
      </w:rPr>
      <w:t xml:space="preserve"> - </w:t>
    </w:r>
    <w:r w:rsidR="00EB4C89" w:rsidRPr="00EB4C89">
      <w:rPr>
        <w:rFonts w:ascii="Candara" w:hAnsi="Candara"/>
        <w:noProof/>
      </w:rPr>
      <w:t>Adminstration Instructions</w:t>
    </w:r>
    <w:r w:rsidRPr="00EB4C89">
      <w:rPr>
        <w:rFonts w:ascii="Candara" w:hAnsi="Candara"/>
        <w:noProof/>
      </w:rPr>
      <w:fldChar w:fldCharType="end"/>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Pr>
        <w:noProof/>
        <w:snapToGrid w:val="0"/>
      </w:rPr>
      <w:t>4</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D67E" w14:textId="77777777" w:rsidR="009A0E74" w:rsidRDefault="009A0E74" w:rsidP="005F39FE">
      <w:r>
        <w:separator/>
      </w:r>
    </w:p>
  </w:footnote>
  <w:footnote w:type="continuationSeparator" w:id="0">
    <w:p w14:paraId="13C8F8B4" w14:textId="77777777" w:rsidR="009A0E74" w:rsidRDefault="009A0E74"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Content>
      <w:p w14:paraId="5E3A853F" w14:textId="195C611E" w:rsidR="008C66D2"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Content>
      <w:p w14:paraId="0C149D0D" w14:textId="7D323B19" w:rsidR="008C66D2"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3" w15:restartNumberingAfterBreak="0">
    <w:nsid w:val="068B2F57"/>
    <w:multiLevelType w:val="singleLevel"/>
    <w:tmpl w:val="A9943D5A"/>
    <w:lvl w:ilvl="0">
      <w:start w:val="12"/>
      <w:numFmt w:val="decimal"/>
      <w:lvlText w:val="%1."/>
      <w:lvlJc w:val="left"/>
      <w:pPr>
        <w:tabs>
          <w:tab w:val="num" w:pos="630"/>
        </w:tabs>
        <w:ind w:left="630" w:hanging="630"/>
      </w:pPr>
      <w:rPr>
        <w:rFonts w:hint="default"/>
      </w:rPr>
    </w:lvl>
  </w:abstractNum>
  <w:abstractNum w:abstractNumId="4"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5"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13216"/>
    <w:multiLevelType w:val="hybridMultilevel"/>
    <w:tmpl w:val="6DD04FE4"/>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0CFF47E6"/>
    <w:multiLevelType w:val="singleLevel"/>
    <w:tmpl w:val="01AA1E12"/>
    <w:lvl w:ilvl="0">
      <w:start w:val="1"/>
      <w:numFmt w:val="decimal"/>
      <w:lvlText w:val="%1."/>
      <w:lvlJc w:val="left"/>
      <w:pPr>
        <w:tabs>
          <w:tab w:val="num" w:pos="570"/>
        </w:tabs>
        <w:ind w:left="570" w:hanging="570"/>
      </w:pPr>
      <w:rPr>
        <w:rFonts w:ascii="Times New Roman" w:hAnsi="Times New Roman" w:hint="default"/>
        <w:sz w:val="24"/>
      </w:rPr>
    </w:lvl>
  </w:abstractNum>
  <w:abstractNum w:abstractNumId="8"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9"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493C69"/>
    <w:multiLevelType w:val="multilevel"/>
    <w:tmpl w:val="778214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85F2DA1"/>
    <w:multiLevelType w:val="hybridMultilevel"/>
    <w:tmpl w:val="2FA409CE"/>
    <w:lvl w:ilvl="0" w:tplc="FFFFFFFF">
      <w:start w:val="1"/>
      <w:numFmt w:val="lowerLetter"/>
      <w:lvlText w:val="%1)"/>
      <w:lvlJc w:val="left"/>
      <w:pPr>
        <w:ind w:left="1530" w:hanging="360"/>
      </w:pPr>
    </w:lvl>
    <w:lvl w:ilvl="1" w:tplc="04090017">
      <w:start w:val="1"/>
      <w:numFmt w:val="lowerLetter"/>
      <w:lvlText w:val="%2)"/>
      <w:lvlJc w:val="left"/>
      <w:pPr>
        <w:ind w:left="1287"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14"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D4606"/>
    <w:multiLevelType w:val="hybridMultilevel"/>
    <w:tmpl w:val="DC38C8D6"/>
    <w:lvl w:ilvl="0" w:tplc="BD32D54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7C07995"/>
    <w:multiLevelType w:val="multilevel"/>
    <w:tmpl w:val="83A488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ascii="Candara" w:hAnsi="Candara"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770B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E6006C0"/>
    <w:multiLevelType w:val="multilevel"/>
    <w:tmpl w:val="3D903DBC"/>
    <w:lvl w:ilvl="0">
      <w:start w:val="7"/>
      <w:numFmt w:val="decimal"/>
      <w:lvlText w:val="%1"/>
      <w:lvlJc w:val="left"/>
      <w:pPr>
        <w:tabs>
          <w:tab w:val="num" w:pos="570"/>
        </w:tabs>
        <w:ind w:left="570" w:hanging="570"/>
      </w:pPr>
      <w:rPr>
        <w:rFonts w:hint="default"/>
      </w:rPr>
    </w:lvl>
    <w:lvl w:ilvl="1">
      <w:start w:val="1"/>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1"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EAA05DF"/>
    <w:multiLevelType w:val="multilevel"/>
    <w:tmpl w:val="6D52532A"/>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ascii="Candara" w:hAnsi="Candara" w:hint="default"/>
        <w:b/>
        <w:b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C542FD"/>
    <w:multiLevelType w:val="hybridMultilevel"/>
    <w:tmpl w:val="9D6834D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7C435F4"/>
    <w:multiLevelType w:val="hybridMultilevel"/>
    <w:tmpl w:val="34DEB258"/>
    <w:lvl w:ilvl="0" w:tplc="04090017">
      <w:start w:val="1"/>
      <w:numFmt w:val="lowerLetter"/>
      <w:lvlText w:val="%1)"/>
      <w:lvlJc w:val="left"/>
      <w:pPr>
        <w:ind w:left="1287" w:hanging="360"/>
      </w:pPr>
    </w:lvl>
    <w:lvl w:ilvl="1" w:tplc="5AD2AF82">
      <w:start w:val="1"/>
      <w:numFmt w:val="lowerLetter"/>
      <w:lvlText w:val="(%2)"/>
      <w:lvlJc w:val="left"/>
      <w:pPr>
        <w:ind w:left="2097" w:hanging="45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5A147AB4"/>
    <w:multiLevelType w:val="singleLevel"/>
    <w:tmpl w:val="570005C4"/>
    <w:lvl w:ilvl="0">
      <w:start w:val="6"/>
      <w:numFmt w:val="decimal"/>
      <w:lvlText w:val="4.%1"/>
      <w:lvlJc w:val="left"/>
      <w:pPr>
        <w:tabs>
          <w:tab w:val="num" w:pos="1134"/>
        </w:tabs>
        <w:ind w:left="1134" w:hanging="567"/>
      </w:pPr>
    </w:lvl>
  </w:abstractNum>
  <w:abstractNum w:abstractNumId="30"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32" w15:restartNumberingAfterBreak="0">
    <w:nsid w:val="6257670F"/>
    <w:multiLevelType w:val="hybridMultilevel"/>
    <w:tmpl w:val="FFCCB924"/>
    <w:lvl w:ilvl="0" w:tplc="04090017">
      <w:start w:val="1"/>
      <w:numFmt w:val="lowerLetter"/>
      <w:lvlText w:val="%1)"/>
      <w:lvlJc w:val="left"/>
      <w:pPr>
        <w:ind w:left="153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15:restartNumberingAfterBreak="0">
    <w:nsid w:val="63127DAC"/>
    <w:multiLevelType w:val="hybridMultilevel"/>
    <w:tmpl w:val="EBFCD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FF6DC4"/>
    <w:multiLevelType w:val="multilevel"/>
    <w:tmpl w:val="B12C8BEE"/>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677A79DF"/>
    <w:multiLevelType w:val="multilevel"/>
    <w:tmpl w:val="1F487E4C"/>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lowerLetter"/>
      <w:lvlText w:val="%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7F33053"/>
    <w:multiLevelType w:val="multilevel"/>
    <w:tmpl w:val="507406AC"/>
    <w:lvl w:ilvl="0">
      <w:start w:val="2"/>
      <w:numFmt w:val="decimal"/>
      <w:lvlText w:val="%1"/>
      <w:lvlJc w:val="left"/>
      <w:pPr>
        <w:tabs>
          <w:tab w:val="num" w:pos="570"/>
        </w:tabs>
        <w:ind w:left="570" w:hanging="570"/>
      </w:pPr>
      <w:rPr>
        <w:rFonts w:hint="default"/>
      </w:rPr>
    </w:lvl>
    <w:lvl w:ilvl="1">
      <w:start w:val="4"/>
      <w:numFmt w:val="decimal"/>
      <w:lvlText w:val="%1.%2"/>
      <w:lvlJc w:val="left"/>
      <w:pPr>
        <w:tabs>
          <w:tab w:val="num" w:pos="1137"/>
        </w:tabs>
        <w:ind w:left="1137" w:hanging="570"/>
      </w:pPr>
      <w:rPr>
        <w:rFonts w:hint="default"/>
      </w:rPr>
    </w:lvl>
    <w:lvl w:ilvl="2">
      <w:start w:val="1"/>
      <w:numFmt w:val="lowerLetter"/>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7" w15:restartNumberingAfterBreak="0">
    <w:nsid w:val="68874B36"/>
    <w:multiLevelType w:val="singleLevel"/>
    <w:tmpl w:val="341A29BE"/>
    <w:lvl w:ilvl="0">
      <w:start w:val="1"/>
      <w:numFmt w:val="decimal"/>
      <w:lvlText w:val="3.%1"/>
      <w:legacy w:legacy="1" w:legacySpace="0" w:legacyIndent="360"/>
      <w:lvlJc w:val="left"/>
    </w:lvl>
  </w:abstractNum>
  <w:abstractNum w:abstractNumId="38"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39" w15:restartNumberingAfterBreak="0">
    <w:nsid w:val="6E767E3A"/>
    <w:multiLevelType w:val="singleLevel"/>
    <w:tmpl w:val="F1528E26"/>
    <w:lvl w:ilvl="0">
      <w:start w:val="1"/>
      <w:numFmt w:val="decimal"/>
      <w:lvlText w:val="4.%1"/>
      <w:lvlJc w:val="left"/>
      <w:pPr>
        <w:tabs>
          <w:tab w:val="num" w:pos="1134"/>
        </w:tabs>
        <w:ind w:left="1134" w:hanging="567"/>
      </w:pPr>
    </w:lvl>
  </w:abstractNum>
  <w:abstractNum w:abstractNumId="40" w15:restartNumberingAfterBreak="0">
    <w:nsid w:val="73543AF0"/>
    <w:multiLevelType w:val="hybridMultilevel"/>
    <w:tmpl w:val="0DB2DAB2"/>
    <w:lvl w:ilvl="0" w:tplc="04090017">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 w15:restartNumberingAfterBreak="0">
    <w:nsid w:val="738A446C"/>
    <w:multiLevelType w:val="multilevel"/>
    <w:tmpl w:val="27FC4F36"/>
    <w:lvl w:ilvl="0">
      <w:start w:val="1"/>
      <w:numFmt w:val="decimal"/>
      <w:lvlText w:val="%1."/>
      <w:lvlJc w:val="left"/>
      <w:pPr>
        <w:ind w:left="1080" w:hanging="720"/>
      </w:pPr>
      <w:rPr>
        <w:rFonts w:hint="default"/>
        <w:b/>
        <w:bCs/>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3E61036"/>
    <w:multiLevelType w:val="multilevel"/>
    <w:tmpl w:val="01F6AEB4"/>
    <w:lvl w:ilvl="0">
      <w:start w:val="5"/>
      <w:numFmt w:val="decimal"/>
      <w:lvlText w:val="%1"/>
      <w:lvlJc w:val="left"/>
      <w:pPr>
        <w:tabs>
          <w:tab w:val="num" w:pos="480"/>
        </w:tabs>
        <w:ind w:left="480" w:hanging="480"/>
      </w:pPr>
      <w:rPr>
        <w:rFonts w:hint="default"/>
      </w:rPr>
    </w:lvl>
    <w:lvl w:ilvl="1">
      <w:start w:val="1"/>
      <w:numFmt w:val="decimal"/>
      <w:lvlText w:val="%1.%2"/>
      <w:lvlJc w:val="left"/>
      <w:pPr>
        <w:tabs>
          <w:tab w:val="num" w:pos="763"/>
        </w:tabs>
        <w:ind w:left="763" w:hanging="480"/>
      </w:pPr>
      <w:rPr>
        <w:rFonts w:hint="default"/>
      </w:rPr>
    </w:lvl>
    <w:lvl w:ilvl="2">
      <w:start w:val="1"/>
      <w:numFmt w:val="decimal"/>
      <w:lvlText w:val="%1.%2.%3"/>
      <w:lvlJc w:val="left"/>
      <w:pPr>
        <w:tabs>
          <w:tab w:val="num" w:pos="1286"/>
        </w:tabs>
        <w:ind w:left="1286" w:hanging="720"/>
      </w:pPr>
      <w:rPr>
        <w:rFonts w:hint="default"/>
      </w:rPr>
    </w:lvl>
    <w:lvl w:ilvl="3">
      <w:start w:val="1"/>
      <w:numFmt w:val="decimal"/>
      <w:lvlText w:val="%1.%2.%3.%4"/>
      <w:lvlJc w:val="left"/>
      <w:pPr>
        <w:tabs>
          <w:tab w:val="num" w:pos="1569"/>
        </w:tabs>
        <w:ind w:left="1569" w:hanging="720"/>
      </w:pPr>
      <w:rPr>
        <w:rFonts w:hint="default"/>
      </w:rPr>
    </w:lvl>
    <w:lvl w:ilvl="4">
      <w:start w:val="1"/>
      <w:numFmt w:val="decimal"/>
      <w:lvlText w:val="%1.%2.%3.%4.%5"/>
      <w:lvlJc w:val="left"/>
      <w:pPr>
        <w:tabs>
          <w:tab w:val="num" w:pos="2212"/>
        </w:tabs>
        <w:ind w:left="2212" w:hanging="1080"/>
      </w:pPr>
      <w:rPr>
        <w:rFonts w:hint="default"/>
      </w:rPr>
    </w:lvl>
    <w:lvl w:ilvl="5">
      <w:start w:val="1"/>
      <w:numFmt w:val="decimal"/>
      <w:lvlText w:val="%1.%2.%3.%4.%5.%6"/>
      <w:lvlJc w:val="left"/>
      <w:pPr>
        <w:tabs>
          <w:tab w:val="num" w:pos="2495"/>
        </w:tabs>
        <w:ind w:left="2495" w:hanging="108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421"/>
        </w:tabs>
        <w:ind w:left="3421" w:hanging="1440"/>
      </w:pPr>
      <w:rPr>
        <w:rFonts w:hint="default"/>
      </w:rPr>
    </w:lvl>
    <w:lvl w:ilvl="8">
      <w:start w:val="1"/>
      <w:numFmt w:val="decimal"/>
      <w:lvlText w:val="%1.%2.%3.%4.%5.%6.%7.%8.%9"/>
      <w:lvlJc w:val="left"/>
      <w:pPr>
        <w:tabs>
          <w:tab w:val="num" w:pos="4064"/>
        </w:tabs>
        <w:ind w:left="4064" w:hanging="1800"/>
      </w:pPr>
      <w:rPr>
        <w:rFonts w:hint="default"/>
      </w:rPr>
    </w:lvl>
  </w:abstractNum>
  <w:abstractNum w:abstractNumId="43" w15:restartNumberingAfterBreak="0">
    <w:nsid w:val="79324F2F"/>
    <w:multiLevelType w:val="singleLevel"/>
    <w:tmpl w:val="6AB2913A"/>
    <w:lvl w:ilvl="0">
      <w:start w:val="9"/>
      <w:numFmt w:val="decimal"/>
      <w:lvlText w:val="4.%1"/>
      <w:lvlJc w:val="left"/>
      <w:pPr>
        <w:tabs>
          <w:tab w:val="num" w:pos="1134"/>
        </w:tabs>
        <w:ind w:left="1134" w:hanging="567"/>
      </w:pPr>
    </w:lvl>
  </w:abstractNum>
  <w:num w:numId="1" w16cid:durableId="1786272371">
    <w:abstractNumId w:val="8"/>
  </w:num>
  <w:num w:numId="2" w16cid:durableId="1537619012">
    <w:abstractNumId w:val="4"/>
  </w:num>
  <w:num w:numId="3" w16cid:durableId="1118796383">
    <w:abstractNumId w:val="38"/>
  </w:num>
  <w:num w:numId="4" w16cid:durableId="254870865">
    <w:abstractNumId w:val="2"/>
  </w:num>
  <w:num w:numId="5" w16cid:durableId="1493721276">
    <w:abstractNumId w:val="31"/>
  </w:num>
  <w:num w:numId="6" w16cid:durableId="1665743246">
    <w:abstractNumId w:val="27"/>
  </w:num>
  <w:num w:numId="7" w16cid:durableId="513692742">
    <w:abstractNumId w:val="14"/>
  </w:num>
  <w:num w:numId="8" w16cid:durableId="699862685">
    <w:abstractNumId w:val="30"/>
  </w:num>
  <w:num w:numId="9" w16cid:durableId="75325027">
    <w:abstractNumId w:val="15"/>
  </w:num>
  <w:num w:numId="10" w16cid:durableId="349642368">
    <w:abstractNumId w:val="21"/>
  </w:num>
  <w:num w:numId="11" w16cid:durableId="1158106440">
    <w:abstractNumId w:val="10"/>
  </w:num>
  <w:num w:numId="12" w16cid:durableId="1880967948">
    <w:abstractNumId w:val="5"/>
  </w:num>
  <w:num w:numId="13" w16cid:durableId="1144355311">
    <w:abstractNumId w:val="23"/>
  </w:num>
  <w:num w:numId="14" w16cid:durableId="1094866266">
    <w:abstractNumId w:val="22"/>
  </w:num>
  <w:num w:numId="15" w16cid:durableId="105926420">
    <w:abstractNumId w:val="41"/>
  </w:num>
  <w:num w:numId="16" w16cid:durableId="1287008797">
    <w:abstractNumId w:val="1"/>
  </w:num>
  <w:num w:numId="17" w16cid:durableId="930773487">
    <w:abstractNumId w:val="28"/>
  </w:num>
  <w:num w:numId="18" w16cid:durableId="1680736301">
    <w:abstractNumId w:val="17"/>
  </w:num>
  <w:num w:numId="19" w16cid:durableId="2017346767">
    <w:abstractNumId w:val="11"/>
  </w:num>
  <w:num w:numId="20" w16cid:durableId="213664599">
    <w:abstractNumId w:val="9"/>
  </w:num>
  <w:num w:numId="21" w16cid:durableId="1965113340">
    <w:abstractNumId w:val="24"/>
  </w:num>
  <w:num w:numId="22" w16cid:durableId="633872204">
    <w:abstractNumId w:val="19"/>
  </w:num>
  <w:num w:numId="23" w16cid:durableId="903879127">
    <w:abstractNumId w:val="35"/>
  </w:num>
  <w:num w:numId="24" w16cid:durableId="1411271910">
    <w:abstractNumId w:val="37"/>
  </w:num>
  <w:num w:numId="25" w16cid:durableId="1020930862">
    <w:abstractNumId w:val="39"/>
  </w:num>
  <w:num w:numId="26" w16cid:durableId="1104690847">
    <w:abstractNumId w:val="0"/>
    <w:lvlOverride w:ilvl="0">
      <w:lvl w:ilvl="0">
        <w:start w:val="1"/>
        <w:numFmt w:val="bullet"/>
        <w:lvlText w:val=""/>
        <w:legacy w:legacy="1" w:legacySpace="0" w:legacyIndent="360"/>
        <w:lvlJc w:val="left"/>
        <w:pPr>
          <w:ind w:left="1494" w:hanging="360"/>
        </w:pPr>
        <w:rPr>
          <w:rFonts w:ascii="Symbol" w:hAnsi="Symbol" w:hint="default"/>
        </w:rPr>
      </w:lvl>
    </w:lvlOverride>
  </w:num>
  <w:num w:numId="27" w16cid:durableId="1132870323">
    <w:abstractNumId w:val="29"/>
  </w:num>
  <w:num w:numId="28" w16cid:durableId="1276059589">
    <w:abstractNumId w:val="43"/>
  </w:num>
  <w:num w:numId="29" w16cid:durableId="1538157528">
    <w:abstractNumId w:val="0"/>
    <w:lvlOverride w:ilvl="0">
      <w:lvl w:ilvl="0">
        <w:start w:val="1"/>
        <w:numFmt w:val="bullet"/>
        <w:lvlText w:val=""/>
        <w:legacy w:legacy="1" w:legacySpace="0" w:legacyIndent="283"/>
        <w:lvlJc w:val="left"/>
        <w:pPr>
          <w:ind w:left="643" w:hanging="283"/>
        </w:pPr>
        <w:rPr>
          <w:rFonts w:ascii="Symbol" w:hAnsi="Symbol" w:hint="default"/>
        </w:rPr>
      </w:lvl>
    </w:lvlOverride>
  </w:num>
  <w:num w:numId="30" w16cid:durableId="1058742391">
    <w:abstractNumId w:val="7"/>
  </w:num>
  <w:num w:numId="31" w16cid:durableId="2109496302">
    <w:abstractNumId w:val="36"/>
  </w:num>
  <w:num w:numId="32" w16cid:durableId="1278562178">
    <w:abstractNumId w:val="20"/>
  </w:num>
  <w:num w:numId="33" w16cid:durableId="261182798">
    <w:abstractNumId w:val="3"/>
  </w:num>
  <w:num w:numId="34" w16cid:durableId="1678656280">
    <w:abstractNumId w:val="42"/>
  </w:num>
  <w:num w:numId="35" w16cid:durableId="1646473126">
    <w:abstractNumId w:val="25"/>
  </w:num>
  <w:num w:numId="36" w16cid:durableId="1494638170">
    <w:abstractNumId w:val="34"/>
  </w:num>
  <w:num w:numId="37" w16cid:durableId="917593217">
    <w:abstractNumId w:val="26"/>
  </w:num>
  <w:num w:numId="38" w16cid:durableId="2140949355">
    <w:abstractNumId w:val="6"/>
  </w:num>
  <w:num w:numId="39" w16cid:durableId="135270536">
    <w:abstractNumId w:val="16"/>
  </w:num>
  <w:num w:numId="40" w16cid:durableId="1779596020">
    <w:abstractNumId w:val="18"/>
  </w:num>
  <w:num w:numId="41" w16cid:durableId="1307052400">
    <w:abstractNumId w:val="12"/>
  </w:num>
  <w:num w:numId="42" w16cid:durableId="1267690683">
    <w:abstractNumId w:val="40"/>
  </w:num>
  <w:num w:numId="43" w16cid:durableId="2029066206">
    <w:abstractNumId w:val="33"/>
  </w:num>
  <w:num w:numId="44" w16cid:durableId="129127965">
    <w:abstractNumId w:val="32"/>
  </w:num>
  <w:num w:numId="45" w16cid:durableId="71789630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51B60"/>
    <w:rsid w:val="00055535"/>
    <w:rsid w:val="00072727"/>
    <w:rsid w:val="000A7367"/>
    <w:rsid w:val="000C18C5"/>
    <w:rsid w:val="000C5F69"/>
    <w:rsid w:val="000D58AA"/>
    <w:rsid w:val="000F1FE3"/>
    <w:rsid w:val="00107783"/>
    <w:rsid w:val="001140B7"/>
    <w:rsid w:val="0013573B"/>
    <w:rsid w:val="001505E7"/>
    <w:rsid w:val="00170163"/>
    <w:rsid w:val="00171CB2"/>
    <w:rsid w:val="00187EB5"/>
    <w:rsid w:val="0019398F"/>
    <w:rsid w:val="00196567"/>
    <w:rsid w:val="001C6DB9"/>
    <w:rsid w:val="001C7AE9"/>
    <w:rsid w:val="001D19DD"/>
    <w:rsid w:val="001E63AC"/>
    <w:rsid w:val="001F765B"/>
    <w:rsid w:val="00216103"/>
    <w:rsid w:val="00242714"/>
    <w:rsid w:val="00243348"/>
    <w:rsid w:val="00252AD0"/>
    <w:rsid w:val="00282FD2"/>
    <w:rsid w:val="0029045E"/>
    <w:rsid w:val="002A189E"/>
    <w:rsid w:val="002A74B4"/>
    <w:rsid w:val="002B1274"/>
    <w:rsid w:val="002C1703"/>
    <w:rsid w:val="003219D4"/>
    <w:rsid w:val="00335881"/>
    <w:rsid w:val="00344DE5"/>
    <w:rsid w:val="0035056B"/>
    <w:rsid w:val="00357610"/>
    <w:rsid w:val="00364AE6"/>
    <w:rsid w:val="00386AFB"/>
    <w:rsid w:val="003939CA"/>
    <w:rsid w:val="003A5FCC"/>
    <w:rsid w:val="003C661C"/>
    <w:rsid w:val="003D421F"/>
    <w:rsid w:val="003E2149"/>
    <w:rsid w:val="003E517D"/>
    <w:rsid w:val="003F527A"/>
    <w:rsid w:val="0040157B"/>
    <w:rsid w:val="004157C5"/>
    <w:rsid w:val="00415FB3"/>
    <w:rsid w:val="00440CB4"/>
    <w:rsid w:val="004465FE"/>
    <w:rsid w:val="00446993"/>
    <w:rsid w:val="00467948"/>
    <w:rsid w:val="004734D3"/>
    <w:rsid w:val="0048413A"/>
    <w:rsid w:val="004A48E3"/>
    <w:rsid w:val="004C0989"/>
    <w:rsid w:val="004D2CA7"/>
    <w:rsid w:val="004D5C03"/>
    <w:rsid w:val="0050201D"/>
    <w:rsid w:val="00572BE9"/>
    <w:rsid w:val="0057429E"/>
    <w:rsid w:val="00582F98"/>
    <w:rsid w:val="00594391"/>
    <w:rsid w:val="005950B0"/>
    <w:rsid w:val="005A663D"/>
    <w:rsid w:val="005B57CA"/>
    <w:rsid w:val="005C527D"/>
    <w:rsid w:val="005D0EAF"/>
    <w:rsid w:val="005F39FE"/>
    <w:rsid w:val="005F4779"/>
    <w:rsid w:val="006068A5"/>
    <w:rsid w:val="006335C3"/>
    <w:rsid w:val="006338AE"/>
    <w:rsid w:val="006567DF"/>
    <w:rsid w:val="00684A05"/>
    <w:rsid w:val="006A01E1"/>
    <w:rsid w:val="006E1A43"/>
    <w:rsid w:val="006E2C43"/>
    <w:rsid w:val="006F606B"/>
    <w:rsid w:val="00735EEE"/>
    <w:rsid w:val="007504F6"/>
    <w:rsid w:val="00773817"/>
    <w:rsid w:val="00781077"/>
    <w:rsid w:val="0078158F"/>
    <w:rsid w:val="007A3CD3"/>
    <w:rsid w:val="007C35C1"/>
    <w:rsid w:val="007E3258"/>
    <w:rsid w:val="007F6B7A"/>
    <w:rsid w:val="008307F1"/>
    <w:rsid w:val="0083376D"/>
    <w:rsid w:val="00844A21"/>
    <w:rsid w:val="00851947"/>
    <w:rsid w:val="00854205"/>
    <w:rsid w:val="00861D9E"/>
    <w:rsid w:val="00867867"/>
    <w:rsid w:val="00877BCD"/>
    <w:rsid w:val="008814CE"/>
    <w:rsid w:val="008B2A3C"/>
    <w:rsid w:val="008C66D2"/>
    <w:rsid w:val="008E52C3"/>
    <w:rsid w:val="008F59C5"/>
    <w:rsid w:val="00947E4E"/>
    <w:rsid w:val="00957765"/>
    <w:rsid w:val="009A0E74"/>
    <w:rsid w:val="009A4688"/>
    <w:rsid w:val="009D5BBD"/>
    <w:rsid w:val="009D5D98"/>
    <w:rsid w:val="00A05C6A"/>
    <w:rsid w:val="00A11432"/>
    <w:rsid w:val="00A132F2"/>
    <w:rsid w:val="00A2477F"/>
    <w:rsid w:val="00A42885"/>
    <w:rsid w:val="00A430AD"/>
    <w:rsid w:val="00A64706"/>
    <w:rsid w:val="00A651FD"/>
    <w:rsid w:val="00A65C18"/>
    <w:rsid w:val="00A74736"/>
    <w:rsid w:val="00A75700"/>
    <w:rsid w:val="00A81831"/>
    <w:rsid w:val="00A83A36"/>
    <w:rsid w:val="00AD16B3"/>
    <w:rsid w:val="00AD6669"/>
    <w:rsid w:val="00AD754A"/>
    <w:rsid w:val="00AE3EA8"/>
    <w:rsid w:val="00AF67AF"/>
    <w:rsid w:val="00B20670"/>
    <w:rsid w:val="00B36A5C"/>
    <w:rsid w:val="00B408A7"/>
    <w:rsid w:val="00B47AF4"/>
    <w:rsid w:val="00B721B9"/>
    <w:rsid w:val="00B76FD2"/>
    <w:rsid w:val="00BA578B"/>
    <w:rsid w:val="00BA5FF0"/>
    <w:rsid w:val="00BB141B"/>
    <w:rsid w:val="00BB5163"/>
    <w:rsid w:val="00BC72A9"/>
    <w:rsid w:val="00BD4147"/>
    <w:rsid w:val="00BE669F"/>
    <w:rsid w:val="00BF3496"/>
    <w:rsid w:val="00BF519C"/>
    <w:rsid w:val="00BF5C4D"/>
    <w:rsid w:val="00C224E9"/>
    <w:rsid w:val="00C93F39"/>
    <w:rsid w:val="00C94978"/>
    <w:rsid w:val="00C9757B"/>
    <w:rsid w:val="00CE7A78"/>
    <w:rsid w:val="00CF24C3"/>
    <w:rsid w:val="00D1432E"/>
    <w:rsid w:val="00D20A50"/>
    <w:rsid w:val="00D55467"/>
    <w:rsid w:val="00D77D5C"/>
    <w:rsid w:val="00DC7E76"/>
    <w:rsid w:val="00DF239B"/>
    <w:rsid w:val="00DF58AA"/>
    <w:rsid w:val="00E34C60"/>
    <w:rsid w:val="00E40946"/>
    <w:rsid w:val="00E40ADF"/>
    <w:rsid w:val="00E55244"/>
    <w:rsid w:val="00E93508"/>
    <w:rsid w:val="00EA076A"/>
    <w:rsid w:val="00EB4C89"/>
    <w:rsid w:val="00EB5F44"/>
    <w:rsid w:val="00EB7E2B"/>
    <w:rsid w:val="00EF4EC7"/>
    <w:rsid w:val="00EF729F"/>
    <w:rsid w:val="00F063DA"/>
    <w:rsid w:val="00F50160"/>
    <w:rsid w:val="00F76A4C"/>
    <w:rsid w:val="00F76C11"/>
    <w:rsid w:val="00F90135"/>
    <w:rsid w:val="00F9078E"/>
    <w:rsid w:val="00FA73C8"/>
    <w:rsid w:val="00FD3A5A"/>
    <w:rsid w:val="00FE7B36"/>
    <w:rsid w:val="00FF6B96"/>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paragraph" w:styleId="Heading3">
    <w:name w:val="heading 3"/>
    <w:basedOn w:val="Normal"/>
    <w:next w:val="Normal"/>
    <w:link w:val="Heading3Char"/>
    <w:uiPriority w:val="9"/>
    <w:semiHidden/>
    <w:unhideWhenUsed/>
    <w:qFormat/>
    <w:rsid w:val="006E2C4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69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D5546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9">
    <w:name w:val="heading 9"/>
    <w:basedOn w:val="Normal"/>
    <w:next w:val="Normal"/>
    <w:link w:val="Heading9Char"/>
    <w:uiPriority w:val="9"/>
    <w:semiHidden/>
    <w:unhideWhenUsed/>
    <w:qFormat/>
    <w:rsid w:val="006E2C4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rsid w:val="005F39FE"/>
    <w:pPr>
      <w:tabs>
        <w:tab w:val="center" w:pos="4153"/>
        <w:tab w:val="right" w:pos="8306"/>
      </w:tabs>
    </w:pPr>
  </w:style>
  <w:style w:type="character" w:customStyle="1" w:styleId="HeaderChar">
    <w:name w:val="Header Char"/>
    <w:basedOn w:val="DefaultParagraphFont"/>
    <w:link w:val="Header"/>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3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Revision">
    <w:name w:val="Revision"/>
    <w:hidden/>
    <w:uiPriority w:val="99"/>
    <w:semiHidden/>
    <w:rsid w:val="00386AFB"/>
    <w:pPr>
      <w:spacing w:after="0" w:line="240" w:lineRule="auto"/>
    </w:pPr>
    <w:rPr>
      <w:rFonts w:ascii="Times New Roman" w:eastAsia="Times New Roman" w:hAnsi="Times New Roman" w:cs="Times New Roman"/>
      <w:szCs w:val="20"/>
      <w:lang w:val="en-GB"/>
    </w:rPr>
  </w:style>
  <w:style w:type="character" w:styleId="CommentReference">
    <w:name w:val="annotation reference"/>
    <w:basedOn w:val="DefaultParagraphFont"/>
    <w:semiHidden/>
    <w:unhideWhenUsed/>
    <w:rsid w:val="001E63AC"/>
    <w:rPr>
      <w:sz w:val="16"/>
      <w:szCs w:val="16"/>
    </w:rPr>
  </w:style>
  <w:style w:type="paragraph" w:styleId="CommentSubject">
    <w:name w:val="annotation subject"/>
    <w:basedOn w:val="CommentText"/>
    <w:next w:val="CommentText"/>
    <w:link w:val="CommentSubjectChar"/>
    <w:uiPriority w:val="99"/>
    <w:semiHidden/>
    <w:unhideWhenUsed/>
    <w:rsid w:val="001E63AC"/>
    <w:rPr>
      <w:b/>
      <w:bCs/>
    </w:rPr>
  </w:style>
  <w:style w:type="character" w:customStyle="1" w:styleId="CommentSubjectChar">
    <w:name w:val="Comment Subject Char"/>
    <w:basedOn w:val="CommentTextChar"/>
    <w:link w:val="CommentSubject"/>
    <w:uiPriority w:val="99"/>
    <w:semiHidden/>
    <w:rsid w:val="001E63AC"/>
    <w:rPr>
      <w:rFonts w:ascii="Times New Roman" w:eastAsia="Times New Roman" w:hAnsi="Times New Roman" w:cs="Times New Roman"/>
      <w:b/>
      <w:bCs/>
      <w:szCs w:val="20"/>
      <w:lang w:val="en-GB"/>
    </w:rPr>
  </w:style>
  <w:style w:type="character" w:customStyle="1" w:styleId="Heading7Char">
    <w:name w:val="Heading 7 Char"/>
    <w:basedOn w:val="DefaultParagraphFont"/>
    <w:link w:val="Heading7"/>
    <w:uiPriority w:val="9"/>
    <w:semiHidden/>
    <w:rsid w:val="00D55467"/>
    <w:rPr>
      <w:rFonts w:asciiTheme="majorHAnsi" w:eastAsiaTheme="majorEastAsia" w:hAnsiTheme="majorHAnsi" w:cstheme="majorBidi"/>
      <w:i/>
      <w:iCs/>
      <w:color w:val="1F3763" w:themeColor="accent1" w:themeShade="7F"/>
      <w:szCs w:val="20"/>
      <w:lang w:val="en-GB"/>
    </w:rPr>
  </w:style>
  <w:style w:type="character" w:customStyle="1" w:styleId="Heading4Char">
    <w:name w:val="Heading 4 Char"/>
    <w:basedOn w:val="DefaultParagraphFont"/>
    <w:link w:val="Heading4"/>
    <w:uiPriority w:val="9"/>
    <w:semiHidden/>
    <w:rsid w:val="00BE669F"/>
    <w:rPr>
      <w:rFonts w:asciiTheme="majorHAnsi" w:eastAsiaTheme="majorEastAsia" w:hAnsiTheme="majorHAnsi" w:cstheme="majorBidi"/>
      <w:i/>
      <w:iCs/>
      <w:color w:val="2F5496" w:themeColor="accent1" w:themeShade="BF"/>
      <w:szCs w:val="20"/>
      <w:lang w:val="en-GB"/>
    </w:rPr>
  </w:style>
  <w:style w:type="paragraph" w:styleId="List3">
    <w:name w:val="List 3"/>
    <w:basedOn w:val="Normal"/>
    <w:rsid w:val="00BE669F"/>
    <w:pPr>
      <w:ind w:left="1080" w:hanging="360"/>
    </w:pPr>
    <w:rPr>
      <w:rFonts w:cs="Angsana New"/>
      <w:lang w:val="en-US" w:eastAsia="en-GB" w:bidi="th-TH"/>
    </w:rPr>
  </w:style>
  <w:style w:type="character" w:customStyle="1" w:styleId="Heading3Char">
    <w:name w:val="Heading 3 Char"/>
    <w:basedOn w:val="DefaultParagraphFont"/>
    <w:link w:val="Heading3"/>
    <w:uiPriority w:val="9"/>
    <w:semiHidden/>
    <w:rsid w:val="006E2C43"/>
    <w:rPr>
      <w:rFonts w:asciiTheme="majorHAnsi" w:eastAsiaTheme="majorEastAsia" w:hAnsiTheme="majorHAnsi" w:cstheme="majorBidi"/>
      <w:color w:val="1F3763" w:themeColor="accent1" w:themeShade="7F"/>
      <w:sz w:val="24"/>
      <w:szCs w:val="24"/>
      <w:lang w:val="en-GB"/>
    </w:rPr>
  </w:style>
  <w:style w:type="character" w:customStyle="1" w:styleId="Heading9Char">
    <w:name w:val="Heading 9 Char"/>
    <w:basedOn w:val="DefaultParagraphFont"/>
    <w:link w:val="Heading9"/>
    <w:uiPriority w:val="9"/>
    <w:semiHidden/>
    <w:rsid w:val="006E2C43"/>
    <w:rPr>
      <w:rFonts w:asciiTheme="majorHAnsi" w:eastAsiaTheme="majorEastAsia" w:hAnsiTheme="majorHAnsi" w:cstheme="majorBidi"/>
      <w:i/>
      <w:iCs/>
      <w:color w:val="272727" w:themeColor="text1" w:themeTint="D8"/>
      <w:sz w:val="21"/>
      <w:szCs w:val="21"/>
      <w:lang w:val="en-GB"/>
    </w:rPr>
  </w:style>
  <w:style w:type="paragraph" w:styleId="List4">
    <w:name w:val="List 4"/>
    <w:basedOn w:val="Normal"/>
    <w:uiPriority w:val="99"/>
    <w:semiHidden/>
    <w:unhideWhenUsed/>
    <w:rsid w:val="006E2C43"/>
    <w:pPr>
      <w:ind w:left="1440" w:hanging="360"/>
      <w:contextualSpacing/>
    </w:pPr>
  </w:style>
  <w:style w:type="paragraph" w:styleId="ListContinue4">
    <w:name w:val="List Continue 4"/>
    <w:basedOn w:val="Normal"/>
    <w:uiPriority w:val="99"/>
    <w:semiHidden/>
    <w:unhideWhenUsed/>
    <w:rsid w:val="006E2C43"/>
    <w:pPr>
      <w:spacing w:after="120"/>
      <w:ind w:left="1440"/>
      <w:contextualSpacing/>
    </w:pPr>
  </w:style>
  <w:style w:type="paragraph" w:styleId="List5">
    <w:name w:val="List 5"/>
    <w:basedOn w:val="Normal"/>
    <w:uiPriority w:val="99"/>
    <w:semiHidden/>
    <w:unhideWhenUsed/>
    <w:rsid w:val="006E2C43"/>
    <w:pPr>
      <w:ind w:left="1800" w:hanging="360"/>
      <w:contextualSpacing/>
    </w:pPr>
  </w:style>
  <w:style w:type="paragraph" w:styleId="List2">
    <w:name w:val="List 2"/>
    <w:basedOn w:val="Normal"/>
    <w:uiPriority w:val="99"/>
    <w:semiHidden/>
    <w:unhideWhenUsed/>
    <w:rsid w:val="006E2C43"/>
    <w:pPr>
      <w:ind w:left="720" w:hanging="360"/>
      <w:contextualSpacing/>
    </w:pPr>
  </w:style>
  <w:style w:type="paragraph" w:customStyle="1" w:styleId="NormalIndent1">
    <w:name w:val="Normal Indent1"/>
    <w:basedOn w:val="Normal"/>
    <w:rsid w:val="006E2C43"/>
    <w:pPr>
      <w:tabs>
        <w:tab w:val="left" w:pos="2340"/>
      </w:tabs>
      <w:spacing w:after="240"/>
      <w:ind w:left="720" w:hanging="567"/>
      <w:jc w:val="both"/>
    </w:pPr>
    <w:rPr>
      <w:lang w:eastAsia="en-GB"/>
    </w:rPr>
  </w:style>
  <w:style w:type="paragraph" w:styleId="BodyText3">
    <w:name w:val="Body Text 3"/>
    <w:basedOn w:val="Normal"/>
    <w:link w:val="BodyText3Char"/>
    <w:rsid w:val="006E2C43"/>
    <w:pPr>
      <w:tabs>
        <w:tab w:val="left" w:pos="2340"/>
      </w:tabs>
      <w:spacing w:after="120"/>
      <w:ind w:left="567" w:hanging="567"/>
      <w:jc w:val="both"/>
    </w:pPr>
    <w:rPr>
      <w:sz w:val="16"/>
      <w:szCs w:val="16"/>
      <w:lang w:eastAsia="en-GB"/>
    </w:rPr>
  </w:style>
  <w:style w:type="character" w:customStyle="1" w:styleId="BodyText3Char">
    <w:name w:val="Body Text 3 Char"/>
    <w:basedOn w:val="DefaultParagraphFont"/>
    <w:link w:val="BodyText3"/>
    <w:rsid w:val="006E2C43"/>
    <w:rPr>
      <w:rFonts w:ascii="Times New Roman" w:eastAsia="Times New Roman" w:hAnsi="Times New Roman" w:cs="Times New Roman"/>
      <w:sz w:val="16"/>
      <w:szCs w:val="16"/>
      <w:lang w:val="en-GB" w:eastAsia="en-GB"/>
    </w:rPr>
  </w:style>
  <w:style w:type="paragraph" w:styleId="BodyText2">
    <w:name w:val="Body Text 2"/>
    <w:basedOn w:val="Normal"/>
    <w:link w:val="BodyText2Char"/>
    <w:rsid w:val="006E2C43"/>
    <w:pPr>
      <w:tabs>
        <w:tab w:val="left" w:pos="2340"/>
      </w:tabs>
      <w:spacing w:after="120" w:line="480" w:lineRule="auto"/>
      <w:ind w:left="567" w:hanging="567"/>
      <w:jc w:val="both"/>
    </w:pPr>
    <w:rPr>
      <w:lang w:eastAsia="en-GB"/>
    </w:rPr>
  </w:style>
  <w:style w:type="character" w:customStyle="1" w:styleId="BodyText2Char">
    <w:name w:val="Body Text 2 Char"/>
    <w:basedOn w:val="DefaultParagraphFont"/>
    <w:link w:val="BodyText2"/>
    <w:rsid w:val="006E2C43"/>
    <w:rPr>
      <w:rFonts w:ascii="Times New Roman" w:eastAsia="Times New Roman" w:hAnsi="Times New Roman" w:cs="Times New Roman"/>
      <w:szCs w:val="20"/>
      <w:lang w:val="en-GB" w:eastAsia="en-GB"/>
    </w:rPr>
  </w:style>
  <w:style w:type="paragraph" w:styleId="MessageHeader">
    <w:name w:val="Message Header"/>
    <w:basedOn w:val="Normal"/>
    <w:link w:val="MessageHeaderChar"/>
    <w:rsid w:val="006E2C43"/>
    <w:pPr>
      <w:ind w:left="1080" w:hanging="1080"/>
    </w:pPr>
    <w:rPr>
      <w:rFonts w:ascii="Arial" w:hAnsi="Arial" w:cs="Angsana New"/>
      <w:sz w:val="24"/>
      <w:szCs w:val="24"/>
      <w:lang w:val="en-US" w:eastAsia="en-GB" w:bidi="th-TH"/>
    </w:rPr>
  </w:style>
  <w:style w:type="character" w:customStyle="1" w:styleId="MessageHeaderChar">
    <w:name w:val="Message Header Char"/>
    <w:basedOn w:val="DefaultParagraphFont"/>
    <w:link w:val="MessageHeader"/>
    <w:rsid w:val="006E2C43"/>
    <w:rPr>
      <w:rFonts w:ascii="Arial" w:eastAsia="Times New Roman" w:hAnsi="Arial" w:cs="Angsana New"/>
      <w:sz w:val="24"/>
      <w:szCs w:val="24"/>
      <w:lang w:eastAsia="en-GB" w:bidi="th-TH"/>
    </w:rPr>
  </w:style>
  <w:style w:type="paragraph" w:styleId="ListBullet2">
    <w:name w:val="List Bullet 2"/>
    <w:basedOn w:val="Normal"/>
    <w:rsid w:val="006E2C43"/>
    <w:pPr>
      <w:ind w:left="720" w:hanging="360"/>
    </w:pPr>
    <w:rPr>
      <w:rFonts w:cs="Angsana New"/>
      <w:lang w:val="en-US" w:eastAsia="en-GB"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microsoft.com/office/2011/relationships/commentsExtended" Target="commentsExtended.xml"/><Relationship Id="rId18" Type="http://schemas.openxmlformats.org/officeDocument/2006/relationships/hyperlink" Target="mailto:PaymentDelayComplaint@OMANLNG.CO.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mailto:AccountsPayable@Omanlng.co.om"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mailto:AccountsPayable@Omanlng.co.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services.omanlng.co.om/" TargetMode="External"/><Relationship Id="rId20" Type="http://schemas.openxmlformats.org/officeDocument/2006/relationships/hyperlink" Target="https://iservices.omanlng.co.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mailto:AccountsPayable@Omanlng.co.om" TargetMode="External"/><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hyperlink" Target="mailto:AccountsPayable@Omanlng.co.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hyperlink" Target="mailto:PaymentDelayComplaint@OMANLNG.CO.OM" TargetMode="External"/><Relationship Id="rId27" Type="http://schemas.openxmlformats.org/officeDocument/2006/relationships/footer" Target="foot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
      <w:docPartPr>
        <w:name w:val="1B51BE4ECC374941A73BEBDB250C7639"/>
        <w:category>
          <w:name w:val="General"/>
          <w:gallery w:val="placeholder"/>
        </w:category>
        <w:types>
          <w:type w:val="bbPlcHdr"/>
        </w:types>
        <w:behaviors>
          <w:behavior w:val="content"/>
        </w:behaviors>
        <w:guid w:val="{FEF5D280-D325-4567-8AA2-A92253877FBC}"/>
      </w:docPartPr>
      <w:docPartBody>
        <w:p w:rsidR="002D161C" w:rsidRDefault="002129BC" w:rsidP="002129BC">
          <w:pPr>
            <w:pStyle w:val="1B51BE4ECC374941A73BEBDB250C7639"/>
          </w:pPr>
          <w:r w:rsidRPr="004340DD">
            <w:rPr>
              <w:rStyle w:val="PlaceholderText"/>
            </w:rPr>
            <w:t>[Title]</w:t>
          </w:r>
        </w:p>
      </w:docPartBody>
    </w:docPart>
    <w:docPart>
      <w:docPartPr>
        <w:name w:val="9C1C6D8D0DE1498D9DAEDA8E17A7C174"/>
        <w:category>
          <w:name w:val="General"/>
          <w:gallery w:val="placeholder"/>
        </w:category>
        <w:types>
          <w:type w:val="bbPlcHdr"/>
        </w:types>
        <w:behaviors>
          <w:behavior w:val="content"/>
        </w:behaviors>
        <w:guid w:val="{4D433BFA-49D8-41F6-85D5-495EDBC2FD3C}"/>
      </w:docPartPr>
      <w:docPartBody>
        <w:p w:rsidR="002D161C" w:rsidRDefault="002129BC" w:rsidP="002129BC">
          <w:pPr>
            <w:pStyle w:val="9C1C6D8D0DE1498D9DAEDA8E17A7C174"/>
          </w:pPr>
          <w:r w:rsidRPr="004340DD">
            <w:rPr>
              <w:rStyle w:val="PlaceholderText"/>
            </w:rPr>
            <w:t>[Subject]</w:t>
          </w:r>
        </w:p>
      </w:docPartBody>
    </w:docPart>
    <w:docPart>
      <w:docPartPr>
        <w:name w:val="2E2E799F9D444C1CA57E6AC935E39805"/>
        <w:category>
          <w:name w:val="General"/>
          <w:gallery w:val="placeholder"/>
        </w:category>
        <w:types>
          <w:type w:val="bbPlcHdr"/>
        </w:types>
        <w:behaviors>
          <w:behavior w:val="content"/>
        </w:behaviors>
        <w:guid w:val="{0CC3A161-760C-47C9-AB00-2D507CAB4E9A}"/>
      </w:docPartPr>
      <w:docPartBody>
        <w:p w:rsidR="002D161C" w:rsidRDefault="002129BC" w:rsidP="002129BC">
          <w:pPr>
            <w:pStyle w:val="2E2E799F9D444C1CA57E6AC935E39805"/>
          </w:pPr>
          <w:r w:rsidRPr="004340DD">
            <w:rPr>
              <w:rStyle w:val="PlaceholderText"/>
            </w:rPr>
            <w:t>[Subject]</w:t>
          </w:r>
        </w:p>
      </w:docPartBody>
    </w:docPart>
    <w:docPart>
      <w:docPartPr>
        <w:name w:val="C6D3DE828B4041FC92DDF4B8A4EF0309"/>
        <w:category>
          <w:name w:val="General"/>
          <w:gallery w:val="placeholder"/>
        </w:category>
        <w:types>
          <w:type w:val="bbPlcHdr"/>
        </w:types>
        <w:behaviors>
          <w:behavior w:val="content"/>
        </w:behaviors>
        <w:guid w:val="{5DB8D35D-6D47-4690-BB94-48938F714B6A}"/>
      </w:docPartPr>
      <w:docPartBody>
        <w:p w:rsidR="002D161C" w:rsidRDefault="002129BC" w:rsidP="002129BC">
          <w:pPr>
            <w:pStyle w:val="C6D3DE828B4041FC92DDF4B8A4EF0309"/>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107783"/>
    <w:rsid w:val="002129BC"/>
    <w:rsid w:val="00286696"/>
    <w:rsid w:val="002C1703"/>
    <w:rsid w:val="002D161C"/>
    <w:rsid w:val="00307758"/>
    <w:rsid w:val="003219D4"/>
    <w:rsid w:val="00327EC7"/>
    <w:rsid w:val="004465FE"/>
    <w:rsid w:val="006E1A43"/>
    <w:rsid w:val="00773817"/>
    <w:rsid w:val="00823E53"/>
    <w:rsid w:val="00854205"/>
    <w:rsid w:val="008B5E75"/>
    <w:rsid w:val="008F486A"/>
    <w:rsid w:val="00B21C0B"/>
    <w:rsid w:val="00BF5C4D"/>
    <w:rsid w:val="00C71F4F"/>
    <w:rsid w:val="00E9698A"/>
    <w:rsid w:val="00ED6E9A"/>
    <w:rsid w:val="00EE672D"/>
    <w:rsid w:val="00F901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29BC"/>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 w:type="paragraph" w:customStyle="1" w:styleId="1B51BE4ECC374941A73BEBDB250C7639">
    <w:name w:val="1B51BE4ECC374941A73BEBDB250C7639"/>
    <w:rsid w:val="002129BC"/>
    <w:pPr>
      <w:spacing w:line="278" w:lineRule="auto"/>
    </w:pPr>
    <w:rPr>
      <w:kern w:val="2"/>
      <w:sz w:val="24"/>
      <w:szCs w:val="24"/>
      <w14:ligatures w14:val="standardContextual"/>
    </w:rPr>
  </w:style>
  <w:style w:type="paragraph" w:customStyle="1" w:styleId="9C1C6D8D0DE1498D9DAEDA8E17A7C174">
    <w:name w:val="9C1C6D8D0DE1498D9DAEDA8E17A7C174"/>
    <w:rsid w:val="002129BC"/>
    <w:pPr>
      <w:spacing w:line="278" w:lineRule="auto"/>
    </w:pPr>
    <w:rPr>
      <w:kern w:val="2"/>
      <w:sz w:val="24"/>
      <w:szCs w:val="24"/>
      <w14:ligatures w14:val="standardContextual"/>
    </w:rPr>
  </w:style>
  <w:style w:type="paragraph" w:customStyle="1" w:styleId="2E2E799F9D444C1CA57E6AC935E39805">
    <w:name w:val="2E2E799F9D444C1CA57E6AC935E39805"/>
    <w:rsid w:val="002129BC"/>
    <w:pPr>
      <w:spacing w:line="278" w:lineRule="auto"/>
    </w:pPr>
    <w:rPr>
      <w:kern w:val="2"/>
      <w:sz w:val="24"/>
      <w:szCs w:val="24"/>
      <w14:ligatures w14:val="standardContextual"/>
    </w:rPr>
  </w:style>
  <w:style w:type="paragraph" w:customStyle="1" w:styleId="C6D3DE828B4041FC92DDF4B8A4EF0309">
    <w:name w:val="C6D3DE828B4041FC92DDF4B8A4EF0309"/>
    <w:rsid w:val="002129B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13</Pages>
  <Words>3846</Words>
  <Characters>21503</Characters>
  <Application>Microsoft Office Word</Application>
  <DocSecurity>0</DocSecurity>
  <Lines>500</Lines>
  <Paragraphs>275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Contract Title</vt:lpstr>
      <vt:lpstr/>
      <vt:lpstr/>
      <vt:lpstr/>
      <vt:lpstr/>
    </vt:vector>
  </TitlesOfParts>
  <Manager>Contract Engineer Name</Manager>
  <Company/>
  <LinksUpToDate>false</LinksUpToDate>
  <CharactersWithSpaces>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161</cp:revision>
  <dcterms:created xsi:type="dcterms:W3CDTF">2026-03-04T10:34:00Z</dcterms:created>
  <dcterms:modified xsi:type="dcterms:W3CDTF">2026-04-28T04:22:00Z</dcterms:modified>
</cp:coreProperties>
</file>