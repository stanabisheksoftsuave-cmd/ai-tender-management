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9" w:type="dxa"/>
        <w:tblInd w:w="391" w:type="dxa"/>
        <w:tblBorders>
          <w:bottom w:val="single" w:sz="6" w:space="0" w:color="auto"/>
        </w:tblBorders>
        <w:tblLayout w:type="fixed"/>
        <w:tblLook w:val="0000" w:firstRow="0" w:lastRow="0" w:firstColumn="0" w:lastColumn="0" w:noHBand="0" w:noVBand="0"/>
      </w:tblPr>
      <w:tblGrid>
        <w:gridCol w:w="1427"/>
        <w:gridCol w:w="7512"/>
      </w:tblGrid>
      <w:tr w:rsidR="004425AD" w:rsidRPr="005F252C" w14:paraId="07AF3E38" w14:textId="77777777" w:rsidTr="009764B6">
        <w:trPr>
          <w:cantSplit/>
        </w:trPr>
        <w:tc>
          <w:tcPr>
            <w:tcW w:w="1427" w:type="dxa"/>
          </w:tcPr>
          <w:p w14:paraId="17DDD074" w14:textId="77777777" w:rsidR="004425AD" w:rsidRPr="005F252C" w:rsidRDefault="00000000">
            <w:pPr>
              <w:pPrChange w:id="0" w:author="Al Oraimi, Ahmed Mubarak OLNG-ICV/T2" w:date="2026-03-28T04:33:00Z" w16du:dateUtc="2026-03-28T00:33:00Z">
                <w:pPr>
                  <w:tabs>
                    <w:tab w:val="left" w:pos="3960"/>
                    <w:tab w:val="left" w:pos="6300"/>
                    <w:tab w:val="left" w:pos="8640"/>
                  </w:tabs>
                  <w:spacing w:before="240" w:after="120"/>
                  <w:ind w:right="-108"/>
                  <w:jc w:val="center"/>
                </w:pPr>
              </w:pPrChange>
            </w:pPr>
            <w:bookmarkStart w:id="1" w:name="_Hlk225773589"/>
            <w:r>
              <w:pict w14:anchorId="15E09F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15pt;height:54.15pt" fillcolor="window">
                  <v:imagedata r:id="rId13" o:title=""/>
                </v:shape>
              </w:pict>
            </w:r>
          </w:p>
        </w:tc>
        <w:bookmarkStart w:id="2" w:name="_MON_1835338612"/>
        <w:bookmarkEnd w:id="2"/>
        <w:tc>
          <w:tcPr>
            <w:tcW w:w="7512" w:type="dxa"/>
          </w:tcPr>
          <w:p w14:paraId="3392B1C1" w14:textId="77777777" w:rsidR="004425AD" w:rsidRPr="005F252C" w:rsidRDefault="004425AD" w:rsidP="009764B6">
            <w:pPr>
              <w:tabs>
                <w:tab w:val="left" w:pos="3960"/>
                <w:tab w:val="left" w:pos="6300"/>
                <w:tab w:val="left" w:pos="8460"/>
                <w:tab w:val="left" w:pos="8640"/>
              </w:tabs>
              <w:ind w:right="-7"/>
              <w:jc w:val="center"/>
            </w:pPr>
            <w:r w:rsidRPr="005F252C">
              <w:object w:dxaOrig="8640" w:dyaOrig="996" w14:anchorId="6562BC47">
                <v:shape id="_x0000_i1026" type="#_x0000_t75" style="width:255.15pt;height:38pt" o:ole="" fillcolor="window">
                  <v:imagedata r:id="rId14" o:title=""/>
                </v:shape>
                <o:OLEObject Type="Embed" ProgID="Word.Picture.8" ShapeID="_x0000_i1026" DrawAspect="Content" ObjectID="_1838787186" r:id="rId15"/>
              </w:object>
            </w:r>
          </w:p>
          <w:p w14:paraId="1DBA1B1F" w14:textId="6B670972" w:rsidR="004425AD" w:rsidRPr="005F252C" w:rsidRDefault="004425AD" w:rsidP="009764B6">
            <w:pPr>
              <w:tabs>
                <w:tab w:val="left" w:pos="3960"/>
                <w:tab w:val="left" w:pos="6300"/>
                <w:tab w:val="left" w:pos="8460"/>
                <w:tab w:val="left" w:pos="8640"/>
              </w:tabs>
              <w:ind w:right="-7"/>
              <w:jc w:val="center"/>
              <w:rPr>
                <w:b/>
                <w:sz w:val="28"/>
              </w:rPr>
            </w:pPr>
            <w:smartTag w:uri="urn:schemas-microsoft-com:office:smarttags" w:element="country-region">
              <w:smartTag w:uri="urn:schemas-microsoft-com:office:smarttags" w:element="place">
                <w:r w:rsidRPr="005F252C">
                  <w:rPr>
                    <w:b/>
                    <w:sz w:val="28"/>
                  </w:rPr>
                  <w:t>Oman</w:t>
                </w:r>
              </w:smartTag>
            </w:smartTag>
            <w:r w:rsidRPr="005F252C">
              <w:rPr>
                <w:b/>
                <w:sz w:val="28"/>
              </w:rPr>
              <w:t xml:space="preserve"> LNG LLC </w:t>
            </w:r>
            <w:del w:id="3" w:author="Al Hashmi, Ahmed OLNG-ICV/1" w:date="2026-03-18T11:33:00Z" w16du:dateUtc="2026-03-18T07:33:00Z">
              <w:r w:rsidRPr="005F252C" w:rsidDel="006B0D06">
                <w:rPr>
                  <w:b/>
                  <w:sz w:val="28"/>
                </w:rPr>
                <w:delText>Qalhat</w:delText>
              </w:r>
            </w:del>
          </w:p>
        </w:tc>
      </w:tr>
    </w:tbl>
    <w:p w14:paraId="4B5DB209" w14:textId="77777777" w:rsidR="00B506B6" w:rsidRPr="005F252C" w:rsidRDefault="00B506B6" w:rsidP="004425AD">
      <w:pPr>
        <w:rPr>
          <w:ins w:id="4" w:author="Al Riyami, Azza OLNG-SCC/12" w:date="2026-03-30T14:13:00Z" w16du:dateUtc="2026-03-30T10:13:00Z"/>
          <w:b/>
          <w:sz w:val="24"/>
          <w:u w:val="single"/>
        </w:rPr>
      </w:pPr>
    </w:p>
    <w:p w14:paraId="224B785D" w14:textId="77777777" w:rsidR="00DE1E90" w:rsidRPr="005F252C" w:rsidRDefault="00DE1E90" w:rsidP="004425AD">
      <w:pPr>
        <w:rPr>
          <w:ins w:id="5" w:author="Al Riyami, Azza OLNG-SCC/12" w:date="2026-03-30T14:13:00Z" w16du:dateUtc="2026-03-30T10:13:00Z"/>
          <w:b/>
          <w:sz w:val="24"/>
          <w:u w:val="single"/>
        </w:rPr>
      </w:pPr>
    </w:p>
    <w:p w14:paraId="53C8EB7B" w14:textId="77777777" w:rsidR="00DE1E90" w:rsidRPr="005F252C" w:rsidRDefault="00DE1E90" w:rsidP="004425AD">
      <w:pPr>
        <w:rPr>
          <w:ins w:id="6" w:author="Al Riyami, Azza OLNG-SCC/12" w:date="2026-03-30T14:13:00Z" w16du:dateUtc="2026-03-30T10:13:00Z"/>
          <w:b/>
          <w:sz w:val="24"/>
          <w:u w:val="single"/>
        </w:rPr>
      </w:pPr>
    </w:p>
    <w:p w14:paraId="6DA47BBC" w14:textId="77777777" w:rsidR="00DE1E90" w:rsidRPr="005F252C" w:rsidRDefault="00DE1E90" w:rsidP="004425AD">
      <w:pPr>
        <w:rPr>
          <w:b/>
          <w:sz w:val="24"/>
          <w:u w:val="single"/>
        </w:rPr>
      </w:pPr>
    </w:p>
    <w:p w14:paraId="0AD5D3FB" w14:textId="77777777" w:rsidR="004177C2" w:rsidRPr="005F252C" w:rsidRDefault="004177C2" w:rsidP="004177C2">
      <w:pPr>
        <w:rPr>
          <w:ins w:id="7" w:author="Al Riyami, Azza OLNG-SCC/12" w:date="2026-03-30T14:09:00Z" w16du:dateUtc="2026-03-30T10:09:00Z"/>
          <w:b/>
          <w:sz w:val="40"/>
          <w:szCs w:val="40"/>
          <w:u w:val="single"/>
        </w:rPr>
      </w:pPr>
    </w:p>
    <w:customXmlInsRangeStart w:id="8" w:author="Al Riyami, Azza OLNG-SCC/12" w:date="2026-03-30T14:09:00Z"/>
    <w:sdt>
      <w:sdtPr>
        <w:rPr>
          <w:rFonts w:eastAsia="Times New Roman" w:cs="Times New Roman"/>
          <w:b/>
          <w:bCs/>
          <w:smallCaps/>
          <w:color w:val="008000"/>
          <w:kern w:val="0"/>
          <w:sz w:val="56"/>
          <w:szCs w:val="56"/>
          <w:highlight w:val="yellow"/>
          <w:lang w:val="en-GB"/>
          <w14:ligatures w14:val="none"/>
        </w:rPr>
        <w:alias w:val="Title"/>
        <w:tag w:val=""/>
        <w:id w:val="-914163756"/>
        <w:placeholder>
          <w:docPart w:val="C90ECD5DA0D9495B875A7C64B10B6E81"/>
        </w:placeholder>
        <w:dataBinding w:prefixMappings="xmlns:ns0='http://purl.org/dc/elements/1.1/' xmlns:ns1='http://schemas.openxmlformats.org/package/2006/metadata/core-properties' " w:xpath="/ns1:coreProperties[1]/ns0:title[1]" w:storeItemID="{6C3C8BC8-F283-45AE-878A-BAB7291924A1}"/>
        <w:text/>
      </w:sdtPr>
      <w:sdtContent>
        <w:customXmlInsRangeEnd w:id="8"/>
        <w:p w14:paraId="4831F124" w14:textId="77285676" w:rsidR="004177C2" w:rsidRPr="005F252C" w:rsidRDefault="004177C2" w:rsidP="004177C2">
          <w:pPr>
            <w:jc w:val="center"/>
            <w:rPr>
              <w:ins w:id="9" w:author="Al Riyami, Azza OLNG-SCC/12" w:date="2026-03-30T14:09:00Z" w16du:dateUtc="2026-03-30T10:09:00Z"/>
              <w:b/>
              <w:bCs/>
              <w:smallCaps/>
              <w:color w:val="008000"/>
              <w:sz w:val="56"/>
              <w:szCs w:val="56"/>
              <w:highlight w:val="yellow"/>
            </w:rPr>
          </w:pPr>
          <w:ins w:id="10" w:author="Al Riyami, Azza OLNG-SCC/12" w:date="2026-03-30T14:10:00Z" w16du:dateUtc="2026-03-30T10:10:00Z">
            <w:r w:rsidRPr="005F252C">
              <w:rPr>
                <w:rFonts w:eastAsia="Times New Roman" w:cs="Times New Roman"/>
                <w:b/>
                <w:bCs/>
                <w:smallCaps/>
                <w:color w:val="008000"/>
                <w:kern w:val="0"/>
                <w:sz w:val="56"/>
                <w:szCs w:val="56"/>
                <w:highlight w:val="yellow"/>
                <w:lang w:val="en-GB"/>
                <w14:ligatures w14:val="none"/>
              </w:rPr>
              <w:t>CONTRACT TITLE</w:t>
            </w:r>
          </w:ins>
        </w:p>
        <w:customXmlInsRangeStart w:id="11" w:author="Al Riyami, Azza OLNG-SCC/12" w:date="2026-03-30T14:09:00Z"/>
      </w:sdtContent>
    </w:sdt>
    <w:customXmlInsRangeEnd w:id="11"/>
    <w:p w14:paraId="3EFCCB51" w14:textId="0AC9BD56" w:rsidR="004177C2" w:rsidRPr="005F252C" w:rsidRDefault="004177C2" w:rsidP="004177C2">
      <w:pPr>
        <w:jc w:val="center"/>
        <w:rPr>
          <w:ins w:id="12" w:author="Al Riyami, Azza OLNG-SCC/12" w:date="2026-03-30T14:09:00Z" w16du:dateUtc="2026-03-30T10:09:00Z"/>
          <w:b/>
          <w:sz w:val="40"/>
          <w:szCs w:val="40"/>
          <w:u w:val="single"/>
        </w:rPr>
      </w:pPr>
    </w:p>
    <w:p w14:paraId="0310C915" w14:textId="77777777" w:rsidR="004177C2" w:rsidRPr="005F252C" w:rsidRDefault="004177C2" w:rsidP="004177C2">
      <w:pPr>
        <w:jc w:val="center"/>
        <w:rPr>
          <w:ins w:id="13" w:author="Al Riyami, Azza OLNG-SCC/12" w:date="2026-03-30T14:09:00Z" w16du:dateUtc="2026-03-30T10:09:00Z"/>
          <w:b/>
          <w:sz w:val="40"/>
          <w:szCs w:val="40"/>
          <w:u w:val="single"/>
        </w:rPr>
      </w:pPr>
    </w:p>
    <w:p w14:paraId="35FED843" w14:textId="77777777" w:rsidR="004177C2" w:rsidRPr="005F252C" w:rsidRDefault="004177C2" w:rsidP="004177C2">
      <w:pPr>
        <w:jc w:val="center"/>
        <w:rPr>
          <w:ins w:id="14" w:author="Al Riyami, Azza OLNG-SCC/12" w:date="2026-03-30T14:09:00Z" w16du:dateUtc="2026-03-30T10:09:00Z"/>
          <w:b/>
          <w:sz w:val="40"/>
          <w:szCs w:val="40"/>
          <w:u w:val="single"/>
        </w:rPr>
      </w:pPr>
    </w:p>
    <w:p w14:paraId="0CBB4D93" w14:textId="77777777" w:rsidR="004177C2" w:rsidRPr="005F252C" w:rsidRDefault="004177C2" w:rsidP="004177C2">
      <w:pPr>
        <w:jc w:val="center"/>
        <w:rPr>
          <w:ins w:id="15" w:author="Al Riyami, Azza OLNG-SCC/12" w:date="2026-03-30T14:09:00Z" w16du:dateUtc="2026-03-30T10:09:00Z"/>
          <w:b/>
          <w:sz w:val="44"/>
          <w:szCs w:val="44"/>
          <w:u w:val="single"/>
        </w:rPr>
      </w:pPr>
      <w:ins w:id="16" w:author="Al Riyami, Azza OLNG-SCC/12" w:date="2026-03-30T14:09:00Z" w16du:dateUtc="2026-03-30T10:09:00Z">
        <w:r w:rsidRPr="005F252C">
          <w:rPr>
            <w:b/>
            <w:sz w:val="44"/>
            <w:szCs w:val="44"/>
            <w:u w:val="single"/>
          </w:rPr>
          <w:t>SECTION H</w:t>
        </w:r>
      </w:ins>
    </w:p>
    <w:p w14:paraId="089BB29C" w14:textId="77777777" w:rsidR="004177C2" w:rsidRPr="005F252C" w:rsidRDefault="004177C2" w:rsidP="004177C2">
      <w:pPr>
        <w:jc w:val="center"/>
        <w:rPr>
          <w:ins w:id="17" w:author="Al Riyami, Azza OLNG-SCC/12" w:date="2026-03-30T14:09:00Z" w16du:dateUtc="2026-03-30T10:09:00Z"/>
          <w:b/>
          <w:color w:val="0000FF"/>
          <w:sz w:val="40"/>
        </w:rPr>
      </w:pPr>
      <w:ins w:id="18" w:author="Al Riyami, Azza OLNG-SCC/12" w:date="2026-03-30T14:09:00Z" w16du:dateUtc="2026-03-30T10:09:00Z">
        <w:r w:rsidRPr="005F252C">
          <w:rPr>
            <w:b/>
            <w:sz w:val="44"/>
            <w:szCs w:val="44"/>
            <w:u w:val="single"/>
          </w:rPr>
          <w:t>IN COUNTRY VALUE REQUIREMENTS</w:t>
        </w:r>
      </w:ins>
    </w:p>
    <w:p w14:paraId="581FB29C" w14:textId="77777777" w:rsidR="004177C2" w:rsidRPr="005F252C" w:rsidRDefault="004177C2" w:rsidP="004177C2">
      <w:pPr>
        <w:rPr>
          <w:ins w:id="19" w:author="Al Riyami, Azza OLNG-SCC/12" w:date="2026-03-30T14:09:00Z" w16du:dateUtc="2026-03-30T10:09:00Z"/>
          <w:b/>
          <w:color w:val="0000FF"/>
          <w:sz w:val="40"/>
        </w:rPr>
      </w:pPr>
    </w:p>
    <w:p w14:paraId="60C3631D" w14:textId="77777777" w:rsidR="004177C2" w:rsidRPr="005F252C" w:rsidRDefault="004177C2" w:rsidP="004177C2">
      <w:pPr>
        <w:jc w:val="center"/>
        <w:rPr>
          <w:ins w:id="20" w:author="Al Riyami, Azza OLNG-SCC/12" w:date="2026-03-30T14:09:00Z" w16du:dateUtc="2026-03-30T10:09:00Z"/>
          <w:b/>
          <w:color w:val="0000FF"/>
          <w:sz w:val="40"/>
        </w:rPr>
      </w:pPr>
    </w:p>
    <w:p w14:paraId="42BE46E5" w14:textId="77777777" w:rsidR="004177C2" w:rsidRPr="005F252C" w:rsidRDefault="004177C2" w:rsidP="004177C2">
      <w:pPr>
        <w:rPr>
          <w:ins w:id="21" w:author="Al Riyami, Azza OLNG-SCC/12" w:date="2026-03-30T14:09:00Z" w16du:dateUtc="2026-03-30T10:09:00Z"/>
          <w:b/>
          <w:color w:val="0000FF"/>
          <w:sz w:val="40"/>
        </w:rPr>
      </w:pPr>
    </w:p>
    <w:p w14:paraId="18B2A698" w14:textId="206C4B19" w:rsidR="004177C2" w:rsidRPr="005F252C" w:rsidRDefault="004177C2" w:rsidP="004177C2">
      <w:pPr>
        <w:jc w:val="center"/>
        <w:rPr>
          <w:ins w:id="22" w:author="Al Riyami, Azza OLNG-SCC/12" w:date="2026-03-30T14:09:00Z" w16du:dateUtc="2026-03-30T10:09:00Z"/>
          <w:b/>
          <w:color w:val="0000FF"/>
          <w:sz w:val="44"/>
          <w:szCs w:val="44"/>
        </w:rPr>
      </w:pPr>
      <w:ins w:id="23" w:author="Al Riyami, Azza OLNG-SCC/12" w:date="2026-03-30T14:09:00Z" w16du:dateUtc="2026-03-30T10:09:00Z">
        <w:r w:rsidRPr="005F252C">
          <w:rPr>
            <w:b/>
            <w:bCs/>
            <w:smallCaps/>
            <w:color w:val="008000"/>
            <w:sz w:val="44"/>
            <w:szCs w:val="44"/>
          </w:rPr>
          <w:t xml:space="preserve">Contract Number: </w:t>
        </w:r>
      </w:ins>
      <w:customXmlInsRangeStart w:id="24" w:author="Al Riyami, Azza OLNG-SCC/12" w:date="2026-03-30T14:09:00Z"/>
      <w:sdt>
        <w:sdtPr>
          <w:rPr>
            <w:b/>
            <w:bCs/>
            <w:smallCaps/>
            <w:color w:val="008000"/>
            <w:sz w:val="44"/>
            <w:szCs w:val="44"/>
            <w:highlight w:val="yellow"/>
          </w:rPr>
          <w:alias w:val="Subject"/>
          <w:tag w:val=""/>
          <w:id w:val="813214143"/>
          <w:placeholder>
            <w:docPart w:val="1A4DFA860C94416BA312E9222838CC69"/>
          </w:placeholder>
          <w:dataBinding w:prefixMappings="xmlns:ns0='http://purl.org/dc/elements/1.1/' xmlns:ns1='http://schemas.openxmlformats.org/package/2006/metadata/core-properties' " w:xpath="/ns1:coreProperties[1]/ns0:subject[1]" w:storeItemID="{6C3C8BC8-F283-45AE-878A-BAB7291924A1}"/>
          <w:text/>
        </w:sdtPr>
        <w:sdtContent>
          <w:customXmlInsRangeEnd w:id="24"/>
          <w:ins w:id="25" w:author="Al Riyami, Azza OLNG-SCC/12" w:date="2026-03-30T14:10:00Z" w16du:dateUtc="2026-03-30T10:10:00Z">
            <w:r w:rsidRPr="005F252C">
              <w:rPr>
                <w:b/>
                <w:bCs/>
                <w:smallCaps/>
                <w:color w:val="008000"/>
                <w:sz w:val="44"/>
                <w:szCs w:val="44"/>
                <w:highlight w:val="yellow"/>
              </w:rPr>
              <w:t>CONTRACT NO.</w:t>
            </w:r>
          </w:ins>
          <w:customXmlInsRangeStart w:id="26" w:author="Al Riyami, Azza OLNG-SCC/12" w:date="2026-03-30T14:09:00Z"/>
        </w:sdtContent>
      </w:sdt>
      <w:customXmlInsRangeEnd w:id="26"/>
    </w:p>
    <w:p w14:paraId="18ADE22C" w14:textId="77777777" w:rsidR="004177C2" w:rsidRPr="005F252C" w:rsidRDefault="004177C2" w:rsidP="004177C2">
      <w:pPr>
        <w:rPr>
          <w:ins w:id="27" w:author="Al Riyami, Azza OLNG-SCC/12" w:date="2026-03-30T14:09:00Z" w16du:dateUtc="2026-03-30T10:09:00Z"/>
        </w:rPr>
      </w:pPr>
    </w:p>
    <w:p w14:paraId="6483D90F" w14:textId="77777777" w:rsidR="00B506B6" w:rsidRPr="005F252C" w:rsidDel="004177C2" w:rsidRDefault="00B506B6" w:rsidP="00B506B6">
      <w:pPr>
        <w:spacing w:before="120"/>
        <w:jc w:val="center"/>
        <w:rPr>
          <w:del w:id="28" w:author="Al Riyami, Azza OLNG-SCC/12" w:date="2026-03-30T14:09:00Z" w16du:dateUtc="2026-03-30T10:09:00Z"/>
          <w:rFonts w:cstheme="majorBidi"/>
          <w:b/>
          <w:sz w:val="22"/>
          <w:rPrChange w:id="29" w:author="Al Riyami, Azza OLNG-SCC/12" w:date="2026-03-30T14:14:00Z" w16du:dateUtc="2026-03-30T10:14:00Z">
            <w:rPr>
              <w:del w:id="30" w:author="Al Riyami, Azza OLNG-SCC/12" w:date="2026-03-30T14:09:00Z" w16du:dateUtc="2026-03-30T10:09:00Z"/>
              <w:rFonts w:asciiTheme="majorBidi" w:hAnsiTheme="majorBidi" w:cstheme="majorBidi"/>
              <w:b/>
              <w:sz w:val="22"/>
            </w:rPr>
          </w:rPrChange>
        </w:rPr>
      </w:pPr>
      <w:del w:id="31" w:author="Al Riyami, Azza OLNG-SCC/12" w:date="2026-03-30T14:09:00Z" w16du:dateUtc="2026-03-30T10:09:00Z">
        <w:r w:rsidRPr="005F252C" w:rsidDel="004177C2">
          <w:rPr>
            <w:rFonts w:cstheme="majorBidi"/>
            <w:b/>
            <w:sz w:val="22"/>
            <w:rPrChange w:id="32" w:author="Al Riyami, Azza OLNG-SCC/12" w:date="2026-03-30T14:14:00Z" w16du:dateUtc="2026-03-30T10:14:00Z">
              <w:rPr>
                <w:rFonts w:asciiTheme="majorBidi" w:hAnsiTheme="majorBidi" w:cstheme="majorBidi"/>
                <w:b/>
                <w:sz w:val="22"/>
              </w:rPr>
            </w:rPrChange>
          </w:rPr>
          <w:delText>Section H</w:delText>
        </w:r>
      </w:del>
    </w:p>
    <w:p w14:paraId="312B13D4" w14:textId="77777777" w:rsidR="00B506B6" w:rsidRPr="005F252C" w:rsidRDefault="00B506B6" w:rsidP="00B506B6">
      <w:pPr>
        <w:jc w:val="center"/>
        <w:rPr>
          <w:rFonts w:cstheme="majorBidi"/>
          <w:b/>
          <w:sz w:val="22"/>
          <w:rPrChange w:id="33" w:author="Al Riyami, Azza OLNG-SCC/12" w:date="2026-03-30T14:14:00Z" w16du:dateUtc="2026-03-30T10:14:00Z">
            <w:rPr>
              <w:rFonts w:asciiTheme="majorBidi" w:hAnsiTheme="majorBidi" w:cstheme="majorBidi"/>
              <w:b/>
              <w:sz w:val="22"/>
            </w:rPr>
          </w:rPrChange>
        </w:rPr>
      </w:pPr>
    </w:p>
    <w:p w14:paraId="5CA47DC3" w14:textId="77777777" w:rsidR="00B506B6" w:rsidRPr="005F252C" w:rsidDel="004177C2" w:rsidRDefault="00B506B6" w:rsidP="00B506B6">
      <w:pPr>
        <w:rPr>
          <w:del w:id="34" w:author="Al Riyami, Azza OLNG-SCC/12" w:date="2026-03-30T14:09:00Z" w16du:dateUtc="2026-03-30T10:09:00Z"/>
          <w:b/>
          <w:bCs/>
          <w:smallCaps/>
          <w:sz w:val="22"/>
          <w:u w:val="single"/>
        </w:rPr>
      </w:pPr>
      <w:del w:id="35" w:author="Al Riyami, Azza OLNG-SCC/12" w:date="2026-03-30T14:09:00Z" w16du:dateUtc="2026-03-30T10:09:00Z">
        <w:r w:rsidRPr="005F252C" w:rsidDel="004177C2">
          <w:rPr>
            <w:b/>
            <w:bCs/>
            <w:smallCaps/>
            <w:sz w:val="22"/>
            <w:u w:val="single"/>
          </w:rPr>
          <w:delText>In Country Value</w:delText>
        </w:r>
        <w:r w:rsidRPr="005F252C" w:rsidDel="004177C2">
          <w:delText xml:space="preserve"> </w:delText>
        </w:r>
      </w:del>
    </w:p>
    <w:p w14:paraId="74519EAE" w14:textId="77777777" w:rsidR="004177C2" w:rsidRPr="005F252C" w:rsidRDefault="004177C2" w:rsidP="00B506B6">
      <w:pPr>
        <w:jc w:val="center"/>
        <w:rPr>
          <w:ins w:id="36" w:author="Al Riyami, Azza OLNG-SCC/12" w:date="2026-03-30T14:10:00Z" w16du:dateUtc="2026-03-30T10:10:00Z"/>
          <w:b/>
          <w:bCs/>
          <w:smallCaps/>
          <w:sz w:val="22"/>
          <w:u w:val="single"/>
        </w:rPr>
      </w:pPr>
    </w:p>
    <w:p w14:paraId="068AC72A" w14:textId="77777777" w:rsidR="004177C2" w:rsidRPr="005F252C" w:rsidRDefault="004177C2" w:rsidP="00B506B6">
      <w:pPr>
        <w:jc w:val="center"/>
        <w:rPr>
          <w:ins w:id="37" w:author="Al Riyami, Azza OLNG-SCC/12" w:date="2026-03-30T14:12:00Z" w16du:dateUtc="2026-03-30T10:12:00Z"/>
          <w:b/>
          <w:bCs/>
          <w:smallCaps/>
          <w:sz w:val="22"/>
          <w:u w:val="single"/>
        </w:rPr>
      </w:pPr>
    </w:p>
    <w:p w14:paraId="7E680A2B" w14:textId="77777777" w:rsidR="004177C2" w:rsidRPr="005F252C" w:rsidRDefault="004177C2" w:rsidP="00B506B6">
      <w:pPr>
        <w:jc w:val="center"/>
        <w:rPr>
          <w:ins w:id="38" w:author="Al Riyami, Azza OLNG-SCC/12" w:date="2026-03-30T14:13:00Z" w16du:dateUtc="2026-03-30T10:13:00Z"/>
          <w:b/>
          <w:bCs/>
          <w:smallCaps/>
          <w:sz w:val="22"/>
          <w:u w:val="single"/>
        </w:rPr>
      </w:pPr>
    </w:p>
    <w:p w14:paraId="2D798233" w14:textId="77777777" w:rsidR="00B506B6" w:rsidRPr="004A21ED" w:rsidDel="00DE1E90" w:rsidRDefault="00B506B6" w:rsidP="004177C2">
      <w:pPr>
        <w:rPr>
          <w:del w:id="39" w:author="Al Riyami, Azza OLNG-SCC/12" w:date="2026-03-30T14:12:00Z" w16du:dateUtc="2026-03-30T10:12:00Z"/>
        </w:rPr>
      </w:pPr>
    </w:p>
    <w:p w14:paraId="62D0144A" w14:textId="77777777" w:rsidR="00DE1E90" w:rsidRPr="005F252C" w:rsidRDefault="00DE1E90" w:rsidP="00B506B6">
      <w:pPr>
        <w:rPr>
          <w:ins w:id="40" w:author="Al Riyami, Azza OLNG-SCC/12" w:date="2026-03-30T14:13:00Z" w16du:dateUtc="2026-03-30T10:13:00Z"/>
        </w:rPr>
      </w:pPr>
    </w:p>
    <w:sdt>
      <w:sdtPr>
        <w:rPr>
          <w:rFonts w:cstheme="majorBidi"/>
          <w:b/>
          <w:bCs/>
          <w:sz w:val="22"/>
        </w:rPr>
        <w:id w:val="-1029573516"/>
        <w:docPartObj>
          <w:docPartGallery w:val="Table of Contents"/>
          <w:docPartUnique/>
        </w:docPartObj>
      </w:sdtPr>
      <w:sdtEndPr>
        <w:rPr>
          <w:rFonts w:cstheme="minorBidi"/>
          <w:b w:val="0"/>
          <w:noProof/>
        </w:rPr>
      </w:sdtEndPr>
      <w:sdtContent>
        <w:p w14:paraId="2984A8A2" w14:textId="673FFBC0" w:rsidR="00B506B6" w:rsidRPr="005F252C" w:rsidRDefault="00B506B6">
          <w:pPr>
            <w:rPr>
              <w:bCs/>
              <w:sz w:val="22"/>
              <w:rPrChange w:id="41" w:author="Al Riyami, Azza OLNG-SCC/12" w:date="2026-03-30T14:14:00Z" w16du:dateUtc="2026-03-30T10:14:00Z">
                <w:rPr/>
              </w:rPrChange>
            </w:rPr>
            <w:pPrChange w:id="42" w:author="Al Riyami, Azza OLNG-SCC/12" w:date="2026-03-30T14:12:00Z" w16du:dateUtc="2026-03-30T10:12:00Z">
              <w:pPr>
                <w:pStyle w:val="TOCHeading"/>
              </w:pPr>
            </w:pPrChange>
          </w:pPr>
          <w:r w:rsidRPr="005F252C">
            <w:rPr>
              <w:rFonts w:cstheme="majorBidi"/>
              <w:b/>
              <w:bCs/>
              <w:sz w:val="22"/>
              <w:rPrChange w:id="43" w:author="Al Riyami, Azza OLNG-SCC/12" w:date="2026-03-30T14:14:00Z" w16du:dateUtc="2026-03-30T10:14:00Z">
                <w:rPr/>
              </w:rPrChange>
            </w:rPr>
            <w:t>Table of Contents</w:t>
          </w:r>
        </w:p>
        <w:p w14:paraId="5FD76550" w14:textId="2CCF925D" w:rsidR="006215C8" w:rsidRPr="005F252C" w:rsidRDefault="00B506B6">
          <w:pPr>
            <w:pStyle w:val="TOC1"/>
            <w:tabs>
              <w:tab w:val="left" w:pos="480"/>
              <w:tab w:val="right" w:leader="dot" w:pos="8657"/>
            </w:tabs>
            <w:rPr>
              <w:ins w:id="44" w:author="Al Oraimi, Ahmed Mubarak OLNG-ICV/T2" w:date="2026-03-29T08:42:00Z" w16du:dateUtc="2026-03-29T04:42:00Z"/>
              <w:rFonts w:eastAsiaTheme="minorEastAsia"/>
              <w:noProof/>
              <w:sz w:val="24"/>
              <w:szCs w:val="24"/>
              <w:rPrChange w:id="45" w:author="Al Riyami, Azza OLNG-SCC/12" w:date="2026-03-30T14:14:00Z" w16du:dateUtc="2026-03-30T10:14:00Z">
                <w:rPr>
                  <w:ins w:id="46" w:author="Al Oraimi, Ahmed Mubarak OLNG-ICV/T2" w:date="2026-03-29T08:42:00Z" w16du:dateUtc="2026-03-29T04:42:00Z"/>
                  <w:rFonts w:asciiTheme="minorHAnsi" w:eastAsiaTheme="minorEastAsia" w:hAnsiTheme="minorHAnsi"/>
                  <w:noProof/>
                  <w:sz w:val="24"/>
                  <w:szCs w:val="24"/>
                </w:rPr>
              </w:rPrChange>
            </w:rPr>
          </w:pPr>
          <w:r w:rsidRPr="005F252C">
            <w:rPr>
              <w:rFonts w:cstheme="majorBidi"/>
              <w:b/>
              <w:bCs/>
              <w:sz w:val="22"/>
              <w:rPrChange w:id="47" w:author="Al Riyami, Azza OLNG-SCC/12" w:date="2026-03-30T14:14:00Z" w16du:dateUtc="2026-03-30T10:14:00Z">
                <w:rPr>
                  <w:rFonts w:asciiTheme="majorBidi" w:hAnsiTheme="majorBidi" w:cstheme="majorBidi"/>
                  <w:b/>
                  <w:bCs/>
                  <w:sz w:val="22"/>
                </w:rPr>
              </w:rPrChange>
            </w:rPr>
            <w:fldChar w:fldCharType="begin"/>
          </w:r>
          <w:r w:rsidRPr="005F252C">
            <w:rPr>
              <w:rFonts w:cstheme="majorBidi"/>
              <w:b/>
              <w:bCs/>
              <w:sz w:val="22"/>
              <w:rPrChange w:id="48" w:author="Al Riyami, Azza OLNG-SCC/12" w:date="2026-03-30T14:14:00Z" w16du:dateUtc="2026-03-30T10:14:00Z">
                <w:rPr>
                  <w:rFonts w:asciiTheme="majorBidi" w:hAnsiTheme="majorBidi" w:cstheme="majorBidi"/>
                  <w:b/>
                  <w:bCs/>
                  <w:sz w:val="22"/>
                </w:rPr>
              </w:rPrChange>
            </w:rPr>
            <w:instrText xml:space="preserve"> TOC \o "1-3" \h \z \u </w:instrText>
          </w:r>
          <w:r w:rsidRPr="005F252C">
            <w:rPr>
              <w:rFonts w:cstheme="majorBidi"/>
              <w:b/>
              <w:bCs/>
              <w:sz w:val="22"/>
              <w:rPrChange w:id="49" w:author="Al Riyami, Azza OLNG-SCC/12" w:date="2026-03-30T14:14:00Z" w16du:dateUtc="2026-03-30T10:14:00Z">
                <w:rPr>
                  <w:rFonts w:asciiTheme="majorBidi" w:hAnsiTheme="majorBidi" w:cstheme="majorBidi"/>
                  <w:b/>
                  <w:bCs/>
                  <w:noProof/>
                  <w:sz w:val="22"/>
                </w:rPr>
              </w:rPrChange>
            </w:rPr>
            <w:fldChar w:fldCharType="separate"/>
          </w:r>
          <w:ins w:id="50" w:author="Al Oraimi, Ahmed Mubarak OLNG-ICV/T2" w:date="2026-03-29T08:42:00Z" w16du:dateUtc="2026-03-29T04:42:00Z">
            <w:r w:rsidR="006215C8" w:rsidRPr="005F252C">
              <w:rPr>
                <w:rStyle w:val="Hyperlink"/>
                <w:noProof/>
              </w:rPr>
              <w:fldChar w:fldCharType="begin"/>
            </w:r>
            <w:r w:rsidR="006215C8" w:rsidRPr="005F252C">
              <w:rPr>
                <w:rStyle w:val="Hyperlink"/>
                <w:noProof/>
              </w:rPr>
              <w:instrText xml:space="preserve"> </w:instrText>
            </w:r>
            <w:r w:rsidR="006215C8" w:rsidRPr="005F252C">
              <w:rPr>
                <w:noProof/>
              </w:rPr>
              <w:instrText>HYPERLINK \l "_Toc225666144"</w:instrText>
            </w:r>
            <w:r w:rsidR="006215C8" w:rsidRPr="005F252C">
              <w:rPr>
                <w:rStyle w:val="Hyperlink"/>
                <w:noProof/>
              </w:rPr>
              <w:instrText xml:space="preserve"> </w:instrText>
            </w:r>
            <w:r w:rsidR="006215C8" w:rsidRPr="005F252C">
              <w:rPr>
                <w:rStyle w:val="Hyperlink"/>
                <w:noProof/>
              </w:rPr>
            </w:r>
            <w:r w:rsidR="006215C8" w:rsidRPr="005F252C">
              <w:rPr>
                <w:rStyle w:val="Hyperlink"/>
                <w:noProof/>
              </w:rPr>
              <w:fldChar w:fldCharType="separate"/>
            </w:r>
            <w:r w:rsidR="006215C8" w:rsidRPr="005F252C">
              <w:rPr>
                <w:rStyle w:val="Hyperlink"/>
                <w:noProof/>
              </w:rPr>
              <w:t>A.</w:t>
            </w:r>
            <w:r w:rsidR="006215C8" w:rsidRPr="005F252C">
              <w:rPr>
                <w:rFonts w:eastAsiaTheme="minorEastAsia"/>
                <w:noProof/>
                <w:sz w:val="24"/>
                <w:szCs w:val="24"/>
                <w:rPrChange w:id="51" w:author="Al Riyami, Azza OLNG-SCC/12" w:date="2026-03-30T14:14:00Z" w16du:dateUtc="2026-03-30T10:14:00Z">
                  <w:rPr>
                    <w:rFonts w:asciiTheme="minorHAnsi" w:eastAsiaTheme="minorEastAsia" w:hAnsiTheme="minorHAnsi"/>
                    <w:noProof/>
                    <w:sz w:val="24"/>
                    <w:szCs w:val="24"/>
                  </w:rPr>
                </w:rPrChange>
              </w:rPr>
              <w:tab/>
            </w:r>
            <w:r w:rsidR="006215C8" w:rsidRPr="005F252C">
              <w:rPr>
                <w:rStyle w:val="Hyperlink"/>
                <w:noProof/>
              </w:rPr>
              <w:t>TERMS AND CONDITIONS</w:t>
            </w:r>
            <w:r w:rsidR="006215C8" w:rsidRPr="005F252C">
              <w:rPr>
                <w:noProof/>
                <w:webHidden/>
              </w:rPr>
              <w:tab/>
            </w:r>
            <w:r w:rsidR="006215C8" w:rsidRPr="005F252C">
              <w:rPr>
                <w:noProof/>
                <w:webHidden/>
              </w:rPr>
              <w:fldChar w:fldCharType="begin"/>
            </w:r>
            <w:r w:rsidR="006215C8" w:rsidRPr="005F252C">
              <w:rPr>
                <w:noProof/>
                <w:webHidden/>
              </w:rPr>
              <w:instrText xml:space="preserve"> PAGEREF _Toc225666144 \h </w:instrText>
            </w:r>
          </w:ins>
          <w:r w:rsidR="006215C8" w:rsidRPr="005F252C">
            <w:rPr>
              <w:noProof/>
              <w:webHidden/>
            </w:rPr>
          </w:r>
          <w:ins w:id="52" w:author="Al Oraimi, Ahmed Mubarak OLNG-ICV/T2" w:date="2026-03-29T08:42:00Z" w16du:dateUtc="2026-03-29T04:42:00Z">
            <w:r w:rsidR="006215C8" w:rsidRPr="005F252C">
              <w:rPr>
                <w:noProof/>
                <w:webHidden/>
              </w:rPr>
              <w:fldChar w:fldCharType="separate"/>
            </w:r>
            <w:r w:rsidR="006215C8" w:rsidRPr="005F252C">
              <w:rPr>
                <w:noProof/>
                <w:webHidden/>
              </w:rPr>
              <w:t>2</w:t>
            </w:r>
            <w:r w:rsidR="006215C8" w:rsidRPr="005F252C">
              <w:rPr>
                <w:noProof/>
                <w:webHidden/>
              </w:rPr>
              <w:fldChar w:fldCharType="end"/>
            </w:r>
            <w:r w:rsidR="006215C8" w:rsidRPr="005F252C">
              <w:rPr>
                <w:rStyle w:val="Hyperlink"/>
                <w:noProof/>
              </w:rPr>
              <w:fldChar w:fldCharType="end"/>
            </w:r>
          </w:ins>
        </w:p>
        <w:p w14:paraId="65568ABF" w14:textId="46269914" w:rsidR="006215C8" w:rsidRPr="005F252C" w:rsidRDefault="006215C8">
          <w:pPr>
            <w:pStyle w:val="TOC2"/>
            <w:tabs>
              <w:tab w:val="left" w:pos="720"/>
              <w:tab w:val="right" w:leader="dot" w:pos="8657"/>
            </w:tabs>
            <w:rPr>
              <w:ins w:id="53" w:author="Al Oraimi, Ahmed Mubarak OLNG-ICV/T2" w:date="2026-03-29T08:42:00Z" w16du:dateUtc="2026-03-29T04:42:00Z"/>
              <w:rFonts w:eastAsiaTheme="minorEastAsia"/>
              <w:noProof/>
              <w:sz w:val="24"/>
              <w:szCs w:val="24"/>
              <w:rPrChange w:id="54" w:author="Al Riyami, Azza OLNG-SCC/12" w:date="2026-03-30T14:14:00Z" w16du:dateUtc="2026-03-30T10:14:00Z">
                <w:rPr>
                  <w:ins w:id="55" w:author="Al Oraimi, Ahmed Mubarak OLNG-ICV/T2" w:date="2026-03-29T08:42:00Z" w16du:dateUtc="2026-03-29T04:42:00Z"/>
                  <w:rFonts w:asciiTheme="minorHAnsi" w:eastAsiaTheme="minorEastAsia" w:hAnsiTheme="minorHAnsi"/>
                  <w:noProof/>
                  <w:sz w:val="24"/>
                  <w:szCs w:val="24"/>
                </w:rPr>
              </w:rPrChange>
            </w:rPr>
          </w:pPr>
          <w:ins w:id="56"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"_Toc225666145"</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1.</w:t>
            </w:r>
            <w:r w:rsidRPr="005F252C">
              <w:rPr>
                <w:rFonts w:eastAsiaTheme="minorEastAsia"/>
                <w:noProof/>
                <w:sz w:val="24"/>
                <w:szCs w:val="24"/>
                <w:rPrChange w:id="57"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INTRODUCTION</w:t>
            </w:r>
            <w:r w:rsidRPr="005F252C">
              <w:rPr>
                <w:noProof/>
                <w:webHidden/>
              </w:rPr>
              <w:tab/>
            </w:r>
            <w:r w:rsidRPr="005F252C">
              <w:rPr>
                <w:noProof/>
                <w:webHidden/>
              </w:rPr>
              <w:fldChar w:fldCharType="begin"/>
            </w:r>
            <w:r w:rsidRPr="005F252C">
              <w:rPr>
                <w:noProof/>
                <w:webHidden/>
              </w:rPr>
              <w:instrText xml:space="preserve"> PAGEREF _Toc225666145 \h </w:instrText>
            </w:r>
          </w:ins>
          <w:r w:rsidRPr="005F252C">
            <w:rPr>
              <w:noProof/>
              <w:webHidden/>
            </w:rPr>
          </w:r>
          <w:ins w:id="58" w:author="Al Oraimi, Ahmed Mubarak OLNG-ICV/T2" w:date="2026-03-29T08:42:00Z" w16du:dateUtc="2026-03-29T04:42:00Z">
            <w:r w:rsidRPr="005F252C">
              <w:rPr>
                <w:noProof/>
                <w:webHidden/>
              </w:rPr>
              <w:fldChar w:fldCharType="separate"/>
            </w:r>
            <w:r w:rsidRPr="005F252C">
              <w:rPr>
                <w:noProof/>
                <w:webHidden/>
              </w:rPr>
              <w:t>2</w:t>
            </w:r>
            <w:r w:rsidRPr="005F252C">
              <w:rPr>
                <w:noProof/>
                <w:webHidden/>
              </w:rPr>
              <w:fldChar w:fldCharType="end"/>
            </w:r>
            <w:r w:rsidRPr="005F252C">
              <w:rPr>
                <w:rStyle w:val="Hyperlink"/>
                <w:noProof/>
              </w:rPr>
              <w:fldChar w:fldCharType="end"/>
            </w:r>
          </w:ins>
        </w:p>
        <w:p w14:paraId="4415B5AD" w14:textId="030FA1B6" w:rsidR="006215C8" w:rsidRPr="005F252C" w:rsidRDefault="006215C8">
          <w:pPr>
            <w:pStyle w:val="TOC2"/>
            <w:tabs>
              <w:tab w:val="left" w:pos="720"/>
              <w:tab w:val="right" w:leader="dot" w:pos="8657"/>
            </w:tabs>
            <w:rPr>
              <w:ins w:id="59" w:author="Al Oraimi, Ahmed Mubarak OLNG-ICV/T2" w:date="2026-03-29T08:42:00Z" w16du:dateUtc="2026-03-29T04:42:00Z"/>
              <w:rFonts w:eastAsiaTheme="minorEastAsia"/>
              <w:noProof/>
              <w:sz w:val="24"/>
              <w:szCs w:val="24"/>
              <w:rPrChange w:id="60" w:author="Al Riyami, Azza OLNG-SCC/12" w:date="2026-03-30T14:14:00Z" w16du:dateUtc="2026-03-30T10:14:00Z">
                <w:rPr>
                  <w:ins w:id="61" w:author="Al Oraimi, Ahmed Mubarak OLNG-ICV/T2" w:date="2026-03-29T08:42:00Z" w16du:dateUtc="2026-03-29T04:42:00Z"/>
                  <w:rFonts w:asciiTheme="minorHAnsi" w:eastAsiaTheme="minorEastAsia" w:hAnsiTheme="minorHAnsi"/>
                  <w:noProof/>
                  <w:sz w:val="24"/>
                  <w:szCs w:val="24"/>
                </w:rPr>
              </w:rPrChange>
            </w:rPr>
          </w:pPr>
          <w:ins w:id="62"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"_Toc225666146"</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2.</w:t>
            </w:r>
            <w:r w:rsidRPr="005F252C">
              <w:rPr>
                <w:rFonts w:eastAsiaTheme="minorEastAsia"/>
                <w:noProof/>
                <w:sz w:val="24"/>
                <w:szCs w:val="24"/>
                <w:rPrChange w:id="63"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GENERAL</w:t>
            </w:r>
            <w:r w:rsidRPr="005F252C">
              <w:rPr>
                <w:noProof/>
                <w:webHidden/>
              </w:rPr>
              <w:tab/>
            </w:r>
            <w:r w:rsidRPr="005F252C">
              <w:rPr>
                <w:noProof/>
                <w:webHidden/>
              </w:rPr>
              <w:fldChar w:fldCharType="begin"/>
            </w:r>
            <w:r w:rsidRPr="005F252C">
              <w:rPr>
                <w:noProof/>
                <w:webHidden/>
              </w:rPr>
              <w:instrText xml:space="preserve"> PAGEREF _Toc225666146 \h </w:instrText>
            </w:r>
          </w:ins>
          <w:r w:rsidRPr="005F252C">
            <w:rPr>
              <w:noProof/>
              <w:webHidden/>
            </w:rPr>
          </w:r>
          <w:ins w:id="64" w:author="Al Oraimi, Ahmed Mubarak OLNG-ICV/T2" w:date="2026-03-29T08:42:00Z" w16du:dateUtc="2026-03-29T04:42:00Z">
            <w:r w:rsidRPr="005F252C">
              <w:rPr>
                <w:noProof/>
                <w:webHidden/>
              </w:rPr>
              <w:fldChar w:fldCharType="separate"/>
            </w:r>
            <w:r w:rsidRPr="005F252C">
              <w:rPr>
                <w:noProof/>
                <w:webHidden/>
              </w:rPr>
              <w:t>2</w:t>
            </w:r>
            <w:r w:rsidRPr="005F252C">
              <w:rPr>
                <w:noProof/>
                <w:webHidden/>
              </w:rPr>
              <w:fldChar w:fldCharType="end"/>
            </w:r>
            <w:r w:rsidRPr="005F252C">
              <w:rPr>
                <w:rStyle w:val="Hyperlink"/>
                <w:noProof/>
              </w:rPr>
              <w:fldChar w:fldCharType="end"/>
            </w:r>
          </w:ins>
        </w:p>
        <w:p w14:paraId="0FE78418" w14:textId="76A203D3" w:rsidR="006215C8" w:rsidRPr="005F252C" w:rsidRDefault="006215C8">
          <w:pPr>
            <w:pStyle w:val="TOC2"/>
            <w:tabs>
              <w:tab w:val="left" w:pos="720"/>
              <w:tab w:val="right" w:leader="dot" w:pos="8657"/>
            </w:tabs>
            <w:rPr>
              <w:ins w:id="65" w:author="Al Oraimi, Ahmed Mubarak OLNG-ICV/T2" w:date="2026-03-29T08:42:00Z" w16du:dateUtc="2026-03-29T04:42:00Z"/>
              <w:rFonts w:eastAsiaTheme="minorEastAsia"/>
              <w:noProof/>
              <w:sz w:val="24"/>
              <w:szCs w:val="24"/>
              <w:rPrChange w:id="66" w:author="Al Riyami, Azza OLNG-SCC/12" w:date="2026-03-30T14:14:00Z" w16du:dateUtc="2026-03-30T10:14:00Z">
                <w:rPr>
                  <w:ins w:id="67" w:author="Al Oraimi, Ahmed Mubarak OLNG-ICV/T2" w:date="2026-03-29T08:42:00Z" w16du:dateUtc="2026-03-29T04:42:00Z"/>
                  <w:rFonts w:asciiTheme="minorHAnsi" w:eastAsiaTheme="minorEastAsia" w:hAnsiTheme="minorHAnsi"/>
                  <w:noProof/>
                  <w:sz w:val="24"/>
                  <w:szCs w:val="24"/>
                </w:rPr>
              </w:rPrChange>
            </w:rPr>
          </w:pPr>
          <w:ins w:id="68"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"_Toc225666148"</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rFonts w:eastAsia="Calibri"/>
                <w:smallCaps/>
                <w:noProof/>
              </w:rPr>
              <w:t>3.</w:t>
            </w:r>
            <w:r w:rsidRPr="005F252C">
              <w:rPr>
                <w:rFonts w:eastAsiaTheme="minorEastAsia"/>
                <w:noProof/>
                <w:sz w:val="24"/>
                <w:szCs w:val="24"/>
                <w:rPrChange w:id="69" w:author="Al Riyami, Azza OLNG-SCC/12" w:date="2026-03-30T14:14:00Z" w16du:dateUtc="2026-03-30T10:14:00Z">
                  <w:rPr>
                    <w:rFonts w:asciiTheme="minorHAnsi" w:eastAsiaTheme="minorEastAsia" w:hAnsiTheme="minorHAnsi"/>
                    <w:noProof/>
                    <w:sz w:val="24"/>
                    <w:szCs w:val="24"/>
                  </w:rPr>
                </w:rPrChange>
              </w:rPr>
              <w:tab/>
            </w:r>
            <w:r w:rsidRPr="005F252C">
              <w:rPr>
                <w:rStyle w:val="Hyperlink"/>
                <w:rFonts w:eastAsia="Calibri"/>
                <w:noProof/>
              </w:rPr>
              <w:t>EVIDENCE OF OMANI ORIGIN FOR GOODS</w:t>
            </w:r>
            <w:r w:rsidRPr="005F252C">
              <w:rPr>
                <w:noProof/>
                <w:webHidden/>
              </w:rPr>
              <w:tab/>
            </w:r>
            <w:r w:rsidRPr="005F252C">
              <w:rPr>
                <w:noProof/>
                <w:webHidden/>
              </w:rPr>
              <w:fldChar w:fldCharType="begin"/>
            </w:r>
            <w:r w:rsidRPr="005F252C">
              <w:rPr>
                <w:noProof/>
                <w:webHidden/>
              </w:rPr>
              <w:instrText xml:space="preserve"> PAGEREF _Toc225666148 \h </w:instrText>
            </w:r>
          </w:ins>
          <w:r w:rsidRPr="005F252C">
            <w:rPr>
              <w:noProof/>
              <w:webHidden/>
            </w:rPr>
          </w:r>
          <w:ins w:id="70" w:author="Al Oraimi, Ahmed Mubarak OLNG-ICV/T2" w:date="2026-03-29T08:42:00Z" w16du:dateUtc="2026-03-29T04:42:00Z">
            <w:r w:rsidRPr="005F252C">
              <w:rPr>
                <w:noProof/>
                <w:webHidden/>
              </w:rPr>
              <w:fldChar w:fldCharType="separate"/>
            </w:r>
            <w:r w:rsidRPr="005F252C">
              <w:rPr>
                <w:noProof/>
                <w:webHidden/>
              </w:rPr>
              <w:t>3</w:t>
            </w:r>
            <w:r w:rsidRPr="005F252C">
              <w:rPr>
                <w:noProof/>
                <w:webHidden/>
              </w:rPr>
              <w:fldChar w:fldCharType="end"/>
            </w:r>
            <w:r w:rsidRPr="005F252C">
              <w:rPr>
                <w:rStyle w:val="Hyperlink"/>
                <w:noProof/>
              </w:rPr>
              <w:fldChar w:fldCharType="end"/>
            </w:r>
          </w:ins>
        </w:p>
        <w:p w14:paraId="3FC342D1" w14:textId="146814BB" w:rsidR="006215C8" w:rsidRPr="005F252C" w:rsidRDefault="006215C8">
          <w:pPr>
            <w:pStyle w:val="TOC2"/>
            <w:tabs>
              <w:tab w:val="left" w:pos="720"/>
              <w:tab w:val="right" w:leader="dot" w:pos="8657"/>
            </w:tabs>
            <w:rPr>
              <w:ins w:id="71" w:author="Al Oraimi, Ahmed Mubarak OLNG-ICV/T2" w:date="2026-03-29T08:42:00Z" w16du:dateUtc="2026-03-29T04:42:00Z"/>
              <w:rFonts w:eastAsiaTheme="minorEastAsia"/>
              <w:noProof/>
              <w:sz w:val="24"/>
              <w:szCs w:val="24"/>
              <w:rPrChange w:id="72" w:author="Al Riyami, Azza OLNG-SCC/12" w:date="2026-03-30T14:14:00Z" w16du:dateUtc="2026-03-30T10:14:00Z">
                <w:rPr>
                  <w:ins w:id="73" w:author="Al Oraimi, Ahmed Mubarak OLNG-ICV/T2" w:date="2026-03-29T08:42:00Z" w16du:dateUtc="2026-03-29T04:42:00Z"/>
                  <w:rFonts w:asciiTheme="minorHAnsi" w:eastAsiaTheme="minorEastAsia" w:hAnsiTheme="minorHAnsi"/>
                  <w:noProof/>
                  <w:sz w:val="24"/>
                  <w:szCs w:val="24"/>
                </w:rPr>
              </w:rPrChange>
            </w:rPr>
          </w:pPr>
          <w:ins w:id="74"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"_Toc225666149"</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rFonts w:eastAsia="Calibri"/>
                <w:smallCaps/>
                <w:noProof/>
              </w:rPr>
              <w:t>4.</w:t>
            </w:r>
            <w:r w:rsidRPr="005F252C">
              <w:rPr>
                <w:rFonts w:eastAsiaTheme="minorEastAsia"/>
                <w:noProof/>
                <w:sz w:val="24"/>
                <w:szCs w:val="24"/>
                <w:rPrChange w:id="75" w:author="Al Riyami, Azza OLNG-SCC/12" w:date="2026-03-30T14:14:00Z" w16du:dateUtc="2026-03-30T10:14:00Z">
                  <w:rPr>
                    <w:rFonts w:asciiTheme="minorHAnsi" w:eastAsiaTheme="minorEastAsia" w:hAnsiTheme="minorHAnsi"/>
                    <w:noProof/>
                    <w:sz w:val="24"/>
                    <w:szCs w:val="24"/>
                  </w:rPr>
                </w:rPrChange>
              </w:rPr>
              <w:tab/>
            </w:r>
            <w:r w:rsidRPr="005F252C">
              <w:rPr>
                <w:rStyle w:val="Hyperlink"/>
                <w:rFonts w:eastAsia="Calibri"/>
                <w:noProof/>
              </w:rPr>
              <w:t>ICV MONITORING AND REPORTING</w:t>
            </w:r>
            <w:r w:rsidRPr="005F252C">
              <w:rPr>
                <w:noProof/>
                <w:webHidden/>
              </w:rPr>
              <w:tab/>
            </w:r>
            <w:r w:rsidRPr="005F252C">
              <w:rPr>
                <w:noProof/>
                <w:webHidden/>
              </w:rPr>
              <w:fldChar w:fldCharType="begin"/>
            </w:r>
            <w:r w:rsidRPr="005F252C">
              <w:rPr>
                <w:noProof/>
                <w:webHidden/>
              </w:rPr>
              <w:instrText xml:space="preserve"> PAGEREF _Toc225666149 \h </w:instrText>
            </w:r>
          </w:ins>
          <w:r w:rsidRPr="005F252C">
            <w:rPr>
              <w:noProof/>
              <w:webHidden/>
            </w:rPr>
          </w:r>
          <w:ins w:id="76" w:author="Al Oraimi, Ahmed Mubarak OLNG-ICV/T2" w:date="2026-03-29T08:42:00Z" w16du:dateUtc="2026-03-29T04:42:00Z">
            <w:r w:rsidRPr="005F252C">
              <w:rPr>
                <w:noProof/>
                <w:webHidden/>
              </w:rPr>
              <w:fldChar w:fldCharType="separate"/>
            </w:r>
            <w:r w:rsidRPr="005F252C">
              <w:rPr>
                <w:noProof/>
                <w:webHidden/>
              </w:rPr>
              <w:t>3</w:t>
            </w:r>
            <w:r w:rsidRPr="005F252C">
              <w:rPr>
                <w:noProof/>
                <w:webHidden/>
              </w:rPr>
              <w:fldChar w:fldCharType="end"/>
            </w:r>
            <w:r w:rsidRPr="005F252C">
              <w:rPr>
                <w:rStyle w:val="Hyperlink"/>
                <w:noProof/>
              </w:rPr>
              <w:fldChar w:fldCharType="end"/>
            </w:r>
          </w:ins>
        </w:p>
        <w:p w14:paraId="40E72B4F" w14:textId="4DAB4D60" w:rsidR="006215C8" w:rsidRPr="005F252C" w:rsidRDefault="006215C8">
          <w:pPr>
            <w:pStyle w:val="TOC2"/>
            <w:tabs>
              <w:tab w:val="left" w:pos="720"/>
              <w:tab w:val="right" w:leader="dot" w:pos="8657"/>
            </w:tabs>
            <w:rPr>
              <w:ins w:id="77" w:author="Al Oraimi, Ahmed Mubarak OLNG-ICV/T2" w:date="2026-03-29T08:42:00Z" w16du:dateUtc="2026-03-29T04:42:00Z"/>
              <w:rFonts w:eastAsiaTheme="minorEastAsia"/>
              <w:noProof/>
              <w:sz w:val="24"/>
              <w:szCs w:val="24"/>
              <w:rPrChange w:id="78" w:author="Al Riyami, Azza OLNG-SCC/12" w:date="2026-03-30T14:14:00Z" w16du:dateUtc="2026-03-30T10:14:00Z">
                <w:rPr>
                  <w:ins w:id="79" w:author="Al Oraimi, Ahmed Mubarak OLNG-ICV/T2" w:date="2026-03-29T08:42:00Z" w16du:dateUtc="2026-03-29T04:42:00Z"/>
                  <w:rFonts w:asciiTheme="minorHAnsi" w:eastAsiaTheme="minorEastAsia" w:hAnsiTheme="minorHAnsi"/>
                  <w:noProof/>
                  <w:sz w:val="24"/>
                  <w:szCs w:val="24"/>
                </w:rPr>
              </w:rPrChange>
            </w:rPr>
          </w:pPr>
          <w:ins w:id="80"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"_Toc225666152"</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5.</w:t>
            </w:r>
            <w:r w:rsidRPr="005F252C">
              <w:rPr>
                <w:rFonts w:eastAsiaTheme="minorEastAsia"/>
                <w:noProof/>
                <w:sz w:val="24"/>
                <w:szCs w:val="24"/>
                <w:rPrChange w:id="81"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COMPANY RIGHT TO VERIFY AND AUDIT</w:t>
            </w:r>
            <w:r w:rsidRPr="005F252C">
              <w:rPr>
                <w:noProof/>
                <w:webHidden/>
              </w:rPr>
              <w:tab/>
            </w:r>
            <w:r w:rsidRPr="005F252C">
              <w:rPr>
                <w:noProof/>
                <w:webHidden/>
              </w:rPr>
              <w:fldChar w:fldCharType="begin"/>
            </w:r>
            <w:r w:rsidRPr="005F252C">
              <w:rPr>
                <w:noProof/>
                <w:webHidden/>
              </w:rPr>
              <w:instrText xml:space="preserve"> PAGEREF _Toc225666152 \h </w:instrText>
            </w:r>
          </w:ins>
          <w:r w:rsidRPr="005F252C">
            <w:rPr>
              <w:noProof/>
              <w:webHidden/>
            </w:rPr>
          </w:r>
          <w:ins w:id="82" w:author="Al Oraimi, Ahmed Mubarak OLNG-ICV/T2" w:date="2026-03-29T08:42:00Z" w16du:dateUtc="2026-03-29T04:42:00Z">
            <w:r w:rsidRPr="005F252C">
              <w:rPr>
                <w:noProof/>
                <w:webHidden/>
              </w:rPr>
              <w:fldChar w:fldCharType="separate"/>
            </w:r>
            <w:r w:rsidRPr="005F252C">
              <w:rPr>
                <w:noProof/>
                <w:webHidden/>
              </w:rPr>
              <w:t>4</w:t>
            </w:r>
            <w:r w:rsidRPr="005F252C">
              <w:rPr>
                <w:noProof/>
                <w:webHidden/>
              </w:rPr>
              <w:fldChar w:fldCharType="end"/>
            </w:r>
            <w:r w:rsidRPr="005F252C">
              <w:rPr>
                <w:rStyle w:val="Hyperlink"/>
                <w:noProof/>
              </w:rPr>
              <w:fldChar w:fldCharType="end"/>
            </w:r>
          </w:ins>
        </w:p>
        <w:p w14:paraId="7F75584D" w14:textId="6627F552" w:rsidR="006215C8" w:rsidRPr="005F252C" w:rsidRDefault="006215C8">
          <w:pPr>
            <w:pStyle w:val="TOC2"/>
            <w:tabs>
              <w:tab w:val="left" w:pos="720"/>
              <w:tab w:val="right" w:leader="dot" w:pos="8657"/>
            </w:tabs>
            <w:rPr>
              <w:ins w:id="83" w:author="Al Oraimi, Ahmed Mubarak OLNG-ICV/T2" w:date="2026-03-29T08:42:00Z" w16du:dateUtc="2026-03-29T04:42:00Z"/>
              <w:rFonts w:eastAsiaTheme="minorEastAsia"/>
              <w:noProof/>
              <w:sz w:val="24"/>
              <w:szCs w:val="24"/>
              <w:rPrChange w:id="84" w:author="Al Riyami, Azza OLNG-SCC/12" w:date="2026-03-30T14:14:00Z" w16du:dateUtc="2026-03-30T10:14:00Z">
                <w:rPr>
                  <w:ins w:id="85" w:author="Al Oraimi, Ahmed Mubarak OLNG-ICV/T2" w:date="2026-03-29T08:42:00Z" w16du:dateUtc="2026-03-29T04:42:00Z"/>
                  <w:rFonts w:asciiTheme="minorHAnsi" w:eastAsiaTheme="minorEastAsia" w:hAnsiTheme="minorHAnsi"/>
                  <w:noProof/>
                  <w:sz w:val="24"/>
                  <w:szCs w:val="24"/>
                </w:rPr>
              </w:rPrChange>
            </w:rPr>
          </w:pPr>
          <w:ins w:id="86"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"_Toc225666153"</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6.</w:t>
            </w:r>
            <w:r w:rsidRPr="005F252C">
              <w:rPr>
                <w:rFonts w:eastAsiaTheme="minorEastAsia"/>
                <w:noProof/>
                <w:sz w:val="24"/>
                <w:szCs w:val="24"/>
                <w:rPrChange w:id="87"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NON-CONFORMANCE</w:t>
            </w:r>
            <w:r w:rsidRPr="005F252C">
              <w:rPr>
                <w:noProof/>
                <w:webHidden/>
              </w:rPr>
              <w:tab/>
            </w:r>
            <w:r w:rsidRPr="005F252C">
              <w:rPr>
                <w:noProof/>
                <w:webHidden/>
              </w:rPr>
              <w:fldChar w:fldCharType="begin"/>
            </w:r>
            <w:r w:rsidRPr="005F252C">
              <w:rPr>
                <w:noProof/>
                <w:webHidden/>
              </w:rPr>
              <w:instrText xml:space="preserve"> PAGEREF _Toc225666153 \h </w:instrText>
            </w:r>
          </w:ins>
          <w:r w:rsidRPr="005F252C">
            <w:rPr>
              <w:noProof/>
              <w:webHidden/>
            </w:rPr>
          </w:r>
          <w:ins w:id="88" w:author="Al Oraimi, Ahmed Mubarak OLNG-ICV/T2" w:date="2026-03-29T08:42:00Z" w16du:dateUtc="2026-03-29T04:42:00Z">
            <w:r w:rsidRPr="005F252C">
              <w:rPr>
                <w:noProof/>
                <w:webHidden/>
              </w:rPr>
              <w:fldChar w:fldCharType="separate"/>
            </w:r>
            <w:r w:rsidRPr="005F252C">
              <w:rPr>
                <w:noProof/>
                <w:webHidden/>
              </w:rPr>
              <w:t>5</w:t>
            </w:r>
            <w:r w:rsidRPr="005F252C">
              <w:rPr>
                <w:noProof/>
                <w:webHidden/>
              </w:rPr>
              <w:fldChar w:fldCharType="end"/>
            </w:r>
            <w:r w:rsidRPr="005F252C">
              <w:rPr>
                <w:rStyle w:val="Hyperlink"/>
                <w:noProof/>
              </w:rPr>
              <w:fldChar w:fldCharType="end"/>
            </w:r>
          </w:ins>
        </w:p>
        <w:p w14:paraId="53C983AC" w14:textId="33760F96" w:rsidR="006215C8" w:rsidRPr="005F252C" w:rsidRDefault="006215C8">
          <w:pPr>
            <w:pStyle w:val="TOC1"/>
            <w:tabs>
              <w:tab w:val="left" w:pos="480"/>
              <w:tab w:val="right" w:leader="dot" w:pos="8657"/>
            </w:tabs>
            <w:rPr>
              <w:ins w:id="89" w:author="Al Oraimi, Ahmed Mubarak OLNG-ICV/T2" w:date="2026-03-29T08:42:00Z" w16du:dateUtc="2026-03-29T04:42:00Z"/>
              <w:rFonts w:eastAsiaTheme="minorEastAsia"/>
              <w:noProof/>
              <w:sz w:val="24"/>
              <w:szCs w:val="24"/>
              <w:rPrChange w:id="90" w:author="Al Riyami, Azza OLNG-SCC/12" w:date="2026-03-30T14:14:00Z" w16du:dateUtc="2026-03-30T10:14:00Z">
                <w:rPr>
                  <w:ins w:id="91" w:author="Al Oraimi, Ahmed Mubarak OLNG-ICV/T2" w:date="2026-03-29T08:42:00Z" w16du:dateUtc="2026-03-29T04:42:00Z"/>
                  <w:rFonts w:asciiTheme="minorHAnsi" w:eastAsiaTheme="minorEastAsia" w:hAnsiTheme="minorHAnsi"/>
                  <w:noProof/>
                  <w:sz w:val="24"/>
                  <w:szCs w:val="24"/>
                </w:rPr>
              </w:rPrChange>
            </w:rPr>
          </w:pPr>
          <w:ins w:id="92"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"_Toc225666154"</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B.</w:t>
            </w:r>
            <w:r w:rsidRPr="005F252C">
              <w:rPr>
                <w:rFonts w:eastAsiaTheme="minorEastAsia"/>
                <w:noProof/>
                <w:sz w:val="24"/>
                <w:szCs w:val="24"/>
                <w:rPrChange w:id="93"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STANDARD QUESTIONNAIRE</w:t>
            </w:r>
            <w:r w:rsidRPr="005F252C">
              <w:rPr>
                <w:noProof/>
                <w:webHidden/>
              </w:rPr>
              <w:tab/>
            </w:r>
            <w:r w:rsidRPr="005F252C">
              <w:rPr>
                <w:noProof/>
                <w:webHidden/>
              </w:rPr>
              <w:fldChar w:fldCharType="begin"/>
            </w:r>
            <w:r w:rsidRPr="005F252C">
              <w:rPr>
                <w:noProof/>
                <w:webHidden/>
              </w:rPr>
              <w:instrText xml:space="preserve"> PAGEREF _Toc225666154 \h </w:instrText>
            </w:r>
          </w:ins>
          <w:r w:rsidRPr="005F252C">
            <w:rPr>
              <w:noProof/>
              <w:webHidden/>
            </w:rPr>
          </w:r>
          <w:ins w:id="94" w:author="Al Oraimi, Ahmed Mubarak OLNG-ICV/T2" w:date="2026-03-29T08:42:00Z" w16du:dateUtc="2026-03-29T04:42:00Z">
            <w:r w:rsidRPr="005F252C">
              <w:rPr>
                <w:noProof/>
                <w:webHidden/>
              </w:rPr>
              <w:fldChar w:fldCharType="separate"/>
            </w:r>
            <w:r w:rsidRPr="005F252C">
              <w:rPr>
                <w:noProof/>
                <w:webHidden/>
              </w:rPr>
              <w:t>6</w:t>
            </w:r>
            <w:r w:rsidRPr="005F252C">
              <w:rPr>
                <w:noProof/>
                <w:webHidden/>
              </w:rPr>
              <w:fldChar w:fldCharType="end"/>
            </w:r>
            <w:r w:rsidRPr="005F252C">
              <w:rPr>
                <w:rStyle w:val="Hyperlink"/>
                <w:noProof/>
              </w:rPr>
              <w:fldChar w:fldCharType="end"/>
            </w:r>
          </w:ins>
        </w:p>
        <w:p w14:paraId="74CD4781" w14:textId="7531F04F" w:rsidR="006215C8" w:rsidRPr="005F252C" w:rsidRDefault="006215C8">
          <w:pPr>
            <w:pStyle w:val="TOC2"/>
            <w:tabs>
              <w:tab w:val="left" w:pos="720"/>
              <w:tab w:val="right" w:leader="dot" w:pos="8657"/>
            </w:tabs>
            <w:rPr>
              <w:ins w:id="95" w:author="Al Oraimi, Ahmed Mubarak OLNG-ICV/T2" w:date="2026-03-29T08:42:00Z" w16du:dateUtc="2026-03-29T04:42:00Z"/>
              <w:rFonts w:eastAsiaTheme="minorEastAsia"/>
              <w:noProof/>
              <w:sz w:val="24"/>
              <w:szCs w:val="24"/>
              <w:rPrChange w:id="96" w:author="Al Riyami, Azza OLNG-SCC/12" w:date="2026-03-30T14:14:00Z" w16du:dateUtc="2026-03-30T10:14:00Z">
                <w:rPr>
                  <w:ins w:id="97" w:author="Al Oraimi, Ahmed Mubarak OLNG-ICV/T2" w:date="2026-03-29T08:42:00Z" w16du:dateUtc="2026-03-29T04:42:00Z"/>
                  <w:rFonts w:asciiTheme="minorHAnsi" w:eastAsiaTheme="minorEastAsia" w:hAnsiTheme="minorHAnsi"/>
                  <w:noProof/>
                  <w:sz w:val="24"/>
                  <w:szCs w:val="24"/>
                </w:rPr>
              </w:rPrChange>
            </w:rPr>
          </w:pPr>
          <w:ins w:id="98"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"_Toc225666155"</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1.</w:t>
            </w:r>
            <w:r w:rsidRPr="005F252C">
              <w:rPr>
                <w:rFonts w:eastAsiaTheme="minorEastAsia"/>
                <w:noProof/>
                <w:sz w:val="24"/>
                <w:szCs w:val="24"/>
                <w:rPrChange w:id="99"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REGULATION AND POLICY</w:t>
            </w:r>
            <w:r w:rsidRPr="005F252C">
              <w:rPr>
                <w:noProof/>
                <w:webHidden/>
              </w:rPr>
              <w:tab/>
            </w:r>
            <w:r w:rsidRPr="005F252C">
              <w:rPr>
                <w:noProof/>
                <w:webHidden/>
              </w:rPr>
              <w:fldChar w:fldCharType="begin"/>
            </w:r>
            <w:r w:rsidRPr="005F252C">
              <w:rPr>
                <w:noProof/>
                <w:webHidden/>
              </w:rPr>
              <w:instrText xml:space="preserve"> PAGEREF _Toc225666155 \h </w:instrText>
            </w:r>
          </w:ins>
          <w:r w:rsidRPr="005F252C">
            <w:rPr>
              <w:noProof/>
              <w:webHidden/>
            </w:rPr>
          </w:r>
          <w:ins w:id="100" w:author="Al Oraimi, Ahmed Mubarak OLNG-ICV/T2" w:date="2026-03-29T08:42:00Z" w16du:dateUtc="2026-03-29T04:42:00Z">
            <w:r w:rsidRPr="005F252C">
              <w:rPr>
                <w:noProof/>
                <w:webHidden/>
              </w:rPr>
              <w:fldChar w:fldCharType="separate"/>
            </w:r>
            <w:r w:rsidRPr="005F252C">
              <w:rPr>
                <w:noProof/>
                <w:webHidden/>
              </w:rPr>
              <w:t>6</w:t>
            </w:r>
            <w:r w:rsidRPr="005F252C">
              <w:rPr>
                <w:noProof/>
                <w:webHidden/>
              </w:rPr>
              <w:fldChar w:fldCharType="end"/>
            </w:r>
            <w:r w:rsidRPr="005F252C">
              <w:rPr>
                <w:rStyle w:val="Hyperlink"/>
                <w:noProof/>
              </w:rPr>
              <w:fldChar w:fldCharType="end"/>
            </w:r>
          </w:ins>
        </w:p>
        <w:p w14:paraId="023D20E5" w14:textId="14C364A7" w:rsidR="006215C8" w:rsidRPr="005F252C" w:rsidRDefault="006215C8">
          <w:pPr>
            <w:pStyle w:val="TOC2"/>
            <w:tabs>
              <w:tab w:val="left" w:pos="720"/>
              <w:tab w:val="right" w:leader="dot" w:pos="8657"/>
            </w:tabs>
            <w:rPr>
              <w:ins w:id="101" w:author="Al Oraimi, Ahmed Mubarak OLNG-ICV/T2" w:date="2026-03-29T08:42:00Z" w16du:dateUtc="2026-03-29T04:42:00Z"/>
              <w:rFonts w:eastAsiaTheme="minorEastAsia"/>
              <w:noProof/>
              <w:sz w:val="24"/>
              <w:szCs w:val="24"/>
              <w:rPrChange w:id="102" w:author="Al Riyami, Azza OLNG-SCC/12" w:date="2026-03-30T14:14:00Z" w16du:dateUtc="2026-03-30T10:14:00Z">
                <w:rPr>
                  <w:ins w:id="103" w:author="Al Oraimi, Ahmed Mubarak OLNG-ICV/T2" w:date="2026-03-29T08:42:00Z" w16du:dateUtc="2026-03-29T04:42:00Z"/>
                  <w:rFonts w:asciiTheme="minorHAnsi" w:eastAsiaTheme="minorEastAsia" w:hAnsiTheme="minorHAnsi"/>
                  <w:noProof/>
                  <w:sz w:val="24"/>
                  <w:szCs w:val="24"/>
                </w:rPr>
              </w:rPrChange>
            </w:rPr>
          </w:pPr>
          <w:ins w:id="104"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"_Toc225666157"</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2.</w:t>
            </w:r>
            <w:r w:rsidRPr="005F252C">
              <w:rPr>
                <w:rFonts w:eastAsiaTheme="minorEastAsia"/>
                <w:noProof/>
                <w:sz w:val="24"/>
                <w:szCs w:val="24"/>
                <w:rPrChange w:id="105"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ICV PLAN</w:t>
            </w:r>
            <w:r w:rsidRPr="005F252C">
              <w:rPr>
                <w:noProof/>
                <w:webHidden/>
              </w:rPr>
              <w:tab/>
            </w:r>
            <w:r w:rsidRPr="005F252C">
              <w:rPr>
                <w:noProof/>
                <w:webHidden/>
              </w:rPr>
              <w:fldChar w:fldCharType="begin"/>
            </w:r>
            <w:r w:rsidRPr="005F252C">
              <w:rPr>
                <w:noProof/>
                <w:webHidden/>
              </w:rPr>
              <w:instrText xml:space="preserve"> PAGEREF _Toc225666157 \h </w:instrText>
            </w:r>
          </w:ins>
          <w:r w:rsidRPr="005F252C">
            <w:rPr>
              <w:noProof/>
              <w:webHidden/>
            </w:rPr>
          </w:r>
          <w:ins w:id="106" w:author="Al Oraimi, Ahmed Mubarak OLNG-ICV/T2" w:date="2026-03-29T08:42:00Z" w16du:dateUtc="2026-03-29T04:42:00Z">
            <w:r w:rsidRPr="005F252C">
              <w:rPr>
                <w:noProof/>
                <w:webHidden/>
              </w:rPr>
              <w:fldChar w:fldCharType="separate"/>
            </w:r>
            <w:r w:rsidRPr="005F252C">
              <w:rPr>
                <w:noProof/>
                <w:webHidden/>
              </w:rPr>
              <w:t>7</w:t>
            </w:r>
            <w:r w:rsidRPr="005F252C">
              <w:rPr>
                <w:noProof/>
                <w:webHidden/>
              </w:rPr>
              <w:fldChar w:fldCharType="end"/>
            </w:r>
            <w:r w:rsidRPr="005F252C">
              <w:rPr>
                <w:rStyle w:val="Hyperlink"/>
                <w:noProof/>
              </w:rPr>
              <w:fldChar w:fldCharType="end"/>
            </w:r>
          </w:ins>
        </w:p>
        <w:p w14:paraId="7E239C92" w14:textId="3B75550E" w:rsidR="006215C8" w:rsidRPr="005F252C" w:rsidRDefault="006215C8">
          <w:pPr>
            <w:pStyle w:val="TOC2"/>
            <w:tabs>
              <w:tab w:val="left" w:pos="480"/>
              <w:tab w:val="right" w:leader="dot" w:pos="8657"/>
            </w:tabs>
            <w:rPr>
              <w:ins w:id="107" w:author="Al Oraimi, Ahmed Mubarak OLNG-ICV/T2" w:date="2026-03-29T08:42:00Z" w16du:dateUtc="2026-03-29T04:42:00Z"/>
              <w:rFonts w:eastAsiaTheme="minorEastAsia"/>
              <w:noProof/>
              <w:sz w:val="24"/>
              <w:szCs w:val="24"/>
              <w:rPrChange w:id="108" w:author="Al Riyami, Azza OLNG-SCC/12" w:date="2026-03-30T14:14:00Z" w16du:dateUtc="2026-03-30T10:14:00Z">
                <w:rPr>
                  <w:ins w:id="109" w:author="Al Oraimi, Ahmed Mubarak OLNG-ICV/T2" w:date="2026-03-29T08:42:00Z" w16du:dateUtc="2026-03-29T04:42:00Z"/>
                  <w:rFonts w:asciiTheme="minorHAnsi" w:eastAsiaTheme="minorEastAsia" w:hAnsiTheme="minorHAnsi"/>
                  <w:noProof/>
                  <w:sz w:val="24"/>
                  <w:szCs w:val="24"/>
                </w:rPr>
              </w:rPrChange>
            </w:rPr>
          </w:pPr>
          <w:ins w:id="110"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"_Toc225666158"</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Fonts w:eastAsiaTheme="minorEastAsia"/>
                <w:noProof/>
                <w:sz w:val="24"/>
                <w:szCs w:val="24"/>
                <w:rPrChange w:id="111"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INSTRUCTIONS TO PREPARE ICV PLAN</w:t>
            </w:r>
            <w:r w:rsidRPr="005F252C">
              <w:rPr>
                <w:noProof/>
                <w:webHidden/>
              </w:rPr>
              <w:tab/>
            </w:r>
            <w:r w:rsidRPr="005F252C">
              <w:rPr>
                <w:noProof/>
                <w:webHidden/>
              </w:rPr>
              <w:fldChar w:fldCharType="begin"/>
            </w:r>
            <w:r w:rsidRPr="005F252C">
              <w:rPr>
                <w:noProof/>
                <w:webHidden/>
              </w:rPr>
              <w:instrText xml:space="preserve"> PAGEREF _Toc225666158 \h </w:instrText>
            </w:r>
          </w:ins>
          <w:r w:rsidRPr="005F252C">
            <w:rPr>
              <w:noProof/>
              <w:webHidden/>
            </w:rPr>
          </w:r>
          <w:ins w:id="112" w:author="Al Oraimi, Ahmed Mubarak OLNG-ICV/T2" w:date="2026-03-29T08:42:00Z" w16du:dateUtc="2026-03-29T04:42:00Z">
            <w:r w:rsidRPr="005F252C">
              <w:rPr>
                <w:noProof/>
                <w:webHidden/>
              </w:rPr>
              <w:fldChar w:fldCharType="separate"/>
            </w:r>
            <w:r w:rsidRPr="005F252C">
              <w:rPr>
                <w:noProof/>
                <w:webHidden/>
              </w:rPr>
              <w:t>8</w:t>
            </w:r>
            <w:r w:rsidRPr="005F252C">
              <w:rPr>
                <w:noProof/>
                <w:webHidden/>
              </w:rPr>
              <w:fldChar w:fldCharType="end"/>
            </w:r>
            <w:r w:rsidRPr="005F252C">
              <w:rPr>
                <w:rStyle w:val="Hyperlink"/>
                <w:noProof/>
              </w:rPr>
              <w:fldChar w:fldCharType="end"/>
            </w:r>
          </w:ins>
        </w:p>
        <w:p w14:paraId="373A93C3" w14:textId="5F1DB748" w:rsidR="006215C8" w:rsidRPr="005F252C" w:rsidRDefault="006215C8">
          <w:pPr>
            <w:pStyle w:val="TOC2"/>
            <w:tabs>
              <w:tab w:val="right" w:leader="dot" w:pos="8657"/>
            </w:tabs>
            <w:rPr>
              <w:ins w:id="113" w:author="Al Oraimi, Ahmed Mubarak OLNG-ICV/T2" w:date="2026-03-29T08:42:00Z" w16du:dateUtc="2026-03-29T04:42:00Z"/>
              <w:rFonts w:eastAsiaTheme="minorEastAsia"/>
              <w:noProof/>
              <w:sz w:val="24"/>
              <w:szCs w:val="24"/>
              <w:rPrChange w:id="114" w:author="Al Riyami, Azza OLNG-SCC/12" w:date="2026-03-30T14:14:00Z" w16du:dateUtc="2026-03-30T10:14:00Z">
                <w:rPr>
                  <w:ins w:id="115" w:author="Al Oraimi, Ahmed Mubarak OLNG-ICV/T2" w:date="2026-03-29T08:42:00Z" w16du:dateUtc="2026-03-29T04:42:00Z"/>
                  <w:rFonts w:asciiTheme="minorHAnsi" w:eastAsiaTheme="minorEastAsia" w:hAnsiTheme="minorHAnsi"/>
                  <w:noProof/>
                  <w:sz w:val="24"/>
                  <w:szCs w:val="24"/>
                </w:rPr>
              </w:rPrChange>
            </w:rPr>
          </w:pPr>
          <w:ins w:id="116"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"_Toc225666159"</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3.</w:t>
            </w:r>
            <w:r w:rsidRPr="005F252C">
              <w:rPr>
                <w:noProof/>
                <w:webHidden/>
              </w:rPr>
              <w:tab/>
            </w:r>
            <w:r w:rsidRPr="005F252C">
              <w:rPr>
                <w:noProof/>
                <w:webHidden/>
              </w:rPr>
              <w:fldChar w:fldCharType="begin"/>
            </w:r>
            <w:r w:rsidRPr="005F252C">
              <w:rPr>
                <w:noProof/>
                <w:webHidden/>
              </w:rPr>
              <w:instrText xml:space="preserve"> PAGEREF _Toc225666159 \h </w:instrText>
            </w:r>
          </w:ins>
          <w:r w:rsidRPr="005F252C">
            <w:rPr>
              <w:noProof/>
              <w:webHidden/>
            </w:rPr>
          </w:r>
          <w:ins w:id="117" w:author="Al Oraimi, Ahmed Mubarak OLNG-ICV/T2" w:date="2026-03-29T08:42:00Z" w16du:dateUtc="2026-03-29T04:42:00Z">
            <w:r w:rsidRPr="005F252C">
              <w:rPr>
                <w:noProof/>
                <w:webHidden/>
              </w:rPr>
              <w:fldChar w:fldCharType="separate"/>
            </w:r>
            <w:r w:rsidRPr="005F252C">
              <w:rPr>
                <w:noProof/>
                <w:webHidden/>
              </w:rPr>
              <w:t>8</w:t>
            </w:r>
            <w:r w:rsidRPr="005F252C">
              <w:rPr>
                <w:noProof/>
                <w:webHidden/>
              </w:rPr>
              <w:fldChar w:fldCharType="end"/>
            </w:r>
            <w:r w:rsidRPr="005F252C">
              <w:rPr>
                <w:rStyle w:val="Hyperlink"/>
                <w:noProof/>
              </w:rPr>
              <w:fldChar w:fldCharType="end"/>
            </w:r>
          </w:ins>
        </w:p>
        <w:p w14:paraId="5D438105" w14:textId="1C794DAA" w:rsidR="006215C8" w:rsidRPr="005F252C" w:rsidRDefault="006215C8">
          <w:pPr>
            <w:pStyle w:val="TOC1"/>
            <w:tabs>
              <w:tab w:val="right" w:leader="dot" w:pos="8657"/>
            </w:tabs>
            <w:rPr>
              <w:ins w:id="118" w:author="Al Oraimi, Ahmed Mubarak OLNG-ICV/T2" w:date="2026-03-29T08:42:00Z" w16du:dateUtc="2026-03-29T04:42:00Z"/>
              <w:rFonts w:eastAsiaTheme="minorEastAsia"/>
              <w:noProof/>
              <w:sz w:val="24"/>
              <w:szCs w:val="24"/>
              <w:rPrChange w:id="119" w:author="Al Riyami, Azza OLNG-SCC/12" w:date="2026-03-30T14:14:00Z" w16du:dateUtc="2026-03-30T10:14:00Z">
                <w:rPr>
                  <w:ins w:id="120" w:author="Al Oraimi, Ahmed Mubarak OLNG-ICV/T2" w:date="2026-03-29T08:42:00Z" w16du:dateUtc="2026-03-29T04:42:00Z"/>
                  <w:rFonts w:asciiTheme="minorHAnsi" w:eastAsiaTheme="minorEastAsia" w:hAnsiTheme="minorHAnsi"/>
                  <w:noProof/>
                  <w:sz w:val="24"/>
                  <w:szCs w:val="24"/>
                </w:rPr>
              </w:rPrChange>
            </w:rPr>
          </w:pPr>
          <w:ins w:id="121"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"_Toc225666161"</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Fonts w:eastAsiaTheme="minorEastAsia"/>
                <w:noProof/>
                <w:sz w:val="24"/>
                <w:szCs w:val="24"/>
                <w:rPrChange w:id="122"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APPENDICES</w:t>
            </w:r>
            <w:r w:rsidRPr="005F252C">
              <w:rPr>
                <w:noProof/>
                <w:webHidden/>
              </w:rPr>
              <w:tab/>
            </w:r>
            <w:r w:rsidRPr="005F252C">
              <w:rPr>
                <w:noProof/>
                <w:webHidden/>
              </w:rPr>
              <w:fldChar w:fldCharType="begin"/>
            </w:r>
            <w:r w:rsidRPr="005F252C">
              <w:rPr>
                <w:noProof/>
                <w:webHidden/>
              </w:rPr>
              <w:instrText xml:space="preserve"> PAGEREF _Toc225666161 \h </w:instrText>
            </w:r>
          </w:ins>
          <w:r w:rsidRPr="005F252C">
            <w:rPr>
              <w:noProof/>
              <w:webHidden/>
            </w:rPr>
          </w:r>
          <w:ins w:id="123" w:author="Al Oraimi, Ahmed Mubarak OLNG-ICV/T2" w:date="2026-03-29T08:42:00Z" w16du:dateUtc="2026-03-29T04:42:00Z">
            <w:r w:rsidRPr="005F252C">
              <w:rPr>
                <w:noProof/>
                <w:webHidden/>
              </w:rPr>
              <w:fldChar w:fldCharType="separate"/>
            </w:r>
            <w:r w:rsidRPr="005F252C">
              <w:rPr>
                <w:noProof/>
                <w:webHidden/>
              </w:rPr>
              <w:t>13</w:t>
            </w:r>
            <w:r w:rsidRPr="005F252C">
              <w:rPr>
                <w:noProof/>
                <w:webHidden/>
              </w:rPr>
              <w:fldChar w:fldCharType="end"/>
            </w:r>
            <w:r w:rsidRPr="005F252C">
              <w:rPr>
                <w:rStyle w:val="Hyperlink"/>
                <w:noProof/>
              </w:rPr>
              <w:fldChar w:fldCharType="end"/>
            </w:r>
          </w:ins>
        </w:p>
        <w:p w14:paraId="01B98D37" w14:textId="01509F99" w:rsidR="006215C8" w:rsidRPr="005F252C" w:rsidRDefault="006215C8">
          <w:pPr>
            <w:pStyle w:val="TOC1"/>
            <w:tabs>
              <w:tab w:val="right" w:leader="dot" w:pos="8657"/>
            </w:tabs>
            <w:rPr>
              <w:ins w:id="124" w:author="Al Oraimi, Ahmed Mubarak OLNG-ICV/T2" w:date="2026-03-29T08:42:00Z" w16du:dateUtc="2026-03-29T04:42:00Z"/>
              <w:rFonts w:eastAsiaTheme="minorEastAsia"/>
              <w:noProof/>
              <w:sz w:val="24"/>
              <w:szCs w:val="24"/>
              <w:rPrChange w:id="125" w:author="Al Riyami, Azza OLNG-SCC/12" w:date="2026-03-30T14:14:00Z" w16du:dateUtc="2026-03-30T10:14:00Z">
                <w:rPr>
                  <w:ins w:id="126" w:author="Al Oraimi, Ahmed Mubarak OLNG-ICV/T2" w:date="2026-03-29T08:42:00Z" w16du:dateUtc="2026-03-29T04:42:00Z"/>
                  <w:rFonts w:asciiTheme="minorHAnsi" w:eastAsiaTheme="minorEastAsia" w:hAnsiTheme="minorHAnsi"/>
                  <w:noProof/>
                  <w:sz w:val="24"/>
                  <w:szCs w:val="24"/>
                </w:rPr>
              </w:rPrChange>
            </w:rPr>
          </w:pPr>
          <w:ins w:id="127"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"_Toc225666162"</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C.</w:t>
            </w:r>
            <w:r w:rsidRPr="005F252C">
              <w:rPr>
                <w:noProof/>
                <w:webHidden/>
              </w:rPr>
              <w:tab/>
            </w:r>
            <w:r w:rsidRPr="005F252C">
              <w:rPr>
                <w:noProof/>
                <w:webHidden/>
              </w:rPr>
              <w:fldChar w:fldCharType="begin"/>
            </w:r>
            <w:r w:rsidRPr="005F252C">
              <w:rPr>
                <w:noProof/>
                <w:webHidden/>
              </w:rPr>
              <w:instrText xml:space="preserve"> PAGEREF _Toc225666162 \h </w:instrText>
            </w:r>
          </w:ins>
          <w:r w:rsidRPr="005F252C">
            <w:rPr>
              <w:noProof/>
              <w:webHidden/>
            </w:rPr>
          </w:r>
          <w:ins w:id="128" w:author="Al Oraimi, Ahmed Mubarak OLNG-ICV/T2" w:date="2026-03-29T08:42:00Z" w16du:dateUtc="2026-03-29T04:42:00Z">
            <w:r w:rsidRPr="005F252C">
              <w:rPr>
                <w:noProof/>
                <w:webHidden/>
              </w:rPr>
              <w:fldChar w:fldCharType="separate"/>
            </w:r>
            <w:r w:rsidRPr="005F252C">
              <w:rPr>
                <w:noProof/>
                <w:webHidden/>
              </w:rPr>
              <w:t>13</w:t>
            </w:r>
            <w:r w:rsidRPr="005F252C">
              <w:rPr>
                <w:noProof/>
                <w:webHidden/>
              </w:rPr>
              <w:fldChar w:fldCharType="end"/>
            </w:r>
            <w:r w:rsidRPr="005F252C">
              <w:rPr>
                <w:rStyle w:val="Hyperlink"/>
                <w:noProof/>
              </w:rPr>
              <w:fldChar w:fldCharType="end"/>
            </w:r>
          </w:ins>
        </w:p>
        <w:p w14:paraId="466B15C7" w14:textId="7099197B" w:rsidR="006215C8" w:rsidRPr="005F252C" w:rsidRDefault="006215C8">
          <w:pPr>
            <w:pStyle w:val="TOC2"/>
            <w:tabs>
              <w:tab w:val="left" w:pos="720"/>
              <w:tab w:val="right" w:leader="dot" w:pos="8657"/>
            </w:tabs>
            <w:rPr>
              <w:ins w:id="129" w:author="Al Oraimi, Ahmed Mubarak OLNG-ICV/T2" w:date="2026-03-29T08:42:00Z" w16du:dateUtc="2026-03-29T04:42:00Z"/>
              <w:rFonts w:eastAsiaTheme="minorEastAsia"/>
              <w:noProof/>
              <w:sz w:val="24"/>
              <w:szCs w:val="24"/>
              <w:rPrChange w:id="130" w:author="Al Riyami, Azza OLNG-SCC/12" w:date="2026-03-30T14:14:00Z" w16du:dateUtc="2026-03-30T10:14:00Z">
                <w:rPr>
                  <w:ins w:id="131" w:author="Al Oraimi, Ahmed Mubarak OLNG-ICV/T2" w:date="2026-03-29T08:42:00Z" w16du:dateUtc="2026-03-29T04:42:00Z"/>
                  <w:rFonts w:asciiTheme="minorHAnsi" w:eastAsiaTheme="minorEastAsia" w:hAnsiTheme="minorHAnsi"/>
                  <w:noProof/>
                  <w:sz w:val="24"/>
                  <w:szCs w:val="24"/>
                </w:rPr>
              </w:rPrChange>
            </w:rPr>
          </w:pPr>
          <w:ins w:id="132"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"_Toc225666163"</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1.</w:t>
            </w:r>
            <w:r w:rsidRPr="005F252C">
              <w:rPr>
                <w:rFonts w:eastAsiaTheme="minorEastAsia"/>
                <w:noProof/>
                <w:sz w:val="24"/>
                <w:szCs w:val="24"/>
                <w:rPrChange w:id="133"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Appendix A:  ICV Plan</w:t>
            </w:r>
            <w:r w:rsidRPr="005F252C">
              <w:rPr>
                <w:noProof/>
                <w:webHidden/>
              </w:rPr>
              <w:tab/>
            </w:r>
            <w:r w:rsidRPr="005F252C">
              <w:rPr>
                <w:noProof/>
                <w:webHidden/>
              </w:rPr>
              <w:fldChar w:fldCharType="begin"/>
            </w:r>
            <w:r w:rsidRPr="005F252C">
              <w:rPr>
                <w:noProof/>
                <w:webHidden/>
              </w:rPr>
              <w:instrText xml:space="preserve"> PAGEREF _Toc225666163 \h </w:instrText>
            </w:r>
          </w:ins>
          <w:r w:rsidRPr="005F252C">
            <w:rPr>
              <w:noProof/>
              <w:webHidden/>
            </w:rPr>
          </w:r>
          <w:ins w:id="134" w:author="Al Oraimi, Ahmed Mubarak OLNG-ICV/T2" w:date="2026-03-29T08:42:00Z" w16du:dateUtc="2026-03-29T04:42:00Z">
            <w:r w:rsidRPr="005F252C">
              <w:rPr>
                <w:noProof/>
                <w:webHidden/>
              </w:rPr>
              <w:fldChar w:fldCharType="separate"/>
            </w:r>
            <w:r w:rsidRPr="005F252C">
              <w:rPr>
                <w:noProof/>
                <w:webHidden/>
              </w:rPr>
              <w:t>13</w:t>
            </w:r>
            <w:r w:rsidRPr="005F252C">
              <w:rPr>
                <w:noProof/>
                <w:webHidden/>
              </w:rPr>
              <w:fldChar w:fldCharType="end"/>
            </w:r>
            <w:r w:rsidRPr="005F252C">
              <w:rPr>
                <w:rStyle w:val="Hyperlink"/>
                <w:noProof/>
              </w:rPr>
              <w:fldChar w:fldCharType="end"/>
            </w:r>
          </w:ins>
        </w:p>
        <w:p w14:paraId="152F3FE0" w14:textId="34685667" w:rsidR="006215C8" w:rsidRPr="005F252C" w:rsidRDefault="006215C8">
          <w:pPr>
            <w:pStyle w:val="TOC2"/>
            <w:tabs>
              <w:tab w:val="left" w:pos="720"/>
              <w:tab w:val="right" w:leader="dot" w:pos="8657"/>
            </w:tabs>
            <w:rPr>
              <w:ins w:id="135" w:author="Al Oraimi, Ahmed Mubarak OLNG-ICV/T2" w:date="2026-03-29T08:42:00Z" w16du:dateUtc="2026-03-29T04:42:00Z"/>
              <w:rFonts w:eastAsiaTheme="minorEastAsia"/>
              <w:noProof/>
              <w:sz w:val="24"/>
              <w:szCs w:val="24"/>
              <w:rPrChange w:id="136" w:author="Al Riyami, Azza OLNG-SCC/12" w:date="2026-03-30T14:14:00Z" w16du:dateUtc="2026-03-30T10:14:00Z">
                <w:rPr>
                  <w:ins w:id="137" w:author="Al Oraimi, Ahmed Mubarak OLNG-ICV/T2" w:date="2026-03-29T08:42:00Z" w16du:dateUtc="2026-03-29T04:42:00Z"/>
                  <w:rFonts w:asciiTheme="minorHAnsi" w:eastAsiaTheme="minorEastAsia" w:hAnsiTheme="minorHAnsi"/>
                  <w:noProof/>
                  <w:sz w:val="24"/>
                  <w:szCs w:val="24"/>
                </w:rPr>
              </w:rPrChange>
            </w:rPr>
          </w:pPr>
          <w:ins w:id="138"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"_Toc225666164"</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2.</w:t>
            </w:r>
            <w:r w:rsidRPr="005F252C">
              <w:rPr>
                <w:rFonts w:eastAsiaTheme="minorEastAsia"/>
                <w:noProof/>
                <w:sz w:val="24"/>
                <w:szCs w:val="24"/>
                <w:rPrChange w:id="139"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Appendix B:  ICV Reporting Schedule</w:t>
            </w:r>
            <w:r w:rsidRPr="005F252C">
              <w:rPr>
                <w:noProof/>
                <w:webHidden/>
              </w:rPr>
              <w:tab/>
            </w:r>
            <w:r w:rsidRPr="005F252C">
              <w:rPr>
                <w:noProof/>
                <w:webHidden/>
              </w:rPr>
              <w:fldChar w:fldCharType="begin"/>
            </w:r>
            <w:r w:rsidRPr="005F252C">
              <w:rPr>
                <w:noProof/>
                <w:webHidden/>
              </w:rPr>
              <w:instrText xml:space="preserve"> PAGEREF _Toc225666164 \h </w:instrText>
            </w:r>
          </w:ins>
          <w:r w:rsidRPr="005F252C">
            <w:rPr>
              <w:noProof/>
              <w:webHidden/>
            </w:rPr>
          </w:r>
          <w:ins w:id="140" w:author="Al Oraimi, Ahmed Mubarak OLNG-ICV/T2" w:date="2026-03-29T08:42:00Z" w16du:dateUtc="2026-03-29T04:42:00Z">
            <w:r w:rsidRPr="005F252C">
              <w:rPr>
                <w:noProof/>
                <w:webHidden/>
              </w:rPr>
              <w:fldChar w:fldCharType="separate"/>
            </w:r>
            <w:r w:rsidRPr="005F252C">
              <w:rPr>
                <w:noProof/>
                <w:webHidden/>
              </w:rPr>
              <w:t>14</w:t>
            </w:r>
            <w:r w:rsidRPr="005F252C">
              <w:rPr>
                <w:noProof/>
                <w:webHidden/>
              </w:rPr>
              <w:fldChar w:fldCharType="end"/>
            </w:r>
            <w:r w:rsidRPr="005F252C">
              <w:rPr>
                <w:rStyle w:val="Hyperlink"/>
                <w:noProof/>
              </w:rPr>
              <w:fldChar w:fldCharType="end"/>
            </w:r>
          </w:ins>
        </w:p>
        <w:p w14:paraId="50B230EB" w14:textId="7F7FD66E" w:rsidR="006215C8" w:rsidRPr="005F252C" w:rsidRDefault="006215C8">
          <w:pPr>
            <w:pStyle w:val="TOC2"/>
            <w:tabs>
              <w:tab w:val="left" w:pos="480"/>
              <w:tab w:val="right" w:leader="dot" w:pos="8657"/>
            </w:tabs>
            <w:rPr>
              <w:ins w:id="141" w:author="Al Oraimi, Ahmed Mubarak OLNG-ICV/T2" w:date="2026-03-29T08:42:00Z" w16du:dateUtc="2026-03-29T04:42:00Z"/>
              <w:rFonts w:eastAsiaTheme="minorEastAsia"/>
              <w:noProof/>
              <w:sz w:val="24"/>
              <w:szCs w:val="24"/>
              <w:rPrChange w:id="142" w:author="Al Riyami, Azza OLNG-SCC/12" w:date="2026-03-30T14:14:00Z" w16du:dateUtc="2026-03-30T10:14:00Z">
                <w:rPr>
                  <w:ins w:id="143" w:author="Al Oraimi, Ahmed Mubarak OLNG-ICV/T2" w:date="2026-03-29T08:42:00Z" w16du:dateUtc="2026-03-29T04:42:00Z"/>
                  <w:rFonts w:asciiTheme="minorHAnsi" w:eastAsiaTheme="minorEastAsia" w:hAnsiTheme="minorHAnsi"/>
                  <w:noProof/>
                  <w:sz w:val="24"/>
                  <w:szCs w:val="24"/>
                </w:rPr>
              </w:rPrChange>
            </w:rPr>
          </w:pPr>
          <w:ins w:id="144"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"_Toc225666165"</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Fonts w:eastAsiaTheme="minorEastAsia"/>
                <w:noProof/>
                <w:sz w:val="24"/>
                <w:szCs w:val="24"/>
                <w:rPrChange w:id="145"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Appendix C: Quarterly ICV Reporting Template</w:t>
            </w:r>
            <w:r w:rsidRPr="005F252C">
              <w:rPr>
                <w:noProof/>
                <w:webHidden/>
              </w:rPr>
              <w:tab/>
            </w:r>
            <w:r w:rsidRPr="005F252C">
              <w:rPr>
                <w:noProof/>
                <w:webHidden/>
              </w:rPr>
              <w:fldChar w:fldCharType="begin"/>
            </w:r>
            <w:r w:rsidRPr="005F252C">
              <w:rPr>
                <w:noProof/>
                <w:webHidden/>
              </w:rPr>
              <w:instrText xml:space="preserve"> PAGEREF _Toc225666165 \h </w:instrText>
            </w:r>
          </w:ins>
          <w:r w:rsidRPr="005F252C">
            <w:rPr>
              <w:noProof/>
              <w:webHidden/>
            </w:rPr>
          </w:r>
          <w:ins w:id="146" w:author="Al Oraimi, Ahmed Mubarak OLNG-ICV/T2" w:date="2026-03-29T08:42:00Z" w16du:dateUtc="2026-03-29T04:42:00Z">
            <w:r w:rsidRPr="005F252C">
              <w:rPr>
                <w:noProof/>
                <w:webHidden/>
              </w:rPr>
              <w:fldChar w:fldCharType="separate"/>
            </w:r>
            <w:r w:rsidRPr="005F252C">
              <w:rPr>
                <w:noProof/>
                <w:webHidden/>
              </w:rPr>
              <w:t>14</w:t>
            </w:r>
            <w:r w:rsidRPr="005F252C">
              <w:rPr>
                <w:noProof/>
                <w:webHidden/>
              </w:rPr>
              <w:fldChar w:fldCharType="end"/>
            </w:r>
            <w:r w:rsidRPr="005F252C">
              <w:rPr>
                <w:rStyle w:val="Hyperlink"/>
                <w:noProof/>
              </w:rPr>
              <w:fldChar w:fldCharType="end"/>
            </w:r>
          </w:ins>
        </w:p>
        <w:p w14:paraId="5F0B7838" w14:textId="78B12FE8" w:rsidR="006215C8" w:rsidRPr="005F252C" w:rsidRDefault="006215C8">
          <w:pPr>
            <w:pStyle w:val="TOC2"/>
            <w:tabs>
              <w:tab w:val="right" w:leader="dot" w:pos="8657"/>
            </w:tabs>
            <w:rPr>
              <w:ins w:id="147" w:author="Al Oraimi, Ahmed Mubarak OLNG-ICV/T2" w:date="2026-03-29T08:42:00Z" w16du:dateUtc="2026-03-29T04:42:00Z"/>
              <w:rFonts w:eastAsiaTheme="minorEastAsia"/>
              <w:noProof/>
              <w:sz w:val="24"/>
              <w:szCs w:val="24"/>
              <w:rPrChange w:id="148" w:author="Al Riyami, Azza OLNG-SCC/12" w:date="2026-03-30T14:14:00Z" w16du:dateUtc="2026-03-30T10:14:00Z">
                <w:rPr>
                  <w:ins w:id="149" w:author="Al Oraimi, Ahmed Mubarak OLNG-ICV/T2" w:date="2026-03-29T08:42:00Z" w16du:dateUtc="2026-03-29T04:42:00Z"/>
                  <w:rFonts w:asciiTheme="minorHAnsi" w:eastAsiaTheme="minorEastAsia" w:hAnsiTheme="minorHAnsi"/>
                  <w:noProof/>
                  <w:sz w:val="24"/>
                  <w:szCs w:val="24"/>
                </w:rPr>
              </w:rPrChange>
            </w:rPr>
          </w:pPr>
          <w:ins w:id="150"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"_Toc225666166"</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rFonts w:eastAsia="Calibri"/>
                <w:noProof/>
                <w:rPrChange w:id="151" w:author="Al Riyami, Azza OLNG-SCC/12" w:date="2026-03-30T14:14:00Z" w16du:dateUtc="2026-03-30T10:14:00Z">
                  <w:rPr>
                    <w:rStyle w:val="Hyperlink"/>
                    <w:rFonts w:asciiTheme="majorBidi" w:eastAsia="Calibri" w:hAnsiTheme="majorBidi"/>
                    <w:noProof/>
                  </w:rPr>
                </w:rPrChange>
              </w:rPr>
              <w:t>3.</w:t>
            </w:r>
            <w:r w:rsidRPr="005F252C">
              <w:rPr>
                <w:noProof/>
                <w:webHidden/>
              </w:rPr>
              <w:tab/>
            </w:r>
            <w:r w:rsidRPr="005F252C">
              <w:rPr>
                <w:noProof/>
                <w:webHidden/>
              </w:rPr>
              <w:fldChar w:fldCharType="begin"/>
            </w:r>
            <w:r w:rsidRPr="005F252C">
              <w:rPr>
                <w:noProof/>
                <w:webHidden/>
              </w:rPr>
              <w:instrText xml:space="preserve"> PAGEREF _Toc225666166 \h </w:instrText>
            </w:r>
          </w:ins>
          <w:r w:rsidRPr="005F252C">
            <w:rPr>
              <w:noProof/>
              <w:webHidden/>
            </w:rPr>
          </w:r>
          <w:ins w:id="152" w:author="Al Oraimi, Ahmed Mubarak OLNG-ICV/T2" w:date="2026-03-29T08:42:00Z" w16du:dateUtc="2026-03-29T04:42:00Z">
            <w:r w:rsidRPr="005F252C">
              <w:rPr>
                <w:noProof/>
                <w:webHidden/>
              </w:rPr>
              <w:fldChar w:fldCharType="separate"/>
            </w:r>
            <w:r w:rsidRPr="005F252C">
              <w:rPr>
                <w:noProof/>
                <w:webHidden/>
              </w:rPr>
              <w:t>14</w:t>
            </w:r>
            <w:r w:rsidRPr="005F252C">
              <w:rPr>
                <w:noProof/>
                <w:webHidden/>
              </w:rPr>
              <w:fldChar w:fldCharType="end"/>
            </w:r>
            <w:r w:rsidRPr="005F252C">
              <w:rPr>
                <w:rStyle w:val="Hyperlink"/>
                <w:noProof/>
              </w:rPr>
              <w:fldChar w:fldCharType="end"/>
            </w:r>
          </w:ins>
        </w:p>
        <w:p w14:paraId="560FD5CF" w14:textId="32D34ADE" w:rsidR="006215C8" w:rsidRPr="005F252C" w:rsidRDefault="006215C8">
          <w:pPr>
            <w:pStyle w:val="TOC2"/>
            <w:tabs>
              <w:tab w:val="left" w:pos="720"/>
              <w:tab w:val="right" w:leader="dot" w:pos="8657"/>
            </w:tabs>
            <w:rPr>
              <w:ins w:id="153" w:author="Al Oraimi, Ahmed Mubarak OLNG-ICV/T2" w:date="2026-03-29T08:42:00Z" w16du:dateUtc="2026-03-29T04:42:00Z"/>
              <w:rFonts w:eastAsiaTheme="minorEastAsia"/>
              <w:noProof/>
              <w:sz w:val="24"/>
              <w:szCs w:val="24"/>
              <w:rPrChange w:id="154" w:author="Al Riyami, Azza OLNG-SCC/12" w:date="2026-03-30T14:14:00Z" w16du:dateUtc="2026-03-30T10:14:00Z">
                <w:rPr>
                  <w:ins w:id="155" w:author="Al Oraimi, Ahmed Mubarak OLNG-ICV/T2" w:date="2026-03-29T08:42:00Z" w16du:dateUtc="2026-03-29T04:42:00Z"/>
                  <w:rFonts w:asciiTheme="minorHAnsi" w:eastAsiaTheme="minorEastAsia" w:hAnsiTheme="minorHAnsi"/>
                  <w:noProof/>
                  <w:sz w:val="24"/>
                  <w:szCs w:val="24"/>
                </w:rPr>
              </w:rPrChange>
            </w:rPr>
          </w:pPr>
          <w:ins w:id="156" w:author="Al Oraimi, Ahmed Mubarak OLNG-ICV/T2" w:date="2026-03-29T08:42:00Z" w16du:dateUtc="2026-03-29T04:42:00Z">
            <w:r w:rsidRPr="005F252C">
              <w:rPr>
                <w:rStyle w:val="Hyperlink"/>
                <w:noProof/>
              </w:rPr>
              <w:fldChar w:fldCharType="begin"/>
            </w:r>
            <w:r w:rsidRPr="005F252C">
              <w:rPr>
                <w:rStyle w:val="Hyperlink"/>
                <w:noProof/>
              </w:rPr>
              <w:instrText xml:space="preserve"> </w:instrText>
            </w:r>
            <w:r w:rsidRPr="005F252C">
              <w:rPr>
                <w:noProof/>
              </w:rPr>
              <w:instrText>HYPERLINK \l "_Toc225666167"</w:instrText>
            </w:r>
            <w:r w:rsidRPr="005F252C">
              <w:rPr>
                <w:rStyle w:val="Hyperlink"/>
                <w:noProof/>
              </w:rPr>
              <w:instrText xml:space="preserve"> </w:instrText>
            </w:r>
            <w:r w:rsidRPr="005F252C">
              <w:rPr>
                <w:rStyle w:val="Hyperlink"/>
                <w:noProof/>
              </w:rPr>
            </w:r>
            <w:r w:rsidRPr="005F252C">
              <w:rPr>
                <w:rStyle w:val="Hyperlink"/>
                <w:noProof/>
              </w:rPr>
              <w:fldChar w:fldCharType="separate"/>
            </w:r>
            <w:r w:rsidRPr="005F252C">
              <w:rPr>
                <w:rStyle w:val="Hyperlink"/>
                <w:noProof/>
              </w:rPr>
              <w:t>4.</w:t>
            </w:r>
            <w:r w:rsidRPr="005F252C">
              <w:rPr>
                <w:rFonts w:eastAsiaTheme="minorEastAsia"/>
                <w:noProof/>
                <w:sz w:val="24"/>
                <w:szCs w:val="24"/>
                <w:rPrChange w:id="157" w:author="Al Riyami, Azza OLNG-SCC/12" w:date="2026-03-30T14:14:00Z" w16du:dateUtc="2026-03-30T10:14:00Z">
                  <w:rPr>
                    <w:rFonts w:asciiTheme="minorHAnsi" w:eastAsiaTheme="minorEastAsia" w:hAnsiTheme="minorHAnsi"/>
                    <w:noProof/>
                    <w:sz w:val="24"/>
                    <w:szCs w:val="24"/>
                  </w:rPr>
                </w:rPrChange>
              </w:rPr>
              <w:tab/>
            </w:r>
            <w:r w:rsidRPr="005F252C">
              <w:rPr>
                <w:rStyle w:val="Hyperlink"/>
                <w:noProof/>
              </w:rPr>
              <w:t>Appendix D – Definitions</w:t>
            </w:r>
            <w:r w:rsidRPr="005F252C">
              <w:rPr>
                <w:noProof/>
                <w:webHidden/>
              </w:rPr>
              <w:tab/>
            </w:r>
            <w:r w:rsidRPr="005F252C">
              <w:rPr>
                <w:noProof/>
                <w:webHidden/>
              </w:rPr>
              <w:fldChar w:fldCharType="begin"/>
            </w:r>
            <w:r w:rsidRPr="005F252C">
              <w:rPr>
                <w:noProof/>
                <w:webHidden/>
              </w:rPr>
              <w:instrText xml:space="preserve"> PAGEREF _Toc225666167 \h </w:instrText>
            </w:r>
          </w:ins>
          <w:r w:rsidRPr="005F252C">
            <w:rPr>
              <w:noProof/>
              <w:webHidden/>
            </w:rPr>
          </w:r>
          <w:ins w:id="158" w:author="Al Oraimi, Ahmed Mubarak OLNG-ICV/T2" w:date="2026-03-29T08:42:00Z" w16du:dateUtc="2026-03-29T04:42:00Z">
            <w:r w:rsidRPr="005F252C">
              <w:rPr>
                <w:noProof/>
                <w:webHidden/>
              </w:rPr>
              <w:fldChar w:fldCharType="separate"/>
            </w:r>
            <w:r w:rsidRPr="005F252C">
              <w:rPr>
                <w:noProof/>
                <w:webHidden/>
              </w:rPr>
              <w:t>15</w:t>
            </w:r>
            <w:r w:rsidRPr="005F252C">
              <w:rPr>
                <w:noProof/>
                <w:webHidden/>
              </w:rPr>
              <w:fldChar w:fldCharType="end"/>
            </w:r>
            <w:r w:rsidRPr="005F252C">
              <w:rPr>
                <w:rStyle w:val="Hyperlink"/>
                <w:noProof/>
              </w:rPr>
              <w:fldChar w:fldCharType="end"/>
            </w:r>
          </w:ins>
        </w:p>
        <w:p w14:paraId="76EE5271" w14:textId="388A3B65" w:rsidR="008A0128" w:rsidRPr="005F252C" w:rsidDel="002014FB" w:rsidRDefault="008A0128">
          <w:pPr>
            <w:pStyle w:val="TOC1"/>
            <w:tabs>
              <w:tab w:val="left" w:pos="480"/>
              <w:tab w:val="right" w:leader="dot" w:pos="9075"/>
            </w:tabs>
            <w:rPr>
              <w:ins w:id="159" w:author="Al Hashmi, Ahmed OLNG-ICV/1" w:date="2026-03-18T12:20:00Z" w16du:dateUtc="2026-03-18T08:20:00Z"/>
              <w:del w:id="160" w:author="Al Oraimi, Ahmed Mubarak OLNG-ICV/T2" w:date="2026-03-29T01:06:00Z" w16du:dateUtc="2026-03-28T21:06:00Z"/>
              <w:rFonts w:eastAsiaTheme="minorEastAsia"/>
              <w:noProof/>
              <w:sz w:val="24"/>
              <w:szCs w:val="24"/>
              <w:rPrChange w:id="161" w:author="Al Riyami, Azza OLNG-SCC/12" w:date="2026-03-30T14:14:00Z" w16du:dateUtc="2026-03-30T10:14:00Z">
                <w:rPr>
                  <w:ins w:id="162" w:author="Al Hashmi, Ahmed OLNG-ICV/1" w:date="2026-03-18T12:20:00Z" w16du:dateUtc="2026-03-18T08:20:00Z"/>
                  <w:del w:id="163" w:author="Al Oraimi, Ahmed Mubarak OLNG-ICV/T2" w:date="2026-03-29T01:06:00Z" w16du:dateUtc="2026-03-28T21:06:00Z"/>
                  <w:rFonts w:asciiTheme="minorHAnsi" w:eastAsiaTheme="minorEastAsia" w:hAnsiTheme="minorHAnsi"/>
                  <w:noProof/>
                  <w:sz w:val="24"/>
                  <w:szCs w:val="24"/>
                </w:rPr>
              </w:rPrChange>
            </w:rPr>
          </w:pPr>
          <w:ins w:id="164" w:author="Al Hashmi, Ahmed OLNG-ICV/1" w:date="2026-03-18T12:20:00Z" w16du:dateUtc="2026-03-18T08:20:00Z">
            <w:del w:id="165" w:author="Al Oraimi, Ahmed Mubarak OLNG-ICV/T2" w:date="2026-03-29T01:06:00Z" w16du:dateUtc="2026-03-28T21:06:00Z">
              <w:r w:rsidRPr="005F252C" w:rsidDel="002014FB">
                <w:rPr>
                  <w:rStyle w:val="Hyperlink"/>
                  <w:rFonts w:eastAsia="Calibri" w:cstheme="majorBidi"/>
                  <w:noProof/>
                  <w:rPrChange w:id="166" w:author="Al Riyami, Azza OLNG-SCC/12" w:date="2026-03-30T14:14:00Z" w16du:dateUtc="2026-03-30T10:14:00Z">
                    <w:rPr>
                      <w:rStyle w:val="Hyperlink"/>
                      <w:rFonts w:asciiTheme="majorBidi" w:eastAsia="Calibri" w:hAnsiTheme="majorBidi" w:cstheme="majorBidi"/>
                      <w:noProof/>
                    </w:rPr>
                  </w:rPrChange>
                </w:rPr>
                <w:delText>A.</w:delText>
              </w:r>
              <w:r w:rsidRPr="005F252C" w:rsidDel="002014FB">
                <w:rPr>
                  <w:rFonts w:eastAsiaTheme="minorEastAsia"/>
                  <w:noProof/>
                  <w:sz w:val="24"/>
                  <w:szCs w:val="24"/>
                  <w:rPrChange w:id="16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168" w:author="Al Riyami, Azza OLNG-SCC/12" w:date="2026-03-30T14:14:00Z" w16du:dateUtc="2026-03-30T10:14:00Z">
                    <w:rPr>
                      <w:rStyle w:val="Hyperlink"/>
                      <w:rFonts w:asciiTheme="majorBidi" w:eastAsia="Calibri" w:hAnsiTheme="majorBidi" w:cstheme="majorBidi"/>
                      <w:noProof/>
                    </w:rPr>
                  </w:rPrChange>
                </w:rPr>
                <w:delText>TERMS AND CONDITIONS</w:delText>
              </w:r>
              <w:r w:rsidRPr="005F252C" w:rsidDel="002014FB">
                <w:rPr>
                  <w:noProof/>
                  <w:webHidden/>
                </w:rPr>
                <w:tab/>
                <w:delText>2</w:delText>
              </w:r>
            </w:del>
          </w:ins>
        </w:p>
        <w:p w14:paraId="2FDDBEE0" w14:textId="74A62A22" w:rsidR="008A0128" w:rsidRPr="005F252C" w:rsidDel="002014FB" w:rsidRDefault="008A0128">
          <w:pPr>
            <w:pStyle w:val="TOC1"/>
            <w:tabs>
              <w:tab w:val="left" w:pos="480"/>
              <w:tab w:val="right" w:leader="dot" w:pos="9075"/>
            </w:tabs>
            <w:rPr>
              <w:ins w:id="169" w:author="Al Hashmi, Ahmed OLNG-ICV/1" w:date="2026-03-18T12:20:00Z" w16du:dateUtc="2026-03-18T08:20:00Z"/>
              <w:del w:id="170" w:author="Al Oraimi, Ahmed Mubarak OLNG-ICV/T2" w:date="2026-03-29T01:06:00Z" w16du:dateUtc="2026-03-28T21:06:00Z"/>
              <w:rFonts w:eastAsiaTheme="minorEastAsia"/>
              <w:noProof/>
              <w:sz w:val="24"/>
              <w:szCs w:val="24"/>
              <w:rPrChange w:id="171" w:author="Al Riyami, Azza OLNG-SCC/12" w:date="2026-03-30T14:14:00Z" w16du:dateUtc="2026-03-30T10:14:00Z">
                <w:rPr>
                  <w:ins w:id="172" w:author="Al Hashmi, Ahmed OLNG-ICV/1" w:date="2026-03-18T12:20:00Z" w16du:dateUtc="2026-03-18T08:20:00Z"/>
                  <w:del w:id="173" w:author="Al Oraimi, Ahmed Mubarak OLNG-ICV/T2" w:date="2026-03-29T01:06:00Z" w16du:dateUtc="2026-03-28T21:06:00Z"/>
                  <w:rFonts w:asciiTheme="minorHAnsi" w:eastAsiaTheme="minorEastAsia" w:hAnsiTheme="minorHAnsi"/>
                  <w:noProof/>
                  <w:sz w:val="24"/>
                  <w:szCs w:val="24"/>
                </w:rPr>
              </w:rPrChange>
            </w:rPr>
          </w:pPr>
          <w:ins w:id="174" w:author="Al Hashmi, Ahmed OLNG-ICV/1" w:date="2026-03-18T12:20:00Z" w16du:dateUtc="2026-03-18T08:20:00Z">
            <w:del w:id="175" w:author="Al Oraimi, Ahmed Mubarak OLNG-ICV/T2" w:date="2026-03-29T01:06:00Z" w16du:dateUtc="2026-03-28T21:06:00Z">
              <w:r w:rsidRPr="005F252C" w:rsidDel="002014FB">
                <w:rPr>
                  <w:rStyle w:val="Hyperlink"/>
                  <w:rFonts w:eastAsia="Calibri" w:cstheme="majorBidi"/>
                  <w:noProof/>
                  <w:rPrChange w:id="176" w:author="Al Riyami, Azza OLNG-SCC/12" w:date="2026-03-30T14:14:00Z" w16du:dateUtc="2026-03-30T10:14:00Z">
                    <w:rPr>
                      <w:rStyle w:val="Hyperlink"/>
                      <w:rFonts w:asciiTheme="majorBidi" w:eastAsia="Calibri" w:hAnsiTheme="majorBidi" w:cstheme="majorBidi"/>
                      <w:noProof/>
                    </w:rPr>
                  </w:rPrChange>
                </w:rPr>
                <w:delText>1.</w:delText>
              </w:r>
              <w:r w:rsidRPr="005F252C" w:rsidDel="002014FB">
                <w:rPr>
                  <w:rFonts w:eastAsiaTheme="minorEastAsia"/>
                  <w:noProof/>
                  <w:sz w:val="24"/>
                  <w:szCs w:val="24"/>
                  <w:rPrChange w:id="17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178" w:author="Al Riyami, Azza OLNG-SCC/12" w:date="2026-03-30T14:14:00Z" w16du:dateUtc="2026-03-30T10:14:00Z">
                    <w:rPr>
                      <w:rStyle w:val="Hyperlink"/>
                      <w:rFonts w:asciiTheme="majorBidi" w:eastAsia="Calibri" w:hAnsiTheme="majorBidi" w:cstheme="majorBidi"/>
                      <w:noProof/>
                    </w:rPr>
                  </w:rPrChange>
                </w:rPr>
                <w:delText>INTRODUCTION</w:delText>
              </w:r>
              <w:r w:rsidRPr="005F252C" w:rsidDel="002014FB">
                <w:rPr>
                  <w:noProof/>
                  <w:webHidden/>
                </w:rPr>
                <w:tab/>
                <w:delText>2</w:delText>
              </w:r>
            </w:del>
          </w:ins>
        </w:p>
        <w:p w14:paraId="68F05ABC" w14:textId="74DBD17D" w:rsidR="008A0128" w:rsidRPr="005F252C" w:rsidDel="002014FB" w:rsidRDefault="008A0128">
          <w:pPr>
            <w:pStyle w:val="TOC1"/>
            <w:tabs>
              <w:tab w:val="left" w:pos="480"/>
              <w:tab w:val="right" w:leader="dot" w:pos="9075"/>
            </w:tabs>
            <w:rPr>
              <w:ins w:id="179" w:author="Al Hashmi, Ahmed OLNG-ICV/1" w:date="2026-03-18T12:20:00Z" w16du:dateUtc="2026-03-18T08:20:00Z"/>
              <w:del w:id="180" w:author="Al Oraimi, Ahmed Mubarak OLNG-ICV/T2" w:date="2026-03-29T01:06:00Z" w16du:dateUtc="2026-03-28T21:06:00Z"/>
              <w:rFonts w:eastAsiaTheme="minorEastAsia"/>
              <w:noProof/>
              <w:sz w:val="24"/>
              <w:szCs w:val="24"/>
              <w:rPrChange w:id="181" w:author="Al Riyami, Azza OLNG-SCC/12" w:date="2026-03-30T14:14:00Z" w16du:dateUtc="2026-03-30T10:14:00Z">
                <w:rPr>
                  <w:ins w:id="182" w:author="Al Hashmi, Ahmed OLNG-ICV/1" w:date="2026-03-18T12:20:00Z" w16du:dateUtc="2026-03-18T08:20:00Z"/>
                  <w:del w:id="183" w:author="Al Oraimi, Ahmed Mubarak OLNG-ICV/T2" w:date="2026-03-29T01:06:00Z" w16du:dateUtc="2026-03-28T21:06:00Z"/>
                  <w:rFonts w:asciiTheme="minorHAnsi" w:eastAsiaTheme="minorEastAsia" w:hAnsiTheme="minorHAnsi"/>
                  <w:noProof/>
                  <w:sz w:val="24"/>
                  <w:szCs w:val="24"/>
                </w:rPr>
              </w:rPrChange>
            </w:rPr>
          </w:pPr>
          <w:ins w:id="184" w:author="Al Hashmi, Ahmed OLNG-ICV/1" w:date="2026-03-18T12:20:00Z" w16du:dateUtc="2026-03-18T08:20:00Z">
            <w:del w:id="185" w:author="Al Oraimi, Ahmed Mubarak OLNG-ICV/T2" w:date="2026-03-29T01:06:00Z" w16du:dateUtc="2026-03-28T21:06:00Z">
              <w:r w:rsidRPr="005F252C" w:rsidDel="002014FB">
                <w:rPr>
                  <w:rStyle w:val="Hyperlink"/>
                  <w:rFonts w:eastAsia="Calibri" w:cstheme="majorBidi"/>
                  <w:noProof/>
                  <w:rPrChange w:id="186" w:author="Al Riyami, Azza OLNG-SCC/12" w:date="2026-03-30T14:14:00Z" w16du:dateUtc="2026-03-30T10:14:00Z">
                    <w:rPr>
                      <w:rStyle w:val="Hyperlink"/>
                      <w:rFonts w:asciiTheme="majorBidi" w:eastAsia="Calibri" w:hAnsiTheme="majorBidi" w:cstheme="majorBidi"/>
                      <w:noProof/>
                    </w:rPr>
                  </w:rPrChange>
                </w:rPr>
                <w:delText>2.</w:delText>
              </w:r>
              <w:r w:rsidRPr="005F252C" w:rsidDel="002014FB">
                <w:rPr>
                  <w:rFonts w:eastAsiaTheme="minorEastAsia"/>
                  <w:noProof/>
                  <w:sz w:val="24"/>
                  <w:szCs w:val="24"/>
                  <w:rPrChange w:id="18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188" w:author="Al Riyami, Azza OLNG-SCC/12" w:date="2026-03-30T14:14:00Z" w16du:dateUtc="2026-03-30T10:14:00Z">
                    <w:rPr>
                      <w:rStyle w:val="Hyperlink"/>
                      <w:rFonts w:asciiTheme="majorBidi" w:eastAsia="Calibri" w:hAnsiTheme="majorBidi" w:cstheme="majorBidi"/>
                      <w:noProof/>
                    </w:rPr>
                  </w:rPrChange>
                </w:rPr>
                <w:delText>GENERAL</w:delText>
              </w:r>
              <w:r w:rsidRPr="005F252C" w:rsidDel="002014FB">
                <w:rPr>
                  <w:noProof/>
                  <w:webHidden/>
                </w:rPr>
                <w:tab/>
                <w:delText>2</w:delText>
              </w:r>
            </w:del>
          </w:ins>
        </w:p>
        <w:p w14:paraId="67D5C373" w14:textId="69FC32B0" w:rsidR="008A0128" w:rsidRPr="005F252C" w:rsidDel="002014FB" w:rsidRDefault="008A0128">
          <w:pPr>
            <w:pStyle w:val="TOC1"/>
            <w:tabs>
              <w:tab w:val="left" w:pos="480"/>
              <w:tab w:val="right" w:leader="dot" w:pos="9075"/>
            </w:tabs>
            <w:rPr>
              <w:ins w:id="189" w:author="Al Hashmi, Ahmed OLNG-ICV/1" w:date="2026-03-18T12:20:00Z" w16du:dateUtc="2026-03-18T08:20:00Z"/>
              <w:del w:id="190" w:author="Al Oraimi, Ahmed Mubarak OLNG-ICV/T2" w:date="2026-03-29T01:06:00Z" w16du:dateUtc="2026-03-28T21:06:00Z"/>
              <w:rFonts w:eastAsiaTheme="minorEastAsia"/>
              <w:noProof/>
              <w:sz w:val="24"/>
              <w:szCs w:val="24"/>
              <w:rPrChange w:id="191" w:author="Al Riyami, Azza OLNG-SCC/12" w:date="2026-03-30T14:14:00Z" w16du:dateUtc="2026-03-30T10:14:00Z">
                <w:rPr>
                  <w:ins w:id="192" w:author="Al Hashmi, Ahmed OLNG-ICV/1" w:date="2026-03-18T12:20:00Z" w16du:dateUtc="2026-03-18T08:20:00Z"/>
                  <w:del w:id="193" w:author="Al Oraimi, Ahmed Mubarak OLNG-ICV/T2" w:date="2026-03-29T01:06:00Z" w16du:dateUtc="2026-03-28T21:06:00Z"/>
                  <w:rFonts w:asciiTheme="minorHAnsi" w:eastAsiaTheme="minorEastAsia" w:hAnsiTheme="minorHAnsi"/>
                  <w:noProof/>
                  <w:sz w:val="24"/>
                  <w:szCs w:val="24"/>
                </w:rPr>
              </w:rPrChange>
            </w:rPr>
          </w:pPr>
          <w:ins w:id="194" w:author="Al Hashmi, Ahmed OLNG-ICV/1" w:date="2026-03-18T12:20:00Z" w16du:dateUtc="2026-03-18T08:20:00Z">
            <w:del w:id="195" w:author="Al Oraimi, Ahmed Mubarak OLNG-ICV/T2" w:date="2026-03-29T01:06:00Z" w16du:dateUtc="2026-03-28T21:06:00Z">
              <w:r w:rsidRPr="005F252C" w:rsidDel="002014FB">
                <w:rPr>
                  <w:rStyle w:val="Hyperlink"/>
                  <w:rFonts w:eastAsia="Calibri" w:cstheme="majorBidi"/>
                  <w:noProof/>
                  <w:rPrChange w:id="196" w:author="Al Riyami, Azza OLNG-SCC/12" w:date="2026-03-30T14:14:00Z" w16du:dateUtc="2026-03-30T10:14:00Z">
                    <w:rPr>
                      <w:rStyle w:val="Hyperlink"/>
                      <w:rFonts w:asciiTheme="majorBidi" w:eastAsia="Calibri" w:hAnsiTheme="majorBidi" w:cstheme="majorBidi"/>
                      <w:noProof/>
                    </w:rPr>
                  </w:rPrChange>
                </w:rPr>
                <w:delText>3.</w:delText>
              </w:r>
              <w:r w:rsidRPr="005F252C" w:rsidDel="002014FB">
                <w:rPr>
                  <w:rFonts w:eastAsiaTheme="minorEastAsia"/>
                  <w:noProof/>
                  <w:sz w:val="24"/>
                  <w:szCs w:val="24"/>
                  <w:rPrChange w:id="19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198" w:author="Al Riyami, Azza OLNG-SCC/12" w:date="2026-03-30T14:14:00Z" w16du:dateUtc="2026-03-30T10:14:00Z">
                    <w:rPr>
                      <w:rStyle w:val="Hyperlink"/>
                      <w:rFonts w:asciiTheme="majorBidi" w:eastAsia="Calibri" w:hAnsiTheme="majorBidi" w:cstheme="majorBidi"/>
                      <w:noProof/>
                    </w:rPr>
                  </w:rPrChange>
                </w:rPr>
                <w:delText>EVIDENCE OF OMANI ORIGIN FOR GOODS</w:delText>
              </w:r>
              <w:r w:rsidRPr="005F252C" w:rsidDel="002014FB">
                <w:rPr>
                  <w:noProof/>
                  <w:webHidden/>
                </w:rPr>
                <w:tab/>
                <w:delText>2</w:delText>
              </w:r>
            </w:del>
          </w:ins>
        </w:p>
        <w:p w14:paraId="0EB7F4DD" w14:textId="7D03D4F8" w:rsidR="008A0128" w:rsidRPr="005F252C" w:rsidDel="002014FB" w:rsidRDefault="008A0128">
          <w:pPr>
            <w:pStyle w:val="TOC1"/>
            <w:tabs>
              <w:tab w:val="left" w:pos="480"/>
              <w:tab w:val="right" w:leader="dot" w:pos="9075"/>
            </w:tabs>
            <w:rPr>
              <w:ins w:id="199" w:author="Al Hashmi, Ahmed OLNG-ICV/1" w:date="2026-03-18T12:20:00Z" w16du:dateUtc="2026-03-18T08:20:00Z"/>
              <w:del w:id="200" w:author="Al Oraimi, Ahmed Mubarak OLNG-ICV/T2" w:date="2026-03-29T01:06:00Z" w16du:dateUtc="2026-03-28T21:06:00Z"/>
              <w:rFonts w:eastAsiaTheme="minorEastAsia"/>
              <w:noProof/>
              <w:sz w:val="24"/>
              <w:szCs w:val="24"/>
              <w:rPrChange w:id="201" w:author="Al Riyami, Azza OLNG-SCC/12" w:date="2026-03-30T14:14:00Z" w16du:dateUtc="2026-03-30T10:14:00Z">
                <w:rPr>
                  <w:ins w:id="202" w:author="Al Hashmi, Ahmed OLNG-ICV/1" w:date="2026-03-18T12:20:00Z" w16du:dateUtc="2026-03-18T08:20:00Z"/>
                  <w:del w:id="203" w:author="Al Oraimi, Ahmed Mubarak OLNG-ICV/T2" w:date="2026-03-29T01:06:00Z" w16du:dateUtc="2026-03-28T21:06:00Z"/>
                  <w:rFonts w:asciiTheme="minorHAnsi" w:eastAsiaTheme="minorEastAsia" w:hAnsiTheme="minorHAnsi"/>
                  <w:noProof/>
                  <w:sz w:val="24"/>
                  <w:szCs w:val="24"/>
                </w:rPr>
              </w:rPrChange>
            </w:rPr>
          </w:pPr>
          <w:ins w:id="204" w:author="Al Hashmi, Ahmed OLNG-ICV/1" w:date="2026-03-18T12:20:00Z" w16du:dateUtc="2026-03-18T08:20:00Z">
            <w:del w:id="205" w:author="Al Oraimi, Ahmed Mubarak OLNG-ICV/T2" w:date="2026-03-29T01:06:00Z" w16du:dateUtc="2026-03-28T21:06:00Z">
              <w:r w:rsidRPr="005F252C" w:rsidDel="002014FB">
                <w:rPr>
                  <w:rStyle w:val="Hyperlink"/>
                  <w:rFonts w:eastAsia="Calibri" w:cstheme="majorBidi"/>
                  <w:noProof/>
                  <w:rPrChange w:id="206" w:author="Al Riyami, Azza OLNG-SCC/12" w:date="2026-03-30T14:14:00Z" w16du:dateUtc="2026-03-30T10:14:00Z">
                    <w:rPr>
                      <w:rStyle w:val="Hyperlink"/>
                      <w:rFonts w:asciiTheme="majorBidi" w:eastAsia="Calibri" w:hAnsiTheme="majorBidi" w:cstheme="majorBidi"/>
                      <w:noProof/>
                    </w:rPr>
                  </w:rPrChange>
                </w:rPr>
                <w:delText>4.</w:delText>
              </w:r>
              <w:r w:rsidRPr="005F252C" w:rsidDel="002014FB">
                <w:rPr>
                  <w:rFonts w:eastAsiaTheme="minorEastAsia"/>
                  <w:noProof/>
                  <w:sz w:val="24"/>
                  <w:szCs w:val="24"/>
                  <w:rPrChange w:id="20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08" w:author="Al Riyami, Azza OLNG-SCC/12" w:date="2026-03-30T14:14:00Z" w16du:dateUtc="2026-03-30T10:14:00Z">
                    <w:rPr>
                      <w:rStyle w:val="Hyperlink"/>
                      <w:rFonts w:asciiTheme="majorBidi" w:eastAsia="Calibri" w:hAnsiTheme="majorBidi" w:cstheme="majorBidi"/>
                      <w:noProof/>
                    </w:rPr>
                  </w:rPrChange>
                </w:rPr>
                <w:delText>ICV MONITORING AND REPORTING</w:delText>
              </w:r>
              <w:r w:rsidRPr="005F252C" w:rsidDel="002014FB">
                <w:rPr>
                  <w:noProof/>
                  <w:webHidden/>
                </w:rPr>
                <w:tab/>
                <w:delText>2</w:delText>
              </w:r>
            </w:del>
          </w:ins>
        </w:p>
        <w:p w14:paraId="42396CD8" w14:textId="5E22C0BA" w:rsidR="008A0128" w:rsidRPr="005F252C" w:rsidDel="002014FB" w:rsidRDefault="008A0128">
          <w:pPr>
            <w:pStyle w:val="TOC1"/>
            <w:tabs>
              <w:tab w:val="left" w:pos="480"/>
              <w:tab w:val="right" w:leader="dot" w:pos="9075"/>
            </w:tabs>
            <w:rPr>
              <w:ins w:id="209" w:author="Al Hashmi, Ahmed OLNG-ICV/1" w:date="2026-03-18T12:20:00Z" w16du:dateUtc="2026-03-18T08:20:00Z"/>
              <w:del w:id="210" w:author="Al Oraimi, Ahmed Mubarak OLNG-ICV/T2" w:date="2026-03-29T01:06:00Z" w16du:dateUtc="2026-03-28T21:06:00Z"/>
              <w:rFonts w:eastAsiaTheme="minorEastAsia"/>
              <w:noProof/>
              <w:sz w:val="24"/>
              <w:szCs w:val="24"/>
              <w:rPrChange w:id="211" w:author="Al Riyami, Azza OLNG-SCC/12" w:date="2026-03-30T14:14:00Z" w16du:dateUtc="2026-03-30T10:14:00Z">
                <w:rPr>
                  <w:ins w:id="212" w:author="Al Hashmi, Ahmed OLNG-ICV/1" w:date="2026-03-18T12:20:00Z" w16du:dateUtc="2026-03-18T08:20:00Z"/>
                  <w:del w:id="213" w:author="Al Oraimi, Ahmed Mubarak OLNG-ICV/T2" w:date="2026-03-29T01:06:00Z" w16du:dateUtc="2026-03-28T21:06:00Z"/>
                  <w:rFonts w:asciiTheme="minorHAnsi" w:eastAsiaTheme="minorEastAsia" w:hAnsiTheme="minorHAnsi"/>
                  <w:noProof/>
                  <w:sz w:val="24"/>
                  <w:szCs w:val="24"/>
                </w:rPr>
              </w:rPrChange>
            </w:rPr>
          </w:pPr>
          <w:ins w:id="214" w:author="Al Hashmi, Ahmed OLNG-ICV/1" w:date="2026-03-18T12:20:00Z" w16du:dateUtc="2026-03-18T08:20:00Z">
            <w:del w:id="215" w:author="Al Oraimi, Ahmed Mubarak OLNG-ICV/T2" w:date="2026-03-29T01:06:00Z" w16du:dateUtc="2026-03-28T21:06:00Z">
              <w:r w:rsidRPr="005F252C" w:rsidDel="002014FB">
                <w:rPr>
                  <w:rStyle w:val="Hyperlink"/>
                  <w:rFonts w:eastAsia="Calibri" w:cstheme="majorBidi"/>
                  <w:noProof/>
                  <w:rPrChange w:id="216" w:author="Al Riyami, Azza OLNG-SCC/12" w:date="2026-03-30T14:14:00Z" w16du:dateUtc="2026-03-30T10:14:00Z">
                    <w:rPr>
                      <w:rStyle w:val="Hyperlink"/>
                      <w:rFonts w:asciiTheme="majorBidi" w:eastAsia="Calibri" w:hAnsiTheme="majorBidi" w:cstheme="majorBidi"/>
                      <w:noProof/>
                    </w:rPr>
                  </w:rPrChange>
                </w:rPr>
                <w:delText>5.</w:delText>
              </w:r>
              <w:r w:rsidRPr="005F252C" w:rsidDel="002014FB">
                <w:rPr>
                  <w:rFonts w:eastAsiaTheme="minorEastAsia"/>
                  <w:noProof/>
                  <w:sz w:val="24"/>
                  <w:szCs w:val="24"/>
                  <w:rPrChange w:id="21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18" w:author="Al Riyami, Azza OLNG-SCC/12" w:date="2026-03-30T14:14:00Z" w16du:dateUtc="2026-03-30T10:14:00Z">
                    <w:rPr>
                      <w:rStyle w:val="Hyperlink"/>
                      <w:rFonts w:asciiTheme="majorBidi" w:eastAsia="Calibri" w:hAnsiTheme="majorBidi" w:cstheme="majorBidi"/>
                      <w:noProof/>
                    </w:rPr>
                  </w:rPrChange>
                </w:rPr>
                <w:delText>COMPANY RIGHT TO VERIFY AND AUDIT</w:delText>
              </w:r>
              <w:r w:rsidRPr="005F252C" w:rsidDel="002014FB">
                <w:rPr>
                  <w:noProof/>
                  <w:webHidden/>
                </w:rPr>
                <w:tab/>
                <w:delText>3</w:delText>
              </w:r>
            </w:del>
          </w:ins>
        </w:p>
        <w:p w14:paraId="30117AE7" w14:textId="0045CA64" w:rsidR="008A0128" w:rsidRPr="005F252C" w:rsidDel="002014FB" w:rsidRDefault="008A0128">
          <w:pPr>
            <w:pStyle w:val="TOC1"/>
            <w:tabs>
              <w:tab w:val="left" w:pos="480"/>
              <w:tab w:val="right" w:leader="dot" w:pos="9075"/>
            </w:tabs>
            <w:rPr>
              <w:ins w:id="219" w:author="Al Hashmi, Ahmed OLNG-ICV/1" w:date="2026-03-18T12:20:00Z" w16du:dateUtc="2026-03-18T08:20:00Z"/>
              <w:del w:id="220" w:author="Al Oraimi, Ahmed Mubarak OLNG-ICV/T2" w:date="2026-03-29T01:06:00Z" w16du:dateUtc="2026-03-28T21:06:00Z"/>
              <w:rFonts w:eastAsiaTheme="minorEastAsia"/>
              <w:noProof/>
              <w:sz w:val="24"/>
              <w:szCs w:val="24"/>
              <w:rPrChange w:id="221" w:author="Al Riyami, Azza OLNG-SCC/12" w:date="2026-03-30T14:14:00Z" w16du:dateUtc="2026-03-30T10:14:00Z">
                <w:rPr>
                  <w:ins w:id="222" w:author="Al Hashmi, Ahmed OLNG-ICV/1" w:date="2026-03-18T12:20:00Z" w16du:dateUtc="2026-03-18T08:20:00Z"/>
                  <w:del w:id="223" w:author="Al Oraimi, Ahmed Mubarak OLNG-ICV/T2" w:date="2026-03-29T01:06:00Z" w16du:dateUtc="2026-03-28T21:06:00Z"/>
                  <w:rFonts w:asciiTheme="minorHAnsi" w:eastAsiaTheme="minorEastAsia" w:hAnsiTheme="minorHAnsi"/>
                  <w:noProof/>
                  <w:sz w:val="24"/>
                  <w:szCs w:val="24"/>
                </w:rPr>
              </w:rPrChange>
            </w:rPr>
          </w:pPr>
          <w:ins w:id="224" w:author="Al Hashmi, Ahmed OLNG-ICV/1" w:date="2026-03-18T12:20:00Z" w16du:dateUtc="2026-03-18T08:20:00Z">
            <w:del w:id="225" w:author="Al Oraimi, Ahmed Mubarak OLNG-ICV/T2" w:date="2026-03-29T01:06:00Z" w16du:dateUtc="2026-03-28T21:06:00Z">
              <w:r w:rsidRPr="005F252C" w:rsidDel="002014FB">
                <w:rPr>
                  <w:rStyle w:val="Hyperlink"/>
                  <w:rFonts w:eastAsia="Calibri" w:cstheme="majorBidi"/>
                  <w:noProof/>
                  <w:rPrChange w:id="226" w:author="Al Riyami, Azza OLNG-SCC/12" w:date="2026-03-30T14:14:00Z" w16du:dateUtc="2026-03-30T10:14:00Z">
                    <w:rPr>
                      <w:rStyle w:val="Hyperlink"/>
                      <w:rFonts w:asciiTheme="majorBidi" w:eastAsia="Calibri" w:hAnsiTheme="majorBidi" w:cstheme="majorBidi"/>
                      <w:noProof/>
                    </w:rPr>
                  </w:rPrChange>
                </w:rPr>
                <w:delText>6.</w:delText>
              </w:r>
              <w:r w:rsidRPr="005F252C" w:rsidDel="002014FB">
                <w:rPr>
                  <w:rFonts w:eastAsiaTheme="minorEastAsia"/>
                  <w:noProof/>
                  <w:sz w:val="24"/>
                  <w:szCs w:val="24"/>
                  <w:rPrChange w:id="22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28" w:author="Al Riyami, Azza OLNG-SCC/12" w:date="2026-03-30T14:14:00Z" w16du:dateUtc="2026-03-30T10:14:00Z">
                    <w:rPr>
                      <w:rStyle w:val="Hyperlink"/>
                      <w:rFonts w:asciiTheme="majorBidi" w:eastAsia="Calibri" w:hAnsiTheme="majorBidi" w:cstheme="majorBidi"/>
                      <w:noProof/>
                    </w:rPr>
                  </w:rPrChange>
                </w:rPr>
                <w:delText>NON-CONFORMANCE</w:delText>
              </w:r>
              <w:r w:rsidRPr="005F252C" w:rsidDel="002014FB">
                <w:rPr>
                  <w:noProof/>
                  <w:webHidden/>
                </w:rPr>
                <w:tab/>
                <w:delText>4</w:delText>
              </w:r>
            </w:del>
          </w:ins>
        </w:p>
        <w:p w14:paraId="29A4C0FE" w14:textId="0A04A1A8" w:rsidR="008A0128" w:rsidRPr="005F252C" w:rsidDel="002014FB" w:rsidRDefault="008A0128">
          <w:pPr>
            <w:pStyle w:val="TOC1"/>
            <w:tabs>
              <w:tab w:val="left" w:pos="480"/>
              <w:tab w:val="right" w:leader="dot" w:pos="9075"/>
            </w:tabs>
            <w:rPr>
              <w:ins w:id="229" w:author="Al Hashmi, Ahmed OLNG-ICV/1" w:date="2026-03-18T12:20:00Z" w16du:dateUtc="2026-03-18T08:20:00Z"/>
              <w:del w:id="230" w:author="Al Oraimi, Ahmed Mubarak OLNG-ICV/T2" w:date="2026-03-29T01:06:00Z" w16du:dateUtc="2026-03-28T21:06:00Z"/>
              <w:rFonts w:eastAsiaTheme="minorEastAsia"/>
              <w:noProof/>
              <w:sz w:val="24"/>
              <w:szCs w:val="24"/>
              <w:rPrChange w:id="231" w:author="Al Riyami, Azza OLNG-SCC/12" w:date="2026-03-30T14:14:00Z" w16du:dateUtc="2026-03-30T10:14:00Z">
                <w:rPr>
                  <w:ins w:id="232" w:author="Al Hashmi, Ahmed OLNG-ICV/1" w:date="2026-03-18T12:20:00Z" w16du:dateUtc="2026-03-18T08:20:00Z"/>
                  <w:del w:id="233" w:author="Al Oraimi, Ahmed Mubarak OLNG-ICV/T2" w:date="2026-03-29T01:06:00Z" w16du:dateUtc="2026-03-28T21:06:00Z"/>
                  <w:rFonts w:asciiTheme="minorHAnsi" w:eastAsiaTheme="minorEastAsia" w:hAnsiTheme="minorHAnsi"/>
                  <w:noProof/>
                  <w:sz w:val="24"/>
                  <w:szCs w:val="24"/>
                </w:rPr>
              </w:rPrChange>
            </w:rPr>
          </w:pPr>
          <w:ins w:id="234" w:author="Al Hashmi, Ahmed OLNG-ICV/1" w:date="2026-03-18T12:20:00Z" w16du:dateUtc="2026-03-18T08:20:00Z">
            <w:del w:id="235" w:author="Al Oraimi, Ahmed Mubarak OLNG-ICV/T2" w:date="2026-03-29T01:06:00Z" w16du:dateUtc="2026-03-28T21:06:00Z">
              <w:r w:rsidRPr="005F252C" w:rsidDel="002014FB">
                <w:rPr>
                  <w:rStyle w:val="Hyperlink"/>
                  <w:rFonts w:eastAsia="Calibri" w:cstheme="majorBidi"/>
                  <w:noProof/>
                  <w:rPrChange w:id="236" w:author="Al Riyami, Azza OLNG-SCC/12" w:date="2026-03-30T14:14:00Z" w16du:dateUtc="2026-03-30T10:14:00Z">
                    <w:rPr>
                      <w:rStyle w:val="Hyperlink"/>
                      <w:rFonts w:asciiTheme="majorBidi" w:eastAsia="Calibri" w:hAnsiTheme="majorBidi" w:cstheme="majorBidi"/>
                      <w:noProof/>
                    </w:rPr>
                  </w:rPrChange>
                </w:rPr>
                <w:delText>B.</w:delText>
              </w:r>
              <w:r w:rsidRPr="005F252C" w:rsidDel="002014FB">
                <w:rPr>
                  <w:rFonts w:eastAsiaTheme="minorEastAsia"/>
                  <w:noProof/>
                  <w:sz w:val="24"/>
                  <w:szCs w:val="24"/>
                  <w:rPrChange w:id="23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38" w:author="Al Riyami, Azza OLNG-SCC/12" w:date="2026-03-30T14:14:00Z" w16du:dateUtc="2026-03-30T10:14:00Z">
                    <w:rPr>
                      <w:rStyle w:val="Hyperlink"/>
                      <w:rFonts w:asciiTheme="majorBidi" w:eastAsia="Calibri" w:hAnsiTheme="majorBidi" w:cstheme="majorBidi"/>
                      <w:noProof/>
                    </w:rPr>
                  </w:rPrChange>
                </w:rPr>
                <w:delText>STANDARD QUESTIONNAIRE</w:delText>
              </w:r>
              <w:r w:rsidRPr="005F252C" w:rsidDel="002014FB">
                <w:rPr>
                  <w:noProof/>
                  <w:webHidden/>
                </w:rPr>
                <w:tab/>
                <w:delText>4</w:delText>
              </w:r>
            </w:del>
          </w:ins>
        </w:p>
        <w:p w14:paraId="308C9848" w14:textId="6F533683" w:rsidR="008A0128" w:rsidRPr="005F252C" w:rsidDel="002014FB" w:rsidRDefault="008A0128">
          <w:pPr>
            <w:pStyle w:val="TOC1"/>
            <w:tabs>
              <w:tab w:val="left" w:pos="480"/>
              <w:tab w:val="right" w:leader="dot" w:pos="9075"/>
            </w:tabs>
            <w:rPr>
              <w:ins w:id="239" w:author="Al Hashmi, Ahmed OLNG-ICV/1" w:date="2026-03-18T12:20:00Z" w16du:dateUtc="2026-03-18T08:20:00Z"/>
              <w:del w:id="240" w:author="Al Oraimi, Ahmed Mubarak OLNG-ICV/T2" w:date="2026-03-29T01:06:00Z" w16du:dateUtc="2026-03-28T21:06:00Z"/>
              <w:rFonts w:eastAsiaTheme="minorEastAsia"/>
              <w:noProof/>
              <w:sz w:val="24"/>
              <w:szCs w:val="24"/>
              <w:rPrChange w:id="241" w:author="Al Riyami, Azza OLNG-SCC/12" w:date="2026-03-30T14:14:00Z" w16du:dateUtc="2026-03-30T10:14:00Z">
                <w:rPr>
                  <w:ins w:id="242" w:author="Al Hashmi, Ahmed OLNG-ICV/1" w:date="2026-03-18T12:20:00Z" w16du:dateUtc="2026-03-18T08:20:00Z"/>
                  <w:del w:id="243" w:author="Al Oraimi, Ahmed Mubarak OLNG-ICV/T2" w:date="2026-03-29T01:06:00Z" w16du:dateUtc="2026-03-28T21:06:00Z"/>
                  <w:rFonts w:asciiTheme="minorHAnsi" w:eastAsiaTheme="minorEastAsia" w:hAnsiTheme="minorHAnsi"/>
                  <w:noProof/>
                  <w:sz w:val="24"/>
                  <w:szCs w:val="24"/>
                </w:rPr>
              </w:rPrChange>
            </w:rPr>
          </w:pPr>
          <w:ins w:id="244" w:author="Al Hashmi, Ahmed OLNG-ICV/1" w:date="2026-03-18T12:20:00Z" w16du:dateUtc="2026-03-18T08:20:00Z">
            <w:del w:id="245" w:author="Al Oraimi, Ahmed Mubarak OLNG-ICV/T2" w:date="2026-03-29T01:06:00Z" w16du:dateUtc="2026-03-28T21:06:00Z">
              <w:r w:rsidRPr="005F252C" w:rsidDel="002014FB">
                <w:rPr>
                  <w:rStyle w:val="Hyperlink"/>
                  <w:rFonts w:eastAsia="Calibri" w:cstheme="majorBidi"/>
                  <w:noProof/>
                  <w:rPrChange w:id="246" w:author="Al Riyami, Azza OLNG-SCC/12" w:date="2026-03-30T14:14:00Z" w16du:dateUtc="2026-03-30T10:14:00Z">
                    <w:rPr>
                      <w:rStyle w:val="Hyperlink"/>
                      <w:rFonts w:asciiTheme="majorBidi" w:eastAsia="Calibri" w:hAnsiTheme="majorBidi" w:cstheme="majorBidi"/>
                      <w:noProof/>
                    </w:rPr>
                  </w:rPrChange>
                </w:rPr>
                <w:delText>1.</w:delText>
              </w:r>
              <w:r w:rsidRPr="005F252C" w:rsidDel="002014FB">
                <w:rPr>
                  <w:rFonts w:eastAsiaTheme="minorEastAsia"/>
                  <w:noProof/>
                  <w:sz w:val="24"/>
                  <w:szCs w:val="24"/>
                  <w:rPrChange w:id="24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48" w:author="Al Riyami, Azza OLNG-SCC/12" w:date="2026-03-30T14:14:00Z" w16du:dateUtc="2026-03-30T10:14:00Z">
                    <w:rPr>
                      <w:rStyle w:val="Hyperlink"/>
                      <w:rFonts w:asciiTheme="majorBidi" w:eastAsia="Calibri" w:hAnsiTheme="majorBidi" w:cstheme="majorBidi"/>
                      <w:noProof/>
                    </w:rPr>
                  </w:rPrChange>
                </w:rPr>
                <w:delText>REGULATION AND POLICY</w:delText>
              </w:r>
              <w:r w:rsidRPr="005F252C" w:rsidDel="002014FB">
                <w:rPr>
                  <w:noProof/>
                  <w:webHidden/>
                </w:rPr>
                <w:tab/>
                <w:delText>4</w:delText>
              </w:r>
            </w:del>
          </w:ins>
        </w:p>
        <w:p w14:paraId="1CBACAFD" w14:textId="6372AF4F" w:rsidR="008A0128" w:rsidRPr="005F252C" w:rsidDel="002014FB" w:rsidRDefault="008A0128">
          <w:pPr>
            <w:pStyle w:val="TOC1"/>
            <w:tabs>
              <w:tab w:val="left" w:pos="480"/>
              <w:tab w:val="right" w:leader="dot" w:pos="9075"/>
            </w:tabs>
            <w:rPr>
              <w:ins w:id="249" w:author="Al Hashmi, Ahmed OLNG-ICV/1" w:date="2026-03-18T12:20:00Z" w16du:dateUtc="2026-03-18T08:20:00Z"/>
              <w:del w:id="250" w:author="Al Oraimi, Ahmed Mubarak OLNG-ICV/T2" w:date="2026-03-29T01:06:00Z" w16du:dateUtc="2026-03-28T21:06:00Z"/>
              <w:rFonts w:eastAsiaTheme="minorEastAsia"/>
              <w:noProof/>
              <w:sz w:val="24"/>
              <w:szCs w:val="24"/>
              <w:rPrChange w:id="251" w:author="Al Riyami, Azza OLNG-SCC/12" w:date="2026-03-30T14:14:00Z" w16du:dateUtc="2026-03-30T10:14:00Z">
                <w:rPr>
                  <w:ins w:id="252" w:author="Al Hashmi, Ahmed OLNG-ICV/1" w:date="2026-03-18T12:20:00Z" w16du:dateUtc="2026-03-18T08:20:00Z"/>
                  <w:del w:id="253" w:author="Al Oraimi, Ahmed Mubarak OLNG-ICV/T2" w:date="2026-03-29T01:06:00Z" w16du:dateUtc="2026-03-28T21:06:00Z"/>
                  <w:rFonts w:asciiTheme="minorHAnsi" w:eastAsiaTheme="minorEastAsia" w:hAnsiTheme="minorHAnsi"/>
                  <w:noProof/>
                  <w:sz w:val="24"/>
                  <w:szCs w:val="24"/>
                </w:rPr>
              </w:rPrChange>
            </w:rPr>
          </w:pPr>
          <w:ins w:id="254" w:author="Al Hashmi, Ahmed OLNG-ICV/1" w:date="2026-03-18T12:20:00Z" w16du:dateUtc="2026-03-18T08:20:00Z">
            <w:del w:id="255" w:author="Al Oraimi, Ahmed Mubarak OLNG-ICV/T2" w:date="2026-03-29T01:06:00Z" w16du:dateUtc="2026-03-28T21:06:00Z">
              <w:r w:rsidRPr="005F252C" w:rsidDel="002014FB">
                <w:rPr>
                  <w:rStyle w:val="Hyperlink"/>
                  <w:rFonts w:eastAsia="Calibri" w:cstheme="majorBidi"/>
                  <w:noProof/>
                  <w:rPrChange w:id="256" w:author="Al Riyami, Azza OLNG-SCC/12" w:date="2026-03-30T14:14:00Z" w16du:dateUtc="2026-03-30T10:14:00Z">
                    <w:rPr>
                      <w:rStyle w:val="Hyperlink"/>
                      <w:rFonts w:asciiTheme="majorBidi" w:eastAsia="Calibri" w:hAnsiTheme="majorBidi" w:cstheme="majorBidi"/>
                      <w:noProof/>
                    </w:rPr>
                  </w:rPrChange>
                </w:rPr>
                <w:delText>2.</w:delText>
              </w:r>
              <w:r w:rsidRPr="005F252C" w:rsidDel="002014FB">
                <w:rPr>
                  <w:rFonts w:eastAsiaTheme="minorEastAsia"/>
                  <w:noProof/>
                  <w:sz w:val="24"/>
                  <w:szCs w:val="24"/>
                  <w:rPrChange w:id="25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58" w:author="Al Riyami, Azza OLNG-SCC/12" w:date="2026-03-30T14:14:00Z" w16du:dateUtc="2026-03-30T10:14:00Z">
                    <w:rPr>
                      <w:rStyle w:val="Hyperlink"/>
                      <w:rFonts w:asciiTheme="majorBidi" w:eastAsia="Calibri" w:hAnsiTheme="majorBidi" w:cstheme="majorBidi"/>
                      <w:noProof/>
                    </w:rPr>
                  </w:rPrChange>
                </w:rPr>
                <w:delText>ICV PLAN</w:delText>
              </w:r>
              <w:r w:rsidRPr="005F252C" w:rsidDel="002014FB">
                <w:rPr>
                  <w:noProof/>
                  <w:webHidden/>
                </w:rPr>
                <w:tab/>
                <w:delText>5</w:delText>
              </w:r>
            </w:del>
          </w:ins>
        </w:p>
        <w:p w14:paraId="450A14AA" w14:textId="5151570A" w:rsidR="008A0128" w:rsidRPr="005F252C" w:rsidDel="002014FB" w:rsidRDefault="008A0128">
          <w:pPr>
            <w:pStyle w:val="TOC1"/>
            <w:tabs>
              <w:tab w:val="left" w:pos="480"/>
              <w:tab w:val="right" w:leader="dot" w:pos="9075"/>
            </w:tabs>
            <w:rPr>
              <w:ins w:id="259" w:author="Al Hashmi, Ahmed OLNG-ICV/1" w:date="2026-03-18T12:20:00Z" w16du:dateUtc="2026-03-18T08:20:00Z"/>
              <w:del w:id="260" w:author="Al Oraimi, Ahmed Mubarak OLNG-ICV/T2" w:date="2026-03-29T01:06:00Z" w16du:dateUtc="2026-03-28T21:06:00Z"/>
              <w:rFonts w:eastAsiaTheme="minorEastAsia"/>
              <w:noProof/>
              <w:sz w:val="24"/>
              <w:szCs w:val="24"/>
              <w:rPrChange w:id="261" w:author="Al Riyami, Azza OLNG-SCC/12" w:date="2026-03-30T14:14:00Z" w16du:dateUtc="2026-03-30T10:14:00Z">
                <w:rPr>
                  <w:ins w:id="262" w:author="Al Hashmi, Ahmed OLNG-ICV/1" w:date="2026-03-18T12:20:00Z" w16du:dateUtc="2026-03-18T08:20:00Z"/>
                  <w:del w:id="263" w:author="Al Oraimi, Ahmed Mubarak OLNG-ICV/T2" w:date="2026-03-29T01:06:00Z" w16du:dateUtc="2026-03-28T21:06:00Z"/>
                  <w:rFonts w:asciiTheme="minorHAnsi" w:eastAsiaTheme="minorEastAsia" w:hAnsiTheme="minorHAnsi"/>
                  <w:noProof/>
                  <w:sz w:val="24"/>
                  <w:szCs w:val="24"/>
                </w:rPr>
              </w:rPrChange>
            </w:rPr>
          </w:pPr>
          <w:ins w:id="264" w:author="Al Hashmi, Ahmed OLNG-ICV/1" w:date="2026-03-18T12:20:00Z" w16du:dateUtc="2026-03-18T08:20:00Z">
            <w:del w:id="265" w:author="Al Oraimi, Ahmed Mubarak OLNG-ICV/T2" w:date="2026-03-29T01:06:00Z" w16du:dateUtc="2026-03-28T21:06:00Z">
              <w:r w:rsidRPr="005F252C" w:rsidDel="002014FB">
                <w:rPr>
                  <w:rStyle w:val="Hyperlink"/>
                  <w:rFonts w:eastAsia="Calibri" w:cstheme="majorBidi"/>
                  <w:noProof/>
                  <w:rPrChange w:id="266" w:author="Al Riyami, Azza OLNG-SCC/12" w:date="2026-03-30T14:14:00Z" w16du:dateUtc="2026-03-30T10:14:00Z">
                    <w:rPr>
                      <w:rStyle w:val="Hyperlink"/>
                      <w:rFonts w:asciiTheme="majorBidi" w:eastAsia="Calibri" w:hAnsiTheme="majorBidi" w:cstheme="majorBidi"/>
                      <w:noProof/>
                    </w:rPr>
                  </w:rPrChange>
                </w:rPr>
                <w:delText>3.</w:delText>
              </w:r>
              <w:r w:rsidRPr="005F252C" w:rsidDel="002014FB">
                <w:rPr>
                  <w:rFonts w:eastAsiaTheme="minorEastAsia"/>
                  <w:noProof/>
                  <w:sz w:val="24"/>
                  <w:szCs w:val="24"/>
                  <w:rPrChange w:id="26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68" w:author="Al Riyami, Azza OLNG-SCC/12" w:date="2026-03-30T14:14:00Z" w16du:dateUtc="2026-03-30T10:14:00Z">
                    <w:rPr>
                      <w:rStyle w:val="Hyperlink"/>
                      <w:rFonts w:asciiTheme="majorBidi" w:eastAsia="Calibri" w:hAnsiTheme="majorBidi" w:cstheme="majorBidi"/>
                      <w:noProof/>
                    </w:rPr>
                  </w:rPrChange>
                </w:rPr>
                <w:delText>INSTRUCTIONS TO PREPARE ICV PLAN</w:delText>
              </w:r>
              <w:r w:rsidRPr="005F252C" w:rsidDel="002014FB">
                <w:rPr>
                  <w:noProof/>
                  <w:webHidden/>
                </w:rPr>
                <w:tab/>
                <w:delText>6</w:delText>
              </w:r>
            </w:del>
          </w:ins>
        </w:p>
        <w:p w14:paraId="2EC7A5E9" w14:textId="50218810" w:rsidR="008A0128" w:rsidRPr="005F252C" w:rsidDel="002014FB" w:rsidRDefault="008A0128">
          <w:pPr>
            <w:pStyle w:val="TOC1"/>
            <w:tabs>
              <w:tab w:val="left" w:pos="720"/>
              <w:tab w:val="right" w:leader="dot" w:pos="9075"/>
            </w:tabs>
            <w:rPr>
              <w:ins w:id="269" w:author="Al Hashmi, Ahmed OLNG-ICV/1" w:date="2026-03-18T12:20:00Z" w16du:dateUtc="2026-03-18T08:20:00Z"/>
              <w:del w:id="270" w:author="Al Oraimi, Ahmed Mubarak OLNG-ICV/T2" w:date="2026-03-29T01:06:00Z" w16du:dateUtc="2026-03-28T21:06:00Z"/>
              <w:rFonts w:eastAsiaTheme="minorEastAsia"/>
              <w:noProof/>
              <w:sz w:val="24"/>
              <w:szCs w:val="24"/>
              <w:rPrChange w:id="271" w:author="Al Riyami, Azza OLNG-SCC/12" w:date="2026-03-30T14:14:00Z" w16du:dateUtc="2026-03-30T10:14:00Z">
                <w:rPr>
                  <w:ins w:id="272" w:author="Al Hashmi, Ahmed OLNG-ICV/1" w:date="2026-03-18T12:20:00Z" w16du:dateUtc="2026-03-18T08:20:00Z"/>
                  <w:del w:id="273" w:author="Al Oraimi, Ahmed Mubarak OLNG-ICV/T2" w:date="2026-03-29T01:06:00Z" w16du:dateUtc="2026-03-28T21:06:00Z"/>
                  <w:rFonts w:asciiTheme="minorHAnsi" w:eastAsiaTheme="minorEastAsia" w:hAnsiTheme="minorHAnsi"/>
                  <w:noProof/>
                  <w:sz w:val="24"/>
                  <w:szCs w:val="24"/>
                </w:rPr>
              </w:rPrChange>
            </w:rPr>
          </w:pPr>
          <w:ins w:id="274" w:author="Al Hashmi, Ahmed OLNG-ICV/1" w:date="2026-03-18T12:20:00Z" w16du:dateUtc="2026-03-18T08:20:00Z">
            <w:del w:id="275" w:author="Al Oraimi, Ahmed Mubarak OLNG-ICV/T2" w:date="2026-03-29T01:06:00Z" w16du:dateUtc="2026-03-28T21:06:00Z">
              <w:r w:rsidRPr="005F252C" w:rsidDel="002014FB">
                <w:rPr>
                  <w:rStyle w:val="Hyperlink"/>
                  <w:rFonts w:eastAsia="Calibri" w:cstheme="majorBidi"/>
                  <w:noProof/>
                  <w:rPrChange w:id="276" w:author="Al Riyami, Azza OLNG-SCC/12" w:date="2026-03-30T14:14:00Z" w16du:dateUtc="2026-03-30T10:14:00Z">
                    <w:rPr>
                      <w:rStyle w:val="Hyperlink"/>
                      <w:rFonts w:asciiTheme="majorBidi" w:eastAsia="Calibri" w:hAnsiTheme="majorBidi" w:cstheme="majorBidi"/>
                      <w:noProof/>
                    </w:rPr>
                  </w:rPrChange>
                </w:rPr>
                <w:delText>3.1</w:delText>
              </w:r>
              <w:r w:rsidRPr="005F252C" w:rsidDel="002014FB">
                <w:rPr>
                  <w:rFonts w:eastAsiaTheme="minorEastAsia"/>
                  <w:noProof/>
                  <w:sz w:val="24"/>
                  <w:szCs w:val="24"/>
                  <w:rPrChange w:id="27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78" w:author="Al Riyami, Azza OLNG-SCC/12" w:date="2026-03-30T14:14:00Z" w16du:dateUtc="2026-03-30T10:14:00Z">
                    <w:rPr>
                      <w:rStyle w:val="Hyperlink"/>
                      <w:rFonts w:asciiTheme="majorBidi" w:eastAsia="Calibri" w:hAnsiTheme="majorBidi" w:cstheme="majorBidi"/>
                      <w:noProof/>
                    </w:rPr>
                  </w:rPrChange>
                </w:rPr>
                <w:delText>Overview</w:delText>
              </w:r>
              <w:r w:rsidRPr="005F252C" w:rsidDel="002014FB">
                <w:rPr>
                  <w:noProof/>
                  <w:webHidden/>
                </w:rPr>
                <w:tab/>
                <w:delText>6</w:delText>
              </w:r>
            </w:del>
          </w:ins>
        </w:p>
        <w:p w14:paraId="3C34A18E" w14:textId="1615E590" w:rsidR="008A0128" w:rsidRPr="005F252C" w:rsidDel="002014FB" w:rsidRDefault="008A0128">
          <w:pPr>
            <w:pStyle w:val="TOC1"/>
            <w:tabs>
              <w:tab w:val="left" w:pos="720"/>
              <w:tab w:val="right" w:leader="dot" w:pos="9075"/>
            </w:tabs>
            <w:rPr>
              <w:ins w:id="279" w:author="Al Hashmi, Ahmed OLNG-ICV/1" w:date="2026-03-18T12:20:00Z" w16du:dateUtc="2026-03-18T08:20:00Z"/>
              <w:del w:id="280" w:author="Al Oraimi, Ahmed Mubarak OLNG-ICV/T2" w:date="2026-03-29T01:06:00Z" w16du:dateUtc="2026-03-28T21:06:00Z"/>
              <w:rFonts w:eastAsiaTheme="minorEastAsia"/>
              <w:noProof/>
              <w:sz w:val="24"/>
              <w:szCs w:val="24"/>
              <w:rPrChange w:id="281" w:author="Al Riyami, Azza OLNG-SCC/12" w:date="2026-03-30T14:14:00Z" w16du:dateUtc="2026-03-30T10:14:00Z">
                <w:rPr>
                  <w:ins w:id="282" w:author="Al Hashmi, Ahmed OLNG-ICV/1" w:date="2026-03-18T12:20:00Z" w16du:dateUtc="2026-03-18T08:20:00Z"/>
                  <w:del w:id="283" w:author="Al Oraimi, Ahmed Mubarak OLNG-ICV/T2" w:date="2026-03-29T01:06:00Z" w16du:dateUtc="2026-03-28T21:06:00Z"/>
                  <w:rFonts w:asciiTheme="minorHAnsi" w:eastAsiaTheme="minorEastAsia" w:hAnsiTheme="minorHAnsi"/>
                  <w:noProof/>
                  <w:sz w:val="24"/>
                  <w:szCs w:val="24"/>
                </w:rPr>
              </w:rPrChange>
            </w:rPr>
          </w:pPr>
          <w:ins w:id="284" w:author="Al Hashmi, Ahmed OLNG-ICV/1" w:date="2026-03-18T12:20:00Z" w16du:dateUtc="2026-03-18T08:20:00Z">
            <w:del w:id="285" w:author="Al Oraimi, Ahmed Mubarak OLNG-ICV/T2" w:date="2026-03-29T01:06:00Z" w16du:dateUtc="2026-03-28T21:06:00Z">
              <w:r w:rsidRPr="005F252C" w:rsidDel="002014FB">
                <w:rPr>
                  <w:rStyle w:val="Hyperlink"/>
                  <w:rFonts w:eastAsia="Calibri" w:cstheme="majorBidi"/>
                  <w:noProof/>
                  <w:rPrChange w:id="286" w:author="Al Riyami, Azza OLNG-SCC/12" w:date="2026-03-30T14:14:00Z" w16du:dateUtc="2026-03-30T10:14:00Z">
                    <w:rPr>
                      <w:rStyle w:val="Hyperlink"/>
                      <w:rFonts w:asciiTheme="majorBidi" w:eastAsia="Calibri" w:hAnsiTheme="majorBidi" w:cstheme="majorBidi"/>
                      <w:noProof/>
                    </w:rPr>
                  </w:rPrChange>
                </w:rPr>
                <w:lastRenderedPageBreak/>
                <w:delText>3.2</w:delText>
              </w:r>
              <w:r w:rsidRPr="005F252C" w:rsidDel="002014FB">
                <w:rPr>
                  <w:rFonts w:eastAsiaTheme="minorEastAsia"/>
                  <w:noProof/>
                  <w:sz w:val="24"/>
                  <w:szCs w:val="24"/>
                  <w:rPrChange w:id="28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88" w:author="Al Riyami, Azza OLNG-SCC/12" w:date="2026-03-30T14:14:00Z" w16du:dateUtc="2026-03-30T10:14:00Z">
                    <w:rPr>
                      <w:rStyle w:val="Hyperlink"/>
                      <w:rFonts w:asciiTheme="majorBidi" w:eastAsia="Calibri" w:hAnsiTheme="majorBidi" w:cstheme="majorBidi"/>
                      <w:noProof/>
                    </w:rPr>
                  </w:rPrChange>
                </w:rPr>
                <w:delText>Investments in Fixed Assets in Oman</w:delText>
              </w:r>
              <w:r w:rsidRPr="005F252C" w:rsidDel="002014FB">
                <w:rPr>
                  <w:noProof/>
                  <w:webHidden/>
                </w:rPr>
                <w:tab/>
                <w:delText>6</w:delText>
              </w:r>
            </w:del>
          </w:ins>
        </w:p>
        <w:p w14:paraId="4A268A1E" w14:textId="248C3852" w:rsidR="008A0128" w:rsidRPr="005F252C" w:rsidDel="002014FB" w:rsidRDefault="008A0128">
          <w:pPr>
            <w:pStyle w:val="TOC1"/>
            <w:tabs>
              <w:tab w:val="left" w:pos="720"/>
              <w:tab w:val="right" w:leader="dot" w:pos="9075"/>
            </w:tabs>
            <w:rPr>
              <w:ins w:id="289" w:author="Al Hashmi, Ahmed OLNG-ICV/1" w:date="2026-03-18T12:20:00Z" w16du:dateUtc="2026-03-18T08:20:00Z"/>
              <w:del w:id="290" w:author="Al Oraimi, Ahmed Mubarak OLNG-ICV/T2" w:date="2026-03-29T01:06:00Z" w16du:dateUtc="2026-03-28T21:06:00Z"/>
              <w:rFonts w:eastAsiaTheme="minorEastAsia"/>
              <w:noProof/>
              <w:sz w:val="24"/>
              <w:szCs w:val="24"/>
              <w:rPrChange w:id="291" w:author="Al Riyami, Azza OLNG-SCC/12" w:date="2026-03-30T14:14:00Z" w16du:dateUtc="2026-03-30T10:14:00Z">
                <w:rPr>
                  <w:ins w:id="292" w:author="Al Hashmi, Ahmed OLNG-ICV/1" w:date="2026-03-18T12:20:00Z" w16du:dateUtc="2026-03-18T08:20:00Z"/>
                  <w:del w:id="293" w:author="Al Oraimi, Ahmed Mubarak OLNG-ICV/T2" w:date="2026-03-29T01:06:00Z" w16du:dateUtc="2026-03-28T21:06:00Z"/>
                  <w:rFonts w:asciiTheme="minorHAnsi" w:eastAsiaTheme="minorEastAsia" w:hAnsiTheme="minorHAnsi"/>
                  <w:noProof/>
                  <w:sz w:val="24"/>
                  <w:szCs w:val="24"/>
                </w:rPr>
              </w:rPrChange>
            </w:rPr>
          </w:pPr>
          <w:ins w:id="294" w:author="Al Hashmi, Ahmed OLNG-ICV/1" w:date="2026-03-18T12:20:00Z" w16du:dateUtc="2026-03-18T08:20:00Z">
            <w:del w:id="295" w:author="Al Oraimi, Ahmed Mubarak OLNG-ICV/T2" w:date="2026-03-29T01:06:00Z" w16du:dateUtc="2026-03-28T21:06:00Z">
              <w:r w:rsidRPr="005F252C" w:rsidDel="002014FB">
                <w:rPr>
                  <w:rStyle w:val="Hyperlink"/>
                  <w:rFonts w:eastAsia="Calibri" w:cstheme="majorBidi"/>
                  <w:noProof/>
                  <w:rPrChange w:id="296" w:author="Al Riyami, Azza OLNG-SCC/12" w:date="2026-03-30T14:14:00Z" w16du:dateUtc="2026-03-30T10:14:00Z">
                    <w:rPr>
                      <w:rStyle w:val="Hyperlink"/>
                      <w:rFonts w:asciiTheme="majorBidi" w:eastAsia="Calibri" w:hAnsiTheme="majorBidi" w:cstheme="majorBidi"/>
                      <w:noProof/>
                    </w:rPr>
                  </w:rPrChange>
                </w:rPr>
                <w:delText>3.3</w:delText>
              </w:r>
              <w:r w:rsidRPr="005F252C" w:rsidDel="002014FB">
                <w:rPr>
                  <w:rFonts w:eastAsiaTheme="minorEastAsia"/>
                  <w:noProof/>
                  <w:sz w:val="24"/>
                  <w:szCs w:val="24"/>
                  <w:rPrChange w:id="29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298" w:author="Al Riyami, Azza OLNG-SCC/12" w:date="2026-03-30T14:14:00Z" w16du:dateUtc="2026-03-30T10:14:00Z">
                    <w:rPr>
                      <w:rStyle w:val="Hyperlink"/>
                      <w:rFonts w:asciiTheme="majorBidi" w:eastAsia="Calibri" w:hAnsiTheme="majorBidi" w:cstheme="majorBidi"/>
                      <w:noProof/>
                    </w:rPr>
                  </w:rPrChange>
                </w:rPr>
                <w:delText>Omanisation in the Workforce</w:delText>
              </w:r>
              <w:r w:rsidRPr="005F252C" w:rsidDel="002014FB">
                <w:rPr>
                  <w:noProof/>
                  <w:webHidden/>
                </w:rPr>
                <w:tab/>
                <w:delText>7</w:delText>
              </w:r>
            </w:del>
          </w:ins>
        </w:p>
        <w:p w14:paraId="438D9051" w14:textId="61A56AD0" w:rsidR="008A0128" w:rsidRPr="005F252C" w:rsidDel="002014FB" w:rsidRDefault="008A0128">
          <w:pPr>
            <w:pStyle w:val="TOC1"/>
            <w:tabs>
              <w:tab w:val="left" w:pos="720"/>
              <w:tab w:val="right" w:leader="dot" w:pos="9075"/>
            </w:tabs>
            <w:rPr>
              <w:ins w:id="299" w:author="Al Hashmi, Ahmed OLNG-ICV/1" w:date="2026-03-18T12:20:00Z" w16du:dateUtc="2026-03-18T08:20:00Z"/>
              <w:del w:id="300" w:author="Al Oraimi, Ahmed Mubarak OLNG-ICV/T2" w:date="2026-03-29T01:06:00Z" w16du:dateUtc="2026-03-28T21:06:00Z"/>
              <w:rFonts w:eastAsiaTheme="minorEastAsia"/>
              <w:noProof/>
              <w:sz w:val="24"/>
              <w:szCs w:val="24"/>
              <w:rPrChange w:id="301" w:author="Al Riyami, Azza OLNG-SCC/12" w:date="2026-03-30T14:14:00Z" w16du:dateUtc="2026-03-30T10:14:00Z">
                <w:rPr>
                  <w:ins w:id="302" w:author="Al Hashmi, Ahmed OLNG-ICV/1" w:date="2026-03-18T12:20:00Z" w16du:dateUtc="2026-03-18T08:20:00Z"/>
                  <w:del w:id="303" w:author="Al Oraimi, Ahmed Mubarak OLNG-ICV/T2" w:date="2026-03-29T01:06:00Z" w16du:dateUtc="2026-03-28T21:06:00Z"/>
                  <w:rFonts w:asciiTheme="minorHAnsi" w:eastAsiaTheme="minorEastAsia" w:hAnsiTheme="minorHAnsi"/>
                  <w:noProof/>
                  <w:sz w:val="24"/>
                  <w:szCs w:val="24"/>
                </w:rPr>
              </w:rPrChange>
            </w:rPr>
          </w:pPr>
          <w:ins w:id="304" w:author="Al Hashmi, Ahmed OLNG-ICV/1" w:date="2026-03-18T12:20:00Z" w16du:dateUtc="2026-03-18T08:20:00Z">
            <w:del w:id="305" w:author="Al Oraimi, Ahmed Mubarak OLNG-ICV/T2" w:date="2026-03-29T01:06:00Z" w16du:dateUtc="2026-03-28T21:06:00Z">
              <w:r w:rsidRPr="005F252C" w:rsidDel="002014FB">
                <w:rPr>
                  <w:rStyle w:val="Hyperlink"/>
                  <w:rFonts w:eastAsia="Calibri" w:cstheme="majorBidi"/>
                  <w:noProof/>
                  <w:rPrChange w:id="306" w:author="Al Riyami, Azza OLNG-SCC/12" w:date="2026-03-30T14:14:00Z" w16du:dateUtc="2026-03-30T10:14:00Z">
                    <w:rPr>
                      <w:rStyle w:val="Hyperlink"/>
                      <w:rFonts w:asciiTheme="majorBidi" w:eastAsia="Calibri" w:hAnsiTheme="majorBidi" w:cstheme="majorBidi"/>
                      <w:noProof/>
                    </w:rPr>
                  </w:rPrChange>
                </w:rPr>
                <w:delText>3.4</w:delText>
              </w:r>
              <w:r w:rsidRPr="005F252C" w:rsidDel="002014FB">
                <w:rPr>
                  <w:rFonts w:eastAsiaTheme="minorEastAsia"/>
                  <w:noProof/>
                  <w:sz w:val="24"/>
                  <w:szCs w:val="24"/>
                  <w:rPrChange w:id="30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308" w:author="Al Riyami, Azza OLNG-SCC/12" w:date="2026-03-30T14:14:00Z" w16du:dateUtc="2026-03-30T10:14:00Z">
                    <w:rPr>
                      <w:rStyle w:val="Hyperlink"/>
                      <w:rFonts w:asciiTheme="majorBidi" w:eastAsia="Calibri" w:hAnsiTheme="majorBidi" w:cstheme="majorBidi"/>
                      <w:noProof/>
                    </w:rPr>
                  </w:rPrChange>
                </w:rPr>
                <w:delText>Local Sourcing of Goods</w:delText>
              </w:r>
              <w:r w:rsidRPr="005F252C" w:rsidDel="002014FB">
                <w:rPr>
                  <w:noProof/>
                  <w:webHidden/>
                </w:rPr>
                <w:tab/>
                <w:delText>7</w:delText>
              </w:r>
            </w:del>
          </w:ins>
        </w:p>
        <w:p w14:paraId="28E65116" w14:textId="0CFDE0BC" w:rsidR="008A0128" w:rsidRPr="005F252C" w:rsidDel="002014FB" w:rsidRDefault="008A0128">
          <w:pPr>
            <w:pStyle w:val="TOC1"/>
            <w:tabs>
              <w:tab w:val="left" w:pos="720"/>
              <w:tab w:val="right" w:leader="dot" w:pos="9075"/>
            </w:tabs>
            <w:rPr>
              <w:ins w:id="309" w:author="Al Hashmi, Ahmed OLNG-ICV/1" w:date="2026-03-18T12:20:00Z" w16du:dateUtc="2026-03-18T08:20:00Z"/>
              <w:del w:id="310" w:author="Al Oraimi, Ahmed Mubarak OLNG-ICV/T2" w:date="2026-03-29T01:06:00Z" w16du:dateUtc="2026-03-28T21:06:00Z"/>
              <w:rFonts w:eastAsiaTheme="minorEastAsia"/>
              <w:noProof/>
              <w:sz w:val="24"/>
              <w:szCs w:val="24"/>
              <w:rPrChange w:id="311" w:author="Al Riyami, Azza OLNG-SCC/12" w:date="2026-03-30T14:14:00Z" w16du:dateUtc="2026-03-30T10:14:00Z">
                <w:rPr>
                  <w:ins w:id="312" w:author="Al Hashmi, Ahmed OLNG-ICV/1" w:date="2026-03-18T12:20:00Z" w16du:dateUtc="2026-03-18T08:20:00Z"/>
                  <w:del w:id="313" w:author="Al Oraimi, Ahmed Mubarak OLNG-ICV/T2" w:date="2026-03-29T01:06:00Z" w16du:dateUtc="2026-03-28T21:06:00Z"/>
                  <w:rFonts w:asciiTheme="minorHAnsi" w:eastAsiaTheme="minorEastAsia" w:hAnsiTheme="minorHAnsi"/>
                  <w:noProof/>
                  <w:sz w:val="24"/>
                  <w:szCs w:val="24"/>
                </w:rPr>
              </w:rPrChange>
            </w:rPr>
          </w:pPr>
          <w:ins w:id="314" w:author="Al Hashmi, Ahmed OLNG-ICV/1" w:date="2026-03-18T12:20:00Z" w16du:dateUtc="2026-03-18T08:20:00Z">
            <w:del w:id="315" w:author="Al Oraimi, Ahmed Mubarak OLNG-ICV/T2" w:date="2026-03-29T01:06:00Z" w16du:dateUtc="2026-03-28T21:06:00Z">
              <w:r w:rsidRPr="005F252C" w:rsidDel="002014FB">
                <w:rPr>
                  <w:rStyle w:val="Hyperlink"/>
                  <w:rFonts w:eastAsia="Calibri" w:cstheme="majorBidi"/>
                  <w:noProof/>
                  <w:rPrChange w:id="316" w:author="Al Riyami, Azza OLNG-SCC/12" w:date="2026-03-30T14:14:00Z" w16du:dateUtc="2026-03-30T10:14:00Z">
                    <w:rPr>
                      <w:rStyle w:val="Hyperlink"/>
                      <w:rFonts w:asciiTheme="majorBidi" w:eastAsia="Calibri" w:hAnsiTheme="majorBidi" w:cstheme="majorBidi"/>
                      <w:noProof/>
                    </w:rPr>
                  </w:rPrChange>
                </w:rPr>
                <w:delText>3.5</w:delText>
              </w:r>
              <w:r w:rsidRPr="005F252C" w:rsidDel="002014FB">
                <w:rPr>
                  <w:rFonts w:eastAsiaTheme="minorEastAsia"/>
                  <w:noProof/>
                  <w:sz w:val="24"/>
                  <w:szCs w:val="24"/>
                  <w:rPrChange w:id="317"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Calibri" w:cstheme="majorBidi"/>
                  <w:noProof/>
                  <w:rPrChange w:id="318" w:author="Al Riyami, Azza OLNG-SCC/12" w:date="2026-03-30T14:14:00Z" w16du:dateUtc="2026-03-30T10:14:00Z">
                    <w:rPr>
                      <w:rStyle w:val="Hyperlink"/>
                      <w:rFonts w:asciiTheme="majorBidi" w:eastAsia="Calibri" w:hAnsiTheme="majorBidi" w:cstheme="majorBidi"/>
                      <w:noProof/>
                    </w:rPr>
                  </w:rPrChange>
                </w:rPr>
                <w:delText>Local Sourcing of SUBCONTRACTED Services</w:delText>
              </w:r>
              <w:r w:rsidRPr="005F252C" w:rsidDel="002014FB">
                <w:rPr>
                  <w:noProof/>
                  <w:webHidden/>
                </w:rPr>
                <w:tab/>
                <w:delText>8</w:delText>
              </w:r>
            </w:del>
          </w:ins>
        </w:p>
        <w:p w14:paraId="26C194C8" w14:textId="17705CCF" w:rsidR="008A0128" w:rsidRPr="005F252C" w:rsidDel="002014FB" w:rsidRDefault="008A0128">
          <w:pPr>
            <w:pStyle w:val="TOC1"/>
            <w:tabs>
              <w:tab w:val="left" w:pos="480"/>
              <w:tab w:val="right" w:leader="dot" w:pos="9075"/>
            </w:tabs>
            <w:rPr>
              <w:ins w:id="319" w:author="Al Hashmi, Ahmed OLNG-ICV/1" w:date="2026-03-18T12:20:00Z" w16du:dateUtc="2026-03-18T08:20:00Z"/>
              <w:del w:id="320" w:author="Al Oraimi, Ahmed Mubarak OLNG-ICV/T2" w:date="2026-03-29T01:06:00Z" w16du:dateUtc="2026-03-28T21:06:00Z"/>
              <w:rFonts w:eastAsiaTheme="minorEastAsia"/>
              <w:noProof/>
              <w:sz w:val="24"/>
              <w:szCs w:val="24"/>
              <w:rPrChange w:id="321" w:author="Al Riyami, Azza OLNG-SCC/12" w:date="2026-03-30T14:14:00Z" w16du:dateUtc="2026-03-30T10:14:00Z">
                <w:rPr>
                  <w:ins w:id="322" w:author="Al Hashmi, Ahmed OLNG-ICV/1" w:date="2026-03-18T12:20:00Z" w16du:dateUtc="2026-03-18T08:20:00Z"/>
                  <w:del w:id="323" w:author="Al Oraimi, Ahmed Mubarak OLNG-ICV/T2" w:date="2026-03-29T01:06:00Z" w16du:dateUtc="2026-03-28T21:06:00Z"/>
                  <w:rFonts w:asciiTheme="minorHAnsi" w:eastAsiaTheme="minorEastAsia" w:hAnsiTheme="minorHAnsi"/>
                  <w:noProof/>
                  <w:sz w:val="24"/>
                  <w:szCs w:val="24"/>
                </w:rPr>
              </w:rPrChange>
            </w:rPr>
          </w:pPr>
          <w:ins w:id="324" w:author="Al Hashmi, Ahmed OLNG-ICV/1" w:date="2026-03-18T12:20:00Z" w16du:dateUtc="2026-03-18T08:20:00Z">
            <w:del w:id="325" w:author="Al Oraimi, Ahmed Mubarak OLNG-ICV/T2" w:date="2026-03-29T01:06:00Z" w16du:dateUtc="2026-03-28T21:06:00Z">
              <w:r w:rsidRPr="005F252C" w:rsidDel="002014FB">
                <w:rPr>
                  <w:rStyle w:val="Hyperlink"/>
                  <w:rFonts w:eastAsiaTheme="majorEastAsia"/>
                  <w:noProof/>
                </w:rPr>
                <w:delText>C.</w:delText>
              </w:r>
              <w:r w:rsidRPr="005F252C" w:rsidDel="002014FB">
                <w:rPr>
                  <w:rFonts w:eastAsiaTheme="minorEastAsia"/>
                  <w:noProof/>
                  <w:sz w:val="24"/>
                  <w:szCs w:val="24"/>
                  <w:rPrChange w:id="326" w:author="Al Riyami, Azza OLNG-SCC/12" w:date="2026-03-30T14:14:00Z" w16du:dateUtc="2026-03-30T10:14:00Z">
                    <w:rPr>
                      <w:rFonts w:asciiTheme="minorHAnsi" w:eastAsiaTheme="minorEastAsia" w:hAnsiTheme="minorHAnsi"/>
                      <w:noProof/>
                      <w:sz w:val="24"/>
                      <w:szCs w:val="24"/>
                    </w:rPr>
                  </w:rPrChange>
                </w:rPr>
                <w:tab/>
              </w:r>
              <w:r w:rsidRPr="005F252C" w:rsidDel="002014FB">
                <w:rPr>
                  <w:rStyle w:val="Hyperlink"/>
                  <w:rFonts w:eastAsiaTheme="majorEastAsia"/>
                  <w:noProof/>
                </w:rPr>
                <w:delText>APPENDICES</w:delText>
              </w:r>
              <w:r w:rsidRPr="005F252C" w:rsidDel="002014FB">
                <w:rPr>
                  <w:noProof/>
                  <w:webHidden/>
                </w:rPr>
                <w:tab/>
                <w:delText>9</w:delText>
              </w:r>
            </w:del>
          </w:ins>
        </w:p>
        <w:p w14:paraId="6B7583B0" w14:textId="39121F72" w:rsidR="008A0128" w:rsidRPr="005F252C" w:rsidDel="002014FB" w:rsidRDefault="008A0128">
          <w:pPr>
            <w:pStyle w:val="TOC1"/>
            <w:tabs>
              <w:tab w:val="right" w:leader="dot" w:pos="9075"/>
            </w:tabs>
            <w:rPr>
              <w:ins w:id="327" w:author="Al Hashmi, Ahmed OLNG-ICV/1" w:date="2026-03-18T12:20:00Z" w16du:dateUtc="2026-03-18T08:20:00Z"/>
              <w:del w:id="328" w:author="Al Oraimi, Ahmed Mubarak OLNG-ICV/T2" w:date="2026-03-29T01:06:00Z" w16du:dateUtc="2026-03-28T21:06:00Z"/>
              <w:rFonts w:eastAsiaTheme="minorEastAsia"/>
              <w:noProof/>
              <w:sz w:val="24"/>
              <w:szCs w:val="24"/>
              <w:rPrChange w:id="329" w:author="Al Riyami, Azza OLNG-SCC/12" w:date="2026-03-30T14:14:00Z" w16du:dateUtc="2026-03-30T10:14:00Z">
                <w:rPr>
                  <w:ins w:id="330" w:author="Al Hashmi, Ahmed OLNG-ICV/1" w:date="2026-03-18T12:20:00Z" w16du:dateUtc="2026-03-18T08:20:00Z"/>
                  <w:del w:id="331" w:author="Al Oraimi, Ahmed Mubarak OLNG-ICV/T2" w:date="2026-03-29T01:06:00Z" w16du:dateUtc="2026-03-28T21:06:00Z"/>
                  <w:rFonts w:asciiTheme="minorHAnsi" w:eastAsiaTheme="minorEastAsia" w:hAnsiTheme="minorHAnsi"/>
                  <w:noProof/>
                  <w:sz w:val="24"/>
                  <w:szCs w:val="24"/>
                </w:rPr>
              </w:rPrChange>
            </w:rPr>
          </w:pPr>
          <w:ins w:id="332" w:author="Al Hashmi, Ahmed OLNG-ICV/1" w:date="2026-03-18T12:20:00Z" w16du:dateUtc="2026-03-18T08:20:00Z">
            <w:del w:id="333" w:author="Al Oraimi, Ahmed Mubarak OLNG-ICV/T2" w:date="2026-03-29T01:06:00Z" w16du:dateUtc="2026-03-28T21:06:00Z">
              <w:r w:rsidRPr="005F252C" w:rsidDel="002014FB">
                <w:rPr>
                  <w:rStyle w:val="Hyperlink"/>
                  <w:rFonts w:eastAsia="Calibri" w:cstheme="majorBidi"/>
                  <w:noProof/>
                  <w:rPrChange w:id="334" w:author="Al Riyami, Azza OLNG-SCC/12" w:date="2026-03-30T14:14:00Z" w16du:dateUtc="2026-03-30T10:14:00Z">
                    <w:rPr>
                      <w:rStyle w:val="Hyperlink"/>
                      <w:rFonts w:asciiTheme="majorBidi" w:eastAsia="Calibri" w:hAnsiTheme="majorBidi" w:cstheme="majorBidi"/>
                      <w:noProof/>
                    </w:rPr>
                  </w:rPrChange>
                </w:rPr>
                <w:delText>Appendix A:  ICV Plan</w:delText>
              </w:r>
              <w:r w:rsidRPr="005F252C" w:rsidDel="002014FB">
                <w:rPr>
                  <w:noProof/>
                  <w:webHidden/>
                </w:rPr>
                <w:tab/>
                <w:delText>9</w:delText>
              </w:r>
            </w:del>
          </w:ins>
        </w:p>
        <w:p w14:paraId="1649D846" w14:textId="44A67E18" w:rsidR="008A0128" w:rsidRPr="005F252C" w:rsidDel="002014FB" w:rsidRDefault="008A0128">
          <w:pPr>
            <w:pStyle w:val="TOC1"/>
            <w:tabs>
              <w:tab w:val="right" w:leader="dot" w:pos="9075"/>
            </w:tabs>
            <w:rPr>
              <w:ins w:id="335" w:author="Al Hashmi, Ahmed OLNG-ICV/1" w:date="2026-03-18T12:20:00Z" w16du:dateUtc="2026-03-18T08:20:00Z"/>
              <w:del w:id="336" w:author="Al Oraimi, Ahmed Mubarak OLNG-ICV/T2" w:date="2026-03-29T01:06:00Z" w16du:dateUtc="2026-03-28T21:06:00Z"/>
              <w:rFonts w:eastAsiaTheme="minorEastAsia"/>
              <w:noProof/>
              <w:sz w:val="24"/>
              <w:szCs w:val="24"/>
              <w:rPrChange w:id="337" w:author="Al Riyami, Azza OLNG-SCC/12" w:date="2026-03-30T14:14:00Z" w16du:dateUtc="2026-03-30T10:14:00Z">
                <w:rPr>
                  <w:ins w:id="338" w:author="Al Hashmi, Ahmed OLNG-ICV/1" w:date="2026-03-18T12:20:00Z" w16du:dateUtc="2026-03-18T08:20:00Z"/>
                  <w:del w:id="339" w:author="Al Oraimi, Ahmed Mubarak OLNG-ICV/T2" w:date="2026-03-29T01:06:00Z" w16du:dateUtc="2026-03-28T21:06:00Z"/>
                  <w:rFonts w:asciiTheme="minorHAnsi" w:eastAsiaTheme="minorEastAsia" w:hAnsiTheme="minorHAnsi"/>
                  <w:noProof/>
                  <w:sz w:val="24"/>
                  <w:szCs w:val="24"/>
                </w:rPr>
              </w:rPrChange>
            </w:rPr>
          </w:pPr>
          <w:ins w:id="340" w:author="Al Hashmi, Ahmed OLNG-ICV/1" w:date="2026-03-18T12:20:00Z" w16du:dateUtc="2026-03-18T08:20:00Z">
            <w:del w:id="341" w:author="Al Oraimi, Ahmed Mubarak OLNG-ICV/T2" w:date="2026-03-29T01:06:00Z" w16du:dateUtc="2026-03-28T21:06:00Z">
              <w:r w:rsidRPr="005F252C" w:rsidDel="002014FB">
                <w:rPr>
                  <w:rStyle w:val="Hyperlink"/>
                  <w:rFonts w:eastAsia="Calibri" w:cstheme="majorBidi"/>
                  <w:noProof/>
                  <w:rPrChange w:id="342" w:author="Al Riyami, Azza OLNG-SCC/12" w:date="2026-03-30T14:14:00Z" w16du:dateUtc="2026-03-30T10:14:00Z">
                    <w:rPr>
                      <w:rStyle w:val="Hyperlink"/>
                      <w:rFonts w:asciiTheme="majorBidi" w:eastAsia="Calibri" w:hAnsiTheme="majorBidi" w:cstheme="majorBidi"/>
                      <w:noProof/>
                    </w:rPr>
                  </w:rPrChange>
                </w:rPr>
                <w:delText>Appendix B:  ICV Reporting Schedule</w:delText>
              </w:r>
              <w:r w:rsidRPr="005F252C" w:rsidDel="002014FB">
                <w:rPr>
                  <w:noProof/>
                  <w:webHidden/>
                </w:rPr>
                <w:tab/>
                <w:delText>10</w:delText>
              </w:r>
            </w:del>
          </w:ins>
        </w:p>
        <w:p w14:paraId="29FAA71C" w14:textId="66994884" w:rsidR="008A0128" w:rsidRPr="005F252C" w:rsidDel="002014FB" w:rsidRDefault="008A0128">
          <w:pPr>
            <w:pStyle w:val="TOC1"/>
            <w:tabs>
              <w:tab w:val="right" w:leader="dot" w:pos="9075"/>
            </w:tabs>
            <w:rPr>
              <w:ins w:id="343" w:author="Al Hashmi, Ahmed OLNG-ICV/1" w:date="2026-03-18T12:20:00Z" w16du:dateUtc="2026-03-18T08:20:00Z"/>
              <w:del w:id="344" w:author="Al Oraimi, Ahmed Mubarak OLNG-ICV/T2" w:date="2026-03-29T01:06:00Z" w16du:dateUtc="2026-03-28T21:06:00Z"/>
              <w:rFonts w:eastAsiaTheme="minorEastAsia"/>
              <w:noProof/>
              <w:sz w:val="24"/>
              <w:szCs w:val="24"/>
              <w:rPrChange w:id="345" w:author="Al Riyami, Azza OLNG-SCC/12" w:date="2026-03-30T14:14:00Z" w16du:dateUtc="2026-03-30T10:14:00Z">
                <w:rPr>
                  <w:ins w:id="346" w:author="Al Hashmi, Ahmed OLNG-ICV/1" w:date="2026-03-18T12:20:00Z" w16du:dateUtc="2026-03-18T08:20:00Z"/>
                  <w:del w:id="347" w:author="Al Oraimi, Ahmed Mubarak OLNG-ICV/T2" w:date="2026-03-29T01:06:00Z" w16du:dateUtc="2026-03-28T21:06:00Z"/>
                  <w:rFonts w:asciiTheme="minorHAnsi" w:eastAsiaTheme="minorEastAsia" w:hAnsiTheme="minorHAnsi"/>
                  <w:noProof/>
                  <w:sz w:val="24"/>
                  <w:szCs w:val="24"/>
                </w:rPr>
              </w:rPrChange>
            </w:rPr>
          </w:pPr>
          <w:ins w:id="348" w:author="Al Hashmi, Ahmed OLNG-ICV/1" w:date="2026-03-18T12:20:00Z" w16du:dateUtc="2026-03-18T08:20:00Z">
            <w:del w:id="349" w:author="Al Oraimi, Ahmed Mubarak OLNG-ICV/T2" w:date="2026-03-29T01:06:00Z" w16du:dateUtc="2026-03-28T21:06:00Z">
              <w:r w:rsidRPr="005F252C" w:rsidDel="002014FB">
                <w:rPr>
                  <w:rStyle w:val="Hyperlink"/>
                  <w:rFonts w:eastAsia="Calibri" w:cstheme="majorBidi"/>
                  <w:noProof/>
                  <w:rPrChange w:id="350" w:author="Al Riyami, Azza OLNG-SCC/12" w:date="2026-03-30T14:14:00Z" w16du:dateUtc="2026-03-30T10:14:00Z">
                    <w:rPr>
                      <w:rStyle w:val="Hyperlink"/>
                      <w:rFonts w:asciiTheme="majorBidi" w:eastAsia="Calibri" w:hAnsiTheme="majorBidi" w:cstheme="majorBidi"/>
                      <w:noProof/>
                    </w:rPr>
                  </w:rPrChange>
                </w:rPr>
                <w:delText>Appendix C:  Quarterly ICV CONTRACT Performance Reporting Template</w:delText>
              </w:r>
              <w:r w:rsidRPr="005F252C" w:rsidDel="002014FB">
                <w:rPr>
                  <w:noProof/>
                  <w:webHidden/>
                </w:rPr>
                <w:tab/>
                <w:delText>10</w:delText>
              </w:r>
            </w:del>
          </w:ins>
        </w:p>
        <w:p w14:paraId="0FE9A10F" w14:textId="2A7236FD" w:rsidR="008A0128" w:rsidRPr="005F252C" w:rsidDel="002014FB" w:rsidRDefault="008A0128">
          <w:pPr>
            <w:pStyle w:val="TOC1"/>
            <w:tabs>
              <w:tab w:val="right" w:leader="dot" w:pos="9075"/>
            </w:tabs>
            <w:rPr>
              <w:ins w:id="351" w:author="Al Hashmi, Ahmed OLNG-ICV/1" w:date="2026-03-18T12:20:00Z" w16du:dateUtc="2026-03-18T08:20:00Z"/>
              <w:del w:id="352" w:author="Al Oraimi, Ahmed Mubarak OLNG-ICV/T2" w:date="2026-03-29T01:06:00Z" w16du:dateUtc="2026-03-28T21:06:00Z"/>
              <w:rFonts w:eastAsiaTheme="minorEastAsia"/>
              <w:noProof/>
              <w:sz w:val="24"/>
              <w:szCs w:val="24"/>
              <w:rPrChange w:id="353" w:author="Al Riyami, Azza OLNG-SCC/12" w:date="2026-03-30T14:14:00Z" w16du:dateUtc="2026-03-30T10:14:00Z">
                <w:rPr>
                  <w:ins w:id="354" w:author="Al Hashmi, Ahmed OLNG-ICV/1" w:date="2026-03-18T12:20:00Z" w16du:dateUtc="2026-03-18T08:20:00Z"/>
                  <w:del w:id="355" w:author="Al Oraimi, Ahmed Mubarak OLNG-ICV/T2" w:date="2026-03-29T01:06:00Z" w16du:dateUtc="2026-03-28T21:06:00Z"/>
                  <w:rFonts w:asciiTheme="minorHAnsi" w:eastAsiaTheme="minorEastAsia" w:hAnsiTheme="minorHAnsi"/>
                  <w:noProof/>
                  <w:sz w:val="24"/>
                  <w:szCs w:val="24"/>
                </w:rPr>
              </w:rPrChange>
            </w:rPr>
          </w:pPr>
          <w:ins w:id="356" w:author="Al Hashmi, Ahmed OLNG-ICV/1" w:date="2026-03-18T12:20:00Z" w16du:dateUtc="2026-03-18T08:20:00Z">
            <w:del w:id="357" w:author="Al Oraimi, Ahmed Mubarak OLNG-ICV/T2" w:date="2026-03-29T01:06:00Z" w16du:dateUtc="2026-03-28T21:06:00Z">
              <w:r w:rsidRPr="005F252C" w:rsidDel="002014FB">
                <w:rPr>
                  <w:rStyle w:val="Hyperlink"/>
                  <w:rFonts w:eastAsia="Calibri" w:cstheme="majorBidi"/>
                  <w:noProof/>
                  <w:rPrChange w:id="358" w:author="Al Riyami, Azza OLNG-SCC/12" w:date="2026-03-30T14:14:00Z" w16du:dateUtc="2026-03-30T10:14:00Z">
                    <w:rPr>
                      <w:rStyle w:val="Hyperlink"/>
                      <w:rFonts w:asciiTheme="majorBidi" w:eastAsia="Calibri" w:hAnsiTheme="majorBidi" w:cstheme="majorBidi"/>
                      <w:noProof/>
                    </w:rPr>
                  </w:rPrChange>
                </w:rPr>
                <w:delText>Appendix D:  Quarterly ICV SUBCONTRACT Performance Reporting Template</w:delText>
              </w:r>
              <w:r w:rsidRPr="005F252C" w:rsidDel="002014FB">
                <w:rPr>
                  <w:noProof/>
                  <w:webHidden/>
                </w:rPr>
                <w:tab/>
                <w:delText>10</w:delText>
              </w:r>
            </w:del>
          </w:ins>
        </w:p>
        <w:p w14:paraId="10D485A8" w14:textId="3F0FA553" w:rsidR="008A0128" w:rsidRPr="005F252C" w:rsidDel="002014FB" w:rsidRDefault="008A0128">
          <w:pPr>
            <w:pStyle w:val="TOC1"/>
            <w:tabs>
              <w:tab w:val="right" w:leader="dot" w:pos="9075"/>
            </w:tabs>
            <w:rPr>
              <w:ins w:id="359" w:author="Al Hashmi, Ahmed OLNG-ICV/1" w:date="2026-03-18T12:20:00Z" w16du:dateUtc="2026-03-18T08:20:00Z"/>
              <w:del w:id="360" w:author="Al Oraimi, Ahmed Mubarak OLNG-ICV/T2" w:date="2026-03-29T01:06:00Z" w16du:dateUtc="2026-03-28T21:06:00Z"/>
              <w:rFonts w:eastAsiaTheme="minorEastAsia"/>
              <w:noProof/>
              <w:sz w:val="24"/>
              <w:szCs w:val="24"/>
              <w:rPrChange w:id="361" w:author="Al Riyami, Azza OLNG-SCC/12" w:date="2026-03-30T14:14:00Z" w16du:dateUtc="2026-03-30T10:14:00Z">
                <w:rPr>
                  <w:ins w:id="362" w:author="Al Hashmi, Ahmed OLNG-ICV/1" w:date="2026-03-18T12:20:00Z" w16du:dateUtc="2026-03-18T08:20:00Z"/>
                  <w:del w:id="363" w:author="Al Oraimi, Ahmed Mubarak OLNG-ICV/T2" w:date="2026-03-29T01:06:00Z" w16du:dateUtc="2026-03-28T21:06:00Z"/>
                  <w:rFonts w:asciiTheme="minorHAnsi" w:eastAsiaTheme="minorEastAsia" w:hAnsiTheme="minorHAnsi"/>
                  <w:noProof/>
                  <w:sz w:val="24"/>
                  <w:szCs w:val="24"/>
                </w:rPr>
              </w:rPrChange>
            </w:rPr>
          </w:pPr>
          <w:ins w:id="364" w:author="Al Hashmi, Ahmed OLNG-ICV/1" w:date="2026-03-18T12:20:00Z" w16du:dateUtc="2026-03-18T08:20:00Z">
            <w:del w:id="365" w:author="Al Oraimi, Ahmed Mubarak OLNG-ICV/T2" w:date="2026-03-29T01:06:00Z" w16du:dateUtc="2026-03-28T21:06:00Z">
              <w:r w:rsidRPr="005F252C" w:rsidDel="002014FB">
                <w:rPr>
                  <w:rStyle w:val="Hyperlink"/>
                  <w:rFonts w:eastAsia="Calibri" w:cstheme="majorBidi"/>
                  <w:noProof/>
                  <w:rPrChange w:id="366" w:author="Al Riyami, Azza OLNG-SCC/12" w:date="2026-03-30T14:14:00Z" w16du:dateUtc="2026-03-30T10:14:00Z">
                    <w:rPr>
                      <w:rStyle w:val="Hyperlink"/>
                      <w:rFonts w:asciiTheme="majorBidi" w:eastAsia="Calibri" w:hAnsiTheme="majorBidi" w:cstheme="majorBidi"/>
                      <w:noProof/>
                    </w:rPr>
                  </w:rPrChange>
                </w:rPr>
                <w:delText>Appendix E - Definitions</w:delText>
              </w:r>
              <w:r w:rsidRPr="005F252C" w:rsidDel="002014FB">
                <w:rPr>
                  <w:noProof/>
                  <w:webHidden/>
                </w:rPr>
                <w:tab/>
                <w:delText>12</w:delText>
              </w:r>
            </w:del>
          </w:ins>
        </w:p>
        <w:p w14:paraId="44184344" w14:textId="37BC0294" w:rsidR="008A0128" w:rsidRPr="005F252C" w:rsidDel="002014FB" w:rsidRDefault="008A0128">
          <w:pPr>
            <w:pStyle w:val="TOC1"/>
            <w:tabs>
              <w:tab w:val="right" w:leader="dot" w:pos="9075"/>
            </w:tabs>
            <w:rPr>
              <w:ins w:id="367" w:author="Al Hashmi, Ahmed OLNG-ICV/1" w:date="2026-03-18T12:20:00Z" w16du:dateUtc="2026-03-18T08:20:00Z"/>
              <w:del w:id="368" w:author="Al Oraimi, Ahmed Mubarak OLNG-ICV/T2" w:date="2026-03-29T01:06:00Z" w16du:dateUtc="2026-03-28T21:06:00Z"/>
              <w:rFonts w:eastAsiaTheme="minorEastAsia"/>
              <w:noProof/>
              <w:sz w:val="24"/>
              <w:szCs w:val="24"/>
              <w:rPrChange w:id="369" w:author="Al Riyami, Azza OLNG-SCC/12" w:date="2026-03-30T14:14:00Z" w16du:dateUtc="2026-03-30T10:14:00Z">
                <w:rPr>
                  <w:ins w:id="370" w:author="Al Hashmi, Ahmed OLNG-ICV/1" w:date="2026-03-18T12:20:00Z" w16du:dateUtc="2026-03-18T08:20:00Z"/>
                  <w:del w:id="371" w:author="Al Oraimi, Ahmed Mubarak OLNG-ICV/T2" w:date="2026-03-29T01:06:00Z" w16du:dateUtc="2026-03-28T21:06:00Z"/>
                  <w:rFonts w:asciiTheme="minorHAnsi" w:eastAsiaTheme="minorEastAsia" w:hAnsiTheme="minorHAnsi"/>
                  <w:noProof/>
                  <w:sz w:val="24"/>
                  <w:szCs w:val="24"/>
                </w:rPr>
              </w:rPrChange>
            </w:rPr>
          </w:pPr>
          <w:ins w:id="372" w:author="Al Hashmi, Ahmed OLNG-ICV/1" w:date="2026-03-18T12:20:00Z" w16du:dateUtc="2026-03-18T08:20:00Z">
            <w:del w:id="373" w:author="Al Oraimi, Ahmed Mubarak OLNG-ICV/T2" w:date="2026-03-29T01:06:00Z" w16du:dateUtc="2026-03-28T21:06:00Z">
              <w:r w:rsidRPr="005F252C" w:rsidDel="002014FB">
                <w:rPr>
                  <w:rStyle w:val="Hyperlink"/>
                  <w:rFonts w:eastAsiaTheme="majorEastAsia"/>
                  <w:noProof/>
                </w:rPr>
                <w:delText>Appendix (F)_Mandatory List (Goods &amp; Services)</w:delText>
              </w:r>
              <w:r w:rsidRPr="005F252C" w:rsidDel="002014FB">
                <w:rPr>
                  <w:noProof/>
                  <w:webHidden/>
                </w:rPr>
                <w:tab/>
                <w:delText>17</w:delText>
              </w:r>
            </w:del>
          </w:ins>
        </w:p>
        <w:p w14:paraId="71D95B3F" w14:textId="248C19CD" w:rsidR="008A0128" w:rsidRPr="005F252C" w:rsidDel="002014FB" w:rsidRDefault="008A0128">
          <w:pPr>
            <w:pStyle w:val="TOC1"/>
            <w:tabs>
              <w:tab w:val="right" w:leader="dot" w:pos="9075"/>
            </w:tabs>
            <w:rPr>
              <w:ins w:id="374" w:author="Al Hashmi, Ahmed OLNG-ICV/1" w:date="2026-03-18T12:20:00Z" w16du:dateUtc="2026-03-18T08:20:00Z"/>
              <w:del w:id="375" w:author="Al Oraimi, Ahmed Mubarak OLNG-ICV/T2" w:date="2026-03-29T01:06:00Z" w16du:dateUtc="2026-03-28T21:06:00Z"/>
              <w:rFonts w:eastAsiaTheme="minorEastAsia"/>
              <w:noProof/>
              <w:sz w:val="24"/>
              <w:szCs w:val="24"/>
              <w:rPrChange w:id="376" w:author="Al Riyami, Azza OLNG-SCC/12" w:date="2026-03-30T14:14:00Z" w16du:dateUtc="2026-03-30T10:14:00Z">
                <w:rPr>
                  <w:ins w:id="377" w:author="Al Hashmi, Ahmed OLNG-ICV/1" w:date="2026-03-18T12:20:00Z" w16du:dateUtc="2026-03-18T08:20:00Z"/>
                  <w:del w:id="378" w:author="Al Oraimi, Ahmed Mubarak OLNG-ICV/T2" w:date="2026-03-29T01:06:00Z" w16du:dateUtc="2026-03-28T21:06:00Z"/>
                  <w:rFonts w:asciiTheme="minorHAnsi" w:eastAsiaTheme="minorEastAsia" w:hAnsiTheme="minorHAnsi"/>
                  <w:noProof/>
                  <w:sz w:val="24"/>
                  <w:szCs w:val="24"/>
                </w:rPr>
              </w:rPrChange>
            </w:rPr>
          </w:pPr>
          <w:ins w:id="379" w:author="Al Hashmi, Ahmed OLNG-ICV/1" w:date="2026-03-18T12:20:00Z" w16du:dateUtc="2026-03-18T08:20:00Z">
            <w:del w:id="380" w:author="Al Oraimi, Ahmed Mubarak OLNG-ICV/T2" w:date="2026-03-29T01:06:00Z" w16du:dateUtc="2026-03-28T21:06:00Z">
              <w:r w:rsidRPr="005F252C" w:rsidDel="002014FB">
                <w:rPr>
                  <w:rStyle w:val="Hyperlink"/>
                  <w:rFonts w:eastAsiaTheme="majorEastAsia"/>
                  <w:noProof/>
                </w:rPr>
                <w:delText>Appendix (G)_Omanisation (Positions)</w:delText>
              </w:r>
              <w:r w:rsidRPr="005F252C" w:rsidDel="002014FB">
                <w:rPr>
                  <w:noProof/>
                  <w:webHidden/>
                </w:rPr>
                <w:tab/>
                <w:delText>28</w:delText>
              </w:r>
            </w:del>
          </w:ins>
        </w:p>
        <w:p w14:paraId="3A8E6E08" w14:textId="747ADDAF" w:rsidR="008A0128" w:rsidRPr="005F252C" w:rsidDel="002014FB" w:rsidRDefault="008A0128">
          <w:pPr>
            <w:pStyle w:val="TOC1"/>
            <w:tabs>
              <w:tab w:val="right" w:leader="dot" w:pos="9075"/>
            </w:tabs>
            <w:rPr>
              <w:ins w:id="381" w:author="Al Hashmi, Ahmed OLNG-ICV/1" w:date="2026-03-18T12:20:00Z" w16du:dateUtc="2026-03-18T08:20:00Z"/>
              <w:del w:id="382" w:author="Al Oraimi, Ahmed Mubarak OLNG-ICV/T2" w:date="2026-03-29T01:06:00Z" w16du:dateUtc="2026-03-28T21:06:00Z"/>
              <w:rFonts w:eastAsiaTheme="minorEastAsia"/>
              <w:noProof/>
              <w:sz w:val="24"/>
              <w:szCs w:val="24"/>
              <w:rPrChange w:id="383" w:author="Al Riyami, Azza OLNG-SCC/12" w:date="2026-03-30T14:14:00Z" w16du:dateUtc="2026-03-30T10:14:00Z">
                <w:rPr>
                  <w:ins w:id="384" w:author="Al Hashmi, Ahmed OLNG-ICV/1" w:date="2026-03-18T12:20:00Z" w16du:dateUtc="2026-03-18T08:20:00Z"/>
                  <w:del w:id="385" w:author="Al Oraimi, Ahmed Mubarak OLNG-ICV/T2" w:date="2026-03-29T01:06:00Z" w16du:dateUtc="2026-03-28T21:06:00Z"/>
                  <w:rFonts w:asciiTheme="minorHAnsi" w:eastAsiaTheme="minorEastAsia" w:hAnsiTheme="minorHAnsi"/>
                  <w:noProof/>
                  <w:sz w:val="24"/>
                  <w:szCs w:val="24"/>
                </w:rPr>
              </w:rPrChange>
            </w:rPr>
          </w:pPr>
          <w:ins w:id="386" w:author="Al Hashmi, Ahmed OLNG-ICV/1" w:date="2026-03-18T12:20:00Z" w16du:dateUtc="2026-03-18T08:20:00Z">
            <w:del w:id="387" w:author="Al Oraimi, Ahmed Mubarak OLNG-ICV/T2" w:date="2026-03-29T01:06:00Z" w16du:dateUtc="2026-03-28T21:06:00Z">
              <w:r w:rsidRPr="005F252C" w:rsidDel="002014FB">
                <w:rPr>
                  <w:rStyle w:val="Hyperlink"/>
                  <w:rFonts w:eastAsiaTheme="majorEastAsia" w:cstheme="minorHAnsi"/>
                  <w:noProof/>
                </w:rPr>
                <w:delText>ICV Acknowledgement and Commitment Letter</w:delText>
              </w:r>
              <w:r w:rsidRPr="005F252C" w:rsidDel="002014FB">
                <w:rPr>
                  <w:noProof/>
                  <w:webHidden/>
                </w:rPr>
                <w:tab/>
                <w:delText>33</w:delText>
              </w:r>
            </w:del>
          </w:ins>
        </w:p>
        <w:p w14:paraId="46FDB33F" w14:textId="0F9529C9" w:rsidR="00CC02CE" w:rsidRPr="005F252C" w:rsidDel="002014FB" w:rsidRDefault="00CC02CE">
          <w:pPr>
            <w:pStyle w:val="TOC1"/>
            <w:tabs>
              <w:tab w:val="left" w:pos="440"/>
              <w:tab w:val="right" w:leader="dot" w:pos="9061"/>
            </w:tabs>
            <w:rPr>
              <w:del w:id="388" w:author="Al Oraimi, Ahmed Mubarak OLNG-ICV/T2" w:date="2026-03-29T01:06:00Z" w16du:dateUtc="2026-03-28T21:06:00Z"/>
              <w:rFonts w:eastAsiaTheme="minorEastAsia"/>
              <w:noProof/>
              <w:sz w:val="22"/>
              <w:rPrChange w:id="389" w:author="Al Riyami, Azza OLNG-SCC/12" w:date="2026-03-30T14:14:00Z" w16du:dateUtc="2026-03-30T10:14:00Z">
                <w:rPr>
                  <w:del w:id="390" w:author="Al Oraimi, Ahmed Mubarak OLNG-ICV/T2" w:date="2026-03-29T01:06:00Z" w16du:dateUtc="2026-03-28T21:06:00Z"/>
                  <w:rFonts w:asciiTheme="minorHAnsi" w:eastAsiaTheme="minorEastAsia" w:hAnsiTheme="minorHAnsi"/>
                  <w:noProof/>
                  <w:sz w:val="22"/>
                </w:rPr>
              </w:rPrChange>
            </w:rPr>
          </w:pPr>
          <w:del w:id="391" w:author="Al Oraimi, Ahmed Mubarak OLNG-ICV/T2" w:date="2026-03-29T01:06:00Z" w16du:dateUtc="2026-03-28T21:06:00Z">
            <w:r w:rsidRPr="005F252C" w:rsidDel="002014FB">
              <w:rPr>
                <w:rFonts w:cs="Times New Roman"/>
                <w:lang w:eastAsia="en-GB"/>
                <w:rPrChange w:id="392" w:author="Al Riyami, Azza OLNG-SCC/12" w:date="2026-03-30T14:14:00Z" w16du:dateUtc="2026-03-30T10:14:00Z">
                  <w:rPr>
                    <w:rStyle w:val="Hyperlink"/>
                    <w:rFonts w:asciiTheme="majorBidi" w:eastAsia="Calibri" w:hAnsiTheme="majorBidi" w:cstheme="majorBidi"/>
                    <w:noProof/>
                  </w:rPr>
                </w:rPrChange>
              </w:rPr>
              <w:delText>A.</w:delText>
            </w:r>
            <w:r w:rsidRPr="005F252C" w:rsidDel="002014FB">
              <w:rPr>
                <w:rFonts w:eastAsiaTheme="minorEastAsia"/>
                <w:noProof/>
                <w:sz w:val="22"/>
                <w:rPrChange w:id="393"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394" w:author="Al Riyami, Azza OLNG-SCC/12" w:date="2026-03-30T14:14:00Z" w16du:dateUtc="2026-03-30T10:14:00Z">
                  <w:rPr>
                    <w:rStyle w:val="Hyperlink"/>
                    <w:rFonts w:asciiTheme="majorBidi" w:eastAsia="Calibri" w:hAnsiTheme="majorBidi" w:cstheme="majorBidi"/>
                    <w:noProof/>
                  </w:rPr>
                </w:rPrChange>
              </w:rPr>
              <w:delText>TERMS AND CONDITIONS</w:delText>
            </w:r>
            <w:r w:rsidRPr="005F252C" w:rsidDel="002014FB">
              <w:rPr>
                <w:noProof/>
                <w:webHidden/>
              </w:rPr>
              <w:tab/>
            </w:r>
            <w:r w:rsidR="0047730B" w:rsidRPr="005F252C" w:rsidDel="002014FB">
              <w:rPr>
                <w:noProof/>
                <w:webHidden/>
              </w:rPr>
              <w:delText>2</w:delText>
            </w:r>
          </w:del>
        </w:p>
        <w:p w14:paraId="0DD25254" w14:textId="43F67A76" w:rsidR="00CC02CE" w:rsidRPr="005F252C" w:rsidDel="002014FB" w:rsidRDefault="00CC02CE">
          <w:pPr>
            <w:pStyle w:val="TOC1"/>
            <w:tabs>
              <w:tab w:val="left" w:pos="440"/>
              <w:tab w:val="right" w:leader="dot" w:pos="9061"/>
            </w:tabs>
            <w:rPr>
              <w:del w:id="395" w:author="Al Oraimi, Ahmed Mubarak OLNG-ICV/T2" w:date="2026-03-29T01:06:00Z" w16du:dateUtc="2026-03-28T21:06:00Z"/>
              <w:rFonts w:eastAsiaTheme="minorEastAsia"/>
              <w:noProof/>
              <w:sz w:val="22"/>
              <w:rPrChange w:id="396" w:author="Al Riyami, Azza OLNG-SCC/12" w:date="2026-03-30T14:14:00Z" w16du:dateUtc="2026-03-30T10:14:00Z">
                <w:rPr>
                  <w:del w:id="397" w:author="Al Oraimi, Ahmed Mubarak OLNG-ICV/T2" w:date="2026-03-29T01:06:00Z" w16du:dateUtc="2026-03-28T21:06:00Z"/>
                  <w:rFonts w:asciiTheme="minorHAnsi" w:eastAsiaTheme="minorEastAsia" w:hAnsiTheme="minorHAnsi"/>
                  <w:noProof/>
                  <w:sz w:val="22"/>
                </w:rPr>
              </w:rPrChange>
            </w:rPr>
          </w:pPr>
          <w:del w:id="398" w:author="Al Oraimi, Ahmed Mubarak OLNG-ICV/T2" w:date="2026-03-29T01:06:00Z" w16du:dateUtc="2026-03-28T21:06:00Z">
            <w:r w:rsidRPr="005F252C" w:rsidDel="002014FB">
              <w:rPr>
                <w:rFonts w:cs="Times New Roman"/>
                <w:lang w:eastAsia="en-GB"/>
                <w:rPrChange w:id="399" w:author="Al Riyami, Azza OLNG-SCC/12" w:date="2026-03-30T14:14:00Z" w16du:dateUtc="2026-03-30T10:14:00Z">
                  <w:rPr>
                    <w:rStyle w:val="Hyperlink"/>
                    <w:rFonts w:asciiTheme="majorBidi" w:eastAsia="Calibri" w:hAnsiTheme="majorBidi" w:cstheme="majorBidi"/>
                    <w:noProof/>
                  </w:rPr>
                </w:rPrChange>
              </w:rPr>
              <w:delText>1.</w:delText>
            </w:r>
            <w:r w:rsidRPr="005F252C" w:rsidDel="002014FB">
              <w:rPr>
                <w:rFonts w:eastAsiaTheme="minorEastAsia"/>
                <w:noProof/>
                <w:sz w:val="22"/>
                <w:rPrChange w:id="400"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01" w:author="Al Riyami, Azza OLNG-SCC/12" w:date="2026-03-30T14:14:00Z" w16du:dateUtc="2026-03-30T10:14:00Z">
                  <w:rPr>
                    <w:rStyle w:val="Hyperlink"/>
                    <w:rFonts w:asciiTheme="majorBidi" w:eastAsia="Calibri" w:hAnsiTheme="majorBidi" w:cstheme="majorBidi"/>
                    <w:noProof/>
                  </w:rPr>
                </w:rPrChange>
              </w:rPr>
              <w:delText>INTRODUCTION</w:delText>
            </w:r>
            <w:r w:rsidRPr="005F252C" w:rsidDel="002014FB">
              <w:rPr>
                <w:noProof/>
                <w:webHidden/>
              </w:rPr>
              <w:tab/>
            </w:r>
            <w:r w:rsidR="0047730B" w:rsidRPr="005F252C" w:rsidDel="002014FB">
              <w:rPr>
                <w:noProof/>
                <w:webHidden/>
              </w:rPr>
              <w:delText>2</w:delText>
            </w:r>
          </w:del>
        </w:p>
        <w:p w14:paraId="58AD1D35" w14:textId="024C1A73" w:rsidR="00CC02CE" w:rsidRPr="005F252C" w:rsidDel="002014FB" w:rsidRDefault="00CC02CE">
          <w:pPr>
            <w:pStyle w:val="TOC1"/>
            <w:tabs>
              <w:tab w:val="left" w:pos="440"/>
              <w:tab w:val="right" w:leader="dot" w:pos="9061"/>
            </w:tabs>
            <w:rPr>
              <w:del w:id="402" w:author="Al Oraimi, Ahmed Mubarak OLNG-ICV/T2" w:date="2026-03-29T01:06:00Z" w16du:dateUtc="2026-03-28T21:06:00Z"/>
              <w:rFonts w:eastAsiaTheme="minorEastAsia"/>
              <w:noProof/>
              <w:sz w:val="22"/>
              <w:rPrChange w:id="403" w:author="Al Riyami, Azza OLNG-SCC/12" w:date="2026-03-30T14:14:00Z" w16du:dateUtc="2026-03-30T10:14:00Z">
                <w:rPr>
                  <w:del w:id="404" w:author="Al Oraimi, Ahmed Mubarak OLNG-ICV/T2" w:date="2026-03-29T01:06:00Z" w16du:dateUtc="2026-03-28T21:06:00Z"/>
                  <w:rFonts w:asciiTheme="minorHAnsi" w:eastAsiaTheme="minorEastAsia" w:hAnsiTheme="minorHAnsi"/>
                  <w:noProof/>
                  <w:sz w:val="22"/>
                </w:rPr>
              </w:rPrChange>
            </w:rPr>
          </w:pPr>
          <w:del w:id="405" w:author="Al Oraimi, Ahmed Mubarak OLNG-ICV/T2" w:date="2026-03-29T01:06:00Z" w16du:dateUtc="2026-03-28T21:06:00Z">
            <w:r w:rsidRPr="005F252C" w:rsidDel="002014FB">
              <w:rPr>
                <w:rFonts w:cs="Times New Roman"/>
                <w:lang w:eastAsia="en-GB"/>
                <w:rPrChange w:id="406" w:author="Al Riyami, Azza OLNG-SCC/12" w:date="2026-03-30T14:14:00Z" w16du:dateUtc="2026-03-30T10:14:00Z">
                  <w:rPr>
                    <w:rStyle w:val="Hyperlink"/>
                    <w:rFonts w:asciiTheme="majorBidi" w:eastAsia="Calibri" w:hAnsiTheme="majorBidi" w:cstheme="majorBidi"/>
                    <w:noProof/>
                  </w:rPr>
                </w:rPrChange>
              </w:rPr>
              <w:delText>2.</w:delText>
            </w:r>
            <w:r w:rsidRPr="005F252C" w:rsidDel="002014FB">
              <w:rPr>
                <w:rFonts w:eastAsiaTheme="minorEastAsia"/>
                <w:noProof/>
                <w:sz w:val="22"/>
                <w:rPrChange w:id="407"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08" w:author="Al Riyami, Azza OLNG-SCC/12" w:date="2026-03-30T14:14:00Z" w16du:dateUtc="2026-03-30T10:14:00Z">
                  <w:rPr>
                    <w:rStyle w:val="Hyperlink"/>
                    <w:rFonts w:asciiTheme="majorBidi" w:eastAsia="Calibri" w:hAnsiTheme="majorBidi" w:cstheme="majorBidi"/>
                    <w:noProof/>
                  </w:rPr>
                </w:rPrChange>
              </w:rPr>
              <w:delText>GENERAL</w:delText>
            </w:r>
            <w:r w:rsidRPr="005F252C" w:rsidDel="002014FB">
              <w:rPr>
                <w:noProof/>
                <w:webHidden/>
              </w:rPr>
              <w:tab/>
            </w:r>
            <w:r w:rsidR="0047730B" w:rsidRPr="005F252C" w:rsidDel="002014FB">
              <w:rPr>
                <w:noProof/>
                <w:webHidden/>
              </w:rPr>
              <w:delText>2</w:delText>
            </w:r>
          </w:del>
        </w:p>
        <w:p w14:paraId="0446590B" w14:textId="17ECE25F" w:rsidR="00CC02CE" w:rsidRPr="005F252C" w:rsidDel="002014FB" w:rsidRDefault="00CC02CE">
          <w:pPr>
            <w:pStyle w:val="TOC1"/>
            <w:tabs>
              <w:tab w:val="left" w:pos="440"/>
              <w:tab w:val="right" w:leader="dot" w:pos="9061"/>
            </w:tabs>
            <w:rPr>
              <w:del w:id="409" w:author="Al Oraimi, Ahmed Mubarak OLNG-ICV/T2" w:date="2026-03-29T01:06:00Z" w16du:dateUtc="2026-03-28T21:06:00Z"/>
              <w:rFonts w:eastAsiaTheme="minorEastAsia"/>
              <w:noProof/>
              <w:sz w:val="22"/>
              <w:rPrChange w:id="410" w:author="Al Riyami, Azza OLNG-SCC/12" w:date="2026-03-30T14:14:00Z" w16du:dateUtc="2026-03-30T10:14:00Z">
                <w:rPr>
                  <w:del w:id="411" w:author="Al Oraimi, Ahmed Mubarak OLNG-ICV/T2" w:date="2026-03-29T01:06:00Z" w16du:dateUtc="2026-03-28T21:06:00Z"/>
                  <w:rFonts w:asciiTheme="minorHAnsi" w:eastAsiaTheme="minorEastAsia" w:hAnsiTheme="minorHAnsi"/>
                  <w:noProof/>
                  <w:sz w:val="22"/>
                </w:rPr>
              </w:rPrChange>
            </w:rPr>
          </w:pPr>
          <w:del w:id="412" w:author="Al Oraimi, Ahmed Mubarak OLNG-ICV/T2" w:date="2026-03-29T01:06:00Z" w16du:dateUtc="2026-03-28T21:06:00Z">
            <w:r w:rsidRPr="005F252C" w:rsidDel="002014FB">
              <w:rPr>
                <w:rFonts w:cs="Times New Roman"/>
                <w:lang w:eastAsia="en-GB"/>
                <w:rPrChange w:id="413" w:author="Al Riyami, Azza OLNG-SCC/12" w:date="2026-03-30T14:14:00Z" w16du:dateUtc="2026-03-30T10:14:00Z">
                  <w:rPr>
                    <w:rStyle w:val="Hyperlink"/>
                    <w:rFonts w:asciiTheme="majorBidi" w:eastAsia="Calibri" w:hAnsiTheme="majorBidi" w:cstheme="majorBidi"/>
                    <w:noProof/>
                  </w:rPr>
                </w:rPrChange>
              </w:rPr>
              <w:delText>3.</w:delText>
            </w:r>
            <w:r w:rsidRPr="005F252C" w:rsidDel="002014FB">
              <w:rPr>
                <w:rFonts w:eastAsiaTheme="minorEastAsia"/>
                <w:noProof/>
                <w:sz w:val="22"/>
                <w:rPrChange w:id="414"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15" w:author="Al Riyami, Azza OLNG-SCC/12" w:date="2026-03-30T14:14:00Z" w16du:dateUtc="2026-03-30T10:14:00Z">
                  <w:rPr>
                    <w:rStyle w:val="Hyperlink"/>
                    <w:rFonts w:asciiTheme="majorBidi" w:eastAsia="Calibri" w:hAnsiTheme="majorBidi" w:cstheme="majorBidi"/>
                    <w:noProof/>
                  </w:rPr>
                </w:rPrChange>
              </w:rPr>
              <w:delText>EVIDENCE OF OMANI ORIGIN FOR GOODS</w:delText>
            </w:r>
            <w:r w:rsidRPr="005F252C" w:rsidDel="002014FB">
              <w:rPr>
                <w:noProof/>
                <w:webHidden/>
              </w:rPr>
              <w:tab/>
            </w:r>
            <w:r w:rsidR="0047730B" w:rsidRPr="005F252C" w:rsidDel="002014FB">
              <w:rPr>
                <w:noProof/>
                <w:webHidden/>
              </w:rPr>
              <w:delText>2</w:delText>
            </w:r>
          </w:del>
        </w:p>
        <w:p w14:paraId="19D2A5DC" w14:textId="1D283F6E" w:rsidR="00CC02CE" w:rsidRPr="005F252C" w:rsidDel="002014FB" w:rsidRDefault="00CC02CE">
          <w:pPr>
            <w:pStyle w:val="TOC1"/>
            <w:tabs>
              <w:tab w:val="left" w:pos="440"/>
              <w:tab w:val="right" w:leader="dot" w:pos="9061"/>
            </w:tabs>
            <w:rPr>
              <w:del w:id="416" w:author="Al Oraimi, Ahmed Mubarak OLNG-ICV/T2" w:date="2026-03-29T01:06:00Z" w16du:dateUtc="2026-03-28T21:06:00Z"/>
              <w:rFonts w:eastAsiaTheme="minorEastAsia"/>
              <w:noProof/>
              <w:sz w:val="22"/>
              <w:rPrChange w:id="417" w:author="Al Riyami, Azza OLNG-SCC/12" w:date="2026-03-30T14:14:00Z" w16du:dateUtc="2026-03-30T10:14:00Z">
                <w:rPr>
                  <w:del w:id="418" w:author="Al Oraimi, Ahmed Mubarak OLNG-ICV/T2" w:date="2026-03-29T01:06:00Z" w16du:dateUtc="2026-03-28T21:06:00Z"/>
                  <w:rFonts w:asciiTheme="minorHAnsi" w:eastAsiaTheme="minorEastAsia" w:hAnsiTheme="minorHAnsi"/>
                  <w:noProof/>
                  <w:sz w:val="22"/>
                </w:rPr>
              </w:rPrChange>
            </w:rPr>
          </w:pPr>
          <w:del w:id="419" w:author="Al Oraimi, Ahmed Mubarak OLNG-ICV/T2" w:date="2026-03-29T01:06:00Z" w16du:dateUtc="2026-03-28T21:06:00Z">
            <w:r w:rsidRPr="005F252C" w:rsidDel="002014FB">
              <w:rPr>
                <w:rFonts w:cs="Times New Roman"/>
                <w:lang w:eastAsia="en-GB"/>
                <w:rPrChange w:id="420" w:author="Al Riyami, Azza OLNG-SCC/12" w:date="2026-03-30T14:14:00Z" w16du:dateUtc="2026-03-30T10:14:00Z">
                  <w:rPr>
                    <w:rStyle w:val="Hyperlink"/>
                    <w:rFonts w:asciiTheme="majorBidi" w:eastAsia="Calibri" w:hAnsiTheme="majorBidi" w:cstheme="majorBidi"/>
                    <w:noProof/>
                  </w:rPr>
                </w:rPrChange>
              </w:rPr>
              <w:delText>4.</w:delText>
            </w:r>
            <w:r w:rsidRPr="005F252C" w:rsidDel="002014FB">
              <w:rPr>
                <w:rFonts w:eastAsiaTheme="minorEastAsia"/>
                <w:noProof/>
                <w:sz w:val="22"/>
                <w:rPrChange w:id="421"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22" w:author="Al Riyami, Azza OLNG-SCC/12" w:date="2026-03-30T14:14:00Z" w16du:dateUtc="2026-03-30T10:14:00Z">
                  <w:rPr>
                    <w:rStyle w:val="Hyperlink"/>
                    <w:rFonts w:asciiTheme="majorBidi" w:eastAsia="Calibri" w:hAnsiTheme="majorBidi" w:cstheme="majorBidi"/>
                    <w:noProof/>
                  </w:rPr>
                </w:rPrChange>
              </w:rPr>
              <w:delText>ICV MONITORING AND REPORTING</w:delText>
            </w:r>
            <w:r w:rsidRPr="005F252C" w:rsidDel="002014FB">
              <w:rPr>
                <w:noProof/>
                <w:webHidden/>
              </w:rPr>
              <w:tab/>
            </w:r>
            <w:r w:rsidR="0047730B" w:rsidRPr="005F252C" w:rsidDel="002014FB">
              <w:rPr>
                <w:noProof/>
                <w:webHidden/>
              </w:rPr>
              <w:delText>3</w:delText>
            </w:r>
          </w:del>
        </w:p>
        <w:p w14:paraId="41319880" w14:textId="51CE6F47" w:rsidR="00CC02CE" w:rsidRPr="005F252C" w:rsidDel="002014FB" w:rsidRDefault="00CC02CE">
          <w:pPr>
            <w:pStyle w:val="TOC1"/>
            <w:tabs>
              <w:tab w:val="left" w:pos="440"/>
              <w:tab w:val="right" w:leader="dot" w:pos="9061"/>
            </w:tabs>
            <w:rPr>
              <w:del w:id="423" w:author="Al Oraimi, Ahmed Mubarak OLNG-ICV/T2" w:date="2026-03-29T01:06:00Z" w16du:dateUtc="2026-03-28T21:06:00Z"/>
              <w:rFonts w:eastAsiaTheme="minorEastAsia"/>
              <w:noProof/>
              <w:sz w:val="22"/>
              <w:rPrChange w:id="424" w:author="Al Riyami, Azza OLNG-SCC/12" w:date="2026-03-30T14:14:00Z" w16du:dateUtc="2026-03-30T10:14:00Z">
                <w:rPr>
                  <w:del w:id="425" w:author="Al Oraimi, Ahmed Mubarak OLNG-ICV/T2" w:date="2026-03-29T01:06:00Z" w16du:dateUtc="2026-03-28T21:06:00Z"/>
                  <w:rFonts w:asciiTheme="minorHAnsi" w:eastAsiaTheme="minorEastAsia" w:hAnsiTheme="minorHAnsi"/>
                  <w:noProof/>
                  <w:sz w:val="22"/>
                </w:rPr>
              </w:rPrChange>
            </w:rPr>
          </w:pPr>
          <w:del w:id="426" w:author="Al Oraimi, Ahmed Mubarak OLNG-ICV/T2" w:date="2026-03-29T01:06:00Z" w16du:dateUtc="2026-03-28T21:06:00Z">
            <w:r w:rsidRPr="005F252C" w:rsidDel="002014FB">
              <w:rPr>
                <w:rFonts w:cs="Times New Roman"/>
                <w:lang w:eastAsia="en-GB"/>
                <w:rPrChange w:id="427" w:author="Al Riyami, Azza OLNG-SCC/12" w:date="2026-03-30T14:14:00Z" w16du:dateUtc="2026-03-30T10:14:00Z">
                  <w:rPr>
                    <w:rStyle w:val="Hyperlink"/>
                    <w:rFonts w:asciiTheme="majorBidi" w:eastAsia="Calibri" w:hAnsiTheme="majorBidi" w:cstheme="majorBidi"/>
                    <w:noProof/>
                  </w:rPr>
                </w:rPrChange>
              </w:rPr>
              <w:delText>5.</w:delText>
            </w:r>
            <w:r w:rsidRPr="005F252C" w:rsidDel="002014FB">
              <w:rPr>
                <w:rFonts w:eastAsiaTheme="minorEastAsia"/>
                <w:noProof/>
                <w:sz w:val="22"/>
                <w:rPrChange w:id="428"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29" w:author="Al Riyami, Azza OLNG-SCC/12" w:date="2026-03-30T14:14:00Z" w16du:dateUtc="2026-03-30T10:14:00Z">
                  <w:rPr>
                    <w:rStyle w:val="Hyperlink"/>
                    <w:rFonts w:asciiTheme="majorBidi" w:eastAsia="Calibri" w:hAnsiTheme="majorBidi" w:cstheme="majorBidi"/>
                    <w:noProof/>
                  </w:rPr>
                </w:rPrChange>
              </w:rPr>
              <w:delText>COMPANY RIGHT TO VERIFY AND AUDIT</w:delText>
            </w:r>
            <w:r w:rsidRPr="005F252C" w:rsidDel="002014FB">
              <w:rPr>
                <w:noProof/>
                <w:webHidden/>
              </w:rPr>
              <w:tab/>
            </w:r>
            <w:r w:rsidR="0047730B" w:rsidRPr="005F252C" w:rsidDel="002014FB">
              <w:rPr>
                <w:noProof/>
                <w:webHidden/>
              </w:rPr>
              <w:delText>3</w:delText>
            </w:r>
          </w:del>
        </w:p>
        <w:p w14:paraId="26B44D74" w14:textId="6B4EE4E7" w:rsidR="00CC02CE" w:rsidRPr="005F252C" w:rsidDel="002014FB" w:rsidRDefault="00CC02CE">
          <w:pPr>
            <w:pStyle w:val="TOC1"/>
            <w:tabs>
              <w:tab w:val="left" w:pos="440"/>
              <w:tab w:val="right" w:leader="dot" w:pos="9061"/>
            </w:tabs>
            <w:rPr>
              <w:del w:id="430" w:author="Al Oraimi, Ahmed Mubarak OLNG-ICV/T2" w:date="2026-03-29T01:06:00Z" w16du:dateUtc="2026-03-28T21:06:00Z"/>
              <w:rFonts w:eastAsiaTheme="minorEastAsia"/>
              <w:noProof/>
              <w:sz w:val="22"/>
              <w:rPrChange w:id="431" w:author="Al Riyami, Azza OLNG-SCC/12" w:date="2026-03-30T14:14:00Z" w16du:dateUtc="2026-03-30T10:14:00Z">
                <w:rPr>
                  <w:del w:id="432" w:author="Al Oraimi, Ahmed Mubarak OLNG-ICV/T2" w:date="2026-03-29T01:06:00Z" w16du:dateUtc="2026-03-28T21:06:00Z"/>
                  <w:rFonts w:asciiTheme="minorHAnsi" w:eastAsiaTheme="minorEastAsia" w:hAnsiTheme="minorHAnsi"/>
                  <w:noProof/>
                  <w:sz w:val="22"/>
                </w:rPr>
              </w:rPrChange>
            </w:rPr>
          </w:pPr>
          <w:del w:id="433" w:author="Al Oraimi, Ahmed Mubarak OLNG-ICV/T2" w:date="2026-03-29T01:06:00Z" w16du:dateUtc="2026-03-28T21:06:00Z">
            <w:r w:rsidRPr="005F252C" w:rsidDel="002014FB">
              <w:rPr>
                <w:rFonts w:cs="Times New Roman"/>
                <w:lang w:eastAsia="en-GB"/>
                <w:rPrChange w:id="434" w:author="Al Riyami, Azza OLNG-SCC/12" w:date="2026-03-30T14:14:00Z" w16du:dateUtc="2026-03-30T10:14:00Z">
                  <w:rPr>
                    <w:rStyle w:val="Hyperlink"/>
                    <w:rFonts w:asciiTheme="majorBidi" w:eastAsia="Calibri" w:hAnsiTheme="majorBidi" w:cstheme="majorBidi"/>
                    <w:noProof/>
                  </w:rPr>
                </w:rPrChange>
              </w:rPr>
              <w:delText>6.</w:delText>
            </w:r>
            <w:r w:rsidRPr="005F252C" w:rsidDel="002014FB">
              <w:rPr>
                <w:rFonts w:eastAsiaTheme="minorEastAsia"/>
                <w:noProof/>
                <w:sz w:val="22"/>
                <w:rPrChange w:id="435"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36" w:author="Al Riyami, Azza OLNG-SCC/12" w:date="2026-03-30T14:14:00Z" w16du:dateUtc="2026-03-30T10:14:00Z">
                  <w:rPr>
                    <w:rStyle w:val="Hyperlink"/>
                    <w:rFonts w:asciiTheme="majorBidi" w:eastAsia="Calibri" w:hAnsiTheme="majorBidi" w:cstheme="majorBidi"/>
                    <w:noProof/>
                  </w:rPr>
                </w:rPrChange>
              </w:rPr>
              <w:delText>NON-CONFORMANCE</w:delText>
            </w:r>
            <w:r w:rsidRPr="005F252C" w:rsidDel="002014FB">
              <w:rPr>
                <w:noProof/>
                <w:webHidden/>
              </w:rPr>
              <w:tab/>
            </w:r>
            <w:r w:rsidR="0047730B" w:rsidRPr="005F252C" w:rsidDel="002014FB">
              <w:rPr>
                <w:noProof/>
                <w:webHidden/>
              </w:rPr>
              <w:delText>4</w:delText>
            </w:r>
          </w:del>
        </w:p>
        <w:p w14:paraId="6E0C24A5" w14:textId="12D39650" w:rsidR="00CC02CE" w:rsidRPr="005F252C" w:rsidDel="002014FB" w:rsidRDefault="00CC02CE">
          <w:pPr>
            <w:pStyle w:val="TOC1"/>
            <w:tabs>
              <w:tab w:val="left" w:pos="440"/>
              <w:tab w:val="right" w:leader="dot" w:pos="9061"/>
            </w:tabs>
            <w:rPr>
              <w:del w:id="437" w:author="Al Oraimi, Ahmed Mubarak OLNG-ICV/T2" w:date="2026-03-29T01:06:00Z" w16du:dateUtc="2026-03-28T21:06:00Z"/>
              <w:rFonts w:eastAsiaTheme="minorEastAsia"/>
              <w:noProof/>
              <w:sz w:val="22"/>
              <w:rPrChange w:id="438" w:author="Al Riyami, Azza OLNG-SCC/12" w:date="2026-03-30T14:14:00Z" w16du:dateUtc="2026-03-30T10:14:00Z">
                <w:rPr>
                  <w:del w:id="439" w:author="Al Oraimi, Ahmed Mubarak OLNG-ICV/T2" w:date="2026-03-29T01:06:00Z" w16du:dateUtc="2026-03-28T21:06:00Z"/>
                  <w:rFonts w:asciiTheme="minorHAnsi" w:eastAsiaTheme="minorEastAsia" w:hAnsiTheme="minorHAnsi"/>
                  <w:noProof/>
                  <w:sz w:val="22"/>
                </w:rPr>
              </w:rPrChange>
            </w:rPr>
          </w:pPr>
          <w:del w:id="440" w:author="Al Oraimi, Ahmed Mubarak OLNG-ICV/T2" w:date="2026-03-29T01:06:00Z" w16du:dateUtc="2026-03-28T21:06:00Z">
            <w:r w:rsidRPr="005F252C" w:rsidDel="002014FB">
              <w:rPr>
                <w:rFonts w:cs="Times New Roman"/>
                <w:lang w:eastAsia="en-GB"/>
                <w:rPrChange w:id="441" w:author="Al Riyami, Azza OLNG-SCC/12" w:date="2026-03-30T14:14:00Z" w16du:dateUtc="2026-03-30T10:14:00Z">
                  <w:rPr>
                    <w:rStyle w:val="Hyperlink"/>
                    <w:rFonts w:asciiTheme="majorBidi" w:eastAsia="Calibri" w:hAnsiTheme="majorBidi" w:cstheme="majorBidi"/>
                    <w:noProof/>
                  </w:rPr>
                </w:rPrChange>
              </w:rPr>
              <w:delText>B.</w:delText>
            </w:r>
            <w:r w:rsidRPr="005F252C" w:rsidDel="002014FB">
              <w:rPr>
                <w:rFonts w:eastAsiaTheme="minorEastAsia"/>
                <w:noProof/>
                <w:sz w:val="22"/>
                <w:rPrChange w:id="442"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43" w:author="Al Riyami, Azza OLNG-SCC/12" w:date="2026-03-30T14:14:00Z" w16du:dateUtc="2026-03-30T10:14:00Z">
                  <w:rPr>
                    <w:rStyle w:val="Hyperlink"/>
                    <w:rFonts w:asciiTheme="majorBidi" w:eastAsia="Calibri" w:hAnsiTheme="majorBidi" w:cstheme="majorBidi"/>
                    <w:noProof/>
                  </w:rPr>
                </w:rPrChange>
              </w:rPr>
              <w:delText>STANDARD QUESTIONNAIRE</w:delText>
            </w:r>
            <w:r w:rsidRPr="005F252C" w:rsidDel="002014FB">
              <w:rPr>
                <w:noProof/>
                <w:webHidden/>
              </w:rPr>
              <w:tab/>
            </w:r>
            <w:r w:rsidR="0047730B" w:rsidRPr="005F252C" w:rsidDel="002014FB">
              <w:rPr>
                <w:noProof/>
                <w:webHidden/>
              </w:rPr>
              <w:delText>4</w:delText>
            </w:r>
          </w:del>
        </w:p>
        <w:p w14:paraId="62E6AF0C" w14:textId="555C06E7" w:rsidR="00CC02CE" w:rsidRPr="005F252C" w:rsidDel="002014FB" w:rsidRDefault="00CC02CE">
          <w:pPr>
            <w:pStyle w:val="TOC1"/>
            <w:tabs>
              <w:tab w:val="left" w:pos="440"/>
              <w:tab w:val="right" w:leader="dot" w:pos="9061"/>
            </w:tabs>
            <w:rPr>
              <w:del w:id="444" w:author="Al Oraimi, Ahmed Mubarak OLNG-ICV/T2" w:date="2026-03-29T01:06:00Z" w16du:dateUtc="2026-03-28T21:06:00Z"/>
              <w:rFonts w:eastAsiaTheme="minorEastAsia"/>
              <w:noProof/>
              <w:sz w:val="22"/>
              <w:rPrChange w:id="445" w:author="Al Riyami, Azza OLNG-SCC/12" w:date="2026-03-30T14:14:00Z" w16du:dateUtc="2026-03-30T10:14:00Z">
                <w:rPr>
                  <w:del w:id="446" w:author="Al Oraimi, Ahmed Mubarak OLNG-ICV/T2" w:date="2026-03-29T01:06:00Z" w16du:dateUtc="2026-03-28T21:06:00Z"/>
                  <w:rFonts w:asciiTheme="minorHAnsi" w:eastAsiaTheme="minorEastAsia" w:hAnsiTheme="minorHAnsi"/>
                  <w:noProof/>
                  <w:sz w:val="22"/>
                </w:rPr>
              </w:rPrChange>
            </w:rPr>
          </w:pPr>
          <w:del w:id="447" w:author="Al Oraimi, Ahmed Mubarak OLNG-ICV/T2" w:date="2026-03-29T01:06:00Z" w16du:dateUtc="2026-03-28T21:06:00Z">
            <w:r w:rsidRPr="005F252C" w:rsidDel="002014FB">
              <w:rPr>
                <w:rFonts w:cs="Times New Roman"/>
                <w:lang w:eastAsia="en-GB"/>
                <w:rPrChange w:id="448" w:author="Al Riyami, Azza OLNG-SCC/12" w:date="2026-03-30T14:14:00Z" w16du:dateUtc="2026-03-30T10:14:00Z">
                  <w:rPr>
                    <w:rStyle w:val="Hyperlink"/>
                    <w:rFonts w:asciiTheme="majorBidi" w:eastAsia="Calibri" w:hAnsiTheme="majorBidi" w:cstheme="majorBidi"/>
                    <w:noProof/>
                  </w:rPr>
                </w:rPrChange>
              </w:rPr>
              <w:delText>1.</w:delText>
            </w:r>
            <w:r w:rsidRPr="005F252C" w:rsidDel="002014FB">
              <w:rPr>
                <w:rFonts w:eastAsiaTheme="minorEastAsia"/>
                <w:noProof/>
                <w:sz w:val="22"/>
                <w:rPrChange w:id="449"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50" w:author="Al Riyami, Azza OLNG-SCC/12" w:date="2026-03-30T14:14:00Z" w16du:dateUtc="2026-03-30T10:14:00Z">
                  <w:rPr>
                    <w:rStyle w:val="Hyperlink"/>
                    <w:rFonts w:asciiTheme="majorBidi" w:eastAsia="Calibri" w:hAnsiTheme="majorBidi" w:cstheme="majorBidi"/>
                    <w:noProof/>
                  </w:rPr>
                </w:rPrChange>
              </w:rPr>
              <w:delText>REGULATION AND POLICY</w:delText>
            </w:r>
            <w:r w:rsidRPr="005F252C" w:rsidDel="002014FB">
              <w:rPr>
                <w:noProof/>
                <w:webHidden/>
              </w:rPr>
              <w:tab/>
            </w:r>
            <w:r w:rsidR="0047730B" w:rsidRPr="005F252C" w:rsidDel="002014FB">
              <w:rPr>
                <w:noProof/>
                <w:webHidden/>
              </w:rPr>
              <w:delText>4</w:delText>
            </w:r>
          </w:del>
        </w:p>
        <w:p w14:paraId="46D648C9" w14:textId="33071968" w:rsidR="00CC02CE" w:rsidRPr="005F252C" w:rsidDel="002014FB" w:rsidRDefault="00CC02CE">
          <w:pPr>
            <w:pStyle w:val="TOC1"/>
            <w:tabs>
              <w:tab w:val="left" w:pos="440"/>
              <w:tab w:val="right" w:leader="dot" w:pos="9061"/>
            </w:tabs>
            <w:rPr>
              <w:del w:id="451" w:author="Al Oraimi, Ahmed Mubarak OLNG-ICV/T2" w:date="2026-03-29T01:06:00Z" w16du:dateUtc="2026-03-28T21:06:00Z"/>
              <w:rFonts w:eastAsiaTheme="minorEastAsia"/>
              <w:noProof/>
              <w:sz w:val="22"/>
              <w:rPrChange w:id="452" w:author="Al Riyami, Azza OLNG-SCC/12" w:date="2026-03-30T14:14:00Z" w16du:dateUtc="2026-03-30T10:14:00Z">
                <w:rPr>
                  <w:del w:id="453" w:author="Al Oraimi, Ahmed Mubarak OLNG-ICV/T2" w:date="2026-03-29T01:06:00Z" w16du:dateUtc="2026-03-28T21:06:00Z"/>
                  <w:rFonts w:asciiTheme="minorHAnsi" w:eastAsiaTheme="minorEastAsia" w:hAnsiTheme="minorHAnsi"/>
                  <w:noProof/>
                  <w:sz w:val="22"/>
                </w:rPr>
              </w:rPrChange>
            </w:rPr>
          </w:pPr>
          <w:del w:id="454" w:author="Al Oraimi, Ahmed Mubarak OLNG-ICV/T2" w:date="2026-03-29T01:06:00Z" w16du:dateUtc="2026-03-28T21:06:00Z">
            <w:r w:rsidRPr="005F252C" w:rsidDel="002014FB">
              <w:rPr>
                <w:rFonts w:cs="Times New Roman"/>
                <w:lang w:eastAsia="en-GB"/>
                <w:rPrChange w:id="455" w:author="Al Riyami, Azza OLNG-SCC/12" w:date="2026-03-30T14:14:00Z" w16du:dateUtc="2026-03-30T10:14:00Z">
                  <w:rPr>
                    <w:rStyle w:val="Hyperlink"/>
                    <w:rFonts w:asciiTheme="majorBidi" w:eastAsia="Calibri" w:hAnsiTheme="majorBidi" w:cstheme="majorBidi"/>
                    <w:noProof/>
                  </w:rPr>
                </w:rPrChange>
              </w:rPr>
              <w:delText>2.</w:delText>
            </w:r>
            <w:r w:rsidRPr="005F252C" w:rsidDel="002014FB">
              <w:rPr>
                <w:rFonts w:eastAsiaTheme="minorEastAsia"/>
                <w:noProof/>
                <w:sz w:val="22"/>
                <w:rPrChange w:id="456"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57" w:author="Al Riyami, Azza OLNG-SCC/12" w:date="2026-03-30T14:14:00Z" w16du:dateUtc="2026-03-30T10:14:00Z">
                  <w:rPr>
                    <w:rStyle w:val="Hyperlink"/>
                    <w:rFonts w:asciiTheme="majorBidi" w:eastAsia="Calibri" w:hAnsiTheme="majorBidi" w:cstheme="majorBidi"/>
                    <w:noProof/>
                  </w:rPr>
                </w:rPrChange>
              </w:rPr>
              <w:delText>ICV PLAN</w:delText>
            </w:r>
            <w:r w:rsidRPr="005F252C" w:rsidDel="002014FB">
              <w:rPr>
                <w:noProof/>
                <w:webHidden/>
              </w:rPr>
              <w:tab/>
              <w:delText>5</w:delText>
            </w:r>
          </w:del>
        </w:p>
        <w:p w14:paraId="25B3104D" w14:textId="1A40DF7A" w:rsidR="00CC02CE" w:rsidRPr="005F252C" w:rsidDel="002014FB" w:rsidRDefault="00CC02CE">
          <w:pPr>
            <w:pStyle w:val="TOC1"/>
            <w:tabs>
              <w:tab w:val="left" w:pos="440"/>
              <w:tab w:val="right" w:leader="dot" w:pos="9061"/>
            </w:tabs>
            <w:rPr>
              <w:del w:id="458" w:author="Al Oraimi, Ahmed Mubarak OLNG-ICV/T2" w:date="2026-03-29T01:06:00Z" w16du:dateUtc="2026-03-28T21:06:00Z"/>
              <w:rFonts w:eastAsiaTheme="minorEastAsia"/>
              <w:noProof/>
              <w:sz w:val="22"/>
              <w:rPrChange w:id="459" w:author="Al Riyami, Azza OLNG-SCC/12" w:date="2026-03-30T14:14:00Z" w16du:dateUtc="2026-03-30T10:14:00Z">
                <w:rPr>
                  <w:del w:id="460" w:author="Al Oraimi, Ahmed Mubarak OLNG-ICV/T2" w:date="2026-03-29T01:06:00Z" w16du:dateUtc="2026-03-28T21:06:00Z"/>
                  <w:rFonts w:asciiTheme="minorHAnsi" w:eastAsiaTheme="minorEastAsia" w:hAnsiTheme="minorHAnsi"/>
                  <w:noProof/>
                  <w:sz w:val="22"/>
                </w:rPr>
              </w:rPrChange>
            </w:rPr>
          </w:pPr>
          <w:del w:id="461" w:author="Al Oraimi, Ahmed Mubarak OLNG-ICV/T2" w:date="2026-03-29T01:06:00Z" w16du:dateUtc="2026-03-28T21:06:00Z">
            <w:r w:rsidRPr="005F252C" w:rsidDel="002014FB">
              <w:rPr>
                <w:rFonts w:cs="Times New Roman"/>
                <w:lang w:eastAsia="en-GB"/>
                <w:rPrChange w:id="462" w:author="Al Riyami, Azza OLNG-SCC/12" w:date="2026-03-30T14:14:00Z" w16du:dateUtc="2026-03-30T10:14:00Z">
                  <w:rPr>
                    <w:rStyle w:val="Hyperlink"/>
                    <w:rFonts w:asciiTheme="majorBidi" w:eastAsia="Calibri" w:hAnsiTheme="majorBidi" w:cstheme="majorBidi"/>
                    <w:noProof/>
                  </w:rPr>
                </w:rPrChange>
              </w:rPr>
              <w:delText>3.</w:delText>
            </w:r>
            <w:r w:rsidRPr="005F252C" w:rsidDel="002014FB">
              <w:rPr>
                <w:rFonts w:eastAsiaTheme="minorEastAsia"/>
                <w:noProof/>
                <w:sz w:val="22"/>
                <w:rPrChange w:id="463"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64" w:author="Al Riyami, Azza OLNG-SCC/12" w:date="2026-03-30T14:14:00Z" w16du:dateUtc="2026-03-30T10:14:00Z">
                  <w:rPr>
                    <w:rStyle w:val="Hyperlink"/>
                    <w:rFonts w:asciiTheme="majorBidi" w:eastAsia="Calibri" w:hAnsiTheme="majorBidi" w:cstheme="majorBidi"/>
                    <w:noProof/>
                  </w:rPr>
                </w:rPrChange>
              </w:rPr>
              <w:delText>INSTRUCTIONS TO PREPARE ICV PLAN</w:delText>
            </w:r>
            <w:r w:rsidRPr="005F252C" w:rsidDel="002014FB">
              <w:rPr>
                <w:noProof/>
                <w:webHidden/>
              </w:rPr>
              <w:tab/>
            </w:r>
            <w:r w:rsidR="0047730B" w:rsidRPr="005F252C" w:rsidDel="002014FB">
              <w:rPr>
                <w:noProof/>
                <w:webHidden/>
              </w:rPr>
              <w:delText>6</w:delText>
            </w:r>
          </w:del>
        </w:p>
        <w:p w14:paraId="6185262C" w14:textId="31E8217B" w:rsidR="00CC02CE" w:rsidRPr="005F252C" w:rsidDel="002014FB" w:rsidRDefault="00CC02CE">
          <w:pPr>
            <w:pStyle w:val="TOC1"/>
            <w:tabs>
              <w:tab w:val="left" w:pos="660"/>
              <w:tab w:val="right" w:leader="dot" w:pos="9061"/>
            </w:tabs>
            <w:rPr>
              <w:del w:id="465" w:author="Al Oraimi, Ahmed Mubarak OLNG-ICV/T2" w:date="2026-03-29T01:06:00Z" w16du:dateUtc="2026-03-28T21:06:00Z"/>
              <w:rFonts w:eastAsiaTheme="minorEastAsia"/>
              <w:noProof/>
              <w:sz w:val="22"/>
              <w:rPrChange w:id="466" w:author="Al Riyami, Azza OLNG-SCC/12" w:date="2026-03-30T14:14:00Z" w16du:dateUtc="2026-03-30T10:14:00Z">
                <w:rPr>
                  <w:del w:id="467" w:author="Al Oraimi, Ahmed Mubarak OLNG-ICV/T2" w:date="2026-03-29T01:06:00Z" w16du:dateUtc="2026-03-28T21:06:00Z"/>
                  <w:rFonts w:asciiTheme="minorHAnsi" w:eastAsiaTheme="minorEastAsia" w:hAnsiTheme="minorHAnsi"/>
                  <w:noProof/>
                  <w:sz w:val="22"/>
                </w:rPr>
              </w:rPrChange>
            </w:rPr>
          </w:pPr>
          <w:del w:id="468" w:author="Al Oraimi, Ahmed Mubarak OLNG-ICV/T2" w:date="2026-03-29T01:06:00Z" w16du:dateUtc="2026-03-28T21:06:00Z">
            <w:r w:rsidRPr="005F252C" w:rsidDel="002014FB">
              <w:rPr>
                <w:rFonts w:cs="Times New Roman"/>
                <w:lang w:eastAsia="en-GB"/>
                <w:rPrChange w:id="469" w:author="Al Riyami, Azza OLNG-SCC/12" w:date="2026-03-30T14:14:00Z" w16du:dateUtc="2026-03-30T10:14:00Z">
                  <w:rPr>
                    <w:rStyle w:val="Hyperlink"/>
                    <w:rFonts w:asciiTheme="majorBidi" w:eastAsia="Calibri" w:hAnsiTheme="majorBidi" w:cstheme="majorBidi"/>
                    <w:noProof/>
                  </w:rPr>
                </w:rPrChange>
              </w:rPr>
              <w:delText>3.1</w:delText>
            </w:r>
            <w:r w:rsidRPr="005F252C" w:rsidDel="002014FB">
              <w:rPr>
                <w:rFonts w:eastAsiaTheme="minorEastAsia"/>
                <w:noProof/>
                <w:sz w:val="22"/>
                <w:rPrChange w:id="470"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71" w:author="Al Riyami, Azza OLNG-SCC/12" w:date="2026-03-30T14:14:00Z" w16du:dateUtc="2026-03-30T10:14:00Z">
                  <w:rPr>
                    <w:rStyle w:val="Hyperlink"/>
                    <w:rFonts w:asciiTheme="majorBidi" w:eastAsia="Calibri" w:hAnsiTheme="majorBidi" w:cstheme="majorBidi"/>
                    <w:noProof/>
                  </w:rPr>
                </w:rPrChange>
              </w:rPr>
              <w:delText>Overview</w:delText>
            </w:r>
            <w:r w:rsidRPr="005F252C" w:rsidDel="002014FB">
              <w:rPr>
                <w:noProof/>
                <w:webHidden/>
              </w:rPr>
              <w:tab/>
            </w:r>
            <w:r w:rsidR="0047730B" w:rsidRPr="005F252C" w:rsidDel="002014FB">
              <w:rPr>
                <w:noProof/>
                <w:webHidden/>
              </w:rPr>
              <w:delText>6</w:delText>
            </w:r>
          </w:del>
        </w:p>
        <w:p w14:paraId="4C165BC5" w14:textId="39CF0E09" w:rsidR="00CC02CE" w:rsidRPr="005F252C" w:rsidDel="002014FB" w:rsidRDefault="00CC02CE">
          <w:pPr>
            <w:pStyle w:val="TOC1"/>
            <w:tabs>
              <w:tab w:val="left" w:pos="660"/>
              <w:tab w:val="right" w:leader="dot" w:pos="9061"/>
            </w:tabs>
            <w:rPr>
              <w:del w:id="472" w:author="Al Oraimi, Ahmed Mubarak OLNG-ICV/T2" w:date="2026-03-29T01:06:00Z" w16du:dateUtc="2026-03-28T21:06:00Z"/>
              <w:rFonts w:eastAsiaTheme="minorEastAsia"/>
              <w:noProof/>
              <w:sz w:val="22"/>
              <w:rPrChange w:id="473" w:author="Al Riyami, Azza OLNG-SCC/12" w:date="2026-03-30T14:14:00Z" w16du:dateUtc="2026-03-30T10:14:00Z">
                <w:rPr>
                  <w:del w:id="474" w:author="Al Oraimi, Ahmed Mubarak OLNG-ICV/T2" w:date="2026-03-29T01:06:00Z" w16du:dateUtc="2026-03-28T21:06:00Z"/>
                  <w:rFonts w:asciiTheme="minorHAnsi" w:eastAsiaTheme="minorEastAsia" w:hAnsiTheme="minorHAnsi"/>
                  <w:noProof/>
                  <w:sz w:val="22"/>
                </w:rPr>
              </w:rPrChange>
            </w:rPr>
          </w:pPr>
          <w:del w:id="475" w:author="Al Oraimi, Ahmed Mubarak OLNG-ICV/T2" w:date="2026-03-29T01:06:00Z" w16du:dateUtc="2026-03-28T21:06:00Z">
            <w:r w:rsidRPr="005F252C" w:rsidDel="002014FB">
              <w:rPr>
                <w:rFonts w:cs="Times New Roman"/>
                <w:lang w:eastAsia="en-GB"/>
                <w:rPrChange w:id="476" w:author="Al Riyami, Azza OLNG-SCC/12" w:date="2026-03-30T14:14:00Z" w16du:dateUtc="2026-03-30T10:14:00Z">
                  <w:rPr>
                    <w:rStyle w:val="Hyperlink"/>
                    <w:rFonts w:asciiTheme="majorBidi" w:eastAsia="Calibri" w:hAnsiTheme="majorBidi" w:cstheme="majorBidi"/>
                    <w:noProof/>
                  </w:rPr>
                </w:rPrChange>
              </w:rPr>
              <w:delText>3.2</w:delText>
            </w:r>
            <w:r w:rsidRPr="005F252C" w:rsidDel="002014FB">
              <w:rPr>
                <w:rFonts w:eastAsiaTheme="minorEastAsia"/>
                <w:noProof/>
                <w:sz w:val="22"/>
                <w:rPrChange w:id="477"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78" w:author="Al Riyami, Azza OLNG-SCC/12" w:date="2026-03-30T14:14:00Z" w16du:dateUtc="2026-03-30T10:14:00Z">
                  <w:rPr>
                    <w:rStyle w:val="Hyperlink"/>
                    <w:rFonts w:asciiTheme="majorBidi" w:eastAsia="Calibri" w:hAnsiTheme="majorBidi" w:cstheme="majorBidi"/>
                    <w:noProof/>
                  </w:rPr>
                </w:rPrChange>
              </w:rPr>
              <w:delText>Investments in Fixed Assets in Oman</w:delText>
            </w:r>
            <w:r w:rsidRPr="005F252C" w:rsidDel="002014FB">
              <w:rPr>
                <w:noProof/>
                <w:webHidden/>
              </w:rPr>
              <w:tab/>
            </w:r>
            <w:r w:rsidR="0047730B" w:rsidRPr="005F252C" w:rsidDel="002014FB">
              <w:rPr>
                <w:noProof/>
                <w:webHidden/>
              </w:rPr>
              <w:delText>6</w:delText>
            </w:r>
          </w:del>
        </w:p>
        <w:p w14:paraId="10CB8317" w14:textId="32666EBE" w:rsidR="00CC02CE" w:rsidRPr="005F252C" w:rsidDel="002014FB" w:rsidRDefault="00CC02CE">
          <w:pPr>
            <w:pStyle w:val="TOC1"/>
            <w:tabs>
              <w:tab w:val="left" w:pos="660"/>
              <w:tab w:val="right" w:leader="dot" w:pos="9061"/>
            </w:tabs>
            <w:rPr>
              <w:del w:id="479" w:author="Al Oraimi, Ahmed Mubarak OLNG-ICV/T2" w:date="2026-03-29T01:06:00Z" w16du:dateUtc="2026-03-28T21:06:00Z"/>
              <w:rFonts w:eastAsiaTheme="minorEastAsia"/>
              <w:noProof/>
              <w:sz w:val="22"/>
              <w:rPrChange w:id="480" w:author="Al Riyami, Azza OLNG-SCC/12" w:date="2026-03-30T14:14:00Z" w16du:dateUtc="2026-03-30T10:14:00Z">
                <w:rPr>
                  <w:del w:id="481" w:author="Al Oraimi, Ahmed Mubarak OLNG-ICV/T2" w:date="2026-03-29T01:06:00Z" w16du:dateUtc="2026-03-28T21:06:00Z"/>
                  <w:rFonts w:asciiTheme="minorHAnsi" w:eastAsiaTheme="minorEastAsia" w:hAnsiTheme="minorHAnsi"/>
                  <w:noProof/>
                  <w:sz w:val="22"/>
                </w:rPr>
              </w:rPrChange>
            </w:rPr>
          </w:pPr>
          <w:del w:id="482" w:author="Al Oraimi, Ahmed Mubarak OLNG-ICV/T2" w:date="2026-03-29T01:06:00Z" w16du:dateUtc="2026-03-28T21:06:00Z">
            <w:r w:rsidRPr="005F252C" w:rsidDel="002014FB">
              <w:rPr>
                <w:rFonts w:cs="Times New Roman"/>
                <w:lang w:eastAsia="en-GB"/>
                <w:rPrChange w:id="483" w:author="Al Riyami, Azza OLNG-SCC/12" w:date="2026-03-30T14:14:00Z" w16du:dateUtc="2026-03-30T10:14:00Z">
                  <w:rPr>
                    <w:rStyle w:val="Hyperlink"/>
                    <w:rFonts w:asciiTheme="majorBidi" w:eastAsia="Calibri" w:hAnsiTheme="majorBidi" w:cstheme="majorBidi"/>
                    <w:noProof/>
                  </w:rPr>
                </w:rPrChange>
              </w:rPr>
              <w:delText>3.3</w:delText>
            </w:r>
            <w:r w:rsidRPr="005F252C" w:rsidDel="002014FB">
              <w:rPr>
                <w:rFonts w:eastAsiaTheme="minorEastAsia"/>
                <w:noProof/>
                <w:sz w:val="22"/>
                <w:rPrChange w:id="484"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85" w:author="Al Riyami, Azza OLNG-SCC/12" w:date="2026-03-30T14:14:00Z" w16du:dateUtc="2026-03-30T10:14:00Z">
                  <w:rPr>
                    <w:rStyle w:val="Hyperlink"/>
                    <w:rFonts w:asciiTheme="majorBidi" w:eastAsia="Calibri" w:hAnsiTheme="majorBidi" w:cstheme="majorBidi"/>
                    <w:noProof/>
                  </w:rPr>
                </w:rPrChange>
              </w:rPr>
              <w:delText>Omanisation in the Workforce</w:delText>
            </w:r>
            <w:r w:rsidRPr="005F252C" w:rsidDel="002014FB">
              <w:rPr>
                <w:noProof/>
                <w:webHidden/>
              </w:rPr>
              <w:tab/>
              <w:delText>6</w:delText>
            </w:r>
          </w:del>
        </w:p>
        <w:p w14:paraId="6A70B9C2" w14:textId="7A91A232" w:rsidR="00CC02CE" w:rsidRPr="005F252C" w:rsidDel="002014FB" w:rsidRDefault="00CC02CE">
          <w:pPr>
            <w:pStyle w:val="TOC1"/>
            <w:tabs>
              <w:tab w:val="left" w:pos="660"/>
              <w:tab w:val="right" w:leader="dot" w:pos="9061"/>
            </w:tabs>
            <w:rPr>
              <w:del w:id="486" w:author="Al Oraimi, Ahmed Mubarak OLNG-ICV/T2" w:date="2026-03-29T01:06:00Z" w16du:dateUtc="2026-03-28T21:06:00Z"/>
              <w:rFonts w:eastAsiaTheme="minorEastAsia"/>
              <w:noProof/>
              <w:sz w:val="22"/>
              <w:rPrChange w:id="487" w:author="Al Riyami, Azza OLNG-SCC/12" w:date="2026-03-30T14:14:00Z" w16du:dateUtc="2026-03-30T10:14:00Z">
                <w:rPr>
                  <w:del w:id="488" w:author="Al Oraimi, Ahmed Mubarak OLNG-ICV/T2" w:date="2026-03-29T01:06:00Z" w16du:dateUtc="2026-03-28T21:06:00Z"/>
                  <w:rFonts w:asciiTheme="minorHAnsi" w:eastAsiaTheme="minorEastAsia" w:hAnsiTheme="minorHAnsi"/>
                  <w:noProof/>
                  <w:sz w:val="22"/>
                </w:rPr>
              </w:rPrChange>
            </w:rPr>
          </w:pPr>
          <w:del w:id="489" w:author="Al Oraimi, Ahmed Mubarak OLNG-ICV/T2" w:date="2026-03-29T01:06:00Z" w16du:dateUtc="2026-03-28T21:06:00Z">
            <w:r w:rsidRPr="005F252C" w:rsidDel="002014FB">
              <w:rPr>
                <w:rFonts w:cs="Times New Roman"/>
                <w:lang w:eastAsia="en-GB"/>
                <w:rPrChange w:id="490" w:author="Al Riyami, Azza OLNG-SCC/12" w:date="2026-03-30T14:14:00Z" w16du:dateUtc="2026-03-30T10:14:00Z">
                  <w:rPr>
                    <w:rStyle w:val="Hyperlink"/>
                    <w:rFonts w:asciiTheme="majorBidi" w:eastAsia="Calibri" w:hAnsiTheme="majorBidi" w:cstheme="majorBidi"/>
                    <w:noProof/>
                  </w:rPr>
                </w:rPrChange>
              </w:rPr>
              <w:delText>3.4</w:delText>
            </w:r>
            <w:r w:rsidRPr="005F252C" w:rsidDel="002014FB">
              <w:rPr>
                <w:rFonts w:eastAsiaTheme="minorEastAsia"/>
                <w:noProof/>
                <w:sz w:val="22"/>
                <w:rPrChange w:id="491"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92" w:author="Al Riyami, Azza OLNG-SCC/12" w:date="2026-03-30T14:14:00Z" w16du:dateUtc="2026-03-30T10:14:00Z">
                  <w:rPr>
                    <w:rStyle w:val="Hyperlink"/>
                    <w:rFonts w:asciiTheme="majorBidi" w:eastAsia="Calibri" w:hAnsiTheme="majorBidi" w:cstheme="majorBidi"/>
                    <w:noProof/>
                  </w:rPr>
                </w:rPrChange>
              </w:rPr>
              <w:delText>Local Sourcing of Goods</w:delText>
            </w:r>
            <w:r w:rsidRPr="005F252C" w:rsidDel="002014FB">
              <w:rPr>
                <w:noProof/>
                <w:webHidden/>
              </w:rPr>
              <w:tab/>
            </w:r>
            <w:r w:rsidR="0047730B" w:rsidRPr="005F252C" w:rsidDel="002014FB">
              <w:rPr>
                <w:noProof/>
                <w:webHidden/>
              </w:rPr>
              <w:delText>7</w:delText>
            </w:r>
          </w:del>
        </w:p>
        <w:p w14:paraId="01932E5B" w14:textId="1EB33F33" w:rsidR="00CC02CE" w:rsidRPr="005F252C" w:rsidDel="002014FB" w:rsidRDefault="00CC02CE">
          <w:pPr>
            <w:pStyle w:val="TOC1"/>
            <w:tabs>
              <w:tab w:val="left" w:pos="660"/>
              <w:tab w:val="right" w:leader="dot" w:pos="9061"/>
            </w:tabs>
            <w:rPr>
              <w:del w:id="493" w:author="Al Oraimi, Ahmed Mubarak OLNG-ICV/T2" w:date="2026-03-29T01:06:00Z" w16du:dateUtc="2026-03-28T21:06:00Z"/>
              <w:rFonts w:eastAsiaTheme="minorEastAsia"/>
              <w:noProof/>
              <w:sz w:val="22"/>
              <w:rPrChange w:id="494" w:author="Al Riyami, Azza OLNG-SCC/12" w:date="2026-03-30T14:14:00Z" w16du:dateUtc="2026-03-30T10:14:00Z">
                <w:rPr>
                  <w:del w:id="495" w:author="Al Oraimi, Ahmed Mubarak OLNG-ICV/T2" w:date="2026-03-29T01:06:00Z" w16du:dateUtc="2026-03-28T21:06:00Z"/>
                  <w:rFonts w:asciiTheme="minorHAnsi" w:eastAsiaTheme="minorEastAsia" w:hAnsiTheme="minorHAnsi"/>
                  <w:noProof/>
                  <w:sz w:val="22"/>
                </w:rPr>
              </w:rPrChange>
            </w:rPr>
          </w:pPr>
          <w:del w:id="496" w:author="Al Oraimi, Ahmed Mubarak OLNG-ICV/T2" w:date="2026-03-29T01:06:00Z" w16du:dateUtc="2026-03-28T21:06:00Z">
            <w:r w:rsidRPr="005F252C" w:rsidDel="002014FB">
              <w:rPr>
                <w:rFonts w:cs="Times New Roman"/>
                <w:lang w:eastAsia="en-GB"/>
                <w:rPrChange w:id="497" w:author="Al Riyami, Azza OLNG-SCC/12" w:date="2026-03-30T14:14:00Z" w16du:dateUtc="2026-03-30T10:14:00Z">
                  <w:rPr>
                    <w:rStyle w:val="Hyperlink"/>
                    <w:rFonts w:asciiTheme="majorBidi" w:eastAsia="Calibri" w:hAnsiTheme="majorBidi" w:cstheme="majorBidi"/>
                    <w:noProof/>
                  </w:rPr>
                </w:rPrChange>
              </w:rPr>
              <w:delText>3.5</w:delText>
            </w:r>
            <w:r w:rsidRPr="005F252C" w:rsidDel="002014FB">
              <w:rPr>
                <w:rFonts w:eastAsiaTheme="minorEastAsia"/>
                <w:noProof/>
                <w:sz w:val="22"/>
                <w:rPrChange w:id="498" w:author="Al Riyami, Azza OLNG-SCC/12" w:date="2026-03-30T14:14:00Z" w16du:dateUtc="2026-03-30T10:14:00Z">
                  <w:rPr>
                    <w:rFonts w:asciiTheme="minorHAnsi" w:eastAsiaTheme="minorEastAsia" w:hAnsiTheme="minorHAnsi"/>
                    <w:noProof/>
                    <w:sz w:val="22"/>
                  </w:rPr>
                </w:rPrChange>
              </w:rPr>
              <w:tab/>
            </w:r>
            <w:r w:rsidRPr="005F252C" w:rsidDel="002014FB">
              <w:rPr>
                <w:rFonts w:cs="Times New Roman"/>
                <w:lang w:eastAsia="en-GB"/>
                <w:rPrChange w:id="499" w:author="Al Riyami, Azza OLNG-SCC/12" w:date="2026-03-30T14:14:00Z" w16du:dateUtc="2026-03-30T10:14:00Z">
                  <w:rPr>
                    <w:rStyle w:val="Hyperlink"/>
                    <w:rFonts w:asciiTheme="majorBidi" w:eastAsia="Calibri" w:hAnsiTheme="majorBidi" w:cstheme="majorBidi"/>
                    <w:noProof/>
                  </w:rPr>
                </w:rPrChange>
              </w:rPr>
              <w:delText>Local Sourcing of SUBCONTRACTED Services</w:delText>
            </w:r>
            <w:r w:rsidRPr="005F252C" w:rsidDel="002014FB">
              <w:rPr>
                <w:noProof/>
                <w:webHidden/>
              </w:rPr>
              <w:tab/>
              <w:delText>7</w:delText>
            </w:r>
          </w:del>
        </w:p>
        <w:p w14:paraId="06661B99" w14:textId="2D0277B7" w:rsidR="00CC02CE" w:rsidRPr="005F252C" w:rsidDel="002014FB" w:rsidRDefault="00CC02CE">
          <w:pPr>
            <w:pStyle w:val="TOC1"/>
            <w:tabs>
              <w:tab w:val="left" w:pos="440"/>
              <w:tab w:val="right" w:leader="dot" w:pos="9061"/>
            </w:tabs>
            <w:rPr>
              <w:del w:id="500" w:author="Al Oraimi, Ahmed Mubarak OLNG-ICV/T2" w:date="2026-03-29T01:06:00Z" w16du:dateUtc="2026-03-28T21:06:00Z"/>
              <w:rFonts w:eastAsiaTheme="minorEastAsia"/>
              <w:noProof/>
              <w:sz w:val="22"/>
              <w:rPrChange w:id="501" w:author="Al Riyami, Azza OLNG-SCC/12" w:date="2026-03-30T14:14:00Z" w16du:dateUtc="2026-03-30T10:14:00Z">
                <w:rPr>
                  <w:del w:id="502" w:author="Al Oraimi, Ahmed Mubarak OLNG-ICV/T2" w:date="2026-03-29T01:06:00Z" w16du:dateUtc="2026-03-28T21:06:00Z"/>
                  <w:rFonts w:asciiTheme="minorHAnsi" w:eastAsiaTheme="minorEastAsia" w:hAnsiTheme="minorHAnsi"/>
                  <w:noProof/>
                  <w:sz w:val="22"/>
                </w:rPr>
              </w:rPrChange>
            </w:rPr>
          </w:pPr>
          <w:del w:id="503" w:author="Al Oraimi, Ahmed Mubarak OLNG-ICV/T2" w:date="2026-03-29T01:06:00Z" w16du:dateUtc="2026-03-28T21:06:00Z">
            <w:r w:rsidRPr="005F252C" w:rsidDel="002014FB">
              <w:rPr>
                <w:rPrChange w:id="504" w:author="Al Riyami, Azza OLNG-SCC/12" w:date="2026-03-30T14:14:00Z" w16du:dateUtc="2026-03-30T10:14:00Z">
                  <w:rPr>
                    <w:rStyle w:val="Hyperlink"/>
                    <w:rFonts w:eastAsiaTheme="majorEastAsia"/>
                    <w:noProof/>
                  </w:rPr>
                </w:rPrChange>
              </w:rPr>
              <w:delText>C.</w:delText>
            </w:r>
            <w:r w:rsidRPr="005F252C" w:rsidDel="002014FB">
              <w:rPr>
                <w:rFonts w:eastAsiaTheme="minorEastAsia"/>
                <w:noProof/>
                <w:sz w:val="22"/>
                <w:rPrChange w:id="505" w:author="Al Riyami, Azza OLNG-SCC/12" w:date="2026-03-30T14:14:00Z" w16du:dateUtc="2026-03-30T10:14:00Z">
                  <w:rPr>
                    <w:rFonts w:asciiTheme="minorHAnsi" w:eastAsiaTheme="minorEastAsia" w:hAnsiTheme="minorHAnsi"/>
                    <w:noProof/>
                    <w:sz w:val="22"/>
                  </w:rPr>
                </w:rPrChange>
              </w:rPr>
              <w:tab/>
            </w:r>
            <w:r w:rsidRPr="005F252C" w:rsidDel="002014FB">
              <w:rPr>
                <w:rPrChange w:id="506" w:author="Al Riyami, Azza OLNG-SCC/12" w:date="2026-03-30T14:14:00Z" w16du:dateUtc="2026-03-30T10:14:00Z">
                  <w:rPr>
                    <w:rStyle w:val="Hyperlink"/>
                    <w:rFonts w:eastAsiaTheme="majorEastAsia"/>
                    <w:noProof/>
                  </w:rPr>
                </w:rPrChange>
              </w:rPr>
              <w:delText>APPENDICES</w:delText>
            </w:r>
            <w:r w:rsidRPr="005F252C" w:rsidDel="002014FB">
              <w:rPr>
                <w:noProof/>
                <w:webHidden/>
              </w:rPr>
              <w:tab/>
            </w:r>
            <w:r w:rsidR="0047730B" w:rsidRPr="005F252C" w:rsidDel="002014FB">
              <w:rPr>
                <w:noProof/>
                <w:webHidden/>
              </w:rPr>
              <w:delText>8</w:delText>
            </w:r>
          </w:del>
        </w:p>
        <w:p w14:paraId="163D7B73" w14:textId="3060076A" w:rsidR="00CC02CE" w:rsidRPr="005F252C" w:rsidDel="002014FB" w:rsidRDefault="00CC02CE">
          <w:pPr>
            <w:pStyle w:val="TOC1"/>
            <w:tabs>
              <w:tab w:val="right" w:leader="dot" w:pos="9061"/>
            </w:tabs>
            <w:rPr>
              <w:del w:id="507" w:author="Al Oraimi, Ahmed Mubarak OLNG-ICV/T2" w:date="2026-03-29T01:06:00Z" w16du:dateUtc="2026-03-28T21:06:00Z"/>
              <w:rFonts w:eastAsiaTheme="minorEastAsia"/>
              <w:noProof/>
              <w:sz w:val="22"/>
              <w:rPrChange w:id="508" w:author="Al Riyami, Azza OLNG-SCC/12" w:date="2026-03-30T14:14:00Z" w16du:dateUtc="2026-03-30T10:14:00Z">
                <w:rPr>
                  <w:del w:id="509" w:author="Al Oraimi, Ahmed Mubarak OLNG-ICV/T2" w:date="2026-03-29T01:06:00Z" w16du:dateUtc="2026-03-28T21:06:00Z"/>
                  <w:rFonts w:asciiTheme="minorHAnsi" w:eastAsiaTheme="minorEastAsia" w:hAnsiTheme="minorHAnsi"/>
                  <w:noProof/>
                  <w:sz w:val="22"/>
                </w:rPr>
              </w:rPrChange>
            </w:rPr>
          </w:pPr>
          <w:del w:id="510" w:author="Al Oraimi, Ahmed Mubarak OLNG-ICV/T2" w:date="2026-03-29T01:06:00Z" w16du:dateUtc="2026-03-28T21:06:00Z">
            <w:r w:rsidRPr="005F252C" w:rsidDel="002014FB">
              <w:rPr>
                <w:rFonts w:cs="Times New Roman"/>
                <w:lang w:eastAsia="en-GB"/>
                <w:rPrChange w:id="511" w:author="Al Riyami, Azza OLNG-SCC/12" w:date="2026-03-30T14:14:00Z" w16du:dateUtc="2026-03-30T10:14:00Z">
                  <w:rPr>
                    <w:rStyle w:val="Hyperlink"/>
                    <w:rFonts w:asciiTheme="majorBidi" w:eastAsia="Calibri" w:hAnsiTheme="majorBidi" w:cstheme="majorBidi"/>
                    <w:noProof/>
                  </w:rPr>
                </w:rPrChange>
              </w:rPr>
              <w:delText>Appendix A:  ICV Plan</w:delText>
            </w:r>
            <w:r w:rsidRPr="005F252C" w:rsidDel="002014FB">
              <w:rPr>
                <w:noProof/>
                <w:webHidden/>
              </w:rPr>
              <w:tab/>
            </w:r>
            <w:r w:rsidR="0047730B" w:rsidRPr="005F252C" w:rsidDel="002014FB">
              <w:rPr>
                <w:noProof/>
                <w:webHidden/>
              </w:rPr>
              <w:delText>8</w:delText>
            </w:r>
          </w:del>
        </w:p>
        <w:p w14:paraId="4FB5B8F6" w14:textId="50896CDC" w:rsidR="00CC02CE" w:rsidRPr="005F252C" w:rsidDel="002014FB" w:rsidRDefault="00CC02CE">
          <w:pPr>
            <w:pStyle w:val="TOC1"/>
            <w:tabs>
              <w:tab w:val="right" w:leader="dot" w:pos="9061"/>
            </w:tabs>
            <w:rPr>
              <w:del w:id="512" w:author="Al Oraimi, Ahmed Mubarak OLNG-ICV/T2" w:date="2026-03-29T01:06:00Z" w16du:dateUtc="2026-03-28T21:06:00Z"/>
              <w:rFonts w:eastAsiaTheme="minorEastAsia"/>
              <w:noProof/>
              <w:sz w:val="22"/>
              <w:rPrChange w:id="513" w:author="Al Riyami, Azza OLNG-SCC/12" w:date="2026-03-30T14:14:00Z" w16du:dateUtc="2026-03-30T10:14:00Z">
                <w:rPr>
                  <w:del w:id="514" w:author="Al Oraimi, Ahmed Mubarak OLNG-ICV/T2" w:date="2026-03-29T01:06:00Z" w16du:dateUtc="2026-03-28T21:06:00Z"/>
                  <w:rFonts w:asciiTheme="minorHAnsi" w:eastAsiaTheme="minorEastAsia" w:hAnsiTheme="minorHAnsi"/>
                  <w:noProof/>
                  <w:sz w:val="22"/>
                </w:rPr>
              </w:rPrChange>
            </w:rPr>
          </w:pPr>
          <w:del w:id="515" w:author="Al Oraimi, Ahmed Mubarak OLNG-ICV/T2" w:date="2026-03-29T01:06:00Z" w16du:dateUtc="2026-03-28T21:06:00Z">
            <w:r w:rsidRPr="005F252C" w:rsidDel="002014FB">
              <w:rPr>
                <w:rFonts w:cs="Times New Roman"/>
                <w:lang w:eastAsia="en-GB"/>
                <w:rPrChange w:id="516" w:author="Al Riyami, Azza OLNG-SCC/12" w:date="2026-03-30T14:14:00Z" w16du:dateUtc="2026-03-30T10:14:00Z">
                  <w:rPr>
                    <w:rStyle w:val="Hyperlink"/>
                    <w:rFonts w:asciiTheme="majorBidi" w:eastAsia="Calibri" w:hAnsiTheme="majorBidi" w:cstheme="majorBidi"/>
                    <w:noProof/>
                  </w:rPr>
                </w:rPrChange>
              </w:rPr>
              <w:delText>Appendix B:  ICV Reporting Schedule</w:delText>
            </w:r>
            <w:r w:rsidRPr="005F252C" w:rsidDel="002014FB">
              <w:rPr>
                <w:noProof/>
                <w:webHidden/>
              </w:rPr>
              <w:tab/>
            </w:r>
            <w:r w:rsidR="0047730B" w:rsidRPr="005F252C" w:rsidDel="002014FB">
              <w:rPr>
                <w:noProof/>
                <w:webHidden/>
              </w:rPr>
              <w:delText>9</w:delText>
            </w:r>
          </w:del>
        </w:p>
        <w:p w14:paraId="09858932" w14:textId="5D8C48A3" w:rsidR="00CC02CE" w:rsidRPr="005F252C" w:rsidDel="002014FB" w:rsidRDefault="00CC02CE">
          <w:pPr>
            <w:pStyle w:val="TOC1"/>
            <w:tabs>
              <w:tab w:val="right" w:leader="dot" w:pos="9061"/>
            </w:tabs>
            <w:rPr>
              <w:del w:id="517" w:author="Al Oraimi, Ahmed Mubarak OLNG-ICV/T2" w:date="2026-03-29T01:06:00Z" w16du:dateUtc="2026-03-28T21:06:00Z"/>
              <w:rFonts w:eastAsiaTheme="minorEastAsia"/>
              <w:noProof/>
              <w:sz w:val="22"/>
              <w:rPrChange w:id="518" w:author="Al Riyami, Azza OLNG-SCC/12" w:date="2026-03-30T14:14:00Z" w16du:dateUtc="2026-03-30T10:14:00Z">
                <w:rPr>
                  <w:del w:id="519" w:author="Al Oraimi, Ahmed Mubarak OLNG-ICV/T2" w:date="2026-03-29T01:06:00Z" w16du:dateUtc="2026-03-28T21:06:00Z"/>
                  <w:rFonts w:asciiTheme="minorHAnsi" w:eastAsiaTheme="minorEastAsia" w:hAnsiTheme="minorHAnsi"/>
                  <w:noProof/>
                  <w:sz w:val="22"/>
                </w:rPr>
              </w:rPrChange>
            </w:rPr>
          </w:pPr>
          <w:del w:id="520" w:author="Al Oraimi, Ahmed Mubarak OLNG-ICV/T2" w:date="2026-03-29T01:06:00Z" w16du:dateUtc="2026-03-28T21:06:00Z">
            <w:r w:rsidRPr="005F252C" w:rsidDel="002014FB">
              <w:rPr>
                <w:rFonts w:cs="Times New Roman"/>
                <w:lang w:eastAsia="en-GB"/>
                <w:rPrChange w:id="521" w:author="Al Riyami, Azza OLNG-SCC/12" w:date="2026-03-30T14:14:00Z" w16du:dateUtc="2026-03-30T10:14:00Z">
                  <w:rPr>
                    <w:rStyle w:val="Hyperlink"/>
                    <w:rFonts w:asciiTheme="majorBidi" w:eastAsia="Calibri" w:hAnsiTheme="majorBidi" w:cstheme="majorBidi"/>
                    <w:noProof/>
                  </w:rPr>
                </w:rPrChange>
              </w:rPr>
              <w:delText>Appendix C:  Quarterly ICV CONTRACT Performance Reporting Template</w:delText>
            </w:r>
            <w:r w:rsidRPr="005F252C" w:rsidDel="002014FB">
              <w:rPr>
                <w:noProof/>
                <w:webHidden/>
              </w:rPr>
              <w:tab/>
              <w:delText>9</w:delText>
            </w:r>
          </w:del>
        </w:p>
        <w:p w14:paraId="62ED0852" w14:textId="69CB8F7F" w:rsidR="00CC02CE" w:rsidRPr="005F252C" w:rsidDel="002014FB" w:rsidRDefault="00CC02CE">
          <w:pPr>
            <w:pStyle w:val="TOC1"/>
            <w:tabs>
              <w:tab w:val="right" w:leader="dot" w:pos="9061"/>
            </w:tabs>
            <w:rPr>
              <w:del w:id="522" w:author="Al Oraimi, Ahmed Mubarak OLNG-ICV/T2" w:date="2026-03-29T01:06:00Z" w16du:dateUtc="2026-03-28T21:06:00Z"/>
              <w:rFonts w:eastAsiaTheme="minorEastAsia"/>
              <w:noProof/>
              <w:sz w:val="22"/>
              <w:rPrChange w:id="523" w:author="Al Riyami, Azza OLNG-SCC/12" w:date="2026-03-30T14:14:00Z" w16du:dateUtc="2026-03-30T10:14:00Z">
                <w:rPr>
                  <w:del w:id="524" w:author="Al Oraimi, Ahmed Mubarak OLNG-ICV/T2" w:date="2026-03-29T01:06:00Z" w16du:dateUtc="2026-03-28T21:06:00Z"/>
                  <w:rFonts w:asciiTheme="minorHAnsi" w:eastAsiaTheme="minorEastAsia" w:hAnsiTheme="minorHAnsi"/>
                  <w:noProof/>
                  <w:sz w:val="22"/>
                </w:rPr>
              </w:rPrChange>
            </w:rPr>
          </w:pPr>
          <w:del w:id="525" w:author="Al Oraimi, Ahmed Mubarak OLNG-ICV/T2" w:date="2026-03-29T01:06:00Z" w16du:dateUtc="2026-03-28T21:06:00Z">
            <w:r w:rsidRPr="005F252C" w:rsidDel="002014FB">
              <w:rPr>
                <w:rFonts w:cs="Times New Roman"/>
                <w:lang w:eastAsia="en-GB"/>
                <w:rPrChange w:id="526" w:author="Al Riyami, Azza OLNG-SCC/12" w:date="2026-03-30T14:14:00Z" w16du:dateUtc="2026-03-30T10:14:00Z">
                  <w:rPr>
                    <w:rStyle w:val="Hyperlink"/>
                    <w:rFonts w:asciiTheme="majorBidi" w:eastAsia="Calibri" w:hAnsiTheme="majorBidi" w:cstheme="majorBidi"/>
                    <w:noProof/>
                  </w:rPr>
                </w:rPrChange>
              </w:rPr>
              <w:delText>Appendix D:  Quarterly ICV SUBCONTRACT Performance Reporting Template</w:delText>
            </w:r>
            <w:r w:rsidRPr="005F252C" w:rsidDel="002014FB">
              <w:rPr>
                <w:noProof/>
                <w:webHidden/>
              </w:rPr>
              <w:tab/>
              <w:delText>9</w:delText>
            </w:r>
          </w:del>
        </w:p>
        <w:p w14:paraId="3A6524BB" w14:textId="414CE5C3" w:rsidR="00CC02CE" w:rsidRPr="005F252C" w:rsidDel="002014FB" w:rsidRDefault="00CC02CE">
          <w:pPr>
            <w:pStyle w:val="TOC1"/>
            <w:tabs>
              <w:tab w:val="right" w:leader="dot" w:pos="9061"/>
            </w:tabs>
            <w:rPr>
              <w:del w:id="527" w:author="Al Oraimi, Ahmed Mubarak OLNG-ICV/T2" w:date="2026-03-29T01:06:00Z" w16du:dateUtc="2026-03-28T21:06:00Z"/>
              <w:rFonts w:eastAsiaTheme="minorEastAsia"/>
              <w:noProof/>
              <w:sz w:val="22"/>
              <w:rPrChange w:id="528" w:author="Al Riyami, Azza OLNG-SCC/12" w:date="2026-03-30T14:14:00Z" w16du:dateUtc="2026-03-30T10:14:00Z">
                <w:rPr>
                  <w:del w:id="529" w:author="Al Oraimi, Ahmed Mubarak OLNG-ICV/T2" w:date="2026-03-29T01:06:00Z" w16du:dateUtc="2026-03-28T21:06:00Z"/>
                  <w:rFonts w:asciiTheme="minorHAnsi" w:eastAsiaTheme="minorEastAsia" w:hAnsiTheme="minorHAnsi"/>
                  <w:noProof/>
                  <w:sz w:val="22"/>
                </w:rPr>
              </w:rPrChange>
            </w:rPr>
          </w:pPr>
          <w:del w:id="530" w:author="Al Oraimi, Ahmed Mubarak OLNG-ICV/T2" w:date="2026-03-29T01:06:00Z" w16du:dateUtc="2026-03-28T21:06:00Z">
            <w:r w:rsidRPr="005F252C" w:rsidDel="002014FB">
              <w:rPr>
                <w:rFonts w:cs="Times New Roman"/>
                <w:lang w:eastAsia="en-GB"/>
                <w:rPrChange w:id="531" w:author="Al Riyami, Azza OLNG-SCC/12" w:date="2026-03-30T14:14:00Z" w16du:dateUtc="2026-03-30T10:14:00Z">
                  <w:rPr>
                    <w:rStyle w:val="Hyperlink"/>
                    <w:rFonts w:asciiTheme="majorBidi" w:eastAsia="Calibri" w:hAnsiTheme="majorBidi" w:cstheme="majorBidi"/>
                    <w:noProof/>
                  </w:rPr>
                </w:rPrChange>
              </w:rPr>
              <w:delText>Appendix E - Definitions</w:delText>
            </w:r>
            <w:r w:rsidRPr="005F252C" w:rsidDel="002014FB">
              <w:rPr>
                <w:noProof/>
                <w:webHidden/>
              </w:rPr>
              <w:tab/>
              <w:delText>11</w:delText>
            </w:r>
          </w:del>
        </w:p>
        <w:p w14:paraId="4E6B28F6" w14:textId="57C1F5C0" w:rsidR="00B506B6" w:rsidRPr="005F252C" w:rsidRDefault="00B506B6" w:rsidP="00B506B6">
          <w:pPr>
            <w:rPr>
              <w:rFonts w:cstheme="majorBidi"/>
              <w:b/>
              <w:bCs/>
              <w:sz w:val="22"/>
              <w:rPrChange w:id="532" w:author="Al Riyami, Azza OLNG-SCC/12" w:date="2026-03-30T14:14:00Z" w16du:dateUtc="2026-03-30T10:14:00Z">
                <w:rPr>
                  <w:rFonts w:asciiTheme="majorBidi" w:hAnsiTheme="majorBidi" w:cstheme="majorBidi"/>
                  <w:b/>
                  <w:bCs/>
                  <w:sz w:val="22"/>
                </w:rPr>
              </w:rPrChange>
            </w:rPr>
          </w:pPr>
          <w:r w:rsidRPr="005F252C">
            <w:rPr>
              <w:rFonts w:cstheme="majorBidi"/>
              <w:b/>
              <w:bCs/>
              <w:noProof/>
              <w:sz w:val="22"/>
              <w:rPrChange w:id="533" w:author="Al Riyami, Azza OLNG-SCC/12" w:date="2026-03-30T14:14:00Z" w16du:dateUtc="2026-03-30T10:14:00Z">
                <w:rPr>
                  <w:rFonts w:asciiTheme="majorBidi" w:hAnsiTheme="majorBidi" w:cstheme="majorBidi"/>
                  <w:b/>
                  <w:bCs/>
                  <w:noProof/>
                  <w:sz w:val="22"/>
                </w:rPr>
              </w:rPrChange>
            </w:rPr>
            <w:fldChar w:fldCharType="end"/>
          </w:r>
        </w:p>
      </w:sdtContent>
    </w:sdt>
    <w:p w14:paraId="000F3851" w14:textId="32DE4908" w:rsidR="00A449CF" w:rsidRPr="005F252C" w:rsidRDefault="00A449CF">
      <w:pPr>
        <w:rPr>
          <w:rFonts w:cstheme="majorBidi"/>
          <w:b/>
          <w:bCs/>
          <w:sz w:val="22"/>
          <w:rPrChange w:id="534" w:author="Al Riyami, Azza OLNG-SCC/12" w:date="2026-03-30T14:14:00Z" w16du:dateUtc="2026-03-30T10:14:00Z">
            <w:rPr>
              <w:rFonts w:asciiTheme="majorBidi" w:hAnsiTheme="majorBidi" w:cstheme="majorBidi"/>
              <w:b/>
              <w:bCs/>
              <w:sz w:val="22"/>
            </w:rPr>
          </w:rPrChange>
        </w:rPr>
      </w:pPr>
      <w:r w:rsidRPr="005F252C">
        <w:rPr>
          <w:rFonts w:cstheme="majorBidi"/>
          <w:b/>
          <w:bCs/>
          <w:sz w:val="22"/>
          <w:rPrChange w:id="535" w:author="Al Riyami, Azza OLNG-SCC/12" w:date="2026-03-30T14:14:00Z" w16du:dateUtc="2026-03-30T10:14:00Z">
            <w:rPr>
              <w:rFonts w:asciiTheme="majorBidi" w:hAnsiTheme="majorBidi" w:cstheme="majorBidi"/>
              <w:b/>
              <w:bCs/>
              <w:sz w:val="22"/>
            </w:rPr>
          </w:rPrChange>
        </w:rPr>
        <w:br w:type="page"/>
      </w:r>
    </w:p>
    <w:p w14:paraId="356C0CC3" w14:textId="79C3074D" w:rsidR="00B506B6" w:rsidRPr="005F252C" w:rsidRDefault="00B506B6">
      <w:pPr>
        <w:pStyle w:val="Heading1"/>
        <w:rPr>
          <w:rFonts w:ascii="Candara" w:hAnsi="Candara"/>
          <w:rPrChange w:id="536" w:author="Al Riyami, Azza OLNG-SCC/12" w:date="2026-03-30T14:14:00Z" w16du:dateUtc="2026-03-30T10:14:00Z">
            <w:rPr>
              <w:rFonts w:asciiTheme="majorBidi" w:eastAsia="Calibri" w:hAnsiTheme="majorBidi"/>
              <w:smallCaps/>
              <w:sz w:val="22"/>
              <w:szCs w:val="22"/>
            </w:rPr>
          </w:rPrChange>
        </w:rPr>
        <w:pPrChange w:id="537" w:author="Al Oraimi, Ahmed Mubarak OLNG-ICV/T2" w:date="2026-03-29T03:12:00Z" w16du:dateUtc="2026-03-28T23:12:00Z">
          <w:pPr>
            <w:pStyle w:val="Heading1"/>
            <w:tabs>
              <w:tab w:val="left" w:pos="1134"/>
            </w:tabs>
            <w:spacing w:before="120"/>
          </w:pPr>
        </w:pPrChange>
      </w:pPr>
      <w:del w:id="538" w:author="Al Oraimi, Ahmed Mubarak OLNG-ICV/T2" w:date="2026-03-28T02:59:00Z" w16du:dateUtc="2026-03-27T22:59:00Z">
        <w:r w:rsidRPr="005F252C" w:rsidDel="00A449CF">
          <w:rPr>
            <w:rFonts w:ascii="Candara" w:hAnsi="Candara"/>
            <w:rPrChange w:id="539" w:author="Al Riyami, Azza OLNG-SCC/12" w:date="2026-03-30T14:14:00Z" w16du:dateUtc="2026-03-30T10:14:00Z">
              <w:rPr>
                <w:rFonts w:asciiTheme="majorBidi" w:eastAsia="Calibri" w:hAnsiTheme="majorBidi"/>
                <w:sz w:val="22"/>
                <w:szCs w:val="22"/>
              </w:rPr>
            </w:rPrChange>
          </w:rPr>
          <w:lastRenderedPageBreak/>
          <w:delText>A.</w:delText>
        </w:r>
        <w:r w:rsidRPr="005F252C" w:rsidDel="00A449CF">
          <w:rPr>
            <w:rFonts w:ascii="Candara" w:hAnsi="Candara"/>
            <w:rPrChange w:id="540" w:author="Al Riyami, Azza OLNG-SCC/12" w:date="2026-03-30T14:14:00Z" w16du:dateUtc="2026-03-30T10:14:00Z">
              <w:rPr>
                <w:rFonts w:asciiTheme="majorBidi" w:eastAsia="Calibri" w:hAnsiTheme="majorBidi"/>
                <w:sz w:val="22"/>
                <w:szCs w:val="22"/>
              </w:rPr>
            </w:rPrChange>
          </w:rPr>
          <w:tab/>
        </w:r>
      </w:del>
      <w:bookmarkStart w:id="541" w:name="_Toc225666144"/>
      <w:r w:rsidRPr="005F252C">
        <w:rPr>
          <w:rFonts w:ascii="Candara" w:hAnsi="Candara"/>
          <w:rPrChange w:id="542" w:author="Al Riyami, Azza OLNG-SCC/12" w:date="2026-03-30T14:14:00Z" w16du:dateUtc="2026-03-30T10:14:00Z">
            <w:rPr>
              <w:rFonts w:asciiTheme="majorBidi" w:eastAsia="Calibri" w:hAnsiTheme="majorBidi"/>
              <w:sz w:val="22"/>
              <w:szCs w:val="22"/>
            </w:rPr>
          </w:rPrChange>
        </w:rPr>
        <w:t>TERMS AND CONDITIONS</w:t>
      </w:r>
      <w:bookmarkEnd w:id="541"/>
    </w:p>
    <w:p w14:paraId="0D3263E5" w14:textId="77777777" w:rsidR="00B506B6" w:rsidRPr="005F252C" w:rsidRDefault="00B506B6">
      <w:pPr>
        <w:pStyle w:val="Heading2"/>
        <w:rPr>
          <w:rFonts w:ascii="Candara" w:hAnsi="Candara"/>
          <w:rPrChange w:id="543" w:author="Al Riyami, Azza OLNG-SCC/12" w:date="2026-03-30T14:14:00Z" w16du:dateUtc="2026-03-30T10:14:00Z">
            <w:rPr>
              <w:rFonts w:eastAsia="Calibri"/>
              <w:smallCaps/>
            </w:rPr>
          </w:rPrChange>
        </w:rPr>
        <w:pPrChange w:id="544" w:author="Al Oraimi, Ahmed Mubarak OLNG-ICV/T2" w:date="2026-03-29T03:12:00Z" w16du:dateUtc="2026-03-28T23:12:00Z">
          <w:pPr>
            <w:pStyle w:val="Heading1"/>
            <w:numPr>
              <w:numId w:val="16"/>
            </w:numPr>
            <w:tabs>
              <w:tab w:val="clear" w:pos="576"/>
              <w:tab w:val="left" w:pos="1134"/>
            </w:tabs>
            <w:spacing w:before="120"/>
            <w:ind w:left="1134" w:hanging="1134"/>
          </w:pPr>
        </w:pPrChange>
      </w:pPr>
      <w:bookmarkStart w:id="545" w:name="_Toc225666145"/>
      <w:r w:rsidRPr="005F252C">
        <w:rPr>
          <w:rFonts w:ascii="Candara" w:hAnsi="Candara"/>
          <w:rPrChange w:id="546" w:author="Al Riyami, Azza OLNG-SCC/12" w:date="2026-03-30T14:14:00Z" w16du:dateUtc="2026-03-30T10:14:00Z">
            <w:rPr>
              <w:rFonts w:eastAsia="Calibri"/>
            </w:rPr>
          </w:rPrChange>
        </w:rPr>
        <w:t>INTRODUCTION</w:t>
      </w:r>
      <w:bookmarkEnd w:id="545"/>
    </w:p>
    <w:p w14:paraId="612EED81" w14:textId="5C202483" w:rsidR="00B506B6" w:rsidRPr="00BA56F3" w:rsidRDefault="00B506B6">
      <w:pPr>
        <w:pStyle w:val="Level3"/>
        <w:pPrChange w:id="547" w:author="Al Oraimi, Ahmed Mubarak OLNG-ICV/T2" w:date="2026-03-28T02:59:00Z" w16du:dateUtc="2026-03-27T22:59:00Z">
          <w:pPr>
            <w:numPr>
              <w:ilvl w:val="1"/>
              <w:numId w:val="16"/>
            </w:numPr>
            <w:suppressAutoHyphens/>
            <w:autoSpaceDN w:val="0"/>
            <w:spacing w:before="120"/>
            <w:ind w:left="1134" w:hanging="1134"/>
            <w:jc w:val="both"/>
            <w:textAlignment w:val="baseline"/>
          </w:pPr>
        </w:pPrChange>
      </w:pPr>
      <w:del w:id="548" w:author="Al Hashmi, Ahmed OLNG-ICV/1" w:date="2026-03-18T12:11:00Z" w16du:dateUtc="2026-03-18T08:11:00Z">
        <w:r w:rsidRPr="005F252C" w:rsidDel="00833133">
          <w:rPr>
            <w:rFonts w:ascii="Candara" w:hAnsi="Candara"/>
            <w:rPrChange w:id="549" w:author="Al Riyami, Azza OLNG-SCC/12" w:date="2026-03-30T14:14:00Z" w16du:dateUtc="2026-03-30T10:14:00Z">
              <w:rPr/>
            </w:rPrChange>
          </w:rPr>
          <w:delText>COMPANY</w:delText>
        </w:r>
      </w:del>
      <w:ins w:id="550" w:author="Al Hashmi, Ahmed OLNG-ICV/1" w:date="2026-03-18T12:11:00Z" w16du:dateUtc="2026-03-18T08:11:00Z">
        <w:r w:rsidR="00833133" w:rsidRPr="005F252C">
          <w:rPr>
            <w:rFonts w:ascii="Candara" w:hAnsi="Candara"/>
            <w:rPrChange w:id="551" w:author="Al Riyami, Azza OLNG-SCC/12" w:date="2026-03-30T14:14:00Z" w16du:dateUtc="2026-03-30T10:14:00Z">
              <w:rPr/>
            </w:rPrChange>
          </w:rPr>
          <w:t>COMPANY</w:t>
        </w:r>
      </w:ins>
      <w:r w:rsidRPr="005F252C">
        <w:rPr>
          <w:rFonts w:ascii="Candara" w:hAnsi="Candara"/>
          <w:rPrChange w:id="552" w:author="Al Riyami, Azza OLNG-SCC/12" w:date="2026-03-30T14:14:00Z" w16du:dateUtc="2026-03-30T10:14:00Z">
            <w:rPr/>
          </w:rPrChange>
        </w:rPr>
        <w:t xml:space="preserve"> is committed to increase In-Country Value (ICV) in Oman within the context of technical excellence and commercial attractiveness in the development and operation of hydrocarbon resources in Oman, and to require services </w:t>
      </w:r>
      <w:del w:id="553" w:author="Al Hashmi, Ahmed OLNG-ICV/1" w:date="2026-03-18T12:10:00Z" w16du:dateUtc="2026-03-18T08:10:00Z">
        <w:r w:rsidRPr="005F252C" w:rsidDel="00833133">
          <w:rPr>
            <w:rFonts w:ascii="Candara" w:hAnsi="Candara"/>
            <w:rPrChange w:id="554" w:author="Al Riyami, Azza OLNG-SCC/12" w:date="2026-03-30T14:14:00Z" w16du:dateUtc="2026-03-30T10:14:00Z">
              <w:rPr/>
            </w:rPrChange>
          </w:rPr>
          <w:delText>CONTRACTOR</w:delText>
        </w:r>
      </w:del>
      <w:ins w:id="555" w:author="Al Hashmi, Ahmed OLNG-ICV/1" w:date="2026-03-18T12:10:00Z" w16du:dateUtc="2026-03-18T08:10:00Z">
        <w:r w:rsidR="00833133" w:rsidRPr="005F252C">
          <w:rPr>
            <w:rFonts w:ascii="Candara" w:hAnsi="Candara"/>
            <w:rPrChange w:id="556" w:author="Al Riyami, Azza OLNG-SCC/12" w:date="2026-03-30T14:14:00Z" w16du:dateUtc="2026-03-30T10:14:00Z">
              <w:rPr/>
            </w:rPrChange>
          </w:rPr>
          <w:t>CONTRACTOR</w:t>
        </w:r>
      </w:ins>
      <w:r w:rsidRPr="005F252C">
        <w:rPr>
          <w:rFonts w:ascii="Candara" w:hAnsi="Candara"/>
          <w:rPrChange w:id="557" w:author="Al Riyami, Azza OLNG-SCC/12" w:date="2026-03-30T14:14:00Z" w16du:dateUtc="2026-03-30T10:14:00Z">
            <w:rPr/>
          </w:rPrChange>
        </w:rPr>
        <w:t>’S, SUB</w:t>
      </w:r>
      <w:del w:id="558" w:author="Al Hashmi, Ahmed OLNG-ICV/1" w:date="2026-03-18T12:10:00Z" w16du:dateUtc="2026-03-18T08:10:00Z">
        <w:r w:rsidRPr="005F252C" w:rsidDel="00833133">
          <w:rPr>
            <w:rFonts w:ascii="Candara" w:hAnsi="Candara"/>
            <w:rPrChange w:id="559" w:author="Al Riyami, Azza OLNG-SCC/12" w:date="2026-03-30T14:14:00Z" w16du:dateUtc="2026-03-30T10:14:00Z">
              <w:rPr/>
            </w:rPrChange>
          </w:rPr>
          <w:delText>CONTRACTOR</w:delText>
        </w:r>
      </w:del>
      <w:ins w:id="560" w:author="Al Hashmi, Ahmed OLNG-ICV/1" w:date="2026-03-18T12:10:00Z" w16du:dateUtc="2026-03-18T08:10:00Z">
        <w:r w:rsidR="00833133" w:rsidRPr="005F252C">
          <w:rPr>
            <w:rFonts w:ascii="Candara" w:hAnsi="Candara"/>
            <w:rPrChange w:id="561" w:author="Al Riyami, Azza OLNG-SCC/12" w:date="2026-03-30T14:14:00Z" w16du:dateUtc="2026-03-30T10:14:00Z">
              <w:rPr/>
            </w:rPrChange>
          </w:rPr>
          <w:t>CONTRACTOR</w:t>
        </w:r>
      </w:ins>
      <w:r w:rsidRPr="005F252C">
        <w:rPr>
          <w:rFonts w:ascii="Candara" w:hAnsi="Candara"/>
          <w:rPrChange w:id="562" w:author="Al Riyami, Azza OLNG-SCC/12" w:date="2026-03-30T14:14:00Z" w16du:dateUtc="2026-03-30T10:14:00Z">
            <w:rPr/>
          </w:rPrChange>
        </w:rPr>
        <w:t>’s and suppliers to contribute to this objective.</w:t>
      </w:r>
      <w:del w:id="563" w:author="Al Oraimi, Ahmed Mubarak OLNG-ICV/T2" w:date="2026-03-28T03:05:00Z" w16du:dateUtc="2026-03-27T23:05:00Z">
        <w:r w:rsidRPr="005F252C" w:rsidDel="004A65B3">
          <w:rPr>
            <w:rFonts w:ascii="Candara" w:hAnsi="Candara"/>
            <w:rPrChange w:id="564" w:author="Al Riyami, Azza OLNG-SCC/12" w:date="2026-03-30T14:14:00Z" w16du:dateUtc="2026-03-30T10:14:00Z">
              <w:rPr/>
            </w:rPrChange>
          </w:rPr>
          <w:delText xml:space="preserve"> </w:delText>
        </w:r>
      </w:del>
    </w:p>
    <w:p w14:paraId="605A593C" w14:textId="169A4265" w:rsidR="00B506B6" w:rsidRPr="00BA56F3" w:rsidRDefault="00B506B6">
      <w:pPr>
        <w:pStyle w:val="Level3"/>
        <w:pPrChange w:id="565" w:author="Al Oraimi, Ahmed Mubarak OLNG-ICV/T2" w:date="2026-03-28T02:59:00Z" w16du:dateUtc="2026-03-27T22:59:00Z">
          <w:pPr>
            <w:numPr>
              <w:ilvl w:val="1"/>
              <w:numId w:val="16"/>
            </w:numPr>
            <w:suppressAutoHyphens/>
            <w:autoSpaceDN w:val="0"/>
            <w:spacing w:before="120"/>
            <w:ind w:left="1134" w:hanging="1134"/>
            <w:jc w:val="both"/>
            <w:textAlignment w:val="baseline"/>
          </w:pPr>
        </w:pPrChange>
      </w:pPr>
      <w:r w:rsidRPr="005F252C">
        <w:rPr>
          <w:rFonts w:ascii="Candara" w:hAnsi="Candara"/>
          <w:rPrChange w:id="566" w:author="Al Riyami, Azza OLNG-SCC/12" w:date="2026-03-30T14:14:00Z" w16du:dateUtc="2026-03-30T10:14:00Z">
            <w:rPr/>
          </w:rPrChange>
        </w:rPr>
        <w:t xml:space="preserve">This Exhibit X (ICV) details the obligations on the </w:t>
      </w:r>
      <w:del w:id="567" w:author="Al Hashmi, Ahmed OLNG-ICV/1" w:date="2026-03-18T12:10:00Z" w16du:dateUtc="2026-03-18T08:10:00Z">
        <w:r w:rsidRPr="005F252C" w:rsidDel="00833133">
          <w:rPr>
            <w:rFonts w:ascii="Candara" w:hAnsi="Candara"/>
            <w:rPrChange w:id="568" w:author="Al Riyami, Azza OLNG-SCC/12" w:date="2026-03-30T14:14:00Z" w16du:dateUtc="2026-03-30T10:14:00Z">
              <w:rPr/>
            </w:rPrChange>
          </w:rPr>
          <w:delText>CONTRACTOR</w:delText>
        </w:r>
      </w:del>
      <w:ins w:id="569" w:author="Al Hashmi, Ahmed OLNG-ICV/1" w:date="2026-03-18T12:10:00Z" w16du:dateUtc="2026-03-18T08:10:00Z">
        <w:r w:rsidR="00833133" w:rsidRPr="005F252C">
          <w:rPr>
            <w:rFonts w:ascii="Candara" w:hAnsi="Candara"/>
            <w:rPrChange w:id="570" w:author="Al Riyami, Azza OLNG-SCC/12" w:date="2026-03-30T14:14:00Z" w16du:dateUtc="2026-03-30T10:14:00Z">
              <w:rPr/>
            </w:rPrChange>
          </w:rPr>
          <w:t>CONTRACTOR</w:t>
        </w:r>
      </w:ins>
      <w:r w:rsidRPr="005F252C">
        <w:rPr>
          <w:rFonts w:ascii="Candara" w:hAnsi="Candara"/>
          <w:rPrChange w:id="571" w:author="Al Riyami, Azza OLNG-SCC/12" w:date="2026-03-30T14:14:00Z" w16du:dateUtc="2026-03-30T10:14:00Z">
            <w:rPr/>
          </w:rPrChange>
        </w:rPr>
        <w:t xml:space="preserve"> to implement an ICV Plan as an integral part of Agreement execution in order to comply with all applicable laws and regulations of the Sultanate of Oman and to ensure compliance with Article </w:t>
      </w:r>
      <w:del w:id="572" w:author="Al Oraimi, Ahmed Mubarak OLNG-ICV/T2" w:date="2026-03-28T23:01:00Z" w16du:dateUtc="2026-03-28T19:01:00Z">
        <w:r w:rsidRPr="005F252C" w:rsidDel="00CB3027">
          <w:rPr>
            <w:rFonts w:ascii="Candara" w:hAnsi="Candara"/>
            <w:rPrChange w:id="573" w:author="Al Riyami, Azza OLNG-SCC/12" w:date="2026-03-30T14:14:00Z" w16du:dateUtc="2026-03-30T10:14:00Z">
              <w:rPr/>
            </w:rPrChange>
          </w:rPr>
          <w:delText xml:space="preserve">11 </w:delText>
        </w:r>
      </w:del>
      <w:ins w:id="574" w:author="Al Oraimi, Ahmed Mubarak OLNG-ICV/T2" w:date="2026-03-28T23:01:00Z" w16du:dateUtc="2026-03-28T19:01:00Z">
        <w:r w:rsidR="00CB3027" w:rsidRPr="005F252C">
          <w:rPr>
            <w:rFonts w:ascii="Candara" w:hAnsi="Candara"/>
            <w:rPrChange w:id="575" w:author="Al Riyami, Azza OLNG-SCC/12" w:date="2026-03-30T14:14:00Z" w16du:dateUtc="2026-03-30T10:14:00Z">
              <w:rPr/>
            </w:rPrChange>
          </w:rPr>
          <w:t xml:space="preserve">23 </w:t>
        </w:r>
      </w:ins>
      <w:r w:rsidRPr="005F252C">
        <w:rPr>
          <w:rFonts w:ascii="Candara" w:hAnsi="Candara"/>
          <w:rPrChange w:id="576" w:author="Al Riyami, Azza OLNG-SCC/12" w:date="2026-03-30T14:14:00Z" w16du:dateUtc="2026-03-30T10:14:00Z">
            <w:rPr/>
          </w:rPrChange>
        </w:rPr>
        <w:t xml:space="preserve">of Royal Decree </w:t>
      </w:r>
      <w:del w:id="577" w:author="Al Oraimi, Ahmed Mubarak OLNG-ICV/T2" w:date="2026-03-28T23:04:00Z" w16du:dateUtc="2026-03-28T19:04:00Z">
        <w:r w:rsidRPr="005F252C" w:rsidDel="00CB3027">
          <w:rPr>
            <w:rFonts w:ascii="Candara" w:hAnsi="Candara"/>
            <w:rPrChange w:id="578" w:author="Al Riyami, Azza OLNG-SCC/12" w:date="2026-03-30T14:14:00Z" w16du:dateUtc="2026-03-30T10:14:00Z">
              <w:rPr/>
            </w:rPrChange>
          </w:rPr>
          <w:delText>35</w:delText>
        </w:r>
      </w:del>
      <w:ins w:id="579" w:author="Al Oraimi, Ahmed Mubarak OLNG-ICV/T2" w:date="2026-03-28T23:04:00Z" w16du:dateUtc="2026-03-28T19:04:00Z">
        <w:r w:rsidR="00CB3027" w:rsidRPr="005F252C">
          <w:rPr>
            <w:rFonts w:ascii="Candara" w:hAnsi="Candara"/>
            <w:rPrChange w:id="580" w:author="Al Riyami, Azza OLNG-SCC/12" w:date="2026-03-30T14:14:00Z" w16du:dateUtc="2026-03-30T10:14:00Z">
              <w:rPr/>
            </w:rPrChange>
          </w:rPr>
          <w:t>53</w:t>
        </w:r>
      </w:ins>
      <w:r w:rsidRPr="005F252C">
        <w:rPr>
          <w:rFonts w:ascii="Candara" w:hAnsi="Candara"/>
          <w:rPrChange w:id="581" w:author="Al Riyami, Azza OLNG-SCC/12" w:date="2026-03-30T14:14:00Z" w16du:dateUtc="2026-03-30T10:14:00Z">
            <w:rPr/>
          </w:rPrChange>
        </w:rPr>
        <w:t>/</w:t>
      </w:r>
      <w:del w:id="582" w:author="Al Oraimi, Ahmed Mubarak OLNG-ICV/T2" w:date="2026-03-28T23:04:00Z" w16du:dateUtc="2026-03-28T19:04:00Z">
        <w:r w:rsidRPr="005F252C" w:rsidDel="00CB3027">
          <w:rPr>
            <w:rFonts w:ascii="Candara" w:hAnsi="Candara"/>
            <w:rPrChange w:id="583" w:author="Al Riyami, Azza OLNG-SCC/12" w:date="2026-03-30T14:14:00Z" w16du:dateUtc="2026-03-30T10:14:00Z">
              <w:rPr/>
            </w:rPrChange>
          </w:rPr>
          <w:delText>2003</w:delText>
        </w:r>
      </w:del>
      <w:ins w:id="584" w:author="Al Oraimi, Ahmed Mubarak OLNG-ICV/T2" w:date="2026-03-28T23:04:00Z" w16du:dateUtc="2026-03-28T19:04:00Z">
        <w:r w:rsidR="00CB3027" w:rsidRPr="005F252C">
          <w:rPr>
            <w:rFonts w:ascii="Candara" w:hAnsi="Candara"/>
            <w:rPrChange w:id="585" w:author="Al Riyami, Azza OLNG-SCC/12" w:date="2026-03-30T14:14:00Z" w16du:dateUtc="2026-03-30T10:14:00Z">
              <w:rPr/>
            </w:rPrChange>
          </w:rPr>
          <w:t>2023</w:t>
        </w:r>
      </w:ins>
      <w:r w:rsidRPr="005F252C">
        <w:rPr>
          <w:rFonts w:ascii="Candara" w:hAnsi="Candara"/>
          <w:rPrChange w:id="586" w:author="Al Riyami, Azza OLNG-SCC/12" w:date="2026-03-30T14:14:00Z" w16du:dateUtc="2026-03-30T10:14:00Z">
            <w:rPr/>
          </w:rPrChange>
        </w:rPr>
        <w:t xml:space="preserve">, </w:t>
      </w:r>
      <w:commentRangeStart w:id="587"/>
      <w:r w:rsidRPr="005F252C">
        <w:rPr>
          <w:rFonts w:ascii="Candara" w:hAnsi="Candara"/>
          <w:rPrChange w:id="588" w:author="Al Riyami, Azza OLNG-SCC/12" w:date="2026-03-30T14:14:00Z" w16du:dateUtc="2026-03-30T10:14:00Z">
            <w:rPr/>
          </w:rPrChange>
        </w:rPr>
        <w:t>Article 36 of Royal Decree 36/2008</w:t>
      </w:r>
      <w:commentRangeEnd w:id="587"/>
      <w:r w:rsidR="00833133" w:rsidRPr="005F252C">
        <w:rPr>
          <w:rStyle w:val="CommentReference"/>
          <w:rFonts w:ascii="Candara" w:hAnsi="Candara"/>
          <w:sz w:val="22"/>
          <w:szCs w:val="22"/>
          <w:rPrChange w:id="589" w:author="Al Riyami, Azza OLNG-SCC/12" w:date="2026-03-30T14:14:00Z" w16du:dateUtc="2026-03-30T10:14:00Z">
            <w:rPr>
              <w:rStyle w:val="CommentReference"/>
              <w:sz w:val="20"/>
              <w:szCs w:val="22"/>
            </w:rPr>
          </w:rPrChange>
        </w:rPr>
        <w:commentReference w:id="587"/>
      </w:r>
      <w:r w:rsidRPr="005F252C">
        <w:rPr>
          <w:rFonts w:ascii="Candara" w:hAnsi="Candara"/>
          <w:rPrChange w:id="590" w:author="Al Riyami, Azza OLNG-SCC/12" w:date="2026-03-30T14:14:00Z" w16du:dateUtc="2026-03-30T10:14:00Z">
            <w:rPr/>
          </w:rPrChange>
        </w:rPr>
        <w:t>, and Articles 5 and 21 of Royal Decree 1/79.</w:t>
      </w:r>
      <w:del w:id="591" w:author="Al Oraimi, Ahmed Mubarak OLNG-ICV/T2" w:date="2026-03-28T03:05:00Z" w16du:dateUtc="2026-03-27T23:05:00Z">
        <w:r w:rsidRPr="005F252C" w:rsidDel="004A65B3">
          <w:rPr>
            <w:rFonts w:ascii="Candara" w:hAnsi="Candara"/>
            <w:rPrChange w:id="592" w:author="Al Riyami, Azza OLNG-SCC/12" w:date="2026-03-30T14:14:00Z" w16du:dateUtc="2026-03-30T10:14:00Z">
              <w:rPr/>
            </w:rPrChange>
          </w:rPr>
          <w:delText xml:space="preserve">  </w:delText>
        </w:r>
      </w:del>
    </w:p>
    <w:p w14:paraId="051E37CE" w14:textId="77777777" w:rsidR="00B506B6" w:rsidRPr="00BA56F3" w:rsidRDefault="00B506B6">
      <w:pPr>
        <w:pStyle w:val="Level3"/>
        <w:pPrChange w:id="593" w:author="Al Oraimi, Ahmed Mubarak OLNG-ICV/T2" w:date="2026-03-28T02:59:00Z" w16du:dateUtc="2026-03-27T22:59:00Z">
          <w:pPr>
            <w:numPr>
              <w:ilvl w:val="1"/>
              <w:numId w:val="16"/>
            </w:numPr>
            <w:suppressAutoHyphens/>
            <w:autoSpaceDN w:val="0"/>
            <w:spacing w:before="120"/>
            <w:ind w:left="1134" w:hanging="1134"/>
            <w:jc w:val="both"/>
            <w:textAlignment w:val="baseline"/>
          </w:pPr>
        </w:pPrChange>
      </w:pPr>
      <w:r w:rsidRPr="005F252C">
        <w:rPr>
          <w:rFonts w:ascii="Candara" w:hAnsi="Candara"/>
          <w:rPrChange w:id="594" w:author="Al Riyami, Azza OLNG-SCC/12" w:date="2026-03-30T14:14:00Z" w16du:dateUtc="2026-03-30T10:14:00Z">
            <w:rPr/>
          </w:rPrChange>
        </w:rPr>
        <w:t>In-Country Value (ICV) is defined as the total spend retained in country that benefits business development, contributes to human capability development, and stimulates productivity in Oman’s economy.</w:t>
      </w:r>
    </w:p>
    <w:p w14:paraId="734F879D" w14:textId="58258B75" w:rsidR="00B506B6" w:rsidRPr="00BA56F3" w:rsidRDefault="00B506B6">
      <w:pPr>
        <w:pStyle w:val="Level3"/>
        <w:pPrChange w:id="595" w:author="Al Oraimi, Ahmed Mubarak OLNG-ICV/T2" w:date="2026-03-28T02:59:00Z" w16du:dateUtc="2026-03-27T22:59:00Z">
          <w:pPr>
            <w:numPr>
              <w:ilvl w:val="1"/>
              <w:numId w:val="16"/>
            </w:numPr>
            <w:suppressAutoHyphens/>
            <w:autoSpaceDN w:val="0"/>
            <w:spacing w:before="120"/>
            <w:ind w:left="1134" w:hanging="1134"/>
            <w:jc w:val="both"/>
            <w:textAlignment w:val="baseline"/>
          </w:pPr>
        </w:pPrChange>
      </w:pPr>
      <w:r w:rsidRPr="005F252C">
        <w:rPr>
          <w:rFonts w:ascii="Candara" w:hAnsi="Candara"/>
          <w:bCs/>
          <w:rPrChange w:id="596" w:author="Al Riyami, Azza OLNG-SCC/12" w:date="2026-03-30T14:14:00Z" w16du:dateUtc="2026-03-30T10:14:00Z">
            <w:rPr>
              <w:bCs/>
            </w:rPr>
          </w:rPrChange>
        </w:rPr>
        <w:t>The ICV Plan</w:t>
      </w:r>
      <w:r w:rsidRPr="005F252C">
        <w:rPr>
          <w:rFonts w:ascii="Candara" w:hAnsi="Candara"/>
          <w:b/>
          <w:rPrChange w:id="597" w:author="Al Riyami, Azza OLNG-SCC/12" w:date="2026-03-30T14:14:00Z" w16du:dateUtc="2026-03-30T10:14:00Z">
            <w:rPr>
              <w:b/>
            </w:rPr>
          </w:rPrChange>
        </w:rPr>
        <w:t xml:space="preserve"> </w:t>
      </w:r>
      <w:r w:rsidRPr="005F252C">
        <w:rPr>
          <w:rFonts w:ascii="Candara" w:hAnsi="Candara"/>
          <w:rPrChange w:id="598" w:author="Al Riyami, Azza OLNG-SCC/12" w:date="2026-03-30T14:14:00Z" w16du:dateUtc="2026-03-30T10:14:00Z">
            <w:rPr/>
          </w:rPrChange>
        </w:rPr>
        <w:t xml:space="preserve">is submitted by the </w:t>
      </w:r>
      <w:del w:id="599" w:author="Al Hashmi, Ahmed OLNG-ICV/1" w:date="2026-03-18T12:10:00Z" w16du:dateUtc="2026-03-18T08:10:00Z">
        <w:r w:rsidRPr="005F252C" w:rsidDel="00833133">
          <w:rPr>
            <w:rFonts w:ascii="Candara" w:hAnsi="Candara"/>
            <w:rPrChange w:id="600" w:author="Al Riyami, Azza OLNG-SCC/12" w:date="2026-03-30T14:14:00Z" w16du:dateUtc="2026-03-30T10:14:00Z">
              <w:rPr/>
            </w:rPrChange>
          </w:rPr>
          <w:delText>CONTRACTOR</w:delText>
        </w:r>
      </w:del>
      <w:ins w:id="601" w:author="Al Hashmi, Ahmed OLNG-ICV/1" w:date="2026-03-18T12:10:00Z" w16du:dateUtc="2026-03-18T08:10:00Z">
        <w:r w:rsidR="00833133" w:rsidRPr="005F252C">
          <w:rPr>
            <w:rFonts w:ascii="Candara" w:hAnsi="Candara"/>
            <w:rPrChange w:id="602" w:author="Al Riyami, Azza OLNG-SCC/12" w:date="2026-03-30T14:14:00Z" w16du:dateUtc="2026-03-30T10:14:00Z">
              <w:rPr/>
            </w:rPrChange>
          </w:rPr>
          <w:t>CONTRACTOR</w:t>
        </w:r>
      </w:ins>
      <w:r w:rsidRPr="005F252C">
        <w:rPr>
          <w:rFonts w:ascii="Candara" w:hAnsi="Candara"/>
          <w:rPrChange w:id="603" w:author="Al Riyami, Azza OLNG-SCC/12" w:date="2026-03-30T14:14:00Z" w16du:dateUtc="2026-03-30T10:14:00Z">
            <w:rPr/>
          </w:rPrChange>
        </w:rPr>
        <w:t xml:space="preserve"> as part of tendering and subsequently approved by the </w:t>
      </w:r>
      <w:del w:id="604" w:author="Al Hashmi, Ahmed OLNG-ICV/1" w:date="2026-03-18T12:11:00Z" w16du:dateUtc="2026-03-18T08:11:00Z">
        <w:r w:rsidRPr="005F252C" w:rsidDel="00833133">
          <w:rPr>
            <w:rFonts w:ascii="Candara" w:hAnsi="Candara"/>
            <w:rPrChange w:id="605" w:author="Al Riyami, Azza OLNG-SCC/12" w:date="2026-03-30T14:14:00Z" w16du:dateUtc="2026-03-30T10:14:00Z">
              <w:rPr/>
            </w:rPrChange>
          </w:rPr>
          <w:delText>COMPANY</w:delText>
        </w:r>
      </w:del>
      <w:ins w:id="606" w:author="Al Hashmi, Ahmed OLNG-ICV/1" w:date="2026-03-18T12:11:00Z" w16du:dateUtc="2026-03-18T08:11:00Z">
        <w:r w:rsidR="00833133" w:rsidRPr="005F252C">
          <w:rPr>
            <w:rFonts w:ascii="Candara" w:hAnsi="Candara"/>
            <w:rPrChange w:id="607" w:author="Al Riyami, Azza OLNG-SCC/12" w:date="2026-03-30T14:14:00Z" w16du:dateUtc="2026-03-30T10:14:00Z">
              <w:rPr/>
            </w:rPrChange>
          </w:rPr>
          <w:t>COMPANY</w:t>
        </w:r>
      </w:ins>
      <w:r w:rsidRPr="005F252C">
        <w:rPr>
          <w:rFonts w:ascii="Candara" w:hAnsi="Candara"/>
          <w:rPrChange w:id="608" w:author="Al Riyami, Azza OLNG-SCC/12" w:date="2026-03-30T14:14:00Z" w16du:dateUtc="2026-03-30T10:14:00Z">
            <w:rPr/>
          </w:rPrChange>
        </w:rPr>
        <w:t xml:space="preserve"> as a contractual commitment.  This Plan sets forth strategy and actions aimed at the participation of Omani nationals and local goods and services, and in the development of local assets, skills, suppliers and institutions associated with the oil and gas sector in Oman.</w:t>
      </w:r>
    </w:p>
    <w:p w14:paraId="4D129190" w14:textId="77777777" w:rsidR="00B506B6" w:rsidRPr="005F252C" w:rsidRDefault="00B506B6">
      <w:pPr>
        <w:pStyle w:val="Heading2"/>
        <w:rPr>
          <w:rFonts w:ascii="Candara" w:hAnsi="Candara"/>
          <w:rPrChange w:id="609" w:author="Al Riyami, Azza OLNG-SCC/12" w:date="2026-03-30T14:14:00Z" w16du:dateUtc="2026-03-30T10:14:00Z">
            <w:rPr>
              <w:rFonts w:asciiTheme="majorBidi" w:eastAsia="Calibri" w:hAnsiTheme="majorBidi"/>
              <w:smallCaps/>
              <w:sz w:val="22"/>
              <w:szCs w:val="22"/>
            </w:rPr>
          </w:rPrChange>
        </w:rPr>
        <w:pPrChange w:id="610" w:author="Al Oraimi, Ahmed Mubarak OLNG-ICV/T2" w:date="2026-03-28T03:00:00Z" w16du:dateUtc="2026-03-27T23:00:00Z">
          <w:pPr>
            <w:pStyle w:val="Heading1"/>
            <w:numPr>
              <w:numId w:val="16"/>
            </w:numPr>
            <w:tabs>
              <w:tab w:val="clear" w:pos="576"/>
              <w:tab w:val="left" w:pos="1134"/>
            </w:tabs>
            <w:spacing w:before="120"/>
            <w:ind w:left="1134" w:hanging="1134"/>
          </w:pPr>
        </w:pPrChange>
      </w:pPr>
      <w:bookmarkStart w:id="611" w:name="_Toc225666146"/>
      <w:r w:rsidRPr="005F252C">
        <w:rPr>
          <w:rFonts w:ascii="Candara" w:hAnsi="Candara"/>
          <w:rPrChange w:id="612" w:author="Al Riyami, Azza OLNG-SCC/12" w:date="2026-03-30T14:14:00Z" w16du:dateUtc="2026-03-30T10:14:00Z">
            <w:rPr>
              <w:rFonts w:asciiTheme="majorBidi" w:eastAsia="Calibri" w:hAnsiTheme="majorBidi"/>
              <w:sz w:val="22"/>
              <w:szCs w:val="22"/>
            </w:rPr>
          </w:rPrChange>
        </w:rPr>
        <w:t>GENERAL</w:t>
      </w:r>
      <w:bookmarkEnd w:id="611"/>
    </w:p>
    <w:p w14:paraId="5C672125" w14:textId="22C14E5D" w:rsidR="00B506B6" w:rsidRPr="005F252C" w:rsidDel="00283239" w:rsidRDefault="00B506B6">
      <w:pPr>
        <w:pStyle w:val="Level3"/>
        <w:numPr>
          <w:ilvl w:val="2"/>
          <w:numId w:val="50"/>
        </w:numPr>
        <w:spacing w:before="160"/>
        <w:rPr>
          <w:del w:id="613" w:author="Al Oraimi, Ahmed Mubarak OLNG-ICV/T2" w:date="2026-03-28T03:00:00Z" w16du:dateUtc="2026-03-27T23:00:00Z"/>
          <w:rFonts w:ascii="Candara" w:hAnsi="Candara"/>
          <w:rPrChange w:id="614" w:author="Al Riyami, Azza OLNG-SCC/12" w:date="2026-03-30T14:14:00Z" w16du:dateUtc="2026-03-30T10:14:00Z">
            <w:rPr>
              <w:del w:id="615" w:author="Al Oraimi, Ahmed Mubarak OLNG-ICV/T2" w:date="2026-03-28T03:00:00Z" w16du:dateUtc="2026-03-27T23:00:00Z"/>
            </w:rPr>
          </w:rPrChange>
        </w:rPr>
        <w:pPrChange w:id="616" w:author="Al Oraimi, Ahmed Mubarak OLNG-ICV/T2" w:date="2026-03-28T03:00:00Z" w16du:dateUtc="2026-03-27T23:00:00Z">
          <w:pPr>
            <w:pStyle w:val="Level3"/>
            <w:numPr>
              <w:ilvl w:val="1"/>
              <w:numId w:val="16"/>
            </w:numPr>
            <w:tabs>
              <w:tab w:val="clear" w:pos="1152"/>
            </w:tabs>
            <w:suppressAutoHyphens/>
            <w:autoSpaceDN w:val="0"/>
            <w:spacing w:before="120"/>
            <w:ind w:left="1134" w:hanging="1134"/>
            <w:textAlignment w:val="baseline"/>
          </w:pPr>
        </w:pPrChange>
      </w:pPr>
      <w:r w:rsidRPr="005F252C">
        <w:rPr>
          <w:rFonts w:ascii="Candara" w:hAnsi="Candara"/>
          <w:rPrChange w:id="617" w:author="Al Riyami, Azza OLNG-SCC/12" w:date="2026-03-30T14:14:00Z" w16du:dateUtc="2026-03-30T10:14:00Z">
            <w:rPr>
              <w:rFonts w:asciiTheme="majorBidi" w:eastAsia="Calibri" w:hAnsiTheme="majorBidi"/>
              <w:color w:val="000000"/>
            </w:rPr>
          </w:rPrChange>
        </w:rPr>
        <w:t xml:space="preserve">The </w:t>
      </w:r>
      <w:r w:rsidRPr="005F252C">
        <w:rPr>
          <w:rFonts w:ascii="Candara" w:hAnsi="Candara"/>
          <w:rPrChange w:id="618" w:author="Al Riyami, Azza OLNG-SCC/12" w:date="2026-03-30T14:14:00Z" w16du:dateUtc="2026-03-30T10:14:00Z">
            <w:rPr>
              <w:rFonts w:asciiTheme="majorBidi" w:eastAsia="Calibri" w:hAnsiTheme="majorBidi"/>
              <w:bCs/>
              <w:color w:val="000000"/>
            </w:rPr>
          </w:rPrChange>
        </w:rPr>
        <w:t>ICV Plan</w:t>
      </w:r>
      <w:r w:rsidRPr="005F252C">
        <w:rPr>
          <w:rFonts w:ascii="Candara" w:hAnsi="Candara"/>
          <w:rPrChange w:id="619" w:author="Al Riyami, Azza OLNG-SCC/12" w:date="2026-03-30T14:14:00Z" w16du:dateUtc="2026-03-30T10:14:00Z">
            <w:rPr>
              <w:rFonts w:asciiTheme="majorBidi" w:eastAsia="Calibri" w:hAnsiTheme="majorBidi"/>
              <w:color w:val="000000"/>
            </w:rPr>
          </w:rPrChange>
        </w:rPr>
        <w:t xml:space="preserve"> and completed </w:t>
      </w:r>
      <w:r w:rsidRPr="005F252C">
        <w:rPr>
          <w:rFonts w:ascii="Candara" w:hAnsi="Candara"/>
          <w:rPrChange w:id="620" w:author="Al Riyami, Azza OLNG-SCC/12" w:date="2026-03-30T14:14:00Z" w16du:dateUtc="2026-03-30T10:14:00Z">
            <w:rPr>
              <w:rFonts w:asciiTheme="majorBidi" w:eastAsia="Calibri" w:hAnsiTheme="majorBidi"/>
              <w:bCs/>
              <w:color w:val="000000"/>
            </w:rPr>
          </w:rPrChange>
        </w:rPr>
        <w:t xml:space="preserve">Tables A to </w:t>
      </w:r>
      <w:r w:rsidR="000252FC" w:rsidRPr="005F252C">
        <w:rPr>
          <w:rFonts w:ascii="Candara" w:hAnsi="Candara"/>
          <w:rPrChange w:id="621" w:author="Al Riyami, Azza OLNG-SCC/12" w:date="2026-03-30T14:14:00Z" w16du:dateUtc="2026-03-30T10:14:00Z">
            <w:rPr>
              <w:rFonts w:asciiTheme="majorBidi" w:eastAsia="Calibri" w:hAnsiTheme="majorBidi"/>
              <w:bCs/>
              <w:color w:val="000000"/>
            </w:rPr>
          </w:rPrChange>
        </w:rPr>
        <w:t>D</w:t>
      </w:r>
      <w:r w:rsidRPr="005F252C">
        <w:rPr>
          <w:rFonts w:ascii="Candara" w:hAnsi="Candara"/>
          <w:rPrChange w:id="622" w:author="Al Riyami, Azza OLNG-SCC/12" w:date="2026-03-30T14:14:00Z" w16du:dateUtc="2026-03-30T10:14:00Z">
            <w:rPr>
              <w:rFonts w:asciiTheme="majorBidi" w:eastAsia="Calibri" w:hAnsiTheme="majorBidi"/>
              <w:bCs/>
              <w:color w:val="000000"/>
            </w:rPr>
          </w:rPrChange>
        </w:rPr>
        <w:t xml:space="preserve"> shall constitute an integral part of the CONTRACT and the </w:t>
      </w:r>
      <w:del w:id="623" w:author="Al Hashmi, Ahmed OLNG-ICV/1" w:date="2026-03-18T12:10:00Z" w16du:dateUtc="2026-03-18T08:10:00Z">
        <w:r w:rsidRPr="005F252C" w:rsidDel="00833133">
          <w:rPr>
            <w:rFonts w:ascii="Candara" w:hAnsi="Candara"/>
            <w:rPrChange w:id="624" w:author="Al Riyami, Azza OLNG-SCC/12" w:date="2026-03-30T14:14:00Z" w16du:dateUtc="2026-03-30T10:14:00Z">
              <w:rPr>
                <w:rFonts w:asciiTheme="majorBidi" w:eastAsia="Calibri" w:hAnsiTheme="majorBidi"/>
                <w:bCs/>
                <w:color w:val="000000"/>
              </w:rPr>
            </w:rPrChange>
          </w:rPr>
          <w:delText>CONTRACTOR</w:delText>
        </w:r>
      </w:del>
      <w:ins w:id="625" w:author="Al Hashmi, Ahmed OLNG-ICV/1" w:date="2026-03-18T12:10:00Z" w16du:dateUtc="2026-03-18T08:10:00Z">
        <w:r w:rsidR="00833133" w:rsidRPr="005F252C">
          <w:rPr>
            <w:rFonts w:ascii="Candara" w:hAnsi="Candara"/>
            <w:rPrChange w:id="626" w:author="Al Riyami, Azza OLNG-SCC/12" w:date="2026-03-30T14:14:00Z" w16du:dateUtc="2026-03-30T10:14:00Z">
              <w:rPr>
                <w:rFonts w:asciiTheme="majorBidi" w:eastAsia="Calibri" w:hAnsiTheme="majorBidi"/>
                <w:bCs/>
                <w:color w:val="000000"/>
              </w:rPr>
            </w:rPrChange>
          </w:rPr>
          <w:t>CONTRACTOR</w:t>
        </w:r>
      </w:ins>
      <w:r w:rsidRPr="005F252C">
        <w:rPr>
          <w:rFonts w:ascii="Candara" w:hAnsi="Candara"/>
          <w:rPrChange w:id="627" w:author="Al Riyami, Azza OLNG-SCC/12" w:date="2026-03-30T14:14:00Z" w16du:dateUtc="2026-03-30T10:14:00Z">
            <w:rPr>
              <w:rFonts w:asciiTheme="majorBidi" w:eastAsia="Calibri" w:hAnsiTheme="majorBidi"/>
              <w:bCs/>
              <w:color w:val="000000"/>
            </w:rPr>
          </w:rPrChange>
        </w:rPr>
        <w:t>’S commitments stated therein shall constitute contractual commitments to be delivered by</w:t>
      </w:r>
      <w:r w:rsidRPr="005F252C">
        <w:rPr>
          <w:rFonts w:ascii="Candara" w:hAnsi="Candara"/>
          <w:rPrChange w:id="628" w:author="Al Riyami, Azza OLNG-SCC/12" w:date="2026-03-30T14:14:00Z" w16du:dateUtc="2026-03-30T10:14:00Z">
            <w:rPr>
              <w:rFonts w:asciiTheme="majorBidi" w:eastAsia="Calibri" w:hAnsiTheme="majorBidi"/>
              <w:color w:val="000000"/>
            </w:rPr>
          </w:rPrChange>
        </w:rPr>
        <w:t xml:space="preserve"> </w:t>
      </w:r>
      <w:del w:id="629" w:author="Al Hashmi, Ahmed OLNG-ICV/1" w:date="2026-03-18T12:10:00Z" w16du:dateUtc="2026-03-18T08:10:00Z">
        <w:r w:rsidRPr="005F252C" w:rsidDel="00833133">
          <w:rPr>
            <w:rFonts w:ascii="Candara" w:hAnsi="Candara"/>
            <w:rPrChange w:id="630" w:author="Al Riyami, Azza OLNG-SCC/12" w:date="2026-03-30T14:14:00Z" w16du:dateUtc="2026-03-30T10:14:00Z">
              <w:rPr>
                <w:rFonts w:asciiTheme="majorBidi" w:eastAsia="Calibri" w:hAnsiTheme="majorBidi"/>
                <w:color w:val="000000"/>
              </w:rPr>
            </w:rPrChange>
          </w:rPr>
          <w:delText>CONTRACTOR</w:delText>
        </w:r>
      </w:del>
      <w:ins w:id="631" w:author="Al Hashmi, Ahmed OLNG-ICV/1" w:date="2026-03-18T12:10:00Z" w16du:dateUtc="2026-03-18T08:10:00Z">
        <w:r w:rsidR="00833133" w:rsidRPr="005F252C">
          <w:rPr>
            <w:rFonts w:ascii="Candara" w:hAnsi="Candara"/>
            <w:rPrChange w:id="632" w:author="Al Riyami, Azza OLNG-SCC/12" w:date="2026-03-30T14:14:00Z" w16du:dateUtc="2026-03-30T10:14:00Z">
              <w:rPr>
                <w:rFonts w:asciiTheme="majorBidi" w:eastAsia="Calibri" w:hAnsiTheme="majorBidi"/>
                <w:color w:val="000000"/>
              </w:rPr>
            </w:rPrChange>
          </w:rPr>
          <w:t>CONTRACTOR</w:t>
        </w:r>
      </w:ins>
      <w:r w:rsidRPr="005F252C">
        <w:rPr>
          <w:rFonts w:ascii="Candara" w:hAnsi="Candara"/>
          <w:rPrChange w:id="633" w:author="Al Riyami, Azza OLNG-SCC/12" w:date="2026-03-30T14:14:00Z" w16du:dateUtc="2026-03-30T10:14:00Z">
            <w:rPr>
              <w:rFonts w:asciiTheme="majorBidi" w:eastAsia="Calibri" w:hAnsiTheme="majorBidi"/>
              <w:color w:val="000000"/>
            </w:rPr>
          </w:rPrChange>
        </w:rPr>
        <w:t>.</w:t>
      </w:r>
    </w:p>
    <w:p w14:paraId="5BF124CF" w14:textId="77777777" w:rsidR="00283239" w:rsidRPr="005F252C" w:rsidRDefault="00283239">
      <w:pPr>
        <w:pStyle w:val="Level3"/>
        <w:rPr>
          <w:ins w:id="634" w:author="Al Oraimi, Ahmed Mubarak OLNG-ICV/T2" w:date="2026-03-28T03:00:00Z" w16du:dateUtc="2026-03-27T23:00:00Z"/>
          <w:rFonts w:ascii="Candara" w:hAnsi="Candara"/>
          <w:rPrChange w:id="635" w:author="Al Riyami, Azza OLNG-SCC/12" w:date="2026-03-30T14:14:00Z" w16du:dateUtc="2026-03-30T10:14:00Z">
            <w:rPr>
              <w:ins w:id="636" w:author="Al Oraimi, Ahmed Mubarak OLNG-ICV/T2" w:date="2026-03-28T03:00:00Z" w16du:dateUtc="2026-03-27T23:00:00Z"/>
              <w:rFonts w:asciiTheme="majorBidi" w:eastAsia="Calibri" w:hAnsiTheme="majorBidi" w:cstheme="majorBidi"/>
              <w:color w:val="000000"/>
              <w:sz w:val="22"/>
            </w:rPr>
          </w:rPrChange>
        </w:rPr>
        <w:pPrChange w:id="637" w:author="Al Oraimi, Ahmed Mubarak OLNG-ICV/T2" w:date="2026-03-28T03:00:00Z" w16du:dateUtc="2026-03-27T23:00:00Z">
          <w:pPr>
            <w:numPr>
              <w:ilvl w:val="1"/>
              <w:numId w:val="16"/>
            </w:numPr>
            <w:suppressAutoHyphens/>
            <w:autoSpaceDN w:val="0"/>
            <w:spacing w:before="120"/>
            <w:ind w:left="1134" w:hanging="1134"/>
            <w:jc w:val="both"/>
            <w:textAlignment w:val="baseline"/>
          </w:pPr>
        </w:pPrChange>
      </w:pPr>
    </w:p>
    <w:p w14:paraId="7B6F6E7E" w14:textId="6AA87E3D" w:rsidR="00B506B6" w:rsidRPr="005F252C" w:rsidRDefault="00B506B6">
      <w:pPr>
        <w:pStyle w:val="Level3"/>
        <w:rPr>
          <w:rFonts w:ascii="Candara" w:hAnsi="Candara"/>
          <w:rPrChange w:id="638" w:author="Al Riyami, Azza OLNG-SCC/12" w:date="2026-03-30T14:14:00Z" w16du:dateUtc="2026-03-30T10:14:00Z">
            <w:rPr>
              <w:rFonts w:asciiTheme="majorBidi" w:eastAsia="Calibri" w:hAnsiTheme="majorBidi" w:cstheme="majorBidi"/>
              <w:sz w:val="22"/>
            </w:rPr>
          </w:rPrChange>
        </w:rPr>
        <w:pPrChange w:id="639" w:author="Al Oraimi, Ahmed Mubarak OLNG-ICV/T2" w:date="2026-03-28T03:01:00Z" w16du:dateUtc="2026-03-27T23:01:00Z">
          <w:pPr>
            <w:numPr>
              <w:ilvl w:val="1"/>
              <w:numId w:val="16"/>
            </w:numPr>
            <w:suppressAutoHyphens/>
            <w:autoSpaceDN w:val="0"/>
            <w:spacing w:before="120"/>
            <w:ind w:left="1134" w:hanging="1134"/>
            <w:jc w:val="both"/>
            <w:textAlignment w:val="baseline"/>
          </w:pPr>
        </w:pPrChange>
      </w:pPr>
      <w:del w:id="640" w:author="Al Hashmi, Ahmed OLNG-ICV/1" w:date="2026-03-18T12:10:00Z" w16du:dateUtc="2026-03-18T08:10:00Z">
        <w:r w:rsidRPr="005F252C" w:rsidDel="00833133">
          <w:rPr>
            <w:rFonts w:ascii="Candara" w:hAnsi="Candara"/>
            <w:rPrChange w:id="641" w:author="Al Riyami, Azza OLNG-SCC/12" w:date="2026-03-30T14:14:00Z" w16du:dateUtc="2026-03-30T10:14:00Z">
              <w:rPr>
                <w:rFonts w:asciiTheme="majorBidi" w:eastAsia="Calibri" w:hAnsiTheme="majorBidi" w:cstheme="majorBidi"/>
              </w:rPr>
            </w:rPrChange>
          </w:rPr>
          <w:delText>CONTRACTOR</w:delText>
        </w:r>
      </w:del>
      <w:ins w:id="642" w:author="Al Hashmi, Ahmed OLNG-ICV/1" w:date="2026-03-18T12:10:00Z" w16du:dateUtc="2026-03-18T08:10:00Z">
        <w:r w:rsidR="00833133" w:rsidRPr="005F252C">
          <w:rPr>
            <w:rFonts w:ascii="Candara" w:hAnsi="Candara"/>
            <w:rPrChange w:id="643"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644" w:author="Al Riyami, Azza OLNG-SCC/12" w:date="2026-03-30T14:14:00Z" w16du:dateUtc="2026-03-30T10:14:00Z">
            <w:rPr>
              <w:rFonts w:asciiTheme="majorBidi" w:eastAsia="Calibri" w:hAnsiTheme="majorBidi" w:cstheme="majorBidi"/>
            </w:rPr>
          </w:rPrChange>
        </w:rPr>
        <w:t xml:space="preserve"> shall </w:t>
      </w:r>
      <w:r w:rsidRPr="005F252C">
        <w:rPr>
          <w:rFonts w:ascii="Candara" w:hAnsi="Candara"/>
          <w:rPrChange w:id="645" w:author="Al Riyami, Azza OLNG-SCC/12" w:date="2026-03-30T14:14:00Z" w16du:dateUtc="2026-03-30T10:14:00Z">
            <w:rPr>
              <w:rFonts w:asciiTheme="majorBidi" w:eastAsia="Calibri" w:hAnsiTheme="majorBidi" w:cstheme="majorBidi"/>
              <w:bCs/>
            </w:rPr>
          </w:rPrChange>
        </w:rPr>
        <w:t>achieve all ICV commitments</w:t>
      </w:r>
      <w:r w:rsidRPr="005F252C">
        <w:rPr>
          <w:rFonts w:ascii="Candara" w:hAnsi="Candara"/>
          <w:rPrChange w:id="646" w:author="Al Riyami, Azza OLNG-SCC/12" w:date="2026-03-30T14:14:00Z" w16du:dateUtc="2026-03-30T10:14:00Z">
            <w:rPr>
              <w:rFonts w:asciiTheme="majorBidi" w:eastAsia="Calibri" w:hAnsiTheme="majorBidi" w:cstheme="majorBidi"/>
            </w:rPr>
          </w:rPrChange>
        </w:rPr>
        <w:t xml:space="preserve"> stated in the approved ICV Plan and the CONTRACT.</w:t>
      </w:r>
    </w:p>
    <w:p w14:paraId="38D105DE" w14:textId="77777777" w:rsidR="004A7AFC" w:rsidRPr="005F252C" w:rsidRDefault="00B506B6" w:rsidP="004A7AFC">
      <w:pPr>
        <w:pStyle w:val="Level3"/>
        <w:rPr>
          <w:rFonts w:ascii="Candara" w:hAnsi="Candara"/>
          <w:rPrChange w:id="647" w:author="Al Riyami, Azza OLNG-SCC/12" w:date="2026-03-30T14:14:00Z" w16du:dateUtc="2026-03-30T10:14:00Z">
            <w:rPr/>
          </w:rPrChange>
        </w:rPr>
      </w:pPr>
      <w:del w:id="648" w:author="Al Hashmi, Ahmed OLNG-ICV/1" w:date="2026-03-18T12:10:00Z" w16du:dateUtc="2026-03-18T08:10:00Z">
        <w:r w:rsidRPr="005F252C" w:rsidDel="00833133">
          <w:rPr>
            <w:rFonts w:ascii="Candara" w:hAnsi="Candara"/>
            <w:rPrChange w:id="649" w:author="Al Riyami, Azza OLNG-SCC/12" w:date="2026-03-30T14:14:00Z" w16du:dateUtc="2026-03-30T10:14:00Z">
              <w:rPr>
                <w:rFonts w:asciiTheme="majorBidi" w:eastAsia="Calibri" w:hAnsiTheme="majorBidi"/>
                <w:sz w:val="20"/>
              </w:rPr>
            </w:rPrChange>
          </w:rPr>
          <w:delText>CONTRACTOR</w:delText>
        </w:r>
      </w:del>
      <w:ins w:id="650" w:author="Al Hashmi, Ahmed OLNG-ICV/1" w:date="2026-03-18T12:10:00Z" w16du:dateUtc="2026-03-18T08:10:00Z">
        <w:r w:rsidR="00833133" w:rsidRPr="005F252C">
          <w:rPr>
            <w:rFonts w:ascii="Candara" w:hAnsi="Candara"/>
            <w:rPrChange w:id="651" w:author="Al Riyami, Azza OLNG-SCC/12" w:date="2026-03-30T14:14:00Z" w16du:dateUtc="2026-03-30T10:14:00Z">
              <w:rPr>
                <w:rFonts w:asciiTheme="majorBidi" w:eastAsia="Calibri" w:hAnsiTheme="majorBidi"/>
                <w:sz w:val="20"/>
              </w:rPr>
            </w:rPrChange>
          </w:rPr>
          <w:t>CONTRACTOR</w:t>
        </w:r>
      </w:ins>
      <w:r w:rsidRPr="005F252C">
        <w:rPr>
          <w:rFonts w:ascii="Candara" w:hAnsi="Candara"/>
          <w:rPrChange w:id="652" w:author="Al Riyami, Azza OLNG-SCC/12" w:date="2026-03-30T14:14:00Z" w16du:dateUtc="2026-03-30T10:14:00Z">
            <w:rPr>
              <w:rFonts w:asciiTheme="majorBidi" w:eastAsia="Calibri" w:hAnsiTheme="majorBidi"/>
              <w:sz w:val="20"/>
            </w:rPr>
          </w:rPrChange>
        </w:rPr>
        <w:t xml:space="preserve"> shall be responsible for assuring that where ICV commitments stated in the ICV Plan and the CONTRACT involve the performance </w:t>
      </w:r>
      <w:r w:rsidRPr="005F252C">
        <w:rPr>
          <w:rFonts w:ascii="Candara" w:hAnsi="Candara"/>
          <w:rPrChange w:id="653" w:author="Al Riyami, Azza OLNG-SCC/12" w:date="2026-03-30T14:14:00Z" w16du:dateUtc="2026-03-30T10:14:00Z">
            <w:rPr>
              <w:rFonts w:asciiTheme="majorBidi" w:eastAsia="Calibri" w:hAnsiTheme="majorBidi"/>
              <w:sz w:val="20"/>
            </w:rPr>
          </w:rPrChange>
        </w:rPr>
        <w:lastRenderedPageBreak/>
        <w:t xml:space="preserve">of </w:t>
      </w:r>
      <w:r w:rsidRPr="005F252C">
        <w:rPr>
          <w:rFonts w:ascii="Candara" w:hAnsi="Candara"/>
          <w:rPrChange w:id="654" w:author="Al Riyami, Azza OLNG-SCC/12" w:date="2026-03-30T14:14:00Z" w16du:dateUtc="2026-03-30T10:14:00Z">
            <w:rPr>
              <w:rFonts w:asciiTheme="majorBidi" w:eastAsia="Calibri" w:hAnsiTheme="majorBidi"/>
              <w:bCs/>
              <w:sz w:val="20"/>
            </w:rPr>
          </w:rPrChange>
        </w:rPr>
        <w:t>SUB</w:t>
      </w:r>
      <w:del w:id="655" w:author="Al Hashmi, Ahmed OLNG-ICV/1" w:date="2026-03-18T12:10:00Z" w16du:dateUtc="2026-03-18T08:10:00Z">
        <w:r w:rsidRPr="005F252C" w:rsidDel="00833133">
          <w:rPr>
            <w:rFonts w:ascii="Candara" w:hAnsi="Candara"/>
            <w:rPrChange w:id="656" w:author="Al Riyami, Azza OLNG-SCC/12" w:date="2026-03-30T14:14:00Z" w16du:dateUtc="2026-03-30T10:14:00Z">
              <w:rPr>
                <w:rFonts w:asciiTheme="majorBidi" w:eastAsia="Calibri" w:hAnsiTheme="majorBidi"/>
                <w:bCs/>
                <w:sz w:val="20"/>
              </w:rPr>
            </w:rPrChange>
          </w:rPr>
          <w:delText>CONTRACTOR</w:delText>
        </w:r>
      </w:del>
      <w:ins w:id="657" w:author="Al Hashmi, Ahmed OLNG-ICV/1" w:date="2026-03-18T12:10:00Z" w16du:dateUtc="2026-03-18T08:10:00Z">
        <w:r w:rsidR="00833133" w:rsidRPr="005F252C">
          <w:rPr>
            <w:rFonts w:ascii="Candara" w:hAnsi="Candara"/>
            <w:rPrChange w:id="658" w:author="Al Riyami, Azza OLNG-SCC/12" w:date="2026-03-30T14:14:00Z" w16du:dateUtc="2026-03-30T10:14:00Z">
              <w:rPr>
                <w:rFonts w:asciiTheme="majorBidi" w:eastAsia="Calibri" w:hAnsiTheme="majorBidi"/>
                <w:bCs/>
                <w:sz w:val="20"/>
              </w:rPr>
            </w:rPrChange>
          </w:rPr>
          <w:t>CONTRACTOR</w:t>
        </w:r>
      </w:ins>
      <w:r w:rsidRPr="005F252C">
        <w:rPr>
          <w:rFonts w:ascii="Candara" w:hAnsi="Candara"/>
          <w:rPrChange w:id="659" w:author="Al Riyami, Azza OLNG-SCC/12" w:date="2026-03-30T14:14:00Z" w16du:dateUtc="2026-03-30T10:14:00Z">
            <w:rPr>
              <w:rFonts w:asciiTheme="majorBidi" w:eastAsia="Calibri" w:hAnsiTheme="majorBidi"/>
              <w:bCs/>
              <w:sz w:val="20"/>
            </w:rPr>
          </w:rPrChange>
        </w:rPr>
        <w:t>’S and suppliers, these SUB</w:t>
      </w:r>
      <w:del w:id="660" w:author="Al Hashmi, Ahmed OLNG-ICV/1" w:date="2026-03-18T12:10:00Z" w16du:dateUtc="2026-03-18T08:10:00Z">
        <w:r w:rsidRPr="005F252C" w:rsidDel="00833133">
          <w:rPr>
            <w:rFonts w:ascii="Candara" w:hAnsi="Candara"/>
            <w:rPrChange w:id="661" w:author="Al Riyami, Azza OLNG-SCC/12" w:date="2026-03-30T14:14:00Z" w16du:dateUtc="2026-03-30T10:14:00Z">
              <w:rPr>
                <w:rFonts w:asciiTheme="majorBidi" w:eastAsia="Calibri" w:hAnsiTheme="majorBidi"/>
                <w:bCs/>
                <w:sz w:val="20"/>
              </w:rPr>
            </w:rPrChange>
          </w:rPr>
          <w:delText>CONTRACTOR</w:delText>
        </w:r>
      </w:del>
      <w:ins w:id="662" w:author="Al Hashmi, Ahmed OLNG-ICV/1" w:date="2026-03-18T12:10:00Z" w16du:dateUtc="2026-03-18T08:10:00Z">
        <w:r w:rsidR="00833133" w:rsidRPr="005F252C">
          <w:rPr>
            <w:rFonts w:ascii="Candara" w:hAnsi="Candara"/>
            <w:rPrChange w:id="663" w:author="Al Riyami, Azza OLNG-SCC/12" w:date="2026-03-30T14:14:00Z" w16du:dateUtc="2026-03-30T10:14:00Z">
              <w:rPr>
                <w:rFonts w:asciiTheme="majorBidi" w:eastAsia="Calibri" w:hAnsiTheme="majorBidi"/>
                <w:bCs/>
                <w:sz w:val="20"/>
              </w:rPr>
            </w:rPrChange>
          </w:rPr>
          <w:t>CONTRACTOR</w:t>
        </w:r>
      </w:ins>
      <w:r w:rsidRPr="005F252C">
        <w:rPr>
          <w:rFonts w:ascii="Candara" w:hAnsi="Candara"/>
          <w:rPrChange w:id="664" w:author="Al Riyami, Azza OLNG-SCC/12" w:date="2026-03-30T14:14:00Z" w16du:dateUtc="2026-03-30T10:14:00Z">
            <w:rPr>
              <w:rFonts w:asciiTheme="majorBidi" w:eastAsia="Calibri" w:hAnsiTheme="majorBidi"/>
              <w:bCs/>
              <w:sz w:val="20"/>
            </w:rPr>
          </w:rPrChange>
        </w:rPr>
        <w:t xml:space="preserve">’S and suppliers deliver on the ICV commitments of the </w:t>
      </w:r>
      <w:del w:id="665" w:author="Al Hashmi, Ahmed OLNG-ICV/1" w:date="2026-03-18T12:10:00Z" w16du:dateUtc="2026-03-18T08:10:00Z">
        <w:r w:rsidRPr="005F252C" w:rsidDel="00833133">
          <w:rPr>
            <w:rFonts w:ascii="Candara" w:hAnsi="Candara"/>
            <w:rPrChange w:id="666" w:author="Al Riyami, Azza OLNG-SCC/12" w:date="2026-03-30T14:14:00Z" w16du:dateUtc="2026-03-30T10:14:00Z">
              <w:rPr>
                <w:rFonts w:asciiTheme="majorBidi" w:eastAsia="Calibri" w:hAnsiTheme="majorBidi"/>
                <w:bCs/>
                <w:sz w:val="20"/>
              </w:rPr>
            </w:rPrChange>
          </w:rPr>
          <w:delText>CONTRACTOR</w:delText>
        </w:r>
      </w:del>
      <w:ins w:id="667" w:author="Al Hashmi, Ahmed OLNG-ICV/1" w:date="2026-03-18T12:10:00Z" w16du:dateUtc="2026-03-18T08:10:00Z">
        <w:r w:rsidR="00833133" w:rsidRPr="005F252C">
          <w:rPr>
            <w:rFonts w:ascii="Candara" w:hAnsi="Candara"/>
            <w:rPrChange w:id="668" w:author="Al Riyami, Azza OLNG-SCC/12" w:date="2026-03-30T14:14:00Z" w16du:dateUtc="2026-03-30T10:14:00Z">
              <w:rPr>
                <w:rFonts w:asciiTheme="majorBidi" w:eastAsia="Calibri" w:hAnsiTheme="majorBidi"/>
                <w:bCs/>
                <w:sz w:val="20"/>
              </w:rPr>
            </w:rPrChange>
          </w:rPr>
          <w:t>CONTRACTOR</w:t>
        </w:r>
      </w:ins>
      <w:r w:rsidRPr="005F252C">
        <w:rPr>
          <w:rFonts w:ascii="Candara" w:hAnsi="Candara"/>
          <w:rPrChange w:id="669" w:author="Al Riyami, Azza OLNG-SCC/12" w:date="2026-03-30T14:14:00Z" w16du:dateUtc="2026-03-30T10:14:00Z">
            <w:rPr>
              <w:rFonts w:asciiTheme="majorBidi" w:eastAsia="Calibri" w:hAnsiTheme="majorBidi"/>
              <w:bCs/>
              <w:sz w:val="20"/>
            </w:rPr>
          </w:rPrChange>
        </w:rPr>
        <w:t>.</w:t>
      </w:r>
    </w:p>
    <w:p w14:paraId="78707F1E" w14:textId="77777777" w:rsidR="004A7AFC" w:rsidRPr="005F252C" w:rsidRDefault="004A7AFC">
      <w:pPr>
        <w:rPr>
          <w:sz w:val="22"/>
          <w:rPrChange w:id="670" w:author="Al Riyami, Azza OLNG-SCC/12" w:date="2026-03-30T14:14:00Z" w16du:dateUtc="2026-03-30T10:14:00Z">
            <w:rPr>
              <w:rFonts w:ascii="Times New Roman" w:hAnsi="Times New Roman"/>
              <w:sz w:val="22"/>
            </w:rPr>
          </w:rPrChange>
        </w:rPr>
      </w:pPr>
      <w:r w:rsidRPr="005F252C">
        <w:br w:type="page"/>
      </w:r>
    </w:p>
    <w:p w14:paraId="7CEEC0BF" w14:textId="45DADD81" w:rsidR="00B506B6" w:rsidRPr="005F252C" w:rsidDel="004A7AFC" w:rsidRDefault="00B506B6">
      <w:pPr>
        <w:pStyle w:val="Level3"/>
        <w:rPr>
          <w:del w:id="671" w:author="Al Oraimi, Ahmed Mubarak OLNG-ICV/T2" w:date="2026-03-28T15:28:00Z" w16du:dateUtc="2026-03-28T11:28:00Z"/>
          <w:rFonts w:ascii="Candara" w:hAnsi="Candara"/>
          <w:rPrChange w:id="672" w:author="Al Riyami, Azza OLNG-SCC/12" w:date="2026-03-30T14:14:00Z" w16du:dateUtc="2026-03-30T10:14:00Z">
            <w:rPr>
              <w:del w:id="673" w:author="Al Oraimi, Ahmed Mubarak OLNG-ICV/T2" w:date="2026-03-28T15:28:00Z" w16du:dateUtc="2026-03-28T11:28:00Z"/>
              <w:rFonts w:asciiTheme="majorBidi" w:eastAsia="Calibri" w:hAnsiTheme="majorBidi" w:cstheme="majorBidi"/>
              <w:bCs/>
              <w:sz w:val="22"/>
            </w:rPr>
          </w:rPrChange>
        </w:rPr>
        <w:pPrChange w:id="674" w:author="Al Oraimi, Ahmed Mubarak OLNG-ICV/T2" w:date="2026-03-28T03:01:00Z" w16du:dateUtc="2026-03-27T23:01:00Z">
          <w:pPr>
            <w:numPr>
              <w:ilvl w:val="1"/>
              <w:numId w:val="16"/>
            </w:numPr>
            <w:suppressAutoHyphens/>
            <w:autoSpaceDN w:val="0"/>
            <w:spacing w:before="120"/>
            <w:ind w:left="1134" w:hanging="1134"/>
            <w:jc w:val="both"/>
            <w:textAlignment w:val="baseline"/>
          </w:pPr>
        </w:pPrChange>
      </w:pPr>
      <w:del w:id="675" w:author="Al Oraimi, Ahmed Mubarak OLNG-ICV/T2" w:date="2026-03-28T03:04:00Z" w16du:dateUtc="2026-03-27T23:04:00Z">
        <w:r w:rsidRPr="005F252C" w:rsidDel="004A65B3">
          <w:rPr>
            <w:rFonts w:ascii="Candara" w:hAnsi="Candara"/>
            <w:rPrChange w:id="676" w:author="Al Riyami, Azza OLNG-SCC/12" w:date="2026-03-30T14:14:00Z" w16du:dateUtc="2026-03-30T10:14:00Z">
              <w:rPr>
                <w:rFonts w:asciiTheme="majorBidi" w:eastAsia="Calibri" w:hAnsiTheme="majorBidi" w:cstheme="majorBidi"/>
                <w:bCs/>
              </w:rPr>
            </w:rPrChange>
          </w:rPr>
          <w:lastRenderedPageBreak/>
          <w:delText xml:space="preserve"> </w:delText>
        </w:r>
      </w:del>
    </w:p>
    <w:p w14:paraId="6E654BA8" w14:textId="55A5C9EC" w:rsidR="008E3C9F" w:rsidRPr="005F252C" w:rsidRDefault="00B506B6" w:rsidP="004A7AFC">
      <w:pPr>
        <w:pStyle w:val="Level3"/>
        <w:rPr>
          <w:ins w:id="677" w:author="Al Oraimi, Ahmed Mubarak OLNG-ICV/T2" w:date="2026-03-28T05:55:00Z" w16du:dateUtc="2026-03-28T01:55:00Z"/>
          <w:rFonts w:ascii="Candara" w:hAnsi="Candara"/>
          <w:rPrChange w:id="678" w:author="Al Riyami, Azza OLNG-SCC/12" w:date="2026-03-30T14:14:00Z" w16du:dateUtc="2026-03-30T10:14:00Z">
            <w:rPr>
              <w:ins w:id="679" w:author="Al Oraimi, Ahmed Mubarak OLNG-ICV/T2" w:date="2026-03-28T05:55:00Z" w16du:dateUtc="2026-03-28T01:55:00Z"/>
            </w:rPr>
          </w:rPrChange>
        </w:rPr>
      </w:pPr>
      <w:del w:id="680" w:author="Al Hashmi, Ahmed OLNG-ICV/1" w:date="2026-03-18T12:10:00Z" w16du:dateUtc="2026-03-18T08:10:00Z">
        <w:r w:rsidRPr="005F252C" w:rsidDel="00833133">
          <w:rPr>
            <w:rFonts w:ascii="Candara" w:hAnsi="Candara"/>
            <w:rPrChange w:id="681" w:author="Al Riyami, Azza OLNG-SCC/12" w:date="2026-03-30T14:14:00Z" w16du:dateUtc="2026-03-30T10:14:00Z">
              <w:rPr/>
            </w:rPrChange>
          </w:rPr>
          <w:delText>CONTRACTOR</w:delText>
        </w:r>
      </w:del>
      <w:ins w:id="682" w:author="Al Hashmi, Ahmed OLNG-ICV/1" w:date="2026-03-18T12:10:00Z" w16du:dateUtc="2026-03-18T08:10:00Z">
        <w:r w:rsidR="00833133" w:rsidRPr="005F252C">
          <w:rPr>
            <w:rFonts w:ascii="Candara" w:hAnsi="Candara"/>
            <w:rPrChange w:id="683" w:author="Al Riyami, Azza OLNG-SCC/12" w:date="2026-03-30T14:14:00Z" w16du:dateUtc="2026-03-30T10:14:00Z">
              <w:rPr/>
            </w:rPrChange>
          </w:rPr>
          <w:t>CONTRACTOR</w:t>
        </w:r>
      </w:ins>
      <w:r w:rsidRPr="005F252C">
        <w:rPr>
          <w:rFonts w:ascii="Candara" w:hAnsi="Candara"/>
          <w:rPrChange w:id="684" w:author="Al Riyami, Azza OLNG-SCC/12" w:date="2026-03-30T14:14:00Z" w16du:dateUtc="2026-03-30T10:14:00Z">
            <w:rPr/>
          </w:rPrChange>
        </w:rPr>
        <w:t xml:space="preserve"> shall </w:t>
      </w:r>
      <w:r w:rsidRPr="005F252C">
        <w:rPr>
          <w:rFonts w:ascii="Candara" w:hAnsi="Candara"/>
          <w:bCs/>
          <w:rPrChange w:id="685" w:author="Al Riyami, Azza OLNG-SCC/12" w:date="2026-03-30T14:14:00Z" w16du:dateUtc="2026-03-30T10:14:00Z">
            <w:rPr>
              <w:bCs/>
            </w:rPr>
          </w:rPrChange>
        </w:rPr>
        <w:t xml:space="preserve">assign responsibilities for communicating with the </w:t>
      </w:r>
      <w:del w:id="686" w:author="Al Hashmi, Ahmed OLNG-ICV/1" w:date="2026-03-18T12:11:00Z" w16du:dateUtc="2026-03-18T08:11:00Z">
        <w:r w:rsidRPr="005F252C" w:rsidDel="00833133">
          <w:rPr>
            <w:rFonts w:ascii="Candara" w:hAnsi="Candara"/>
            <w:bCs/>
            <w:rPrChange w:id="687" w:author="Al Riyami, Azza OLNG-SCC/12" w:date="2026-03-30T14:14:00Z" w16du:dateUtc="2026-03-30T10:14:00Z">
              <w:rPr>
                <w:bCs/>
              </w:rPr>
            </w:rPrChange>
          </w:rPr>
          <w:delText>COMPANY</w:delText>
        </w:r>
      </w:del>
      <w:ins w:id="688" w:author="Al Hashmi, Ahmed OLNG-ICV/1" w:date="2026-03-18T12:11:00Z" w16du:dateUtc="2026-03-18T08:11:00Z">
        <w:r w:rsidR="00833133" w:rsidRPr="005F252C">
          <w:rPr>
            <w:rFonts w:ascii="Candara" w:hAnsi="Candara"/>
            <w:bCs/>
            <w:rPrChange w:id="689" w:author="Al Riyami, Azza OLNG-SCC/12" w:date="2026-03-30T14:14:00Z" w16du:dateUtc="2026-03-30T10:14:00Z">
              <w:rPr>
                <w:bCs/>
              </w:rPr>
            </w:rPrChange>
          </w:rPr>
          <w:t>COMPANY</w:t>
        </w:r>
      </w:ins>
      <w:r w:rsidRPr="005F252C">
        <w:rPr>
          <w:rFonts w:ascii="Candara" w:hAnsi="Candara"/>
          <w:bCs/>
          <w:rPrChange w:id="690" w:author="Al Riyami, Azza OLNG-SCC/12" w:date="2026-03-30T14:14:00Z" w16du:dateUtc="2026-03-30T10:14:00Z">
            <w:rPr>
              <w:bCs/>
            </w:rPr>
          </w:rPrChange>
        </w:rPr>
        <w:t xml:space="preserve"> on matters to do with ICV to a specified position</w:t>
      </w:r>
      <w:r w:rsidRPr="005F252C">
        <w:rPr>
          <w:rFonts w:ascii="Candara" w:hAnsi="Candara"/>
          <w:rPrChange w:id="691" w:author="Al Riyami, Azza OLNG-SCC/12" w:date="2026-03-30T14:14:00Z" w16du:dateUtc="2026-03-30T10:14:00Z">
            <w:rPr/>
          </w:rPrChange>
        </w:rPr>
        <w:t xml:space="preserve"> in the </w:t>
      </w:r>
      <w:del w:id="692" w:author="Al Hashmi, Ahmed OLNG-ICV/1" w:date="2026-03-18T12:10:00Z" w16du:dateUtc="2026-03-18T08:10:00Z">
        <w:r w:rsidRPr="005F252C" w:rsidDel="00833133">
          <w:rPr>
            <w:rFonts w:ascii="Candara" w:hAnsi="Candara"/>
            <w:rPrChange w:id="693" w:author="Al Riyami, Azza OLNG-SCC/12" w:date="2026-03-30T14:14:00Z" w16du:dateUtc="2026-03-30T10:14:00Z">
              <w:rPr/>
            </w:rPrChange>
          </w:rPr>
          <w:delText>CONTRACTOR</w:delText>
        </w:r>
      </w:del>
      <w:ins w:id="694" w:author="Al Hashmi, Ahmed OLNG-ICV/1" w:date="2026-03-18T12:10:00Z" w16du:dateUtc="2026-03-18T08:10:00Z">
        <w:r w:rsidR="00833133" w:rsidRPr="005F252C">
          <w:rPr>
            <w:rFonts w:ascii="Candara" w:hAnsi="Candara"/>
            <w:rPrChange w:id="695" w:author="Al Riyami, Azza OLNG-SCC/12" w:date="2026-03-30T14:14:00Z" w16du:dateUtc="2026-03-30T10:14:00Z">
              <w:rPr/>
            </w:rPrChange>
          </w:rPr>
          <w:t>CONTRACTOR</w:t>
        </w:r>
      </w:ins>
      <w:r w:rsidRPr="005F252C">
        <w:rPr>
          <w:rFonts w:ascii="Candara" w:hAnsi="Candara"/>
          <w:rPrChange w:id="696" w:author="Al Riyami, Azza OLNG-SCC/12" w:date="2026-03-30T14:14:00Z" w16du:dateUtc="2026-03-30T10:14:00Z">
            <w:rPr/>
          </w:rPrChange>
        </w:rPr>
        <w:t xml:space="preserve">’S </w:t>
      </w:r>
      <w:del w:id="697" w:author="Al Hashmi, Ahmed OLNG-ICV/1" w:date="2026-03-18T12:11:00Z" w16du:dateUtc="2026-03-18T08:11:00Z">
        <w:r w:rsidRPr="005F252C" w:rsidDel="00833133">
          <w:rPr>
            <w:rFonts w:ascii="Candara" w:hAnsi="Candara"/>
            <w:rPrChange w:id="698" w:author="Al Riyami, Azza OLNG-SCC/12" w:date="2026-03-30T14:14:00Z" w16du:dateUtc="2026-03-30T10:14:00Z">
              <w:rPr/>
            </w:rPrChange>
          </w:rPr>
          <w:delText>COMPANY</w:delText>
        </w:r>
      </w:del>
      <w:del w:id="699" w:author="Al Hashmi, Ahmed OLNG-ICV/1" w:date="2026-03-18T12:23:00Z" w16du:dateUtc="2026-03-18T08:23:00Z">
        <w:r w:rsidRPr="005F252C" w:rsidDel="008A0128">
          <w:rPr>
            <w:rFonts w:ascii="Candara" w:hAnsi="Candara"/>
            <w:rPrChange w:id="700" w:author="Al Riyami, Azza OLNG-SCC/12" w:date="2026-03-30T14:14:00Z" w16du:dateUtc="2026-03-30T10:14:00Z">
              <w:rPr/>
            </w:rPrChange>
          </w:rPr>
          <w:delText>, and</w:delText>
        </w:r>
      </w:del>
      <w:ins w:id="701" w:author="Al Hashmi, Ahmed OLNG-ICV/1" w:date="2026-03-18T12:23:00Z" w16du:dateUtc="2026-03-18T08:23:00Z">
        <w:r w:rsidR="008A0128" w:rsidRPr="005F252C">
          <w:rPr>
            <w:rFonts w:ascii="Candara" w:hAnsi="Candara"/>
            <w:rPrChange w:id="702" w:author="Al Riyami, Azza OLNG-SCC/12" w:date="2026-03-30T14:14:00Z" w16du:dateUtc="2026-03-30T10:14:00Z">
              <w:rPr/>
            </w:rPrChange>
          </w:rPr>
          <w:t>COMPANY and</w:t>
        </w:r>
      </w:ins>
      <w:r w:rsidRPr="005F252C">
        <w:rPr>
          <w:rFonts w:ascii="Candara" w:hAnsi="Candara"/>
          <w:rPrChange w:id="703" w:author="Al Riyami, Azza OLNG-SCC/12" w:date="2026-03-30T14:14:00Z" w16du:dateUtc="2026-03-30T10:14:00Z">
            <w:rPr/>
          </w:rPrChange>
        </w:rPr>
        <w:t xml:space="preserve"> shall provide relevant contact details to the </w:t>
      </w:r>
      <w:del w:id="704" w:author="Al Hashmi, Ahmed OLNG-ICV/1" w:date="2026-03-18T12:11:00Z" w16du:dateUtc="2026-03-18T08:11:00Z">
        <w:r w:rsidRPr="005F252C" w:rsidDel="00833133">
          <w:rPr>
            <w:rFonts w:ascii="Candara" w:hAnsi="Candara"/>
            <w:rPrChange w:id="705" w:author="Al Riyami, Azza OLNG-SCC/12" w:date="2026-03-30T14:14:00Z" w16du:dateUtc="2026-03-30T10:14:00Z">
              <w:rPr/>
            </w:rPrChange>
          </w:rPr>
          <w:delText>COMPANY</w:delText>
        </w:r>
      </w:del>
      <w:ins w:id="706" w:author="Al Hashmi, Ahmed OLNG-ICV/1" w:date="2026-03-18T12:11:00Z" w16du:dateUtc="2026-03-18T08:11:00Z">
        <w:r w:rsidR="00833133" w:rsidRPr="005F252C">
          <w:rPr>
            <w:rFonts w:ascii="Candara" w:hAnsi="Candara"/>
            <w:rPrChange w:id="707" w:author="Al Riyami, Azza OLNG-SCC/12" w:date="2026-03-30T14:14:00Z" w16du:dateUtc="2026-03-30T10:14:00Z">
              <w:rPr/>
            </w:rPrChange>
          </w:rPr>
          <w:t>COMPANY</w:t>
        </w:r>
      </w:ins>
      <w:r w:rsidRPr="005F252C">
        <w:rPr>
          <w:rFonts w:ascii="Candara" w:hAnsi="Candara"/>
          <w:rPrChange w:id="708" w:author="Al Riyami, Azza OLNG-SCC/12" w:date="2026-03-30T14:14:00Z" w16du:dateUtc="2026-03-30T10:14:00Z">
            <w:rPr/>
          </w:rPrChange>
        </w:rPr>
        <w:t>. For clarity, matters to do with ICV include, but are not limited to, clarifications of the ICV Plan (</w:t>
      </w:r>
      <w:r w:rsidRPr="005F252C">
        <w:rPr>
          <w:rFonts w:ascii="Candara" w:hAnsi="Candara"/>
          <w:rPrChange w:id="709" w:author="Al Riyami, Azza OLNG-SCC/12" w:date="2026-03-30T14:14:00Z" w16du:dateUtc="2026-03-30T10:14:00Z">
            <w:rPr>
              <w:rFonts w:asciiTheme="majorBidi" w:eastAsia="Calibri" w:hAnsiTheme="majorBidi"/>
              <w:sz w:val="20"/>
            </w:rPr>
          </w:rPrChange>
        </w:rPr>
        <w:t>Article 1.4</w:t>
      </w:r>
      <w:r w:rsidRPr="005F252C">
        <w:rPr>
          <w:rFonts w:ascii="Candara" w:hAnsi="Candara"/>
          <w:rPrChange w:id="710" w:author="Al Riyami, Azza OLNG-SCC/12" w:date="2026-03-30T14:14:00Z" w16du:dateUtc="2026-03-30T10:14:00Z">
            <w:rPr/>
          </w:rPrChange>
        </w:rPr>
        <w:t>); clarifications of Made-in-Oman Certificates and calculations of Omani Origin (</w:t>
      </w:r>
      <w:r w:rsidRPr="005F252C">
        <w:rPr>
          <w:rFonts w:ascii="Candara" w:hAnsi="Candara"/>
          <w:rPrChange w:id="711" w:author="Al Riyami, Azza OLNG-SCC/12" w:date="2026-03-30T14:14:00Z" w16du:dateUtc="2026-03-30T10:14:00Z">
            <w:rPr>
              <w:rFonts w:asciiTheme="majorBidi" w:eastAsia="Calibri" w:hAnsiTheme="majorBidi"/>
              <w:sz w:val="20"/>
            </w:rPr>
          </w:rPrChange>
        </w:rPr>
        <w:t>Articles 3.1 and 3.2</w:t>
      </w:r>
      <w:r w:rsidRPr="005F252C">
        <w:rPr>
          <w:rFonts w:ascii="Candara" w:hAnsi="Candara"/>
          <w:rPrChange w:id="712" w:author="Al Riyami, Azza OLNG-SCC/12" w:date="2026-03-30T14:14:00Z" w16du:dateUtc="2026-03-30T10:14:00Z">
            <w:rPr/>
          </w:rPrChange>
        </w:rPr>
        <w:t xml:space="preserve">); establishing the ICV Reporting Schedule </w:t>
      </w:r>
      <w:r w:rsidRPr="005F252C">
        <w:rPr>
          <w:rFonts w:ascii="Candara" w:hAnsi="Candara"/>
          <w:rPrChange w:id="713" w:author="Al Riyami, Azza OLNG-SCC/12" w:date="2026-03-30T14:14:00Z" w16du:dateUtc="2026-03-30T10:14:00Z">
            <w:rPr>
              <w:rFonts w:asciiTheme="majorBidi" w:eastAsia="Calibri" w:hAnsiTheme="majorBidi"/>
              <w:sz w:val="20"/>
            </w:rPr>
          </w:rPrChange>
        </w:rPr>
        <w:t>(Article 4.1</w:t>
      </w:r>
      <w:r w:rsidRPr="005F252C">
        <w:rPr>
          <w:rFonts w:ascii="Candara" w:hAnsi="Candara"/>
          <w:rPrChange w:id="714" w:author="Al Riyami, Azza OLNG-SCC/12" w:date="2026-03-30T14:14:00Z" w16du:dateUtc="2026-03-30T10:14:00Z">
            <w:rPr/>
          </w:rPrChange>
        </w:rPr>
        <w:t xml:space="preserve">); clarifications of monitoring reports (Article 4.2); and the exercising of the </w:t>
      </w:r>
      <w:del w:id="715" w:author="Al Hashmi, Ahmed OLNG-ICV/1" w:date="2026-03-18T12:11:00Z" w16du:dateUtc="2026-03-18T08:11:00Z">
        <w:r w:rsidRPr="005F252C" w:rsidDel="00833133">
          <w:rPr>
            <w:rFonts w:ascii="Candara" w:hAnsi="Candara"/>
            <w:rPrChange w:id="716" w:author="Al Riyami, Azza OLNG-SCC/12" w:date="2026-03-30T14:14:00Z" w16du:dateUtc="2026-03-30T10:14:00Z">
              <w:rPr/>
            </w:rPrChange>
          </w:rPr>
          <w:delText>COMPANY</w:delText>
        </w:r>
      </w:del>
      <w:ins w:id="717" w:author="Al Hashmi, Ahmed OLNG-ICV/1" w:date="2026-03-18T12:11:00Z" w16du:dateUtc="2026-03-18T08:11:00Z">
        <w:r w:rsidR="00833133" w:rsidRPr="005F252C">
          <w:rPr>
            <w:rFonts w:ascii="Candara" w:hAnsi="Candara"/>
            <w:rPrChange w:id="718" w:author="Al Riyami, Azza OLNG-SCC/12" w:date="2026-03-30T14:14:00Z" w16du:dateUtc="2026-03-30T10:14:00Z">
              <w:rPr/>
            </w:rPrChange>
          </w:rPr>
          <w:t>COMPANY</w:t>
        </w:r>
      </w:ins>
      <w:r w:rsidRPr="005F252C">
        <w:rPr>
          <w:rFonts w:ascii="Candara" w:hAnsi="Candara"/>
          <w:rPrChange w:id="719" w:author="Al Riyami, Azza OLNG-SCC/12" w:date="2026-03-30T14:14:00Z" w16du:dateUtc="2026-03-30T10:14:00Z">
            <w:rPr/>
          </w:rPrChange>
        </w:rPr>
        <w:t>’S right to audit (</w:t>
      </w:r>
      <w:r w:rsidRPr="005F252C">
        <w:rPr>
          <w:rFonts w:ascii="Candara" w:hAnsi="Candara"/>
          <w:rPrChange w:id="720" w:author="Al Riyami, Azza OLNG-SCC/12" w:date="2026-03-30T14:14:00Z" w16du:dateUtc="2026-03-30T10:14:00Z">
            <w:rPr>
              <w:rFonts w:asciiTheme="majorBidi" w:eastAsia="Calibri" w:hAnsiTheme="majorBidi"/>
              <w:sz w:val="20"/>
            </w:rPr>
          </w:rPrChange>
        </w:rPr>
        <w:t>Article 5.3</w:t>
      </w:r>
      <w:r w:rsidRPr="005F252C">
        <w:rPr>
          <w:rFonts w:ascii="Candara" w:hAnsi="Candara"/>
          <w:rPrChange w:id="721" w:author="Al Riyami, Azza OLNG-SCC/12" w:date="2026-03-30T14:14:00Z" w16du:dateUtc="2026-03-30T10:14:00Z">
            <w:rPr/>
          </w:rPrChange>
        </w:rPr>
        <w:t>).</w:t>
      </w:r>
    </w:p>
    <w:p w14:paraId="57D65C75" w14:textId="1C439C3D" w:rsidR="00B506B6" w:rsidRPr="005F252C" w:rsidDel="004A7AFC" w:rsidRDefault="00B506B6">
      <w:pPr>
        <w:rPr>
          <w:del w:id="722" w:author="Al Oraimi, Ahmed Mubarak OLNG-ICV/T2" w:date="2026-03-28T15:27:00Z" w16du:dateUtc="2026-03-28T11:27:00Z"/>
          <w:sz w:val="22"/>
          <w:rPrChange w:id="723" w:author="Al Riyami, Azza OLNG-SCC/12" w:date="2026-03-30T14:14:00Z" w16du:dateUtc="2026-03-30T10:14:00Z">
            <w:rPr>
              <w:del w:id="724" w:author="Al Oraimi, Ahmed Mubarak OLNG-ICV/T2" w:date="2026-03-28T15:27:00Z" w16du:dateUtc="2026-03-28T11:27:00Z"/>
            </w:rPr>
          </w:rPrChange>
        </w:rPr>
        <w:pPrChange w:id="725" w:author="Al Oraimi, Ahmed Mubarak OLNG-ICV/T2" w:date="2026-03-28T05:55:00Z" w16du:dateUtc="2026-03-28T01:55:00Z">
          <w:pPr>
            <w:numPr>
              <w:ilvl w:val="1"/>
              <w:numId w:val="16"/>
            </w:numPr>
            <w:suppressAutoHyphens/>
            <w:autoSpaceDN w:val="0"/>
            <w:spacing w:before="120"/>
            <w:ind w:left="1134" w:hanging="1134"/>
            <w:jc w:val="both"/>
            <w:textAlignment w:val="baseline"/>
          </w:pPr>
        </w:pPrChange>
      </w:pPr>
      <w:bookmarkStart w:id="726" w:name="_Toc225638834"/>
      <w:bookmarkStart w:id="727" w:name="_Toc225648436"/>
      <w:bookmarkStart w:id="728" w:name="_Toc225665825"/>
      <w:bookmarkStart w:id="729" w:name="_Toc225665904"/>
      <w:bookmarkStart w:id="730" w:name="_Toc225666110"/>
      <w:bookmarkStart w:id="731" w:name="_Toc225666147"/>
      <w:bookmarkEnd w:id="726"/>
      <w:bookmarkEnd w:id="727"/>
      <w:bookmarkEnd w:id="728"/>
      <w:bookmarkEnd w:id="729"/>
      <w:bookmarkEnd w:id="730"/>
      <w:bookmarkEnd w:id="731"/>
    </w:p>
    <w:p w14:paraId="3F145801" w14:textId="77777777" w:rsidR="00B506B6" w:rsidRPr="005F252C" w:rsidRDefault="00B506B6">
      <w:pPr>
        <w:pStyle w:val="Heading2"/>
        <w:rPr>
          <w:rFonts w:ascii="Candara" w:eastAsia="Calibri" w:hAnsi="Candara"/>
          <w:smallCaps/>
          <w:rPrChange w:id="732" w:author="Al Riyami, Azza OLNG-SCC/12" w:date="2026-03-30T14:14:00Z" w16du:dateUtc="2026-03-30T10:14:00Z">
            <w:rPr>
              <w:rFonts w:eastAsia="Calibri"/>
              <w:smallCaps/>
            </w:rPr>
          </w:rPrChange>
        </w:rPr>
        <w:pPrChange w:id="733" w:author="Al Oraimi, Ahmed Mubarak OLNG-ICV/T2" w:date="2026-03-28T03:01:00Z" w16du:dateUtc="2026-03-27T23:01:00Z">
          <w:pPr>
            <w:pStyle w:val="Heading1"/>
            <w:numPr>
              <w:numId w:val="16"/>
            </w:numPr>
            <w:tabs>
              <w:tab w:val="clear" w:pos="576"/>
              <w:tab w:val="left" w:pos="1134"/>
            </w:tabs>
            <w:spacing w:before="120"/>
            <w:ind w:left="1134" w:hanging="1134"/>
          </w:pPr>
        </w:pPrChange>
      </w:pPr>
      <w:bookmarkStart w:id="734" w:name="_Toc225666148"/>
      <w:r w:rsidRPr="005F252C">
        <w:rPr>
          <w:rFonts w:ascii="Candara" w:eastAsia="Calibri" w:hAnsi="Candara"/>
          <w:rPrChange w:id="735" w:author="Al Riyami, Azza OLNG-SCC/12" w:date="2026-03-30T14:14:00Z" w16du:dateUtc="2026-03-30T10:14:00Z">
            <w:rPr>
              <w:rFonts w:eastAsia="Calibri"/>
            </w:rPr>
          </w:rPrChange>
        </w:rPr>
        <w:t>EVIDENCE OF OMANI ORIGIN FOR GOODS</w:t>
      </w:r>
      <w:bookmarkEnd w:id="734"/>
    </w:p>
    <w:p w14:paraId="0A80EE77" w14:textId="253CB3D0" w:rsidR="00B506B6" w:rsidRPr="00BA56F3" w:rsidRDefault="00B506B6">
      <w:pPr>
        <w:pStyle w:val="Level3"/>
        <w:rPr>
          <w:bCs/>
        </w:rPr>
        <w:pPrChange w:id="736" w:author="Al Oraimi, Ahmed Mubarak OLNG-ICV/T2" w:date="2026-03-28T03:01:00Z" w16du:dateUtc="2026-03-27T23:01:00Z">
          <w:pPr>
            <w:numPr>
              <w:ilvl w:val="1"/>
              <w:numId w:val="16"/>
            </w:numPr>
            <w:suppressAutoHyphens/>
            <w:autoSpaceDN w:val="0"/>
            <w:spacing w:before="120"/>
            <w:ind w:left="1134" w:hanging="1134"/>
            <w:jc w:val="both"/>
            <w:textAlignment w:val="baseline"/>
          </w:pPr>
        </w:pPrChange>
      </w:pPr>
      <w:r w:rsidRPr="005F252C">
        <w:rPr>
          <w:rFonts w:ascii="Candara" w:hAnsi="Candara"/>
          <w:rPrChange w:id="737" w:author="Al Riyami, Azza OLNG-SCC/12" w:date="2026-03-30T14:14:00Z" w16du:dateUtc="2026-03-30T10:14:00Z">
            <w:rPr/>
          </w:rPrChange>
        </w:rPr>
        <w:t xml:space="preserve">The </w:t>
      </w:r>
      <w:del w:id="738" w:author="Al Hashmi, Ahmed OLNG-ICV/1" w:date="2026-03-18T12:10:00Z" w16du:dateUtc="2026-03-18T08:10:00Z">
        <w:r w:rsidRPr="005F252C" w:rsidDel="00833133">
          <w:rPr>
            <w:rFonts w:ascii="Candara" w:hAnsi="Candara"/>
            <w:rPrChange w:id="739" w:author="Al Riyami, Azza OLNG-SCC/12" w:date="2026-03-30T14:14:00Z" w16du:dateUtc="2026-03-30T10:14:00Z">
              <w:rPr/>
            </w:rPrChange>
          </w:rPr>
          <w:delText>CONTRACTOR</w:delText>
        </w:r>
      </w:del>
      <w:ins w:id="740" w:author="Al Hashmi, Ahmed OLNG-ICV/1" w:date="2026-03-18T12:10:00Z" w16du:dateUtc="2026-03-18T08:10:00Z">
        <w:r w:rsidR="00833133" w:rsidRPr="005F252C">
          <w:rPr>
            <w:rFonts w:ascii="Candara" w:hAnsi="Candara"/>
            <w:rPrChange w:id="741" w:author="Al Riyami, Azza OLNG-SCC/12" w:date="2026-03-30T14:14:00Z" w16du:dateUtc="2026-03-30T10:14:00Z">
              <w:rPr/>
            </w:rPrChange>
          </w:rPr>
          <w:t>CONTRACTOR</w:t>
        </w:r>
      </w:ins>
      <w:r w:rsidRPr="005F252C">
        <w:rPr>
          <w:rFonts w:ascii="Candara" w:hAnsi="Candara"/>
          <w:rPrChange w:id="742" w:author="Al Riyami, Azza OLNG-SCC/12" w:date="2026-03-30T14:14:00Z" w16du:dateUtc="2026-03-30T10:14:00Z">
            <w:rPr/>
          </w:rPrChange>
        </w:rPr>
        <w:t xml:space="preserve"> shall be required, at its own expense, and shall require its SUB</w:t>
      </w:r>
      <w:del w:id="743" w:author="Al Hashmi, Ahmed OLNG-ICV/1" w:date="2026-03-18T12:10:00Z" w16du:dateUtc="2026-03-18T08:10:00Z">
        <w:r w:rsidRPr="005F252C" w:rsidDel="00833133">
          <w:rPr>
            <w:rFonts w:ascii="Candara" w:hAnsi="Candara"/>
            <w:rPrChange w:id="744" w:author="Al Riyami, Azza OLNG-SCC/12" w:date="2026-03-30T14:14:00Z" w16du:dateUtc="2026-03-30T10:14:00Z">
              <w:rPr/>
            </w:rPrChange>
          </w:rPr>
          <w:delText>CONTRACTOR</w:delText>
        </w:r>
      </w:del>
      <w:ins w:id="745" w:author="Al Hashmi, Ahmed OLNG-ICV/1" w:date="2026-03-18T12:10:00Z" w16du:dateUtc="2026-03-18T08:10:00Z">
        <w:r w:rsidR="00833133" w:rsidRPr="005F252C">
          <w:rPr>
            <w:rFonts w:ascii="Candara" w:hAnsi="Candara"/>
            <w:rPrChange w:id="746" w:author="Al Riyami, Azza OLNG-SCC/12" w:date="2026-03-30T14:14:00Z" w16du:dateUtc="2026-03-30T10:14:00Z">
              <w:rPr/>
            </w:rPrChange>
          </w:rPr>
          <w:t>CONTRACTOR</w:t>
        </w:r>
      </w:ins>
      <w:r w:rsidRPr="005F252C">
        <w:rPr>
          <w:rFonts w:ascii="Candara" w:hAnsi="Candara"/>
          <w:rPrChange w:id="747" w:author="Al Riyami, Azza OLNG-SCC/12" w:date="2026-03-30T14:14:00Z" w16du:dateUtc="2026-03-30T10:14:00Z">
            <w:rPr/>
          </w:rPrChange>
        </w:rPr>
        <w:t xml:space="preserve">’S and suppliers to </w:t>
      </w:r>
      <w:r w:rsidRPr="005F252C">
        <w:rPr>
          <w:rFonts w:ascii="Candara" w:hAnsi="Candara"/>
          <w:bCs/>
          <w:rPrChange w:id="748" w:author="Al Riyami, Azza OLNG-SCC/12" w:date="2026-03-30T14:14:00Z" w16du:dateUtc="2026-03-30T10:14:00Z">
            <w:rPr>
              <w:bCs/>
            </w:rPr>
          </w:rPrChange>
        </w:rPr>
        <w:t>obtain assurance that commitments to expenditure on Made in Oman Goods included in Table D1 are assigned to, and only to, products, materials and equipment that are included in the List of goods of Omani origin issued by the Ministry of Commerce.</w:t>
      </w:r>
      <w:del w:id="749" w:author="Al Oraimi, Ahmed Mubarak OLNG-ICV/T2" w:date="2026-03-28T03:04:00Z" w16du:dateUtc="2026-03-27T23:04:00Z">
        <w:r w:rsidRPr="005F252C" w:rsidDel="004A65B3">
          <w:rPr>
            <w:rFonts w:ascii="Candara" w:hAnsi="Candara"/>
            <w:bCs/>
            <w:rPrChange w:id="750" w:author="Al Riyami, Azza OLNG-SCC/12" w:date="2026-03-30T14:14:00Z" w16du:dateUtc="2026-03-30T10:14:00Z">
              <w:rPr>
                <w:bCs/>
              </w:rPr>
            </w:rPrChange>
          </w:rPr>
          <w:delText xml:space="preserve">  </w:delText>
        </w:r>
      </w:del>
    </w:p>
    <w:p w14:paraId="0F490561" w14:textId="7B0EABCC" w:rsidR="00B506B6" w:rsidRPr="00BA56F3" w:rsidRDefault="00B506B6">
      <w:pPr>
        <w:pStyle w:val="Level3"/>
        <w:pPrChange w:id="751" w:author="Al Oraimi, Ahmed Mubarak OLNG-ICV/T2" w:date="2026-03-28T03:02:00Z" w16du:dateUtc="2026-03-27T23:02:00Z">
          <w:pPr>
            <w:numPr>
              <w:ilvl w:val="1"/>
              <w:numId w:val="16"/>
            </w:numPr>
            <w:suppressAutoHyphens/>
            <w:autoSpaceDN w:val="0"/>
            <w:spacing w:before="120"/>
            <w:ind w:left="1134" w:hanging="1134"/>
            <w:jc w:val="both"/>
            <w:textAlignment w:val="baseline"/>
          </w:pPr>
        </w:pPrChange>
      </w:pPr>
      <w:r w:rsidRPr="005F252C">
        <w:rPr>
          <w:rFonts w:ascii="Candara" w:hAnsi="Candara"/>
          <w:rPrChange w:id="752" w:author="Al Riyami, Azza OLNG-SCC/12" w:date="2026-03-30T14:14:00Z" w16du:dateUtc="2026-03-30T10:14:00Z">
            <w:rPr/>
          </w:rPrChange>
        </w:rPr>
        <w:t xml:space="preserve">The </w:t>
      </w:r>
      <w:del w:id="753" w:author="Al Hashmi, Ahmed OLNG-ICV/1" w:date="2026-03-18T12:11:00Z" w16du:dateUtc="2026-03-18T08:11:00Z">
        <w:r w:rsidRPr="005F252C" w:rsidDel="00833133">
          <w:rPr>
            <w:rFonts w:ascii="Candara" w:hAnsi="Candara"/>
            <w:rPrChange w:id="754" w:author="Al Riyami, Azza OLNG-SCC/12" w:date="2026-03-30T14:14:00Z" w16du:dateUtc="2026-03-30T10:14:00Z">
              <w:rPr/>
            </w:rPrChange>
          </w:rPr>
          <w:delText>COMPANY</w:delText>
        </w:r>
      </w:del>
      <w:ins w:id="755" w:author="Al Hashmi, Ahmed OLNG-ICV/1" w:date="2026-03-18T12:11:00Z" w16du:dateUtc="2026-03-18T08:11:00Z">
        <w:r w:rsidR="00833133" w:rsidRPr="005F252C">
          <w:rPr>
            <w:rFonts w:ascii="Candara" w:hAnsi="Candara"/>
            <w:rPrChange w:id="756" w:author="Al Riyami, Azza OLNG-SCC/12" w:date="2026-03-30T14:14:00Z" w16du:dateUtc="2026-03-30T10:14:00Z">
              <w:rPr/>
            </w:rPrChange>
          </w:rPr>
          <w:t>COMPANY</w:t>
        </w:r>
      </w:ins>
      <w:r w:rsidRPr="005F252C">
        <w:rPr>
          <w:rFonts w:ascii="Candara" w:hAnsi="Candara"/>
          <w:rPrChange w:id="757" w:author="Al Riyami, Azza OLNG-SCC/12" w:date="2026-03-30T14:14:00Z" w16du:dateUtc="2026-03-30T10:14:00Z">
            <w:rPr/>
          </w:rPrChange>
        </w:rPr>
        <w:t xml:space="preserve"> reserves the right to request copies of such assurance obtained by the </w:t>
      </w:r>
      <w:del w:id="758" w:author="Al Hashmi, Ahmed OLNG-ICV/1" w:date="2026-03-18T12:10:00Z" w16du:dateUtc="2026-03-18T08:10:00Z">
        <w:r w:rsidRPr="005F252C" w:rsidDel="00833133">
          <w:rPr>
            <w:rFonts w:ascii="Candara" w:hAnsi="Candara"/>
            <w:rPrChange w:id="759" w:author="Al Riyami, Azza OLNG-SCC/12" w:date="2026-03-30T14:14:00Z" w16du:dateUtc="2026-03-30T10:14:00Z">
              <w:rPr/>
            </w:rPrChange>
          </w:rPr>
          <w:delText>CONTRACTOR</w:delText>
        </w:r>
      </w:del>
      <w:ins w:id="760" w:author="Al Hashmi, Ahmed OLNG-ICV/1" w:date="2026-03-18T12:10:00Z" w16du:dateUtc="2026-03-18T08:10:00Z">
        <w:r w:rsidR="00833133" w:rsidRPr="005F252C">
          <w:rPr>
            <w:rFonts w:ascii="Candara" w:hAnsi="Candara"/>
            <w:rPrChange w:id="761" w:author="Al Riyami, Azza OLNG-SCC/12" w:date="2026-03-30T14:14:00Z" w16du:dateUtc="2026-03-30T10:14:00Z">
              <w:rPr/>
            </w:rPrChange>
          </w:rPr>
          <w:t>CONTRACTOR</w:t>
        </w:r>
      </w:ins>
      <w:r w:rsidRPr="005F252C">
        <w:rPr>
          <w:rFonts w:ascii="Candara" w:hAnsi="Candara"/>
          <w:rPrChange w:id="762" w:author="Al Riyami, Azza OLNG-SCC/12" w:date="2026-03-30T14:14:00Z" w16du:dateUtc="2026-03-30T10:14:00Z">
            <w:rPr/>
          </w:rPrChange>
        </w:rPr>
        <w:t xml:space="preserve"> to support ICV claimed in any subsequent ICV performance reports submitted by the </w:t>
      </w:r>
      <w:del w:id="763" w:author="Al Hashmi, Ahmed OLNG-ICV/1" w:date="2026-03-18T12:10:00Z" w16du:dateUtc="2026-03-18T08:10:00Z">
        <w:r w:rsidRPr="005F252C" w:rsidDel="00833133">
          <w:rPr>
            <w:rFonts w:ascii="Candara" w:hAnsi="Candara"/>
            <w:rPrChange w:id="764" w:author="Al Riyami, Azza OLNG-SCC/12" w:date="2026-03-30T14:14:00Z" w16du:dateUtc="2026-03-30T10:14:00Z">
              <w:rPr/>
            </w:rPrChange>
          </w:rPr>
          <w:delText>CONTRACTOR</w:delText>
        </w:r>
      </w:del>
      <w:ins w:id="765" w:author="Al Hashmi, Ahmed OLNG-ICV/1" w:date="2026-03-18T12:10:00Z" w16du:dateUtc="2026-03-18T08:10:00Z">
        <w:r w:rsidR="00833133" w:rsidRPr="005F252C">
          <w:rPr>
            <w:rFonts w:ascii="Candara" w:hAnsi="Candara"/>
            <w:rPrChange w:id="766" w:author="Al Riyami, Azza OLNG-SCC/12" w:date="2026-03-30T14:14:00Z" w16du:dateUtc="2026-03-30T10:14:00Z">
              <w:rPr/>
            </w:rPrChange>
          </w:rPr>
          <w:t>CONTRACTOR</w:t>
        </w:r>
      </w:ins>
      <w:r w:rsidRPr="005F252C">
        <w:rPr>
          <w:rFonts w:ascii="Candara" w:hAnsi="Candara"/>
          <w:rPrChange w:id="767" w:author="Al Riyami, Azza OLNG-SCC/12" w:date="2026-03-30T14:14:00Z" w16du:dateUtc="2026-03-30T10:14:00Z">
            <w:rPr/>
          </w:rPrChange>
        </w:rPr>
        <w:t>.</w:t>
      </w:r>
      <w:del w:id="768" w:author="Al Oraimi, Ahmed Mubarak OLNG-ICV/T2" w:date="2026-03-28T03:04:00Z" w16du:dateUtc="2026-03-27T23:04:00Z">
        <w:r w:rsidRPr="005F252C" w:rsidDel="004A65B3">
          <w:rPr>
            <w:rFonts w:ascii="Candara" w:hAnsi="Candara"/>
            <w:rPrChange w:id="769" w:author="Al Riyami, Azza OLNG-SCC/12" w:date="2026-03-30T14:14:00Z" w16du:dateUtc="2026-03-30T10:14:00Z">
              <w:rPr/>
            </w:rPrChange>
          </w:rPr>
          <w:delText xml:space="preserve">  </w:delText>
        </w:r>
      </w:del>
    </w:p>
    <w:p w14:paraId="7F600BEA" w14:textId="77777777" w:rsidR="00B506B6" w:rsidRPr="005F252C" w:rsidRDefault="00B506B6">
      <w:pPr>
        <w:pStyle w:val="Heading2"/>
        <w:rPr>
          <w:rFonts w:ascii="Candara" w:eastAsia="Calibri" w:hAnsi="Candara"/>
          <w:smallCaps/>
          <w:rPrChange w:id="770" w:author="Al Riyami, Azza OLNG-SCC/12" w:date="2026-03-30T14:14:00Z" w16du:dateUtc="2026-03-30T10:14:00Z">
            <w:rPr>
              <w:rFonts w:eastAsia="Calibri"/>
              <w:smallCaps/>
            </w:rPr>
          </w:rPrChange>
        </w:rPr>
        <w:pPrChange w:id="771" w:author="Al Oraimi, Ahmed Mubarak OLNG-ICV/T2" w:date="2026-03-28T03:02:00Z" w16du:dateUtc="2026-03-27T23:02:00Z">
          <w:pPr>
            <w:pStyle w:val="Heading1"/>
            <w:numPr>
              <w:numId w:val="16"/>
            </w:numPr>
            <w:tabs>
              <w:tab w:val="clear" w:pos="576"/>
              <w:tab w:val="left" w:pos="1134"/>
            </w:tabs>
            <w:spacing w:before="120"/>
            <w:ind w:left="1134" w:hanging="1134"/>
          </w:pPr>
        </w:pPrChange>
      </w:pPr>
      <w:bookmarkStart w:id="772" w:name="_Toc225666149"/>
      <w:r w:rsidRPr="005F252C">
        <w:rPr>
          <w:rFonts w:ascii="Candara" w:eastAsia="Calibri" w:hAnsi="Candara"/>
          <w:rPrChange w:id="773" w:author="Al Riyami, Azza OLNG-SCC/12" w:date="2026-03-30T14:14:00Z" w16du:dateUtc="2026-03-30T10:14:00Z">
            <w:rPr>
              <w:rFonts w:eastAsia="Calibri"/>
            </w:rPr>
          </w:rPrChange>
        </w:rPr>
        <w:t>ICV MONITORING AND REPORTING</w:t>
      </w:r>
      <w:bookmarkEnd w:id="772"/>
    </w:p>
    <w:p w14:paraId="22B5FA42" w14:textId="7CE1A1CC" w:rsidR="00B506B6" w:rsidRPr="00BA56F3" w:rsidRDefault="00B506B6">
      <w:pPr>
        <w:pStyle w:val="Level3"/>
        <w:pPrChange w:id="774" w:author="Al Oraimi, Ahmed Mubarak OLNG-ICV/T2" w:date="2026-03-28T03:02:00Z" w16du:dateUtc="2026-03-27T23:02:00Z">
          <w:pPr>
            <w:numPr>
              <w:ilvl w:val="1"/>
              <w:numId w:val="16"/>
            </w:numPr>
            <w:suppressAutoHyphens/>
            <w:autoSpaceDN w:val="0"/>
            <w:spacing w:before="120"/>
            <w:ind w:left="1134" w:hanging="1134"/>
            <w:jc w:val="both"/>
            <w:textAlignment w:val="baseline"/>
          </w:pPr>
        </w:pPrChange>
      </w:pPr>
      <w:commentRangeStart w:id="775"/>
      <w:commentRangeStart w:id="776"/>
      <w:r w:rsidRPr="005F252C">
        <w:rPr>
          <w:rFonts w:ascii="Candara" w:hAnsi="Candara"/>
          <w:rPrChange w:id="777" w:author="Al Riyami, Azza OLNG-SCC/12" w:date="2026-03-30T14:14:00Z" w16du:dateUtc="2026-03-30T10:14:00Z">
            <w:rPr/>
          </w:rPrChange>
        </w:rPr>
        <w:t xml:space="preserve">Within </w:t>
      </w:r>
      <w:del w:id="778" w:author="Al Hashmi, Ahmed OLNG-ICV/1" w:date="2026-03-04T13:26:00Z" w16du:dateUtc="2026-03-04T09:26:00Z">
        <w:r w:rsidRPr="005F252C" w:rsidDel="00BD03F1">
          <w:rPr>
            <w:rFonts w:ascii="Candara" w:hAnsi="Candara"/>
            <w:rPrChange w:id="779" w:author="Al Riyami, Azza OLNG-SCC/12" w:date="2026-03-30T14:14:00Z" w16du:dateUtc="2026-03-30T10:14:00Z">
              <w:rPr/>
            </w:rPrChange>
          </w:rPr>
          <w:delText>14 days</w:delText>
        </w:r>
        <w:commentRangeEnd w:id="775"/>
        <w:r w:rsidR="00833133" w:rsidRPr="005F252C" w:rsidDel="00BD03F1">
          <w:rPr>
            <w:rStyle w:val="CommentReference"/>
            <w:rFonts w:ascii="Candara" w:hAnsi="Candara"/>
            <w:sz w:val="22"/>
            <w:szCs w:val="22"/>
            <w:rPrChange w:id="780" w:author="Al Riyami, Azza OLNG-SCC/12" w:date="2026-03-30T14:14:00Z" w16du:dateUtc="2026-03-30T10:14:00Z">
              <w:rPr>
                <w:rStyle w:val="CommentReference"/>
                <w:sz w:val="20"/>
                <w:szCs w:val="22"/>
              </w:rPr>
            </w:rPrChange>
          </w:rPr>
          <w:commentReference w:id="775"/>
        </w:r>
      </w:del>
      <w:commentRangeEnd w:id="776"/>
      <w:r w:rsidR="00BD03F1" w:rsidRPr="005F252C">
        <w:rPr>
          <w:rStyle w:val="CommentReference"/>
          <w:rFonts w:ascii="Candara" w:hAnsi="Candara"/>
          <w:sz w:val="22"/>
          <w:szCs w:val="22"/>
          <w:rPrChange w:id="781" w:author="Al Riyami, Azza OLNG-SCC/12" w:date="2026-03-30T14:14:00Z" w16du:dateUtc="2026-03-30T10:14:00Z">
            <w:rPr>
              <w:rStyle w:val="CommentReference"/>
              <w:sz w:val="20"/>
              <w:szCs w:val="22"/>
            </w:rPr>
          </w:rPrChange>
        </w:rPr>
        <w:commentReference w:id="776"/>
      </w:r>
      <w:ins w:id="782" w:author="Al Hashmi, Ahmed OLNG-ICV/1" w:date="2026-03-04T13:27:00Z" w16du:dateUtc="2026-03-04T09:27:00Z">
        <w:r w:rsidR="00BD03F1" w:rsidRPr="005F252C">
          <w:rPr>
            <w:rFonts w:ascii="Candara" w:hAnsi="Candara"/>
            <w:rPrChange w:id="783" w:author="Al Riyami, Azza OLNG-SCC/12" w:date="2026-03-30T14:14:00Z" w16du:dateUtc="2026-03-30T10:14:00Z">
              <w:rPr/>
            </w:rPrChange>
          </w:rPr>
          <w:t>O</w:t>
        </w:r>
      </w:ins>
      <w:ins w:id="784" w:author="Al Hashmi, Ahmed OLNG-ICV/1" w:date="2026-03-04T13:26:00Z" w16du:dateUtc="2026-03-04T09:26:00Z">
        <w:r w:rsidR="00BD03F1" w:rsidRPr="005F252C">
          <w:rPr>
            <w:rFonts w:ascii="Candara" w:hAnsi="Candara"/>
            <w:rPrChange w:id="785" w:author="Al Riyami, Azza OLNG-SCC/12" w:date="2026-03-30T14:14:00Z" w16du:dateUtc="2026-03-30T10:14:00Z">
              <w:rPr/>
            </w:rPrChange>
          </w:rPr>
          <w:t xml:space="preserve">ne (1) </w:t>
        </w:r>
      </w:ins>
      <w:del w:id="786" w:author="Al Hashmi, Ahmed OLNG-ICV/1" w:date="2026-03-04T13:31:00Z" w16du:dateUtc="2026-03-04T09:31:00Z">
        <w:r w:rsidRPr="005F252C" w:rsidDel="00BD03F1">
          <w:rPr>
            <w:rFonts w:ascii="Candara" w:hAnsi="Candara"/>
            <w:rPrChange w:id="787" w:author="Al Riyami, Azza OLNG-SCC/12" w:date="2026-03-30T14:14:00Z" w16du:dateUtc="2026-03-30T10:14:00Z">
              <w:rPr/>
            </w:rPrChange>
          </w:rPr>
          <w:delText xml:space="preserve"> from</w:delText>
        </w:r>
      </w:del>
      <w:ins w:id="788" w:author="Al Hashmi, Ahmed OLNG-ICV/1" w:date="2026-03-04T13:31:00Z" w16du:dateUtc="2026-03-04T09:31:00Z">
        <w:r w:rsidR="00BD03F1" w:rsidRPr="005F252C">
          <w:rPr>
            <w:rFonts w:ascii="Candara" w:hAnsi="Candara"/>
            <w:rPrChange w:id="789" w:author="Al Riyami, Azza OLNG-SCC/12" w:date="2026-03-30T14:14:00Z" w16du:dateUtc="2026-03-30T10:14:00Z">
              <w:rPr/>
            </w:rPrChange>
          </w:rPr>
          <w:t>month from</w:t>
        </w:r>
      </w:ins>
      <w:r w:rsidRPr="005F252C">
        <w:rPr>
          <w:rFonts w:ascii="Candara" w:hAnsi="Candara"/>
          <w:rPrChange w:id="790" w:author="Al Riyami, Azza OLNG-SCC/12" w:date="2026-03-30T14:14:00Z" w16du:dateUtc="2026-03-30T10:14:00Z">
            <w:rPr/>
          </w:rPrChange>
        </w:rPr>
        <w:t xml:space="preserve"> the Effective Date of the CONTRACT, </w:t>
      </w:r>
      <w:del w:id="791" w:author="Al Hashmi, Ahmed OLNG-ICV/1" w:date="2026-03-18T12:10:00Z" w16du:dateUtc="2026-03-18T08:10:00Z">
        <w:r w:rsidRPr="005F252C" w:rsidDel="00833133">
          <w:rPr>
            <w:rFonts w:ascii="Candara" w:hAnsi="Candara"/>
            <w:rPrChange w:id="792" w:author="Al Riyami, Azza OLNG-SCC/12" w:date="2026-03-30T14:14:00Z" w16du:dateUtc="2026-03-30T10:14:00Z">
              <w:rPr/>
            </w:rPrChange>
          </w:rPr>
          <w:delText>CONTRACTOR</w:delText>
        </w:r>
      </w:del>
      <w:ins w:id="793" w:author="Al Hashmi, Ahmed OLNG-ICV/1" w:date="2026-03-18T12:10:00Z" w16du:dateUtc="2026-03-18T08:10:00Z">
        <w:r w:rsidR="00833133" w:rsidRPr="005F252C">
          <w:rPr>
            <w:rFonts w:ascii="Candara" w:hAnsi="Candara"/>
            <w:rPrChange w:id="794" w:author="Al Riyami, Azza OLNG-SCC/12" w:date="2026-03-30T14:14:00Z" w16du:dateUtc="2026-03-30T10:14:00Z">
              <w:rPr/>
            </w:rPrChange>
          </w:rPr>
          <w:t>CONTRACTOR</w:t>
        </w:r>
      </w:ins>
      <w:r w:rsidRPr="005F252C">
        <w:rPr>
          <w:rFonts w:ascii="Candara" w:hAnsi="Candara"/>
          <w:rPrChange w:id="795" w:author="Al Riyami, Azza OLNG-SCC/12" w:date="2026-03-30T14:14:00Z" w16du:dateUtc="2026-03-30T10:14:00Z">
            <w:rPr/>
          </w:rPrChange>
        </w:rPr>
        <w:t xml:space="preserve"> shall prepare </w:t>
      </w:r>
      <w:del w:id="796" w:author="Al Hashmi, Ahmed OLNG-ICV/1" w:date="2025-12-07T00:17:00Z" w16du:dateUtc="2025-12-06T20:17:00Z">
        <w:r w:rsidRPr="005F252C" w:rsidDel="00046326">
          <w:rPr>
            <w:rFonts w:ascii="Candara" w:hAnsi="Candara"/>
            <w:rPrChange w:id="797" w:author="Al Riyami, Azza OLNG-SCC/12" w:date="2026-03-30T14:14:00Z" w16du:dateUtc="2026-03-30T10:14:00Z">
              <w:rPr/>
            </w:rPrChange>
          </w:rPr>
          <w:delText xml:space="preserve">an </w:delText>
        </w:r>
      </w:del>
      <w:ins w:id="798" w:author="Al Hashmi, Ahmed OLNG-ICV/1" w:date="2025-12-07T00:17:00Z" w16du:dateUtc="2025-12-06T20:17:00Z">
        <w:r w:rsidR="00046326" w:rsidRPr="005F252C">
          <w:rPr>
            <w:rFonts w:ascii="Candara" w:hAnsi="Candara"/>
            <w:rPrChange w:id="799" w:author="Al Riyami, Azza OLNG-SCC/12" w:date="2026-03-30T14:14:00Z" w16du:dateUtc="2026-03-30T10:14:00Z">
              <w:rPr/>
            </w:rPrChange>
          </w:rPr>
          <w:t xml:space="preserve">and submit </w:t>
        </w:r>
      </w:ins>
      <w:r w:rsidRPr="005F252C">
        <w:rPr>
          <w:rFonts w:ascii="Candara" w:hAnsi="Candara"/>
          <w:rPrChange w:id="800" w:author="Al Riyami, Azza OLNG-SCC/12" w:date="2026-03-30T14:14:00Z" w16du:dateUtc="2026-03-30T10:14:00Z">
            <w:rPr/>
          </w:rPrChange>
        </w:rPr>
        <w:t xml:space="preserve">ICV </w:t>
      </w:r>
      <w:del w:id="801" w:author="Al Hashmi, Ahmed OLNG-ICV/1" w:date="2025-12-07T00:17:00Z" w16du:dateUtc="2025-12-06T20:17:00Z">
        <w:r w:rsidRPr="005F252C" w:rsidDel="00046326">
          <w:rPr>
            <w:rFonts w:ascii="Candara" w:hAnsi="Candara"/>
            <w:rPrChange w:id="802" w:author="Al Riyami, Azza OLNG-SCC/12" w:date="2026-03-30T14:14:00Z" w16du:dateUtc="2026-03-30T10:14:00Z">
              <w:rPr/>
            </w:rPrChange>
          </w:rPr>
          <w:delText xml:space="preserve">Reporting Schedule </w:delText>
        </w:r>
      </w:del>
      <w:ins w:id="803" w:author="Al Hashmi, Ahmed OLNG-ICV/1" w:date="2025-12-07T00:17:00Z" w16du:dateUtc="2025-12-06T20:17:00Z">
        <w:r w:rsidR="00046326" w:rsidRPr="005F252C">
          <w:rPr>
            <w:rFonts w:ascii="Candara" w:hAnsi="Candara"/>
            <w:rPrChange w:id="804" w:author="Al Riyami, Azza OLNG-SCC/12" w:date="2026-03-30T14:14:00Z" w16du:dateUtc="2026-03-30T10:14:00Z">
              <w:rPr/>
            </w:rPrChange>
          </w:rPr>
          <w:t xml:space="preserve">plan through ICV Monitoring and Reporting System (MARS) </w:t>
        </w:r>
      </w:ins>
      <w:r w:rsidRPr="005F252C">
        <w:rPr>
          <w:rFonts w:ascii="Candara" w:hAnsi="Candara"/>
          <w:rPrChange w:id="805" w:author="Al Riyami, Azza OLNG-SCC/12" w:date="2026-03-30T14:14:00Z" w16du:dateUtc="2026-03-30T10:14:00Z">
            <w:rPr/>
          </w:rPrChange>
        </w:rPr>
        <w:t xml:space="preserve">(to be incorporated as Appendix B to the Exhibit here within). This </w:t>
      </w:r>
      <w:del w:id="806" w:author="Al Hashmi, Ahmed OLNG-ICV/1" w:date="2025-12-07T00:18:00Z" w16du:dateUtc="2025-12-06T20:18:00Z">
        <w:r w:rsidRPr="005F252C" w:rsidDel="00046326">
          <w:rPr>
            <w:rFonts w:ascii="Candara" w:hAnsi="Candara"/>
            <w:rPrChange w:id="807" w:author="Al Riyami, Azza OLNG-SCC/12" w:date="2026-03-30T14:14:00Z" w16du:dateUtc="2026-03-30T10:14:00Z">
              <w:rPr/>
            </w:rPrChange>
          </w:rPr>
          <w:delText xml:space="preserve">Schedule </w:delText>
        </w:r>
      </w:del>
      <w:ins w:id="808" w:author="Al Hashmi, Ahmed OLNG-ICV/1" w:date="2025-12-07T00:18:00Z" w16du:dateUtc="2025-12-06T20:18:00Z">
        <w:r w:rsidR="00046326" w:rsidRPr="005F252C">
          <w:rPr>
            <w:rFonts w:ascii="Candara" w:hAnsi="Candara"/>
            <w:rPrChange w:id="809" w:author="Al Riyami, Azza OLNG-SCC/12" w:date="2026-03-30T14:14:00Z" w16du:dateUtc="2026-03-30T10:14:00Z">
              <w:rPr/>
            </w:rPrChange>
          </w:rPr>
          <w:t xml:space="preserve">plan </w:t>
        </w:r>
      </w:ins>
      <w:r w:rsidRPr="005F252C">
        <w:rPr>
          <w:rFonts w:ascii="Candara" w:hAnsi="Candara"/>
          <w:rPrChange w:id="810" w:author="Al Riyami, Azza OLNG-SCC/12" w:date="2026-03-30T14:14:00Z" w16du:dateUtc="2026-03-30T10:14:00Z">
            <w:rPr/>
          </w:rPrChange>
        </w:rPr>
        <w:t xml:space="preserve">shall detail the planned ICV activities and timeline (i.e., milestones) for key deliverables of the ICV Plan, for approval by the </w:t>
      </w:r>
      <w:del w:id="811" w:author="Al Hashmi, Ahmed OLNG-ICV/1" w:date="2026-03-18T12:11:00Z" w16du:dateUtc="2026-03-18T08:11:00Z">
        <w:r w:rsidRPr="005F252C" w:rsidDel="00833133">
          <w:rPr>
            <w:rFonts w:ascii="Candara" w:hAnsi="Candara"/>
            <w:rPrChange w:id="812" w:author="Al Riyami, Azza OLNG-SCC/12" w:date="2026-03-30T14:14:00Z" w16du:dateUtc="2026-03-30T10:14:00Z">
              <w:rPr/>
            </w:rPrChange>
          </w:rPr>
          <w:delText>COMPANY</w:delText>
        </w:r>
      </w:del>
      <w:ins w:id="813" w:author="Al Hashmi, Ahmed OLNG-ICV/1" w:date="2026-03-18T12:11:00Z" w16du:dateUtc="2026-03-18T08:11:00Z">
        <w:r w:rsidR="00833133" w:rsidRPr="005F252C">
          <w:rPr>
            <w:rFonts w:ascii="Candara" w:hAnsi="Candara"/>
            <w:rPrChange w:id="814" w:author="Al Riyami, Azza OLNG-SCC/12" w:date="2026-03-30T14:14:00Z" w16du:dateUtc="2026-03-30T10:14:00Z">
              <w:rPr/>
            </w:rPrChange>
          </w:rPr>
          <w:t>COMPANY</w:t>
        </w:r>
      </w:ins>
      <w:r w:rsidRPr="005F252C">
        <w:rPr>
          <w:rFonts w:ascii="Candara" w:hAnsi="Candara"/>
          <w:rPrChange w:id="815" w:author="Al Riyami, Azza OLNG-SCC/12" w:date="2026-03-30T14:14:00Z" w16du:dateUtc="2026-03-30T10:14:00Z">
            <w:rPr/>
          </w:rPrChange>
        </w:rPr>
        <w:t xml:space="preserve">. For this purpose, the </w:t>
      </w:r>
      <w:del w:id="816" w:author="Al Hashmi, Ahmed OLNG-ICV/1" w:date="2026-03-18T12:10:00Z" w16du:dateUtc="2026-03-18T08:10:00Z">
        <w:r w:rsidRPr="005F252C" w:rsidDel="00833133">
          <w:rPr>
            <w:rFonts w:ascii="Candara" w:hAnsi="Candara"/>
            <w:rPrChange w:id="817" w:author="Al Riyami, Azza OLNG-SCC/12" w:date="2026-03-30T14:14:00Z" w16du:dateUtc="2026-03-30T10:14:00Z">
              <w:rPr/>
            </w:rPrChange>
          </w:rPr>
          <w:delText>CONTRACTOR</w:delText>
        </w:r>
      </w:del>
      <w:ins w:id="818" w:author="Al Hashmi, Ahmed OLNG-ICV/1" w:date="2026-03-18T12:10:00Z" w16du:dateUtc="2026-03-18T08:10:00Z">
        <w:r w:rsidR="00833133" w:rsidRPr="005F252C">
          <w:rPr>
            <w:rFonts w:ascii="Candara" w:hAnsi="Candara"/>
            <w:rPrChange w:id="819" w:author="Al Riyami, Azza OLNG-SCC/12" w:date="2026-03-30T14:14:00Z" w16du:dateUtc="2026-03-30T10:14:00Z">
              <w:rPr/>
            </w:rPrChange>
          </w:rPr>
          <w:t>CONTRACTOR</w:t>
        </w:r>
      </w:ins>
      <w:r w:rsidRPr="005F252C">
        <w:rPr>
          <w:rFonts w:ascii="Candara" w:hAnsi="Candara"/>
          <w:rPrChange w:id="820" w:author="Al Riyami, Azza OLNG-SCC/12" w:date="2026-03-30T14:14:00Z" w16du:dateUtc="2026-03-30T10:14:00Z">
            <w:rPr/>
          </w:rPrChange>
        </w:rPr>
        <w:t xml:space="preserve"> shall detail milestones on a quarterly basis that, when delivered across the full period of contract execution, achieve all commitments made in the approved ICV Plan, inclusive of the commitments made in Tables </w:t>
      </w:r>
      <w:commentRangeStart w:id="821"/>
      <w:r w:rsidRPr="005F252C">
        <w:rPr>
          <w:rFonts w:ascii="Candara" w:hAnsi="Candara"/>
          <w:rPrChange w:id="822" w:author="Al Riyami, Azza OLNG-SCC/12" w:date="2026-03-30T14:14:00Z" w16du:dateUtc="2026-03-30T10:14:00Z">
            <w:rPr/>
          </w:rPrChange>
        </w:rPr>
        <w:t>A to G</w:t>
      </w:r>
      <w:commentRangeEnd w:id="821"/>
      <w:r w:rsidR="00020B6D" w:rsidRPr="005F252C">
        <w:rPr>
          <w:rStyle w:val="CommentReference"/>
          <w:rFonts w:ascii="Candara" w:hAnsi="Candara"/>
          <w:sz w:val="22"/>
          <w:szCs w:val="22"/>
          <w:rPrChange w:id="823" w:author="Al Riyami, Azza OLNG-SCC/12" w:date="2026-03-30T14:14:00Z" w16du:dateUtc="2026-03-30T10:14:00Z">
            <w:rPr>
              <w:rStyle w:val="CommentReference"/>
              <w:sz w:val="20"/>
              <w:szCs w:val="22"/>
            </w:rPr>
          </w:rPrChange>
        </w:rPr>
        <w:commentReference w:id="821"/>
      </w:r>
      <w:r w:rsidRPr="005F252C">
        <w:rPr>
          <w:rFonts w:ascii="Candara" w:hAnsi="Candara"/>
          <w:rPrChange w:id="824" w:author="Al Riyami, Azza OLNG-SCC/12" w:date="2026-03-30T14:14:00Z" w16du:dateUtc="2026-03-30T10:14:00Z">
            <w:rPr/>
          </w:rPrChange>
        </w:rPr>
        <w:t>. For clarity, the agreed Reporting Schedule shall be fully consistent with the approved ICV Plan.</w:t>
      </w:r>
    </w:p>
    <w:p w14:paraId="5CDD8B2C" w14:textId="7824A28D" w:rsidR="005E203D" w:rsidRPr="005F252C" w:rsidDel="005F252C" w:rsidRDefault="00B506B6">
      <w:pPr>
        <w:pStyle w:val="Level3"/>
        <w:rPr>
          <w:ins w:id="825" w:author="Al Oraimi, Ahmed Mubarak OLNG-ICV/T2" w:date="2026-03-29T01:15:00Z" w16du:dateUtc="2026-03-28T21:15:00Z"/>
          <w:del w:id="826" w:author="Al Riyami, Azza OLNG-SCC/12" w:date="2026-03-30T14:15:00Z" w16du:dateUtc="2026-03-30T10:15:00Z"/>
          <w:rFonts w:ascii="Candara" w:hAnsi="Candara"/>
          <w:rPrChange w:id="827" w:author="Al Riyami, Azza OLNG-SCC/12" w:date="2026-03-30T14:14:00Z" w16du:dateUtc="2026-03-30T10:14:00Z">
            <w:rPr>
              <w:ins w:id="828" w:author="Al Oraimi, Ahmed Mubarak OLNG-ICV/T2" w:date="2026-03-29T01:15:00Z" w16du:dateUtc="2026-03-28T21:15:00Z"/>
              <w:del w:id="829" w:author="Al Riyami, Azza OLNG-SCC/12" w:date="2026-03-30T14:15:00Z" w16du:dateUtc="2026-03-30T10:15:00Z"/>
            </w:rPr>
          </w:rPrChange>
        </w:rPr>
        <w:pPrChange w:id="830" w:author="Al Oraimi, Ahmed Mubarak OLNG-ICV/T2" w:date="2026-03-29T01:16:00Z" w16du:dateUtc="2026-03-28T21:16:00Z">
          <w:pPr>
            <w:pStyle w:val="Level3"/>
            <w:numPr>
              <w:ilvl w:val="0"/>
              <w:numId w:val="0"/>
            </w:numPr>
            <w:tabs>
              <w:tab w:val="clear" w:pos="1152"/>
            </w:tabs>
            <w:ind w:left="576" w:firstLine="0"/>
          </w:pPr>
        </w:pPrChange>
      </w:pPr>
      <w:r w:rsidRPr="005F252C">
        <w:rPr>
          <w:rFonts w:ascii="Candara" w:hAnsi="Candara"/>
          <w:rPrChange w:id="831" w:author="Al Riyami, Azza OLNG-SCC/12" w:date="2026-03-30T14:14:00Z" w16du:dateUtc="2026-03-30T10:14:00Z">
            <w:rPr/>
          </w:rPrChange>
        </w:rPr>
        <w:lastRenderedPageBreak/>
        <w:t xml:space="preserve">In accordance with the approved ICV </w:t>
      </w:r>
      <w:del w:id="832" w:author="Al Hashmi, Ahmed OLNG-ICV/1" w:date="2025-12-07T00:18:00Z" w16du:dateUtc="2025-12-06T20:18:00Z">
        <w:r w:rsidRPr="005F252C" w:rsidDel="00046326">
          <w:rPr>
            <w:rFonts w:ascii="Candara" w:hAnsi="Candara"/>
            <w:rPrChange w:id="833" w:author="Al Riyami, Azza OLNG-SCC/12" w:date="2026-03-30T14:14:00Z" w16du:dateUtc="2026-03-30T10:14:00Z">
              <w:rPr/>
            </w:rPrChange>
          </w:rPr>
          <w:delText>Reporting Schedule</w:delText>
        </w:r>
      </w:del>
      <w:ins w:id="834" w:author="Al Hashmi, Ahmed OLNG-ICV/1" w:date="2025-12-07T00:18:00Z" w16du:dateUtc="2025-12-06T20:18:00Z">
        <w:r w:rsidR="00046326" w:rsidRPr="005F252C">
          <w:rPr>
            <w:rFonts w:ascii="Candara" w:hAnsi="Candara"/>
            <w:rPrChange w:id="835" w:author="Al Riyami, Azza OLNG-SCC/12" w:date="2026-03-30T14:14:00Z" w16du:dateUtc="2026-03-30T10:14:00Z">
              <w:rPr/>
            </w:rPrChange>
          </w:rPr>
          <w:t>plan</w:t>
        </w:r>
      </w:ins>
      <w:r w:rsidRPr="005F252C">
        <w:rPr>
          <w:rFonts w:ascii="Candara" w:hAnsi="Candara"/>
          <w:rPrChange w:id="836" w:author="Al Riyami, Azza OLNG-SCC/12" w:date="2026-03-30T14:14:00Z" w16du:dateUtc="2026-03-30T10:14:00Z">
            <w:rPr/>
          </w:rPrChange>
        </w:rPr>
        <w:t xml:space="preserve">, the </w:t>
      </w:r>
      <w:del w:id="837" w:author="Al Hashmi, Ahmed OLNG-ICV/1" w:date="2026-03-18T12:10:00Z" w16du:dateUtc="2026-03-18T08:10:00Z">
        <w:r w:rsidRPr="005F252C" w:rsidDel="00833133">
          <w:rPr>
            <w:rFonts w:ascii="Candara" w:hAnsi="Candara"/>
            <w:rPrChange w:id="838" w:author="Al Riyami, Azza OLNG-SCC/12" w:date="2026-03-30T14:14:00Z" w16du:dateUtc="2026-03-30T10:14:00Z">
              <w:rPr/>
            </w:rPrChange>
          </w:rPr>
          <w:delText>CONTRACTOR</w:delText>
        </w:r>
      </w:del>
      <w:ins w:id="839" w:author="Al Hashmi, Ahmed OLNG-ICV/1" w:date="2026-03-18T12:10:00Z" w16du:dateUtc="2026-03-18T08:10:00Z">
        <w:r w:rsidR="00833133" w:rsidRPr="005F252C">
          <w:rPr>
            <w:rFonts w:ascii="Candara" w:hAnsi="Candara"/>
            <w:rPrChange w:id="840" w:author="Al Riyami, Azza OLNG-SCC/12" w:date="2026-03-30T14:14:00Z" w16du:dateUtc="2026-03-30T10:14:00Z">
              <w:rPr/>
            </w:rPrChange>
          </w:rPr>
          <w:t>CONTRACTOR</w:t>
        </w:r>
      </w:ins>
      <w:r w:rsidRPr="005F252C">
        <w:rPr>
          <w:rFonts w:ascii="Candara" w:hAnsi="Candara"/>
          <w:rPrChange w:id="841" w:author="Al Riyami, Azza OLNG-SCC/12" w:date="2026-03-30T14:14:00Z" w16du:dateUtc="2026-03-30T10:14:00Z">
            <w:rPr/>
          </w:rPrChange>
        </w:rPr>
        <w:t xml:space="preserve"> shall </w:t>
      </w:r>
      <w:del w:id="842" w:author="Al Hashmi, Ahmed OLNG-ICV/1" w:date="2025-12-07T00:18:00Z" w16du:dateUtc="2025-12-06T20:18:00Z">
        <w:r w:rsidRPr="005F252C" w:rsidDel="00046326">
          <w:rPr>
            <w:rFonts w:ascii="Candara" w:hAnsi="Candara"/>
            <w:rPrChange w:id="843" w:author="Al Riyami, Azza OLNG-SCC/12" w:date="2026-03-30T14:14:00Z" w16du:dateUtc="2026-03-30T10:14:00Z">
              <w:rPr/>
            </w:rPrChange>
          </w:rPr>
          <w:delText xml:space="preserve">provide </w:delText>
        </w:r>
      </w:del>
      <w:ins w:id="844" w:author="Al Hashmi, Ahmed OLNG-ICV/1" w:date="2025-12-07T00:18:00Z" w16du:dateUtc="2025-12-06T20:18:00Z">
        <w:r w:rsidR="00046326" w:rsidRPr="005F252C">
          <w:rPr>
            <w:rFonts w:ascii="Candara" w:hAnsi="Candara"/>
            <w:rPrChange w:id="845" w:author="Al Riyami, Azza OLNG-SCC/12" w:date="2026-03-30T14:14:00Z" w16du:dateUtc="2026-03-30T10:14:00Z">
              <w:rPr/>
            </w:rPrChange>
          </w:rPr>
          <w:t xml:space="preserve">submit </w:t>
        </w:r>
      </w:ins>
      <w:del w:id="846" w:author="Al Hashmi, Ahmed OLNG-ICV/1" w:date="2025-12-07T00:19:00Z" w16du:dateUtc="2025-12-06T20:19:00Z">
        <w:r w:rsidRPr="005F252C" w:rsidDel="00046326">
          <w:rPr>
            <w:rFonts w:ascii="Candara" w:hAnsi="Candara"/>
            <w:rPrChange w:id="847" w:author="Al Riyami, Azza OLNG-SCC/12" w:date="2026-03-30T14:14:00Z" w16du:dateUtc="2026-03-30T10:14:00Z">
              <w:rPr/>
            </w:rPrChange>
          </w:rPr>
          <w:delText xml:space="preserve">an </w:delText>
        </w:r>
      </w:del>
      <w:ins w:id="848" w:author="Al Hashmi, Ahmed OLNG-ICV/1" w:date="2025-12-07T00:19:00Z" w16du:dateUtc="2025-12-06T20:19:00Z">
        <w:r w:rsidR="00046326" w:rsidRPr="005F252C">
          <w:rPr>
            <w:rFonts w:ascii="Candara" w:hAnsi="Candara"/>
            <w:rPrChange w:id="849" w:author="Al Riyami, Azza OLNG-SCC/12" w:date="2026-03-30T14:14:00Z" w16du:dateUtc="2026-03-30T10:14:00Z">
              <w:rPr/>
            </w:rPrChange>
          </w:rPr>
          <w:t xml:space="preserve">the actual </w:t>
        </w:r>
      </w:ins>
      <w:r w:rsidRPr="005F252C">
        <w:rPr>
          <w:rFonts w:ascii="Candara" w:hAnsi="Candara"/>
          <w:rPrChange w:id="850" w:author="Al Riyami, Azza OLNG-SCC/12" w:date="2026-03-30T14:14:00Z" w16du:dateUtc="2026-03-30T10:14:00Z">
            <w:rPr/>
          </w:rPrChange>
        </w:rPr>
        <w:t xml:space="preserve">ICV CONTRACT performance report to the </w:t>
      </w:r>
      <w:del w:id="851" w:author="Al Hashmi, Ahmed OLNG-ICV/1" w:date="2026-03-18T12:11:00Z" w16du:dateUtc="2026-03-18T08:11:00Z">
        <w:r w:rsidRPr="005F252C" w:rsidDel="00833133">
          <w:rPr>
            <w:rFonts w:ascii="Candara" w:hAnsi="Candara"/>
            <w:rPrChange w:id="852" w:author="Al Riyami, Azza OLNG-SCC/12" w:date="2026-03-30T14:14:00Z" w16du:dateUtc="2026-03-30T10:14:00Z">
              <w:rPr/>
            </w:rPrChange>
          </w:rPr>
          <w:delText>COMPANY</w:delText>
        </w:r>
      </w:del>
      <w:ins w:id="853" w:author="Al Hashmi, Ahmed OLNG-ICV/1" w:date="2026-03-18T12:11:00Z" w16du:dateUtc="2026-03-18T08:11:00Z">
        <w:r w:rsidR="00833133" w:rsidRPr="005F252C">
          <w:rPr>
            <w:rFonts w:ascii="Candara" w:hAnsi="Candara"/>
            <w:rPrChange w:id="854" w:author="Al Riyami, Azza OLNG-SCC/12" w:date="2026-03-30T14:14:00Z" w16du:dateUtc="2026-03-30T10:14:00Z">
              <w:rPr/>
            </w:rPrChange>
          </w:rPr>
          <w:t>COMPANY</w:t>
        </w:r>
      </w:ins>
      <w:ins w:id="855" w:author="Al Hashmi, Ahmed OLNG-ICV/1" w:date="2025-12-07T00:20:00Z" w16du:dateUtc="2025-12-06T20:20:00Z">
        <w:r w:rsidR="0059344B" w:rsidRPr="005F252C">
          <w:rPr>
            <w:rFonts w:ascii="Candara" w:hAnsi="Candara"/>
            <w:rPrChange w:id="856" w:author="Al Riyami, Azza OLNG-SCC/12" w:date="2026-03-30T14:14:00Z" w16du:dateUtc="2026-03-30T10:14:00Z">
              <w:rPr/>
            </w:rPrChange>
          </w:rPr>
          <w:t xml:space="preserve"> through MARS</w:t>
        </w:r>
      </w:ins>
      <w:r w:rsidRPr="005F252C">
        <w:rPr>
          <w:rFonts w:ascii="Candara" w:hAnsi="Candara"/>
          <w:rPrChange w:id="857" w:author="Al Riyami, Azza OLNG-SCC/12" w:date="2026-03-30T14:14:00Z" w16du:dateUtc="2026-03-30T10:14:00Z">
            <w:rPr/>
          </w:rPrChange>
        </w:rPr>
        <w:t xml:space="preserve"> on a quarterly basis from the Effective Date of the CONTRACT detailing performance in delivery of commitments in the ICV Plan directly associated with CONTRACT execution,</w:t>
      </w:r>
      <w:r w:rsidRPr="005F252C">
        <w:rPr>
          <w:rFonts w:ascii="Candara" w:hAnsi="Candara"/>
          <w:rPrChange w:id="858" w:author="Al Riyami, Azza OLNG-SCC/12" w:date="2026-03-30T14:14:00Z" w16du:dateUtc="2026-03-30T10:14:00Z">
            <w:rPr>
              <w:b/>
            </w:rPr>
          </w:rPrChange>
        </w:rPr>
        <w:t xml:space="preserve"> </w:t>
      </w:r>
      <w:r w:rsidRPr="005F252C">
        <w:rPr>
          <w:rFonts w:ascii="Candara" w:hAnsi="Candara"/>
          <w:rPrChange w:id="859" w:author="Al Riyami, Azza OLNG-SCC/12" w:date="2026-03-30T14:14:00Z" w16du:dateUtc="2026-03-30T10:14:00Z">
            <w:rPr/>
          </w:rPrChange>
        </w:rPr>
        <w:t xml:space="preserve">namely progress against commitments to: (i) Omanisation in the workforce (Table B); (ii) </w:t>
      </w:r>
      <w:commentRangeStart w:id="860"/>
      <w:r w:rsidRPr="005F252C">
        <w:rPr>
          <w:rFonts w:ascii="Candara" w:hAnsi="Candara"/>
          <w:rPrChange w:id="861" w:author="Al Riyami, Azza OLNG-SCC/12" w:date="2026-03-30T14:14:00Z" w16du:dateUtc="2026-03-30T10:14:00Z">
            <w:rPr/>
          </w:rPrChange>
        </w:rPr>
        <w:t>training of Omanis (Table C</w:t>
      </w:r>
      <w:commentRangeEnd w:id="860"/>
      <w:r w:rsidR="00020B6D" w:rsidRPr="005F252C">
        <w:rPr>
          <w:rStyle w:val="CommentReference"/>
          <w:rFonts w:ascii="Candara" w:hAnsi="Candara"/>
          <w:sz w:val="22"/>
          <w:szCs w:val="22"/>
          <w:rPrChange w:id="862" w:author="Al Riyami, Azza OLNG-SCC/12" w:date="2026-03-30T14:14:00Z" w16du:dateUtc="2026-03-30T10:14:00Z">
            <w:rPr>
              <w:rStyle w:val="CommentReference"/>
              <w:sz w:val="22"/>
              <w:szCs w:val="22"/>
            </w:rPr>
          </w:rPrChange>
        </w:rPr>
        <w:commentReference w:id="860"/>
      </w:r>
      <w:r w:rsidRPr="005F252C">
        <w:rPr>
          <w:rFonts w:ascii="Candara" w:hAnsi="Candara"/>
          <w:rPrChange w:id="863" w:author="Al Riyami, Azza OLNG-SCC/12" w:date="2026-03-30T14:14:00Z" w16du:dateUtc="2026-03-30T10:14:00Z">
            <w:rPr/>
          </w:rPrChange>
        </w:rPr>
        <w:t xml:space="preserve">); (iii) expenditure on local goods and Third </w:t>
      </w:r>
      <w:r w:rsidR="000252FC" w:rsidRPr="005F252C">
        <w:rPr>
          <w:rFonts w:ascii="Candara" w:hAnsi="Candara"/>
          <w:rPrChange w:id="864" w:author="Al Riyami, Azza OLNG-SCC/12" w:date="2026-03-30T14:14:00Z" w16du:dateUtc="2026-03-30T10:14:00Z">
            <w:rPr/>
          </w:rPrChange>
        </w:rPr>
        <w:t>party services (Tables D and E)</w:t>
      </w:r>
      <w:r w:rsidRPr="005F252C">
        <w:rPr>
          <w:rFonts w:ascii="Candara" w:hAnsi="Candara"/>
          <w:rPrChange w:id="865" w:author="Al Riyami, Azza OLNG-SCC/12" w:date="2026-03-30T14:14:00Z" w16du:dateUtc="2026-03-30T10:14:00Z">
            <w:rPr/>
          </w:rPrChange>
        </w:rPr>
        <w:t xml:space="preserve">. </w:t>
      </w:r>
      <w:del w:id="866" w:author="Al Hashmi, Ahmed OLNG-ICV/1" w:date="2026-03-18T12:10:00Z" w16du:dateUtc="2026-03-18T08:10:00Z">
        <w:r w:rsidRPr="005F252C" w:rsidDel="00833133">
          <w:rPr>
            <w:rFonts w:ascii="Candara" w:hAnsi="Candara"/>
            <w:rPrChange w:id="867" w:author="Al Riyami, Azza OLNG-SCC/12" w:date="2026-03-30T14:14:00Z" w16du:dateUtc="2026-03-30T10:14:00Z">
              <w:rPr/>
            </w:rPrChange>
          </w:rPr>
          <w:delText>CONTRACTOR</w:delText>
        </w:r>
      </w:del>
      <w:ins w:id="868" w:author="Al Hashmi, Ahmed OLNG-ICV/1" w:date="2026-03-18T12:10:00Z" w16du:dateUtc="2026-03-18T08:10:00Z">
        <w:r w:rsidR="00833133" w:rsidRPr="005F252C">
          <w:rPr>
            <w:rFonts w:ascii="Candara" w:hAnsi="Candara"/>
            <w:rPrChange w:id="869" w:author="Al Riyami, Azza OLNG-SCC/12" w:date="2026-03-30T14:14:00Z" w16du:dateUtc="2026-03-30T10:14:00Z">
              <w:rPr/>
            </w:rPrChange>
          </w:rPr>
          <w:t>CONTRACTOR</w:t>
        </w:r>
      </w:ins>
      <w:r w:rsidRPr="005F252C">
        <w:rPr>
          <w:rFonts w:ascii="Candara" w:hAnsi="Candara"/>
          <w:rPrChange w:id="870" w:author="Al Riyami, Azza OLNG-SCC/12" w:date="2026-03-30T14:14:00Z" w16du:dateUtc="2026-03-30T10:14:00Z">
            <w:rPr/>
          </w:rPrChange>
        </w:rPr>
        <w:t xml:space="preserve"> shall use for this purpose the reporting templates provided in </w:t>
      </w:r>
      <w:r w:rsidRPr="005F252C">
        <w:rPr>
          <w:rFonts w:ascii="Candara" w:hAnsi="Candara"/>
          <w:rPrChange w:id="871" w:author="Al Riyami, Azza OLNG-SCC/12" w:date="2026-03-30T14:14:00Z" w16du:dateUtc="2026-03-30T10:14:00Z">
            <w:rPr>
              <w:bCs/>
            </w:rPr>
          </w:rPrChange>
        </w:rPr>
        <w:t>Appendix C: Quarterly ICV CONTRACT Performance Reporting Template and Appendix D: Quarterly ICV SUBCONTRACT Performance Reporting Template.</w:t>
      </w:r>
      <w:del w:id="872" w:author="Al Oraimi, Ahmed Mubarak OLNG-ICV/T2" w:date="2026-03-28T03:04:00Z" w16du:dateUtc="2026-03-27T23:04:00Z">
        <w:r w:rsidRPr="005F252C" w:rsidDel="004A65B3">
          <w:rPr>
            <w:rFonts w:ascii="Candara" w:hAnsi="Candara"/>
            <w:rPrChange w:id="873" w:author="Al Riyami, Azza OLNG-SCC/12" w:date="2026-03-30T14:14:00Z" w16du:dateUtc="2026-03-30T10:14:00Z">
              <w:rPr/>
            </w:rPrChange>
          </w:rPr>
          <w:delText xml:space="preserve"> </w:delText>
        </w:r>
      </w:del>
    </w:p>
    <w:p w14:paraId="307CF92E" w14:textId="77777777" w:rsidR="005E203D" w:rsidRPr="005F252C" w:rsidRDefault="005E203D">
      <w:pPr>
        <w:pStyle w:val="Level3"/>
        <w:rPr>
          <w:ins w:id="874" w:author="Al Oraimi, Ahmed Mubarak OLNG-ICV/T2" w:date="2026-03-29T01:15:00Z" w16du:dateUtc="2026-03-28T21:15:00Z"/>
        </w:rPr>
        <w:pPrChange w:id="875" w:author="Al Riyami, Azza OLNG-SCC/12" w:date="2026-03-30T14:15:00Z" w16du:dateUtc="2026-03-30T10:15:00Z">
          <w:pPr/>
        </w:pPrChange>
      </w:pPr>
      <w:ins w:id="876" w:author="Al Oraimi, Ahmed Mubarak OLNG-ICV/T2" w:date="2026-03-29T01:15:00Z" w16du:dateUtc="2026-03-28T21:15:00Z">
        <w:del w:id="877" w:author="Al Riyami, Azza OLNG-SCC/12" w:date="2026-03-30T14:15:00Z" w16du:dateUtc="2026-03-30T10:15:00Z">
          <w:r w:rsidRPr="005F252C" w:rsidDel="005F252C">
            <w:br w:type="page"/>
          </w:r>
        </w:del>
      </w:ins>
    </w:p>
    <w:p w14:paraId="37D16BE3" w14:textId="77777777" w:rsidR="0059344B" w:rsidRPr="00BA56F3" w:rsidDel="005E203D" w:rsidRDefault="0059344B">
      <w:pPr>
        <w:pStyle w:val="Level3"/>
        <w:numPr>
          <w:ilvl w:val="0"/>
          <w:numId w:val="0"/>
        </w:numPr>
        <w:ind w:left="576"/>
        <w:rPr>
          <w:ins w:id="878" w:author="Al Hashmi, Ahmed OLNG-ICV/1" w:date="2025-12-07T00:20:00Z" w16du:dateUtc="2025-12-06T20:20:00Z"/>
          <w:del w:id="879" w:author="Al Oraimi, Ahmed Mubarak OLNG-ICV/T2" w:date="2026-03-29T01:15:00Z" w16du:dateUtc="2026-03-28T21:15:00Z"/>
        </w:rPr>
        <w:pPrChange w:id="880" w:author="Al Oraimi, Ahmed Mubarak OLNG-ICV/T2" w:date="2026-03-29T01:15:00Z" w16du:dateUtc="2026-03-28T21:15:00Z">
          <w:pPr>
            <w:numPr>
              <w:ilvl w:val="1"/>
              <w:numId w:val="16"/>
            </w:numPr>
            <w:suppressAutoHyphens/>
            <w:autoSpaceDN w:val="0"/>
            <w:spacing w:before="120"/>
            <w:ind w:left="1134" w:hanging="1134"/>
            <w:jc w:val="both"/>
            <w:textAlignment w:val="baseline"/>
          </w:pPr>
        </w:pPrChange>
      </w:pPr>
    </w:p>
    <w:p w14:paraId="6A7C9981" w14:textId="05AD9977" w:rsidR="00E6678A" w:rsidRPr="005F252C" w:rsidRDefault="00833133" w:rsidP="003C26A3">
      <w:pPr>
        <w:pStyle w:val="Level3"/>
        <w:rPr>
          <w:rFonts w:ascii="Candara" w:hAnsi="Candara"/>
          <w:rPrChange w:id="881" w:author="Al Riyami, Azza OLNG-SCC/12" w:date="2026-03-30T14:14:00Z" w16du:dateUtc="2026-03-30T10:14:00Z">
            <w:rPr/>
          </w:rPrChange>
        </w:rPr>
      </w:pPr>
      <w:ins w:id="882" w:author="Al Hashmi, Ahmed OLNG-ICV/1" w:date="2026-03-18T12:10:00Z" w16du:dateUtc="2026-03-18T08:10:00Z">
        <w:r w:rsidRPr="005F252C">
          <w:rPr>
            <w:rFonts w:ascii="Candara" w:hAnsi="Candara"/>
            <w:rPrChange w:id="883" w:author="Al Riyami, Azza OLNG-SCC/12" w:date="2026-03-30T14:14:00Z" w16du:dateUtc="2026-03-30T10:14:00Z">
              <w:rPr/>
            </w:rPrChange>
          </w:rPr>
          <w:t>CONTRACTOR</w:t>
        </w:r>
      </w:ins>
      <w:ins w:id="884" w:author="Al Hashmi, Ahmed OLNG-ICV/1" w:date="2025-12-07T00:20:00Z" w16du:dateUtc="2025-12-06T20:20:00Z">
        <w:r w:rsidR="0059344B" w:rsidRPr="005F252C">
          <w:rPr>
            <w:rFonts w:ascii="Candara" w:hAnsi="Candara"/>
            <w:rPrChange w:id="885" w:author="Al Riyami, Azza OLNG-SCC/12" w:date="2026-03-30T14:14:00Z" w16du:dateUtc="2026-03-30T10:14:00Z">
              <w:rPr>
                <w:rFonts w:eastAsia="Calibri"/>
              </w:rPr>
            </w:rPrChange>
          </w:rPr>
          <w:t xml:space="preserve"> maybe requested to submit the quarterly ICV Report through excel sheet in the case the MARS not functioning properly.</w:t>
        </w:r>
      </w:ins>
      <w:del w:id="886" w:author="Al Oraimi, Ahmed Mubarak OLNG-ICV/T2" w:date="2026-03-29T01:14:00Z" w16du:dateUtc="2026-03-28T21:14:00Z">
        <w:r w:rsidR="00E6678A" w:rsidRPr="005F252C" w:rsidDel="005E203D">
          <w:rPr>
            <w:rFonts w:ascii="Candara" w:hAnsi="Candara"/>
            <w:rPrChange w:id="887" w:author="Al Riyami, Azza OLNG-SCC/12" w:date="2026-03-30T14:14:00Z" w16du:dateUtc="2026-03-30T10:14:00Z">
              <w:rPr/>
            </w:rPrChange>
          </w:rPr>
          <w:br w:type="page"/>
        </w:r>
      </w:del>
    </w:p>
    <w:p w14:paraId="7077B30C" w14:textId="15E0C1EF" w:rsidR="00B506B6" w:rsidRPr="005F252C" w:rsidRDefault="00B506B6">
      <w:pPr>
        <w:pStyle w:val="Level3"/>
        <w:rPr>
          <w:rFonts w:ascii="Candara" w:hAnsi="Candara"/>
          <w:rPrChange w:id="888" w:author="Al Riyami, Azza OLNG-SCC/12" w:date="2026-03-30T14:14:00Z" w16du:dateUtc="2026-03-30T10:14:00Z">
            <w:rPr>
              <w:rFonts w:asciiTheme="majorBidi" w:eastAsia="Calibri" w:hAnsiTheme="majorBidi" w:cstheme="majorBidi"/>
              <w:sz w:val="22"/>
            </w:rPr>
          </w:rPrChange>
        </w:rPr>
        <w:pPrChange w:id="889" w:author="Al Oraimi, Ahmed Mubarak OLNG-ICV/T2" w:date="2026-03-28T03:03:00Z" w16du:dateUtc="2026-03-27T23:03:00Z">
          <w:pPr>
            <w:numPr>
              <w:ilvl w:val="1"/>
              <w:numId w:val="16"/>
            </w:numPr>
            <w:suppressAutoHyphens/>
            <w:autoSpaceDN w:val="0"/>
            <w:spacing w:before="120"/>
            <w:ind w:left="1134" w:hanging="1134"/>
            <w:jc w:val="both"/>
            <w:textAlignment w:val="baseline"/>
          </w:pPr>
        </w:pPrChange>
      </w:pPr>
      <w:r w:rsidRPr="005F252C">
        <w:rPr>
          <w:rFonts w:ascii="Candara" w:hAnsi="Candara"/>
          <w:rPrChange w:id="890" w:author="Al Riyami, Azza OLNG-SCC/12" w:date="2026-03-30T14:14:00Z" w16du:dateUtc="2026-03-30T10:14:00Z">
            <w:rPr>
              <w:rFonts w:asciiTheme="majorBidi" w:eastAsia="Calibri" w:hAnsiTheme="majorBidi" w:cstheme="majorBidi"/>
            </w:rPr>
          </w:rPrChange>
        </w:rPr>
        <w:lastRenderedPageBreak/>
        <w:t xml:space="preserve">At the time of submission of the final invoice for execution of the CONTRACT, </w:t>
      </w:r>
      <w:del w:id="891" w:author="Al Hashmi, Ahmed OLNG-ICV/1" w:date="2026-03-18T12:10:00Z" w16du:dateUtc="2026-03-18T08:10:00Z">
        <w:r w:rsidRPr="005F252C" w:rsidDel="00833133">
          <w:rPr>
            <w:rFonts w:ascii="Candara" w:hAnsi="Candara"/>
            <w:rPrChange w:id="892" w:author="Al Riyami, Azza OLNG-SCC/12" w:date="2026-03-30T14:14:00Z" w16du:dateUtc="2026-03-30T10:14:00Z">
              <w:rPr>
                <w:rFonts w:asciiTheme="majorBidi" w:eastAsia="Calibri" w:hAnsiTheme="majorBidi" w:cstheme="majorBidi"/>
              </w:rPr>
            </w:rPrChange>
          </w:rPr>
          <w:delText>CONTRACTOR</w:delText>
        </w:r>
      </w:del>
      <w:ins w:id="893" w:author="Al Hashmi, Ahmed OLNG-ICV/1" w:date="2026-03-18T12:10:00Z" w16du:dateUtc="2026-03-18T08:10:00Z">
        <w:r w:rsidR="00833133" w:rsidRPr="005F252C">
          <w:rPr>
            <w:rFonts w:ascii="Candara" w:hAnsi="Candara"/>
            <w:rPrChange w:id="894"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895" w:author="Al Riyami, Azza OLNG-SCC/12" w:date="2026-03-30T14:14:00Z" w16du:dateUtc="2026-03-30T10:14:00Z">
            <w:rPr>
              <w:rFonts w:asciiTheme="majorBidi" w:eastAsia="Calibri" w:hAnsiTheme="majorBidi" w:cstheme="majorBidi"/>
            </w:rPr>
          </w:rPrChange>
        </w:rPr>
        <w:t xml:space="preserve"> is to provide a whole of </w:t>
      </w:r>
      <w:del w:id="896" w:author="Al Hashmi, Ahmed OLNG-ICV/1" w:date="2026-03-18T12:10:00Z" w16du:dateUtc="2026-03-18T08:10:00Z">
        <w:r w:rsidRPr="005F252C" w:rsidDel="00833133">
          <w:rPr>
            <w:rFonts w:ascii="Candara" w:hAnsi="Candara"/>
            <w:rPrChange w:id="897" w:author="Al Riyami, Azza OLNG-SCC/12" w:date="2026-03-30T14:14:00Z" w16du:dateUtc="2026-03-30T10:14:00Z">
              <w:rPr>
                <w:rFonts w:asciiTheme="majorBidi" w:eastAsia="Calibri" w:hAnsiTheme="majorBidi" w:cstheme="majorBidi"/>
              </w:rPr>
            </w:rPrChange>
          </w:rPr>
          <w:delText>CONTRACTOR</w:delText>
        </w:r>
      </w:del>
      <w:ins w:id="898" w:author="Al Hashmi, Ahmed OLNG-ICV/1" w:date="2026-03-18T12:10:00Z" w16du:dateUtc="2026-03-18T08:10:00Z">
        <w:r w:rsidR="00833133" w:rsidRPr="005F252C">
          <w:rPr>
            <w:rFonts w:ascii="Candara" w:hAnsi="Candara"/>
            <w:rPrChange w:id="899"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900" w:author="Al Riyami, Azza OLNG-SCC/12" w:date="2026-03-30T14:14:00Z" w16du:dateUtc="2026-03-30T10:14:00Z">
            <w:rPr>
              <w:rFonts w:asciiTheme="majorBidi" w:eastAsia="Calibri" w:hAnsiTheme="majorBidi" w:cstheme="majorBidi"/>
            </w:rPr>
          </w:rPrChange>
        </w:rPr>
        <w:t xml:space="preserve"> ICV performance report detailing (i) overall progress in Omanisation of the </w:t>
      </w:r>
      <w:del w:id="901" w:author="Al Hashmi, Ahmed OLNG-ICV/1" w:date="2026-03-18T12:10:00Z" w16du:dateUtc="2026-03-18T08:10:00Z">
        <w:r w:rsidR="00C23611" w:rsidRPr="005F252C" w:rsidDel="00833133">
          <w:rPr>
            <w:rFonts w:ascii="Candara" w:hAnsi="Candara"/>
            <w:rPrChange w:id="902" w:author="Al Riyami, Azza OLNG-SCC/12" w:date="2026-03-30T14:14:00Z" w16du:dateUtc="2026-03-30T10:14:00Z">
              <w:rPr>
                <w:rFonts w:asciiTheme="majorBidi" w:eastAsia="Calibri" w:hAnsiTheme="majorBidi" w:cstheme="majorBidi"/>
              </w:rPr>
            </w:rPrChange>
          </w:rPr>
          <w:delText>CONTRACTOR</w:delText>
        </w:r>
      </w:del>
      <w:ins w:id="903" w:author="Al Hashmi, Ahmed OLNG-ICV/1" w:date="2026-03-18T12:10:00Z" w16du:dateUtc="2026-03-18T08:10:00Z">
        <w:r w:rsidR="00833133" w:rsidRPr="005F252C">
          <w:rPr>
            <w:rFonts w:ascii="Candara" w:hAnsi="Candara"/>
            <w:rPrChange w:id="904" w:author="Al Riyami, Azza OLNG-SCC/12" w:date="2026-03-30T14:14:00Z" w16du:dateUtc="2026-03-30T10:14:00Z">
              <w:rPr>
                <w:rFonts w:asciiTheme="majorBidi" w:eastAsia="Calibri" w:hAnsiTheme="majorBidi" w:cstheme="majorBidi"/>
              </w:rPr>
            </w:rPrChange>
          </w:rPr>
          <w:t>CONTRACTOR</w:t>
        </w:r>
      </w:ins>
      <w:r w:rsidR="00C23611" w:rsidRPr="005F252C">
        <w:rPr>
          <w:rFonts w:ascii="Candara" w:hAnsi="Candara"/>
          <w:rPrChange w:id="905" w:author="Al Riyami, Azza OLNG-SCC/12" w:date="2026-03-30T14:14:00Z" w16du:dateUtc="2026-03-30T10:14:00Z">
            <w:rPr>
              <w:rFonts w:asciiTheme="majorBidi" w:eastAsia="Calibri" w:hAnsiTheme="majorBidi" w:cstheme="majorBidi"/>
            </w:rPr>
          </w:rPrChange>
        </w:rPr>
        <w:t>’S workforce</w:t>
      </w:r>
      <w:r w:rsidRPr="005F252C">
        <w:rPr>
          <w:rFonts w:ascii="Candara" w:hAnsi="Candara"/>
          <w:rPrChange w:id="906" w:author="Al Riyami, Azza OLNG-SCC/12" w:date="2026-03-30T14:14:00Z" w16du:dateUtc="2026-03-30T10:14:00Z">
            <w:rPr>
              <w:rFonts w:asciiTheme="majorBidi" w:eastAsia="Calibri" w:hAnsiTheme="majorBidi" w:cstheme="majorBidi"/>
            </w:rPr>
          </w:rPrChange>
        </w:rPr>
        <w:t xml:space="preserve"> and expenditure on local goods and services, and (ii) delivery of longer-term commitments made by the </w:t>
      </w:r>
      <w:del w:id="907" w:author="Al Hashmi, Ahmed OLNG-ICV/1" w:date="2026-03-18T12:10:00Z" w16du:dateUtc="2026-03-18T08:10:00Z">
        <w:r w:rsidRPr="005F252C" w:rsidDel="00833133">
          <w:rPr>
            <w:rFonts w:ascii="Candara" w:hAnsi="Candara"/>
            <w:rPrChange w:id="908" w:author="Al Riyami, Azza OLNG-SCC/12" w:date="2026-03-30T14:14:00Z" w16du:dateUtc="2026-03-30T10:14:00Z">
              <w:rPr>
                <w:rFonts w:asciiTheme="majorBidi" w:eastAsia="Calibri" w:hAnsiTheme="majorBidi" w:cstheme="majorBidi"/>
              </w:rPr>
            </w:rPrChange>
          </w:rPr>
          <w:delText>CONTRACTOR</w:delText>
        </w:r>
      </w:del>
      <w:ins w:id="909" w:author="Al Hashmi, Ahmed OLNG-ICV/1" w:date="2026-03-18T12:10:00Z" w16du:dateUtc="2026-03-18T08:10:00Z">
        <w:r w:rsidR="00833133" w:rsidRPr="005F252C">
          <w:rPr>
            <w:rFonts w:ascii="Candara" w:hAnsi="Candara"/>
            <w:rPrChange w:id="91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911" w:author="Al Riyami, Azza OLNG-SCC/12" w:date="2026-03-30T14:14:00Z" w16du:dateUtc="2026-03-30T10:14:00Z">
            <w:rPr>
              <w:rFonts w:asciiTheme="majorBidi" w:eastAsia="Calibri" w:hAnsiTheme="majorBidi" w:cstheme="majorBidi"/>
            </w:rPr>
          </w:rPrChange>
        </w:rPr>
        <w:t xml:space="preserve"> in the ICV Plan, namely: future investments in</w:t>
      </w:r>
      <w:r w:rsidR="00C23611" w:rsidRPr="005F252C">
        <w:rPr>
          <w:rFonts w:ascii="Candara" w:hAnsi="Candara"/>
          <w:rPrChange w:id="912" w:author="Al Riyami, Azza OLNG-SCC/12" w:date="2026-03-30T14:14:00Z" w16du:dateUtc="2026-03-30T10:14:00Z">
            <w:rPr>
              <w:rFonts w:asciiTheme="majorBidi" w:eastAsia="Calibri" w:hAnsiTheme="majorBidi" w:cstheme="majorBidi"/>
            </w:rPr>
          </w:rPrChange>
        </w:rPr>
        <w:t xml:space="preserve"> fixed assets in Oman (Table A)</w:t>
      </w:r>
      <w:r w:rsidRPr="005F252C">
        <w:rPr>
          <w:rFonts w:ascii="Candara" w:hAnsi="Candara"/>
          <w:rPrChange w:id="913" w:author="Al Riyami, Azza OLNG-SCC/12" w:date="2026-03-30T14:14:00Z" w16du:dateUtc="2026-03-30T10:14:00Z">
            <w:rPr>
              <w:rFonts w:asciiTheme="majorBidi" w:eastAsia="Calibri" w:hAnsiTheme="majorBidi" w:cstheme="majorBidi"/>
            </w:rPr>
          </w:rPrChange>
        </w:rPr>
        <w:t>.</w:t>
      </w:r>
      <w:del w:id="914" w:author="Al Oraimi, Ahmed Mubarak OLNG-ICV/T2" w:date="2026-03-28T03:03:00Z" w16du:dateUtc="2026-03-27T23:03:00Z">
        <w:r w:rsidRPr="005F252C" w:rsidDel="00283239">
          <w:rPr>
            <w:rFonts w:ascii="Candara" w:hAnsi="Candara"/>
            <w:rPrChange w:id="915" w:author="Al Riyami, Azza OLNG-SCC/12" w:date="2026-03-30T14:14:00Z" w16du:dateUtc="2026-03-30T10:14:00Z">
              <w:rPr>
                <w:rFonts w:asciiTheme="majorBidi" w:eastAsia="Calibri" w:hAnsiTheme="majorBidi" w:cstheme="majorBidi"/>
              </w:rPr>
            </w:rPrChange>
          </w:rPr>
          <w:delText xml:space="preserve"> </w:delText>
        </w:r>
      </w:del>
    </w:p>
    <w:p w14:paraId="3E600B25" w14:textId="77777777" w:rsidR="00DF4E9E" w:rsidRPr="005F252C" w:rsidRDefault="00B506B6">
      <w:pPr>
        <w:pStyle w:val="Level3"/>
        <w:rPr>
          <w:ins w:id="916" w:author="Al Oraimi, Ahmed Mubarak OLNG-ICV/T2" w:date="2026-03-28T05:55:00Z" w16du:dateUtc="2026-03-28T01:55:00Z"/>
          <w:rFonts w:ascii="Candara" w:hAnsi="Candara"/>
          <w:rPrChange w:id="917" w:author="Al Riyami, Azza OLNG-SCC/12" w:date="2026-03-30T14:14:00Z" w16du:dateUtc="2026-03-30T10:14:00Z">
            <w:rPr>
              <w:ins w:id="918" w:author="Al Oraimi, Ahmed Mubarak OLNG-ICV/T2" w:date="2026-03-28T05:55:00Z" w16du:dateUtc="2026-03-28T01:55:00Z"/>
            </w:rPr>
          </w:rPrChange>
        </w:rPr>
      </w:pPr>
      <w:r w:rsidRPr="005F252C">
        <w:rPr>
          <w:rFonts w:ascii="Candara" w:hAnsi="Candara"/>
          <w:rPrChange w:id="919" w:author="Al Riyami, Azza OLNG-SCC/12" w:date="2026-03-30T14:14:00Z" w16du:dateUtc="2026-03-30T10:14:00Z">
            <w:rPr>
              <w:rFonts w:asciiTheme="majorBidi" w:eastAsia="Calibri" w:hAnsiTheme="majorBidi"/>
              <w:color w:val="000000"/>
            </w:rPr>
          </w:rPrChange>
        </w:rPr>
        <w:t xml:space="preserve">At any reasonable time during the term of the </w:t>
      </w:r>
      <w:r w:rsidRPr="005F252C">
        <w:rPr>
          <w:rFonts w:ascii="Candara" w:hAnsi="Candara"/>
          <w:rPrChange w:id="920" w:author="Al Riyami, Azza OLNG-SCC/12" w:date="2026-03-30T14:14:00Z" w16du:dateUtc="2026-03-30T10:14:00Z">
            <w:rPr>
              <w:rFonts w:asciiTheme="majorBidi" w:eastAsia="Calibri" w:hAnsiTheme="majorBidi"/>
            </w:rPr>
          </w:rPrChange>
        </w:rPr>
        <w:t>CONTRACT</w:t>
      </w:r>
      <w:r w:rsidRPr="005F252C">
        <w:rPr>
          <w:rFonts w:ascii="Candara" w:hAnsi="Candara"/>
          <w:rPrChange w:id="921" w:author="Al Riyami, Azza OLNG-SCC/12" w:date="2026-03-30T14:14:00Z" w16du:dateUtc="2026-03-30T10:14:00Z">
            <w:rPr>
              <w:rFonts w:asciiTheme="majorBidi" w:eastAsia="Calibri" w:hAnsiTheme="majorBidi"/>
              <w:color w:val="000000"/>
            </w:rPr>
          </w:rPrChange>
        </w:rPr>
        <w:t xml:space="preserve"> and for two years thereafter </w:t>
      </w:r>
      <w:del w:id="922" w:author="Al Hashmi, Ahmed OLNG-ICV/1" w:date="2026-03-18T12:11:00Z" w16du:dateUtc="2026-03-18T08:11:00Z">
        <w:r w:rsidRPr="005F252C" w:rsidDel="00833133">
          <w:rPr>
            <w:rFonts w:ascii="Candara" w:hAnsi="Candara"/>
            <w:rPrChange w:id="923" w:author="Al Riyami, Azza OLNG-SCC/12" w:date="2026-03-30T14:14:00Z" w16du:dateUtc="2026-03-30T10:14:00Z">
              <w:rPr>
                <w:rFonts w:asciiTheme="majorBidi" w:eastAsia="Calibri" w:hAnsiTheme="majorBidi"/>
                <w:color w:val="000000"/>
              </w:rPr>
            </w:rPrChange>
          </w:rPr>
          <w:delText>COMPANY</w:delText>
        </w:r>
      </w:del>
      <w:ins w:id="924" w:author="Al Hashmi, Ahmed OLNG-ICV/1" w:date="2026-03-18T12:11:00Z" w16du:dateUtc="2026-03-18T08:11:00Z">
        <w:r w:rsidR="00833133" w:rsidRPr="005F252C">
          <w:rPr>
            <w:rFonts w:ascii="Candara" w:hAnsi="Candara"/>
            <w:rPrChange w:id="925" w:author="Al Riyami, Azza OLNG-SCC/12" w:date="2026-03-30T14:14:00Z" w16du:dateUtc="2026-03-30T10:14:00Z">
              <w:rPr>
                <w:rFonts w:asciiTheme="majorBidi" w:eastAsia="Calibri" w:hAnsiTheme="majorBidi"/>
                <w:color w:val="000000"/>
              </w:rPr>
            </w:rPrChange>
          </w:rPr>
          <w:t>COMPANY</w:t>
        </w:r>
      </w:ins>
      <w:r w:rsidRPr="005F252C">
        <w:rPr>
          <w:rFonts w:ascii="Candara" w:hAnsi="Candara"/>
          <w:rPrChange w:id="926" w:author="Al Riyami, Azza OLNG-SCC/12" w:date="2026-03-30T14:14:00Z" w16du:dateUtc="2026-03-30T10:14:00Z">
            <w:rPr>
              <w:rFonts w:asciiTheme="majorBidi" w:eastAsia="Calibri" w:hAnsiTheme="majorBidi"/>
              <w:color w:val="000000"/>
            </w:rPr>
          </w:rPrChange>
        </w:rPr>
        <w:t xml:space="preserve"> may request </w:t>
      </w:r>
      <w:del w:id="927" w:author="Al Hashmi, Ahmed OLNG-ICV/1" w:date="2026-03-18T12:10:00Z" w16du:dateUtc="2026-03-18T08:10:00Z">
        <w:r w:rsidRPr="005F252C" w:rsidDel="00833133">
          <w:rPr>
            <w:rFonts w:ascii="Candara" w:hAnsi="Candara"/>
            <w:rPrChange w:id="928" w:author="Al Riyami, Azza OLNG-SCC/12" w:date="2026-03-30T14:14:00Z" w16du:dateUtc="2026-03-30T10:14:00Z">
              <w:rPr>
                <w:rFonts w:asciiTheme="majorBidi" w:eastAsia="Calibri" w:hAnsiTheme="majorBidi"/>
                <w:color w:val="000000"/>
              </w:rPr>
            </w:rPrChange>
          </w:rPr>
          <w:delText>CONTRACTOR</w:delText>
        </w:r>
      </w:del>
      <w:ins w:id="929" w:author="Al Hashmi, Ahmed OLNG-ICV/1" w:date="2026-03-18T12:10:00Z" w16du:dateUtc="2026-03-18T08:10:00Z">
        <w:r w:rsidR="00833133" w:rsidRPr="005F252C">
          <w:rPr>
            <w:rFonts w:ascii="Candara" w:hAnsi="Candara"/>
            <w:rPrChange w:id="930" w:author="Al Riyami, Azza OLNG-SCC/12" w:date="2026-03-30T14:14:00Z" w16du:dateUtc="2026-03-30T10:14:00Z">
              <w:rPr>
                <w:rFonts w:asciiTheme="majorBidi" w:eastAsia="Calibri" w:hAnsiTheme="majorBidi"/>
                <w:color w:val="000000"/>
              </w:rPr>
            </w:rPrChange>
          </w:rPr>
          <w:t>CONTRACTOR</w:t>
        </w:r>
      </w:ins>
      <w:r w:rsidRPr="005F252C">
        <w:rPr>
          <w:rFonts w:ascii="Candara" w:hAnsi="Candara"/>
          <w:rPrChange w:id="931" w:author="Al Riyami, Azza OLNG-SCC/12" w:date="2026-03-30T14:14:00Z" w16du:dateUtc="2026-03-30T10:14:00Z">
            <w:rPr>
              <w:rFonts w:asciiTheme="majorBidi" w:eastAsia="Calibri" w:hAnsiTheme="majorBidi"/>
              <w:color w:val="000000"/>
            </w:rPr>
          </w:rPrChange>
        </w:rPr>
        <w:t xml:space="preserve"> to provide a</w:t>
      </w:r>
      <w:r w:rsidRPr="005F252C">
        <w:rPr>
          <w:rFonts w:ascii="Candara" w:hAnsi="Candara"/>
          <w:rPrChange w:id="932" w:author="Al Riyami, Azza OLNG-SCC/12" w:date="2026-03-30T14:14:00Z" w16du:dateUtc="2026-03-30T10:14:00Z">
            <w:rPr>
              <w:rFonts w:asciiTheme="majorBidi" w:eastAsia="Calibri" w:hAnsiTheme="majorBidi"/>
            </w:rPr>
          </w:rPrChange>
        </w:rPr>
        <w:t xml:space="preserve"> </w:t>
      </w:r>
      <w:r w:rsidRPr="005F252C">
        <w:rPr>
          <w:rFonts w:ascii="Candara" w:hAnsi="Candara"/>
          <w:rPrChange w:id="933" w:author="Al Riyami, Azza OLNG-SCC/12" w:date="2026-03-30T14:14:00Z" w16du:dateUtc="2026-03-30T10:14:00Z">
            <w:rPr>
              <w:rFonts w:asciiTheme="majorBidi" w:eastAsia="Calibri" w:hAnsiTheme="majorBidi"/>
              <w:bCs/>
            </w:rPr>
          </w:rPrChange>
        </w:rPr>
        <w:t xml:space="preserve">whole of </w:t>
      </w:r>
      <w:del w:id="934" w:author="Al Hashmi, Ahmed OLNG-ICV/1" w:date="2026-03-18T12:10:00Z" w16du:dateUtc="2026-03-18T08:10:00Z">
        <w:r w:rsidRPr="005F252C" w:rsidDel="00833133">
          <w:rPr>
            <w:rFonts w:ascii="Candara" w:hAnsi="Candara"/>
            <w:rPrChange w:id="935" w:author="Al Riyami, Azza OLNG-SCC/12" w:date="2026-03-30T14:14:00Z" w16du:dateUtc="2026-03-30T10:14:00Z">
              <w:rPr>
                <w:rFonts w:asciiTheme="majorBidi" w:eastAsia="Calibri" w:hAnsiTheme="majorBidi"/>
                <w:bCs/>
              </w:rPr>
            </w:rPrChange>
          </w:rPr>
          <w:delText>CONTRACTOR</w:delText>
        </w:r>
      </w:del>
      <w:ins w:id="936" w:author="Al Hashmi, Ahmed OLNG-ICV/1" w:date="2026-03-18T12:10:00Z" w16du:dateUtc="2026-03-18T08:10:00Z">
        <w:r w:rsidR="00833133" w:rsidRPr="005F252C">
          <w:rPr>
            <w:rFonts w:ascii="Candara" w:hAnsi="Candara"/>
            <w:rPrChange w:id="937" w:author="Al Riyami, Azza OLNG-SCC/12" w:date="2026-03-30T14:14:00Z" w16du:dateUtc="2026-03-30T10:14:00Z">
              <w:rPr>
                <w:rFonts w:asciiTheme="majorBidi" w:eastAsia="Calibri" w:hAnsiTheme="majorBidi"/>
                <w:bCs/>
              </w:rPr>
            </w:rPrChange>
          </w:rPr>
          <w:t>CONTRACTOR</w:t>
        </w:r>
      </w:ins>
      <w:r w:rsidRPr="005F252C">
        <w:rPr>
          <w:rFonts w:ascii="Candara" w:hAnsi="Candara"/>
          <w:rPrChange w:id="938" w:author="Al Riyami, Azza OLNG-SCC/12" w:date="2026-03-30T14:14:00Z" w16du:dateUtc="2026-03-30T10:14:00Z">
            <w:rPr>
              <w:rFonts w:asciiTheme="majorBidi" w:eastAsia="Calibri" w:hAnsiTheme="majorBidi"/>
              <w:bCs/>
            </w:rPr>
          </w:rPrChange>
        </w:rPr>
        <w:t xml:space="preserve"> ICV performance report as detailed in Article 4.3 above.</w:t>
      </w:r>
    </w:p>
    <w:p w14:paraId="3B1CC507" w14:textId="05986196" w:rsidR="00B506B6" w:rsidRPr="005F252C" w:rsidDel="00283239" w:rsidRDefault="00B506B6">
      <w:pPr>
        <w:pStyle w:val="Level3"/>
        <w:numPr>
          <w:ilvl w:val="0"/>
          <w:numId w:val="0"/>
        </w:numPr>
        <w:ind w:left="1152" w:hanging="576"/>
        <w:rPr>
          <w:ins w:id="939" w:author="Al Hashmi, Ahmed OLNG-ICV/1" w:date="2026-03-18T12:26:00Z" w16du:dateUtc="2026-03-18T08:26:00Z"/>
          <w:del w:id="940" w:author="Al Oraimi, Ahmed Mubarak OLNG-ICV/T2" w:date="2026-03-28T03:03:00Z" w16du:dateUtc="2026-03-27T23:03:00Z"/>
          <w:rFonts w:ascii="Candara" w:hAnsi="Candara"/>
          <w:rPrChange w:id="941" w:author="Al Riyami, Azza OLNG-SCC/12" w:date="2026-03-30T14:14:00Z" w16du:dateUtc="2026-03-30T10:14:00Z">
            <w:rPr>
              <w:ins w:id="942" w:author="Al Hashmi, Ahmed OLNG-ICV/1" w:date="2026-03-18T12:26:00Z" w16du:dateUtc="2026-03-18T08:26:00Z"/>
              <w:del w:id="943" w:author="Al Oraimi, Ahmed Mubarak OLNG-ICV/T2" w:date="2026-03-28T03:03:00Z" w16du:dateUtc="2026-03-27T23:03:00Z"/>
              <w:rFonts w:asciiTheme="majorBidi" w:eastAsia="Calibri" w:hAnsiTheme="majorBidi" w:cstheme="majorBidi"/>
              <w:bCs/>
              <w:sz w:val="22"/>
            </w:rPr>
          </w:rPrChange>
        </w:rPr>
        <w:pPrChange w:id="944" w:author="Al Oraimi, Ahmed Mubarak OLNG-ICV/T2" w:date="2026-03-28T05:56:00Z" w16du:dateUtc="2026-03-28T01:56:00Z">
          <w:pPr>
            <w:numPr>
              <w:ilvl w:val="1"/>
              <w:numId w:val="16"/>
            </w:numPr>
            <w:suppressAutoHyphens/>
            <w:autoSpaceDN w:val="0"/>
            <w:spacing w:before="120"/>
            <w:ind w:left="1134" w:hanging="1134"/>
            <w:jc w:val="both"/>
            <w:textAlignment w:val="baseline"/>
          </w:pPr>
        </w:pPrChange>
      </w:pPr>
      <w:del w:id="945" w:author="Al Oraimi, Ahmed Mubarak OLNG-ICV/T2" w:date="2026-03-28T03:03:00Z" w16du:dateUtc="2026-03-27T23:03:00Z">
        <w:r w:rsidRPr="005F252C" w:rsidDel="00283239">
          <w:rPr>
            <w:rFonts w:ascii="Candara" w:hAnsi="Candara"/>
            <w:rPrChange w:id="946" w:author="Al Riyami, Azza OLNG-SCC/12" w:date="2026-03-30T14:14:00Z" w16du:dateUtc="2026-03-30T10:14:00Z">
              <w:rPr>
                <w:rFonts w:asciiTheme="majorBidi" w:eastAsia="Calibri" w:hAnsiTheme="majorBidi" w:cstheme="majorBidi"/>
                <w:bCs/>
                <w:sz w:val="22"/>
              </w:rPr>
            </w:rPrChange>
          </w:rPr>
          <w:delText xml:space="preserve"> </w:delText>
        </w:r>
      </w:del>
      <w:bookmarkStart w:id="947" w:name="_Toc225638837"/>
      <w:bookmarkStart w:id="948" w:name="_Toc225648439"/>
      <w:bookmarkStart w:id="949" w:name="_Toc225665828"/>
      <w:bookmarkStart w:id="950" w:name="_Toc225665907"/>
      <w:bookmarkStart w:id="951" w:name="_Toc225666113"/>
      <w:bookmarkStart w:id="952" w:name="_Toc225666150"/>
      <w:bookmarkEnd w:id="947"/>
      <w:bookmarkEnd w:id="948"/>
      <w:bookmarkEnd w:id="949"/>
      <w:bookmarkEnd w:id="950"/>
      <w:bookmarkEnd w:id="951"/>
      <w:bookmarkEnd w:id="952"/>
    </w:p>
    <w:p w14:paraId="052EC184" w14:textId="37231EE5" w:rsidR="008A0128" w:rsidRPr="005F252C" w:rsidDel="00DF4E9E" w:rsidRDefault="008A0128">
      <w:pPr>
        <w:pStyle w:val="Level3"/>
        <w:numPr>
          <w:ilvl w:val="0"/>
          <w:numId w:val="0"/>
        </w:numPr>
        <w:tabs>
          <w:tab w:val="left" w:pos="1055"/>
        </w:tabs>
        <w:ind w:left="576"/>
        <w:rPr>
          <w:del w:id="953" w:author="Al Oraimi, Ahmed Mubarak OLNG-ICV/T2" w:date="2026-03-28T05:56:00Z" w16du:dateUtc="2026-03-28T01:56:00Z"/>
          <w:rFonts w:eastAsia="Calibri" w:cstheme="majorBidi"/>
          <w:bCs/>
          <w:rPrChange w:id="954" w:author="Al Riyami, Azza OLNG-SCC/12" w:date="2026-03-30T14:14:00Z" w16du:dateUtc="2026-03-30T10:14:00Z">
            <w:rPr>
              <w:del w:id="955" w:author="Al Oraimi, Ahmed Mubarak OLNG-ICV/T2" w:date="2026-03-28T05:56:00Z" w16du:dateUtc="2026-03-28T01:56:00Z"/>
            </w:rPr>
          </w:rPrChange>
        </w:rPr>
        <w:pPrChange w:id="956" w:author="Al Oraimi, Ahmed Mubarak OLNG-ICV/T2" w:date="2026-03-28T05:56:00Z" w16du:dateUtc="2026-03-28T01:56:00Z">
          <w:pPr>
            <w:numPr>
              <w:ilvl w:val="1"/>
              <w:numId w:val="16"/>
            </w:numPr>
            <w:suppressAutoHyphens/>
            <w:autoSpaceDN w:val="0"/>
            <w:spacing w:before="120"/>
            <w:ind w:left="1134" w:hanging="1134"/>
            <w:jc w:val="both"/>
            <w:textAlignment w:val="baseline"/>
          </w:pPr>
        </w:pPrChange>
      </w:pPr>
      <w:bookmarkStart w:id="957" w:name="_Toc225638838"/>
      <w:bookmarkStart w:id="958" w:name="_Toc225648440"/>
      <w:bookmarkStart w:id="959" w:name="_Toc225665829"/>
      <w:bookmarkStart w:id="960" w:name="_Toc225665908"/>
      <w:bookmarkStart w:id="961" w:name="_Toc225666114"/>
      <w:bookmarkStart w:id="962" w:name="_Toc225666151"/>
      <w:bookmarkEnd w:id="957"/>
      <w:bookmarkEnd w:id="958"/>
      <w:bookmarkEnd w:id="959"/>
      <w:bookmarkEnd w:id="960"/>
      <w:bookmarkEnd w:id="961"/>
      <w:bookmarkEnd w:id="962"/>
    </w:p>
    <w:p w14:paraId="59BF6626" w14:textId="535A3822" w:rsidR="00B506B6" w:rsidRPr="005F252C" w:rsidRDefault="00B506B6">
      <w:pPr>
        <w:pStyle w:val="Heading2"/>
        <w:rPr>
          <w:rFonts w:ascii="Candara" w:hAnsi="Candara"/>
          <w:rPrChange w:id="963" w:author="Al Riyami, Azza OLNG-SCC/12" w:date="2026-03-30T14:14:00Z" w16du:dateUtc="2026-03-30T10:14:00Z">
            <w:rPr>
              <w:rFonts w:asciiTheme="majorBidi" w:eastAsia="Calibri" w:hAnsiTheme="majorBidi"/>
              <w:smallCaps/>
              <w:sz w:val="22"/>
              <w:szCs w:val="22"/>
            </w:rPr>
          </w:rPrChange>
        </w:rPr>
        <w:pPrChange w:id="964" w:author="Al Oraimi, Ahmed Mubarak OLNG-ICV/T2" w:date="2026-03-28T05:57:00Z" w16du:dateUtc="2026-03-28T01:57:00Z">
          <w:pPr>
            <w:pStyle w:val="Heading1"/>
            <w:numPr>
              <w:numId w:val="16"/>
            </w:numPr>
            <w:tabs>
              <w:tab w:val="clear" w:pos="576"/>
              <w:tab w:val="left" w:pos="1134"/>
            </w:tabs>
            <w:spacing w:before="120"/>
            <w:ind w:left="1134" w:hanging="1134"/>
          </w:pPr>
        </w:pPrChange>
      </w:pPr>
      <w:del w:id="965" w:author="Al Hashmi, Ahmed OLNG-ICV/1" w:date="2026-03-18T12:11:00Z" w16du:dateUtc="2026-03-18T08:11:00Z">
        <w:r w:rsidRPr="005F252C" w:rsidDel="00833133">
          <w:rPr>
            <w:rFonts w:ascii="Candara" w:hAnsi="Candara"/>
            <w:rPrChange w:id="966" w:author="Al Riyami, Azza OLNG-SCC/12" w:date="2026-03-30T14:14:00Z" w16du:dateUtc="2026-03-30T10:14:00Z">
              <w:rPr>
                <w:rFonts w:asciiTheme="majorBidi" w:eastAsia="Calibri" w:hAnsiTheme="majorBidi"/>
                <w:sz w:val="22"/>
                <w:szCs w:val="22"/>
              </w:rPr>
            </w:rPrChange>
          </w:rPr>
          <w:delText>COMPANY</w:delText>
        </w:r>
      </w:del>
      <w:bookmarkStart w:id="967" w:name="_Toc225666152"/>
      <w:ins w:id="968" w:author="Al Hashmi, Ahmed OLNG-ICV/1" w:date="2026-03-18T12:11:00Z" w16du:dateUtc="2026-03-18T08:11:00Z">
        <w:r w:rsidR="00833133" w:rsidRPr="005F252C">
          <w:rPr>
            <w:rFonts w:ascii="Candara" w:hAnsi="Candara"/>
            <w:rPrChange w:id="969" w:author="Al Riyami, Azza OLNG-SCC/12" w:date="2026-03-30T14:14:00Z" w16du:dateUtc="2026-03-30T10:14:00Z">
              <w:rPr>
                <w:rFonts w:asciiTheme="majorBidi" w:eastAsia="Calibri" w:hAnsiTheme="majorBidi"/>
                <w:sz w:val="22"/>
                <w:szCs w:val="22"/>
              </w:rPr>
            </w:rPrChange>
          </w:rPr>
          <w:t>COMPANY</w:t>
        </w:r>
      </w:ins>
      <w:r w:rsidRPr="005F252C">
        <w:rPr>
          <w:rFonts w:ascii="Candara" w:hAnsi="Candara"/>
          <w:rPrChange w:id="970" w:author="Al Riyami, Azza OLNG-SCC/12" w:date="2026-03-30T14:14:00Z" w16du:dateUtc="2026-03-30T10:14:00Z">
            <w:rPr>
              <w:rFonts w:asciiTheme="majorBidi" w:eastAsia="Calibri" w:hAnsiTheme="majorBidi"/>
              <w:sz w:val="22"/>
              <w:szCs w:val="22"/>
            </w:rPr>
          </w:rPrChange>
        </w:rPr>
        <w:t xml:space="preserve"> RIGHT TO VERIFY AND AUDIT</w:t>
      </w:r>
      <w:bookmarkEnd w:id="967"/>
    </w:p>
    <w:p w14:paraId="2201D178" w14:textId="77777777" w:rsidR="008E3C9F" w:rsidRPr="005F252C" w:rsidRDefault="00B506B6">
      <w:pPr>
        <w:pStyle w:val="Level3"/>
        <w:rPr>
          <w:ins w:id="971" w:author="Al Oraimi, Ahmed Mubarak OLNG-ICV/T2" w:date="2026-03-28T05:54:00Z" w16du:dateUtc="2026-03-28T01:54:00Z"/>
          <w:rFonts w:ascii="Candara" w:hAnsi="Candara"/>
          <w:rPrChange w:id="972" w:author="Al Riyami, Azza OLNG-SCC/12" w:date="2026-03-30T14:14:00Z" w16du:dateUtc="2026-03-30T10:14:00Z">
            <w:rPr>
              <w:ins w:id="973" w:author="Al Oraimi, Ahmed Mubarak OLNG-ICV/T2" w:date="2026-03-28T05:54:00Z" w16du:dateUtc="2026-03-28T01:54:00Z"/>
            </w:rPr>
          </w:rPrChange>
        </w:rPr>
      </w:pPr>
      <w:r w:rsidRPr="005F252C">
        <w:rPr>
          <w:rFonts w:ascii="Candara" w:hAnsi="Candara"/>
          <w:rPrChange w:id="974" w:author="Al Riyami, Azza OLNG-SCC/12" w:date="2026-03-30T14:14:00Z" w16du:dateUtc="2026-03-30T10:14:00Z">
            <w:rPr>
              <w:rFonts w:asciiTheme="majorBidi" w:eastAsia="Calibri" w:hAnsiTheme="majorBidi"/>
              <w:color w:val="000000"/>
              <w:sz w:val="20"/>
            </w:rPr>
          </w:rPrChange>
        </w:rPr>
        <w:t xml:space="preserve">During the term of the </w:t>
      </w:r>
      <w:r w:rsidRPr="005F252C">
        <w:rPr>
          <w:rFonts w:ascii="Candara" w:hAnsi="Candara"/>
          <w:rPrChange w:id="975" w:author="Al Riyami, Azza OLNG-SCC/12" w:date="2026-03-30T14:14:00Z" w16du:dateUtc="2026-03-30T10:14:00Z">
            <w:rPr>
              <w:rFonts w:asciiTheme="majorBidi" w:eastAsia="Calibri" w:hAnsiTheme="majorBidi"/>
              <w:sz w:val="20"/>
            </w:rPr>
          </w:rPrChange>
        </w:rPr>
        <w:t>CONTRACT</w:t>
      </w:r>
      <w:r w:rsidRPr="005F252C">
        <w:rPr>
          <w:rFonts w:ascii="Candara" w:hAnsi="Candara"/>
          <w:rPrChange w:id="976" w:author="Al Riyami, Azza OLNG-SCC/12" w:date="2026-03-30T14:14:00Z" w16du:dateUtc="2026-03-30T10:14:00Z">
            <w:rPr>
              <w:rFonts w:asciiTheme="majorBidi" w:eastAsia="Calibri" w:hAnsiTheme="majorBidi"/>
              <w:color w:val="000000"/>
              <w:sz w:val="20"/>
            </w:rPr>
          </w:rPrChange>
        </w:rPr>
        <w:t xml:space="preserve"> and for 2 years thereafter, </w:t>
      </w:r>
      <w:del w:id="977" w:author="Al Hashmi, Ahmed OLNG-ICV/1" w:date="2026-03-18T12:10:00Z" w16du:dateUtc="2026-03-18T08:10:00Z">
        <w:r w:rsidRPr="005F252C" w:rsidDel="00833133">
          <w:rPr>
            <w:rFonts w:ascii="Candara" w:hAnsi="Candara"/>
            <w:rPrChange w:id="978" w:author="Al Riyami, Azza OLNG-SCC/12" w:date="2026-03-30T14:14:00Z" w16du:dateUtc="2026-03-30T10:14:00Z">
              <w:rPr>
                <w:rFonts w:asciiTheme="majorBidi" w:eastAsia="Calibri" w:hAnsiTheme="majorBidi"/>
                <w:color w:val="000000"/>
                <w:sz w:val="20"/>
              </w:rPr>
            </w:rPrChange>
          </w:rPr>
          <w:delText>CONTRACTOR</w:delText>
        </w:r>
      </w:del>
      <w:ins w:id="979" w:author="Al Hashmi, Ahmed OLNG-ICV/1" w:date="2026-03-18T12:10:00Z" w16du:dateUtc="2026-03-18T08:10:00Z">
        <w:r w:rsidR="00833133" w:rsidRPr="005F252C">
          <w:rPr>
            <w:rFonts w:ascii="Candara" w:hAnsi="Candara"/>
            <w:rPrChange w:id="980" w:author="Al Riyami, Azza OLNG-SCC/12" w:date="2026-03-30T14:14:00Z" w16du:dateUtc="2026-03-30T10:14:00Z">
              <w:rPr>
                <w:rFonts w:asciiTheme="majorBidi" w:eastAsia="Calibri" w:hAnsiTheme="majorBidi"/>
                <w:color w:val="000000"/>
                <w:sz w:val="20"/>
              </w:rPr>
            </w:rPrChange>
          </w:rPr>
          <w:t>CONTRACTOR</w:t>
        </w:r>
      </w:ins>
      <w:r w:rsidRPr="005F252C">
        <w:rPr>
          <w:rFonts w:ascii="Candara" w:hAnsi="Candara"/>
          <w:rPrChange w:id="981" w:author="Al Riyami, Azza OLNG-SCC/12" w:date="2026-03-30T14:14:00Z" w16du:dateUtc="2026-03-30T10:14:00Z">
            <w:rPr>
              <w:rFonts w:asciiTheme="majorBidi" w:eastAsia="Calibri" w:hAnsiTheme="majorBidi"/>
              <w:color w:val="000000"/>
              <w:sz w:val="20"/>
            </w:rPr>
          </w:rPrChange>
        </w:rPr>
        <w:t xml:space="preserve"> shall maintain and preserve, </w:t>
      </w:r>
      <w:r w:rsidRPr="005F252C">
        <w:rPr>
          <w:rFonts w:ascii="Candara" w:hAnsi="Candara"/>
          <w:rPrChange w:id="982" w:author="Al Riyami, Azza OLNG-SCC/12" w:date="2026-03-30T14:14:00Z" w16du:dateUtc="2026-03-30T10:14:00Z">
            <w:rPr>
              <w:rFonts w:asciiTheme="majorBidi" w:eastAsia="Calibri" w:hAnsiTheme="majorBidi"/>
              <w:sz w:val="20"/>
            </w:rPr>
          </w:rPrChange>
        </w:rPr>
        <w:t>and as required shall cause its sub-</w:t>
      </w:r>
      <w:del w:id="983" w:author="Al Hashmi, Ahmed OLNG-ICV/1" w:date="2026-03-18T12:10:00Z" w16du:dateUtc="2026-03-18T08:10:00Z">
        <w:r w:rsidRPr="005F252C" w:rsidDel="00833133">
          <w:rPr>
            <w:rFonts w:ascii="Candara" w:hAnsi="Candara"/>
            <w:rPrChange w:id="984" w:author="Al Riyami, Azza OLNG-SCC/12" w:date="2026-03-30T14:14:00Z" w16du:dateUtc="2026-03-30T10:14:00Z">
              <w:rPr>
                <w:rFonts w:asciiTheme="majorBidi" w:eastAsia="Calibri" w:hAnsiTheme="majorBidi"/>
                <w:sz w:val="20"/>
              </w:rPr>
            </w:rPrChange>
          </w:rPr>
          <w:delText>contractor</w:delText>
        </w:r>
      </w:del>
      <w:ins w:id="985" w:author="Al Hashmi, Ahmed OLNG-ICV/1" w:date="2026-03-18T12:10:00Z" w16du:dateUtc="2026-03-18T08:10:00Z">
        <w:r w:rsidR="00833133" w:rsidRPr="005F252C">
          <w:rPr>
            <w:rFonts w:ascii="Candara" w:hAnsi="Candara"/>
            <w:rPrChange w:id="986" w:author="Al Riyami, Azza OLNG-SCC/12" w:date="2026-03-30T14:14:00Z" w16du:dateUtc="2026-03-30T10:14:00Z">
              <w:rPr>
                <w:rFonts w:asciiTheme="majorBidi" w:eastAsia="Calibri" w:hAnsiTheme="majorBidi"/>
                <w:sz w:val="20"/>
              </w:rPr>
            </w:rPrChange>
          </w:rPr>
          <w:t>CONTRACTOR</w:t>
        </w:r>
      </w:ins>
      <w:r w:rsidRPr="005F252C">
        <w:rPr>
          <w:rFonts w:ascii="Candara" w:hAnsi="Candara"/>
          <w:rPrChange w:id="987" w:author="Al Riyami, Azza OLNG-SCC/12" w:date="2026-03-30T14:14:00Z" w16du:dateUtc="2026-03-30T10:14:00Z">
            <w:rPr>
              <w:rFonts w:asciiTheme="majorBidi" w:eastAsia="Calibri" w:hAnsiTheme="majorBidi"/>
              <w:sz w:val="20"/>
            </w:rPr>
          </w:rPrChange>
        </w:rPr>
        <w:t xml:space="preserve">s and suppliers to maintain and preserve, a true and accurate </w:t>
      </w:r>
      <w:r w:rsidRPr="005F252C">
        <w:rPr>
          <w:rFonts w:ascii="Candara" w:hAnsi="Candara"/>
          <w:rPrChange w:id="988" w:author="Al Riyami, Azza OLNG-SCC/12" w:date="2026-03-30T14:14:00Z" w16du:dateUtc="2026-03-30T10:14:00Z">
            <w:rPr>
              <w:rFonts w:asciiTheme="majorBidi" w:eastAsia="Calibri" w:hAnsiTheme="majorBidi"/>
              <w:bCs/>
              <w:sz w:val="20"/>
            </w:rPr>
          </w:rPrChange>
        </w:rPr>
        <w:t>set of records pertaining to the approved ICV Plan</w:t>
      </w:r>
      <w:r w:rsidRPr="005F252C">
        <w:rPr>
          <w:rFonts w:ascii="Candara" w:hAnsi="Candara"/>
          <w:rPrChange w:id="989" w:author="Al Riyami, Azza OLNG-SCC/12" w:date="2026-03-30T14:14:00Z" w16du:dateUtc="2026-03-30T10:14:00Z">
            <w:rPr>
              <w:rFonts w:asciiTheme="majorBidi" w:eastAsia="Calibri" w:hAnsiTheme="majorBidi"/>
              <w:sz w:val="20"/>
            </w:rPr>
          </w:rPrChange>
        </w:rPr>
        <w:t xml:space="preserve"> (Appendix A), including, but not limited to, the assumptions and calculations used to generate the commitments made in Tables A to </w:t>
      </w:r>
      <w:r w:rsidR="006511B7" w:rsidRPr="005F252C">
        <w:rPr>
          <w:rFonts w:ascii="Candara" w:hAnsi="Candara"/>
          <w:rPrChange w:id="990" w:author="Al Riyami, Azza OLNG-SCC/12" w:date="2026-03-30T14:14:00Z" w16du:dateUtc="2026-03-30T10:14:00Z">
            <w:rPr>
              <w:rFonts w:asciiTheme="majorBidi" w:eastAsia="Calibri" w:hAnsiTheme="majorBidi"/>
              <w:sz w:val="20"/>
            </w:rPr>
          </w:rPrChange>
        </w:rPr>
        <w:t>D</w:t>
      </w:r>
      <w:r w:rsidRPr="005F252C">
        <w:rPr>
          <w:rFonts w:ascii="Candara" w:hAnsi="Candara"/>
          <w:rPrChange w:id="991" w:author="Al Riyami, Azza OLNG-SCC/12" w:date="2026-03-30T14:14:00Z" w16du:dateUtc="2026-03-30T10:14:00Z">
            <w:rPr>
              <w:rFonts w:asciiTheme="majorBidi" w:eastAsia="Calibri" w:hAnsiTheme="majorBidi"/>
              <w:color w:val="000000"/>
              <w:sz w:val="20"/>
            </w:rPr>
          </w:rPrChange>
        </w:rPr>
        <w:t>.</w:t>
      </w:r>
    </w:p>
    <w:p w14:paraId="1EBE9A05" w14:textId="7860878F" w:rsidR="00B506B6" w:rsidRPr="005F252C" w:rsidDel="00DF4E9E" w:rsidRDefault="00B506B6">
      <w:pPr>
        <w:rPr>
          <w:del w:id="992" w:author="Al Oraimi, Ahmed Mubarak OLNG-ICV/T2" w:date="2026-03-28T05:57:00Z" w16du:dateUtc="2026-03-28T01:57:00Z"/>
          <w:sz w:val="22"/>
          <w:rPrChange w:id="993" w:author="Al Riyami, Azza OLNG-SCC/12" w:date="2026-03-30T14:14:00Z" w16du:dateUtc="2026-03-30T10:14:00Z">
            <w:rPr>
              <w:del w:id="994" w:author="Al Oraimi, Ahmed Mubarak OLNG-ICV/T2" w:date="2026-03-28T05:57:00Z" w16du:dateUtc="2026-03-28T01:57:00Z"/>
              <w:rFonts w:asciiTheme="majorBidi" w:eastAsia="Calibri" w:hAnsiTheme="majorBidi" w:cstheme="majorBidi"/>
              <w:sz w:val="22"/>
            </w:rPr>
          </w:rPrChange>
        </w:rPr>
        <w:pPrChange w:id="995" w:author="Al Oraimi, Ahmed Mubarak OLNG-ICV/T2" w:date="2026-03-28T05:54:00Z" w16du:dateUtc="2026-03-28T01:54:00Z">
          <w:pPr>
            <w:numPr>
              <w:ilvl w:val="1"/>
              <w:numId w:val="16"/>
            </w:numPr>
            <w:suppressAutoHyphens/>
            <w:autoSpaceDN w:val="0"/>
            <w:spacing w:before="120"/>
            <w:ind w:left="1134" w:hanging="1134"/>
            <w:jc w:val="both"/>
            <w:textAlignment w:val="baseline"/>
          </w:pPr>
        </w:pPrChange>
      </w:pPr>
      <w:del w:id="996" w:author="Al Oraimi, Ahmed Mubarak OLNG-ICV/T2" w:date="2026-03-28T03:05:00Z" w16du:dateUtc="2026-03-27T23:05:00Z">
        <w:r w:rsidRPr="005F252C" w:rsidDel="0025076E">
          <w:rPr>
            <w:sz w:val="22"/>
            <w:rPrChange w:id="997" w:author="Al Riyami, Azza OLNG-SCC/12" w:date="2026-03-30T14:14:00Z" w16du:dateUtc="2026-03-30T10:14:00Z">
              <w:rPr>
                <w:rFonts w:asciiTheme="majorBidi" w:eastAsia="Calibri" w:hAnsiTheme="majorBidi" w:cstheme="majorBidi"/>
                <w:color w:val="000000"/>
              </w:rPr>
            </w:rPrChange>
          </w:rPr>
          <w:delText xml:space="preserve">    </w:delText>
        </w:r>
      </w:del>
    </w:p>
    <w:p w14:paraId="11277FF8" w14:textId="73C67C86" w:rsidR="00B506B6" w:rsidRPr="005F252C" w:rsidRDefault="00B506B6">
      <w:pPr>
        <w:pStyle w:val="Level3"/>
        <w:rPr>
          <w:rFonts w:ascii="Candara" w:hAnsi="Candara"/>
          <w:rPrChange w:id="998" w:author="Al Riyami, Azza OLNG-SCC/12" w:date="2026-03-30T14:14:00Z" w16du:dateUtc="2026-03-30T10:14:00Z">
            <w:rPr>
              <w:rFonts w:asciiTheme="majorBidi" w:eastAsia="Calibri" w:hAnsiTheme="majorBidi" w:cstheme="majorBidi"/>
              <w:sz w:val="22"/>
            </w:rPr>
          </w:rPrChange>
        </w:rPr>
        <w:pPrChange w:id="999" w:author="Al Oraimi, Ahmed Mubarak OLNG-ICV/T2" w:date="2026-03-28T05:57:00Z" w16du:dateUtc="2026-03-28T01:57:00Z">
          <w:pPr>
            <w:numPr>
              <w:ilvl w:val="1"/>
              <w:numId w:val="16"/>
            </w:numPr>
            <w:suppressAutoHyphens/>
            <w:autoSpaceDN w:val="0"/>
            <w:spacing w:before="120"/>
            <w:ind w:left="1134" w:hanging="1134"/>
            <w:jc w:val="both"/>
            <w:textAlignment w:val="baseline"/>
          </w:pPr>
        </w:pPrChange>
      </w:pPr>
      <w:r w:rsidRPr="005F252C">
        <w:rPr>
          <w:rFonts w:ascii="Candara" w:hAnsi="Candara"/>
          <w:rPrChange w:id="1000" w:author="Al Riyami, Azza OLNG-SCC/12" w:date="2026-03-30T14:14:00Z" w16du:dateUtc="2026-03-30T10:14:00Z">
            <w:rPr>
              <w:rFonts w:asciiTheme="majorBidi" w:eastAsia="Calibri" w:hAnsiTheme="majorBidi" w:cstheme="majorBidi"/>
              <w:color w:val="000000"/>
            </w:rPr>
          </w:rPrChange>
        </w:rPr>
        <w:t xml:space="preserve">Without limiting any of </w:t>
      </w:r>
      <w:del w:id="1001" w:author="Al Hashmi, Ahmed OLNG-ICV/1" w:date="2026-03-18T12:11:00Z" w16du:dateUtc="2026-03-18T08:11:00Z">
        <w:r w:rsidRPr="005F252C" w:rsidDel="00833133">
          <w:rPr>
            <w:rFonts w:ascii="Candara" w:hAnsi="Candara"/>
            <w:rPrChange w:id="1002" w:author="Al Riyami, Azza OLNG-SCC/12" w:date="2026-03-30T14:14:00Z" w16du:dateUtc="2026-03-30T10:14:00Z">
              <w:rPr>
                <w:rFonts w:asciiTheme="majorBidi" w:eastAsia="Calibri" w:hAnsiTheme="majorBidi" w:cstheme="majorBidi"/>
                <w:color w:val="000000"/>
              </w:rPr>
            </w:rPrChange>
          </w:rPr>
          <w:delText>COMPANY</w:delText>
        </w:r>
      </w:del>
      <w:ins w:id="1003" w:author="Al Hashmi, Ahmed OLNG-ICV/1" w:date="2026-03-18T12:11:00Z" w16du:dateUtc="2026-03-18T08:11:00Z">
        <w:r w:rsidR="00833133" w:rsidRPr="005F252C">
          <w:rPr>
            <w:rFonts w:ascii="Candara" w:hAnsi="Candara"/>
            <w:rPrChange w:id="1004" w:author="Al Riyami, Azza OLNG-SCC/12" w:date="2026-03-30T14:14:00Z" w16du:dateUtc="2026-03-30T10:14:00Z">
              <w:rPr>
                <w:rFonts w:asciiTheme="majorBidi" w:eastAsia="Calibri" w:hAnsiTheme="majorBidi" w:cstheme="majorBidi"/>
                <w:color w:val="000000"/>
              </w:rPr>
            </w:rPrChange>
          </w:rPr>
          <w:t>COMPANY</w:t>
        </w:r>
      </w:ins>
      <w:r w:rsidRPr="005F252C">
        <w:rPr>
          <w:rFonts w:ascii="Candara" w:hAnsi="Candara"/>
          <w:rPrChange w:id="1005" w:author="Al Riyami, Azza OLNG-SCC/12" w:date="2026-03-30T14:14:00Z" w16du:dateUtc="2026-03-30T10:14:00Z">
            <w:rPr>
              <w:rFonts w:asciiTheme="majorBidi" w:eastAsia="Calibri" w:hAnsiTheme="majorBidi" w:cstheme="majorBidi"/>
              <w:color w:val="000000"/>
            </w:rPr>
          </w:rPrChange>
        </w:rPr>
        <w:t xml:space="preserve">’S rights under the </w:t>
      </w:r>
      <w:r w:rsidRPr="005F252C">
        <w:rPr>
          <w:rFonts w:ascii="Candara" w:hAnsi="Candara"/>
          <w:rPrChange w:id="1006" w:author="Al Riyami, Azza OLNG-SCC/12" w:date="2026-03-30T14:14:00Z" w16du:dateUtc="2026-03-30T10:14:00Z">
            <w:rPr>
              <w:rFonts w:asciiTheme="majorBidi" w:eastAsia="Calibri" w:hAnsiTheme="majorBidi" w:cstheme="majorBidi"/>
            </w:rPr>
          </w:rPrChange>
        </w:rPr>
        <w:t>CONTRACT</w:t>
      </w:r>
      <w:r w:rsidRPr="005F252C">
        <w:rPr>
          <w:rFonts w:ascii="Candara" w:hAnsi="Candara"/>
          <w:rPrChange w:id="1007" w:author="Al Riyami, Azza OLNG-SCC/12" w:date="2026-03-30T14:14:00Z" w16du:dateUtc="2026-03-30T10:14:00Z">
            <w:rPr>
              <w:rFonts w:asciiTheme="majorBidi" w:eastAsia="Calibri" w:hAnsiTheme="majorBidi" w:cstheme="majorBidi"/>
              <w:color w:val="000000"/>
            </w:rPr>
          </w:rPrChange>
        </w:rPr>
        <w:t xml:space="preserve">, at any reasonable time during the term of the </w:t>
      </w:r>
      <w:r w:rsidRPr="005F252C">
        <w:rPr>
          <w:rFonts w:ascii="Candara" w:hAnsi="Candara"/>
          <w:rPrChange w:id="1008" w:author="Al Riyami, Azza OLNG-SCC/12" w:date="2026-03-30T14:14:00Z" w16du:dateUtc="2026-03-30T10:14:00Z">
            <w:rPr>
              <w:rFonts w:asciiTheme="majorBidi" w:eastAsia="Calibri" w:hAnsiTheme="majorBidi" w:cstheme="majorBidi"/>
            </w:rPr>
          </w:rPrChange>
        </w:rPr>
        <w:t>CONTRACT</w:t>
      </w:r>
      <w:r w:rsidRPr="005F252C">
        <w:rPr>
          <w:rFonts w:ascii="Candara" w:hAnsi="Candara"/>
          <w:rPrChange w:id="1009" w:author="Al Riyami, Azza OLNG-SCC/12" w:date="2026-03-30T14:14:00Z" w16du:dateUtc="2026-03-30T10:14:00Z">
            <w:rPr>
              <w:rFonts w:asciiTheme="majorBidi" w:eastAsia="Calibri" w:hAnsiTheme="majorBidi" w:cstheme="majorBidi"/>
              <w:color w:val="000000"/>
            </w:rPr>
          </w:rPrChange>
        </w:rPr>
        <w:t xml:space="preserve"> and for 2 years thereafter, the </w:t>
      </w:r>
      <w:del w:id="1010" w:author="Al Hashmi, Ahmed OLNG-ICV/1" w:date="2026-03-18T12:11:00Z" w16du:dateUtc="2026-03-18T08:11:00Z">
        <w:r w:rsidRPr="005F252C" w:rsidDel="00833133">
          <w:rPr>
            <w:rFonts w:ascii="Candara" w:hAnsi="Candara"/>
            <w:rPrChange w:id="1011" w:author="Al Riyami, Azza OLNG-SCC/12" w:date="2026-03-30T14:14:00Z" w16du:dateUtc="2026-03-30T10:14:00Z">
              <w:rPr>
                <w:rFonts w:asciiTheme="majorBidi" w:eastAsia="Calibri" w:hAnsiTheme="majorBidi" w:cstheme="majorBidi"/>
                <w:color w:val="000000"/>
              </w:rPr>
            </w:rPrChange>
          </w:rPr>
          <w:delText>COMPANY</w:delText>
        </w:r>
      </w:del>
      <w:ins w:id="1012" w:author="Al Hashmi, Ahmed OLNG-ICV/1" w:date="2026-03-18T12:11:00Z" w16du:dateUtc="2026-03-18T08:11:00Z">
        <w:r w:rsidR="00833133" w:rsidRPr="005F252C">
          <w:rPr>
            <w:rFonts w:ascii="Candara" w:hAnsi="Candara"/>
            <w:rPrChange w:id="1013" w:author="Al Riyami, Azza OLNG-SCC/12" w:date="2026-03-30T14:14:00Z" w16du:dateUtc="2026-03-30T10:14:00Z">
              <w:rPr>
                <w:rFonts w:asciiTheme="majorBidi" w:eastAsia="Calibri" w:hAnsiTheme="majorBidi" w:cstheme="majorBidi"/>
                <w:color w:val="000000"/>
              </w:rPr>
            </w:rPrChange>
          </w:rPr>
          <w:t>COMPANY</w:t>
        </w:r>
      </w:ins>
      <w:r w:rsidRPr="005F252C">
        <w:rPr>
          <w:rFonts w:ascii="Candara" w:hAnsi="Candara"/>
          <w:rPrChange w:id="1014" w:author="Al Riyami, Azza OLNG-SCC/12" w:date="2026-03-30T14:14:00Z" w16du:dateUtc="2026-03-30T10:14:00Z">
            <w:rPr>
              <w:rFonts w:asciiTheme="majorBidi" w:eastAsia="Calibri" w:hAnsiTheme="majorBidi" w:cstheme="majorBidi"/>
              <w:color w:val="000000"/>
            </w:rPr>
          </w:rPrChange>
        </w:rPr>
        <w:t xml:space="preserve"> shall be allowed access to </w:t>
      </w:r>
      <w:del w:id="1015" w:author="Al Hashmi, Ahmed OLNG-ICV/1" w:date="2026-03-18T12:10:00Z" w16du:dateUtc="2026-03-18T08:10:00Z">
        <w:r w:rsidRPr="005F252C" w:rsidDel="00833133">
          <w:rPr>
            <w:rFonts w:ascii="Candara" w:hAnsi="Candara"/>
            <w:rPrChange w:id="1016" w:author="Al Riyami, Azza OLNG-SCC/12" w:date="2026-03-30T14:14:00Z" w16du:dateUtc="2026-03-30T10:14:00Z">
              <w:rPr>
                <w:rFonts w:asciiTheme="majorBidi" w:eastAsia="Calibri" w:hAnsiTheme="majorBidi" w:cstheme="majorBidi"/>
                <w:color w:val="000000"/>
              </w:rPr>
            </w:rPrChange>
          </w:rPr>
          <w:delText>CONTRACTOR</w:delText>
        </w:r>
      </w:del>
      <w:ins w:id="1017" w:author="Al Hashmi, Ahmed OLNG-ICV/1" w:date="2026-03-18T12:10:00Z" w16du:dateUtc="2026-03-18T08:10:00Z">
        <w:r w:rsidR="00833133" w:rsidRPr="005F252C">
          <w:rPr>
            <w:rFonts w:ascii="Candara" w:hAnsi="Candara"/>
            <w:rPrChange w:id="1018" w:author="Al Riyami, Azza OLNG-SCC/12" w:date="2026-03-30T14:14:00Z" w16du:dateUtc="2026-03-30T10:14:00Z">
              <w:rPr>
                <w:rFonts w:asciiTheme="majorBidi" w:eastAsia="Calibri" w:hAnsiTheme="majorBidi" w:cstheme="majorBidi"/>
                <w:color w:val="000000"/>
              </w:rPr>
            </w:rPrChange>
          </w:rPr>
          <w:t>CONTRACTOR</w:t>
        </w:r>
      </w:ins>
      <w:r w:rsidRPr="005F252C">
        <w:rPr>
          <w:rFonts w:ascii="Candara" w:hAnsi="Candara"/>
          <w:rPrChange w:id="1019" w:author="Al Riyami, Azza OLNG-SCC/12" w:date="2026-03-30T14:14:00Z" w16du:dateUtc="2026-03-30T10:14:00Z">
            <w:rPr>
              <w:rFonts w:asciiTheme="majorBidi" w:eastAsia="Calibri" w:hAnsiTheme="majorBidi" w:cstheme="majorBidi"/>
              <w:color w:val="000000"/>
            </w:rPr>
          </w:rPrChange>
        </w:rPr>
        <w:t xml:space="preserve">’S records for </w:t>
      </w:r>
      <w:r w:rsidRPr="005F252C">
        <w:rPr>
          <w:rFonts w:ascii="Candara" w:hAnsi="Candara"/>
          <w:rPrChange w:id="1020" w:author="Al Riyami, Azza OLNG-SCC/12" w:date="2026-03-30T14:14:00Z" w16du:dateUtc="2026-03-30T10:14:00Z">
            <w:rPr>
              <w:rFonts w:asciiTheme="majorBidi" w:eastAsia="Calibri" w:hAnsiTheme="majorBidi" w:cstheme="majorBidi"/>
              <w:bCs/>
              <w:color w:val="000000"/>
            </w:rPr>
          </w:rPrChange>
        </w:rPr>
        <w:t>purposes of verifying</w:t>
      </w:r>
      <w:r w:rsidRPr="005F252C">
        <w:rPr>
          <w:rFonts w:ascii="Candara" w:hAnsi="Candara"/>
          <w:rPrChange w:id="1021" w:author="Al Riyami, Azza OLNG-SCC/12" w:date="2026-03-30T14:14:00Z" w16du:dateUtc="2026-03-30T10:14:00Z">
            <w:rPr>
              <w:rFonts w:asciiTheme="majorBidi" w:eastAsia="Calibri" w:hAnsiTheme="majorBidi" w:cstheme="majorBidi"/>
              <w:color w:val="000000"/>
            </w:rPr>
          </w:rPrChange>
        </w:rPr>
        <w:t xml:space="preserve"> the commitments made in the approved ICV Plan (Appendix A).</w:t>
      </w:r>
      <w:del w:id="1022" w:author="Al Oraimi, Ahmed Mubarak OLNG-ICV/T2" w:date="2026-03-28T03:06:00Z" w16du:dateUtc="2026-03-27T23:06:00Z">
        <w:r w:rsidRPr="005F252C" w:rsidDel="0025076E">
          <w:rPr>
            <w:rFonts w:ascii="Candara" w:hAnsi="Candara"/>
            <w:rPrChange w:id="1023" w:author="Al Riyami, Azza OLNG-SCC/12" w:date="2026-03-30T14:14:00Z" w16du:dateUtc="2026-03-30T10:14:00Z">
              <w:rPr>
                <w:rFonts w:asciiTheme="majorBidi" w:eastAsia="Calibri" w:hAnsiTheme="majorBidi" w:cstheme="majorBidi"/>
                <w:color w:val="000000"/>
              </w:rPr>
            </w:rPrChange>
          </w:rPr>
          <w:delText xml:space="preserve"> </w:delText>
        </w:r>
      </w:del>
    </w:p>
    <w:p w14:paraId="736DC2F7" w14:textId="4AC3FAA6" w:rsidR="0059344B" w:rsidRDefault="00B506B6">
      <w:pPr>
        <w:pStyle w:val="Level3"/>
        <w:rPr>
          <w:ins w:id="1024" w:author="Al Riyami, Azza OLNG-SCC/12" w:date="2026-03-30T14:15:00Z" w16du:dateUtc="2026-03-30T10:15:00Z"/>
          <w:rFonts w:ascii="Candara" w:hAnsi="Candara"/>
        </w:rPr>
      </w:pPr>
      <w:r w:rsidRPr="005F252C">
        <w:rPr>
          <w:rFonts w:ascii="Candara" w:hAnsi="Candara"/>
          <w:rPrChange w:id="1025" w:author="Al Riyami, Azza OLNG-SCC/12" w:date="2026-03-30T14:14:00Z" w16du:dateUtc="2026-03-30T10:14:00Z">
            <w:rPr>
              <w:rFonts w:asciiTheme="majorBidi" w:eastAsia="Calibri" w:hAnsiTheme="majorBidi"/>
              <w:color w:val="000000"/>
              <w:sz w:val="20"/>
            </w:rPr>
          </w:rPrChange>
        </w:rPr>
        <w:t xml:space="preserve">Without limiting any of </w:t>
      </w:r>
      <w:del w:id="1026" w:author="Al Hashmi, Ahmed OLNG-ICV/1" w:date="2026-03-18T12:11:00Z" w16du:dateUtc="2026-03-18T08:11:00Z">
        <w:r w:rsidRPr="005F252C" w:rsidDel="00833133">
          <w:rPr>
            <w:rFonts w:ascii="Candara" w:hAnsi="Candara"/>
            <w:rPrChange w:id="1027" w:author="Al Riyami, Azza OLNG-SCC/12" w:date="2026-03-30T14:14:00Z" w16du:dateUtc="2026-03-30T10:14:00Z">
              <w:rPr>
                <w:rFonts w:asciiTheme="majorBidi" w:eastAsia="Calibri" w:hAnsiTheme="majorBidi"/>
                <w:color w:val="000000"/>
                <w:sz w:val="20"/>
              </w:rPr>
            </w:rPrChange>
          </w:rPr>
          <w:delText>COMPANY</w:delText>
        </w:r>
      </w:del>
      <w:ins w:id="1028" w:author="Al Hashmi, Ahmed OLNG-ICV/1" w:date="2026-03-18T12:11:00Z" w16du:dateUtc="2026-03-18T08:11:00Z">
        <w:r w:rsidR="00833133" w:rsidRPr="005F252C">
          <w:rPr>
            <w:rFonts w:ascii="Candara" w:hAnsi="Candara"/>
            <w:rPrChange w:id="1029" w:author="Al Riyami, Azza OLNG-SCC/12" w:date="2026-03-30T14:14:00Z" w16du:dateUtc="2026-03-30T10:14:00Z">
              <w:rPr>
                <w:rFonts w:asciiTheme="majorBidi" w:eastAsia="Calibri" w:hAnsiTheme="majorBidi"/>
                <w:color w:val="000000"/>
                <w:sz w:val="20"/>
              </w:rPr>
            </w:rPrChange>
          </w:rPr>
          <w:t>COMPANY</w:t>
        </w:r>
      </w:ins>
      <w:r w:rsidRPr="005F252C">
        <w:rPr>
          <w:rFonts w:ascii="Candara" w:hAnsi="Candara"/>
          <w:rPrChange w:id="1030" w:author="Al Riyami, Azza OLNG-SCC/12" w:date="2026-03-30T14:14:00Z" w16du:dateUtc="2026-03-30T10:14:00Z">
            <w:rPr>
              <w:rFonts w:asciiTheme="majorBidi" w:eastAsia="Calibri" w:hAnsiTheme="majorBidi"/>
              <w:color w:val="000000"/>
              <w:sz w:val="20"/>
            </w:rPr>
          </w:rPrChange>
        </w:rPr>
        <w:t xml:space="preserve">’S rights under the </w:t>
      </w:r>
      <w:r w:rsidRPr="005F252C">
        <w:rPr>
          <w:rFonts w:ascii="Candara" w:hAnsi="Candara"/>
          <w:rPrChange w:id="1031" w:author="Al Riyami, Azza OLNG-SCC/12" w:date="2026-03-30T14:14:00Z" w16du:dateUtc="2026-03-30T10:14:00Z">
            <w:rPr>
              <w:rFonts w:asciiTheme="majorBidi" w:eastAsia="Calibri" w:hAnsiTheme="majorBidi"/>
              <w:sz w:val="20"/>
            </w:rPr>
          </w:rPrChange>
        </w:rPr>
        <w:t>CONTRACT</w:t>
      </w:r>
      <w:r w:rsidRPr="005F252C">
        <w:rPr>
          <w:rFonts w:ascii="Candara" w:hAnsi="Candara"/>
          <w:rPrChange w:id="1032" w:author="Al Riyami, Azza OLNG-SCC/12" w:date="2026-03-30T14:14:00Z" w16du:dateUtc="2026-03-30T10:14:00Z">
            <w:rPr>
              <w:rFonts w:asciiTheme="majorBidi" w:eastAsia="Calibri" w:hAnsiTheme="majorBidi"/>
              <w:color w:val="000000"/>
              <w:sz w:val="20"/>
            </w:rPr>
          </w:rPrChange>
        </w:rPr>
        <w:t xml:space="preserve">, during the term of the </w:t>
      </w:r>
      <w:r w:rsidRPr="005F252C">
        <w:rPr>
          <w:rFonts w:ascii="Candara" w:hAnsi="Candara"/>
          <w:rPrChange w:id="1033" w:author="Al Riyami, Azza OLNG-SCC/12" w:date="2026-03-30T14:14:00Z" w16du:dateUtc="2026-03-30T10:14:00Z">
            <w:rPr>
              <w:rFonts w:asciiTheme="majorBidi" w:eastAsia="Calibri" w:hAnsiTheme="majorBidi"/>
              <w:sz w:val="20"/>
            </w:rPr>
          </w:rPrChange>
        </w:rPr>
        <w:t>CONTRACT</w:t>
      </w:r>
      <w:r w:rsidRPr="005F252C">
        <w:rPr>
          <w:rFonts w:ascii="Candara" w:hAnsi="Candara"/>
          <w:rPrChange w:id="1034" w:author="Al Riyami, Azza OLNG-SCC/12" w:date="2026-03-30T14:14:00Z" w16du:dateUtc="2026-03-30T10:14:00Z">
            <w:rPr>
              <w:rFonts w:asciiTheme="majorBidi" w:eastAsia="Calibri" w:hAnsiTheme="majorBidi"/>
              <w:color w:val="000000"/>
              <w:sz w:val="20"/>
            </w:rPr>
          </w:rPrChange>
        </w:rPr>
        <w:t xml:space="preserve"> and for 2 years thereafter, </w:t>
      </w:r>
      <w:del w:id="1035" w:author="Al Hashmi, Ahmed OLNG-ICV/1" w:date="2026-03-18T12:10:00Z" w16du:dateUtc="2026-03-18T08:10:00Z">
        <w:r w:rsidRPr="005F252C" w:rsidDel="00833133">
          <w:rPr>
            <w:rFonts w:ascii="Candara" w:hAnsi="Candara"/>
            <w:rPrChange w:id="1036" w:author="Al Riyami, Azza OLNG-SCC/12" w:date="2026-03-30T14:14:00Z" w16du:dateUtc="2026-03-30T10:14:00Z">
              <w:rPr>
                <w:rFonts w:asciiTheme="majorBidi" w:eastAsia="Calibri" w:hAnsiTheme="majorBidi"/>
                <w:color w:val="000000"/>
                <w:sz w:val="20"/>
              </w:rPr>
            </w:rPrChange>
          </w:rPr>
          <w:delText>CONTRACTOR</w:delText>
        </w:r>
      </w:del>
      <w:ins w:id="1037" w:author="Al Hashmi, Ahmed OLNG-ICV/1" w:date="2026-03-18T12:10:00Z" w16du:dateUtc="2026-03-18T08:10:00Z">
        <w:r w:rsidR="00833133" w:rsidRPr="005F252C">
          <w:rPr>
            <w:rFonts w:ascii="Candara" w:hAnsi="Candara"/>
            <w:rPrChange w:id="1038" w:author="Al Riyami, Azza OLNG-SCC/12" w:date="2026-03-30T14:14:00Z" w16du:dateUtc="2026-03-30T10:14:00Z">
              <w:rPr>
                <w:rFonts w:asciiTheme="majorBidi" w:eastAsia="Calibri" w:hAnsiTheme="majorBidi"/>
                <w:color w:val="000000"/>
                <w:sz w:val="20"/>
              </w:rPr>
            </w:rPrChange>
          </w:rPr>
          <w:t>CONTRACTOR</w:t>
        </w:r>
      </w:ins>
      <w:r w:rsidRPr="005F252C">
        <w:rPr>
          <w:rFonts w:ascii="Candara" w:hAnsi="Candara"/>
          <w:rPrChange w:id="1039" w:author="Al Riyami, Azza OLNG-SCC/12" w:date="2026-03-30T14:14:00Z" w16du:dateUtc="2026-03-30T10:14:00Z">
            <w:rPr>
              <w:rFonts w:asciiTheme="majorBidi" w:eastAsia="Calibri" w:hAnsiTheme="majorBidi"/>
              <w:color w:val="000000"/>
              <w:sz w:val="20"/>
            </w:rPr>
          </w:rPrChange>
        </w:rPr>
        <w:t xml:space="preserve"> shall maintain and preserve, </w:t>
      </w:r>
      <w:r w:rsidRPr="005F252C">
        <w:rPr>
          <w:rFonts w:ascii="Candara" w:hAnsi="Candara"/>
          <w:rPrChange w:id="1040" w:author="Al Riyami, Azza OLNG-SCC/12" w:date="2026-03-30T14:14:00Z" w16du:dateUtc="2026-03-30T10:14:00Z">
            <w:rPr>
              <w:rFonts w:asciiTheme="majorBidi" w:eastAsia="Calibri" w:hAnsiTheme="majorBidi"/>
              <w:sz w:val="20"/>
            </w:rPr>
          </w:rPrChange>
        </w:rPr>
        <w:t>and as required shall cause its SUB</w:t>
      </w:r>
      <w:del w:id="1041" w:author="Al Hashmi, Ahmed OLNG-ICV/1" w:date="2026-03-18T12:10:00Z" w16du:dateUtc="2026-03-18T08:10:00Z">
        <w:r w:rsidRPr="005F252C" w:rsidDel="00833133">
          <w:rPr>
            <w:rFonts w:ascii="Candara" w:hAnsi="Candara"/>
            <w:rPrChange w:id="1042" w:author="Al Riyami, Azza OLNG-SCC/12" w:date="2026-03-30T14:14:00Z" w16du:dateUtc="2026-03-30T10:14:00Z">
              <w:rPr>
                <w:rFonts w:asciiTheme="majorBidi" w:eastAsia="Calibri" w:hAnsiTheme="majorBidi"/>
                <w:sz w:val="20"/>
              </w:rPr>
            </w:rPrChange>
          </w:rPr>
          <w:delText>CONTRACTOR</w:delText>
        </w:r>
      </w:del>
      <w:ins w:id="1043" w:author="Al Hashmi, Ahmed OLNG-ICV/1" w:date="2026-03-18T12:10:00Z" w16du:dateUtc="2026-03-18T08:10:00Z">
        <w:r w:rsidR="00833133" w:rsidRPr="005F252C">
          <w:rPr>
            <w:rFonts w:ascii="Candara" w:hAnsi="Candara"/>
            <w:rPrChange w:id="1044" w:author="Al Riyami, Azza OLNG-SCC/12" w:date="2026-03-30T14:14:00Z" w16du:dateUtc="2026-03-30T10:14:00Z">
              <w:rPr>
                <w:rFonts w:asciiTheme="majorBidi" w:eastAsia="Calibri" w:hAnsiTheme="majorBidi"/>
                <w:sz w:val="20"/>
              </w:rPr>
            </w:rPrChange>
          </w:rPr>
          <w:t>CONTRACTOR</w:t>
        </w:r>
      </w:ins>
      <w:r w:rsidRPr="005F252C">
        <w:rPr>
          <w:rFonts w:ascii="Candara" w:hAnsi="Candara"/>
          <w:rPrChange w:id="1045" w:author="Al Riyami, Azza OLNG-SCC/12" w:date="2026-03-30T14:14:00Z" w16du:dateUtc="2026-03-30T10:14:00Z">
            <w:rPr>
              <w:rFonts w:asciiTheme="majorBidi" w:eastAsia="Calibri" w:hAnsiTheme="majorBidi"/>
              <w:sz w:val="20"/>
            </w:rPr>
          </w:rPrChange>
        </w:rPr>
        <w:t xml:space="preserve">’S and suppliers to maintain and preserve, a true and accurate </w:t>
      </w:r>
      <w:r w:rsidRPr="005F252C">
        <w:rPr>
          <w:rFonts w:ascii="Candara" w:hAnsi="Candara"/>
          <w:rPrChange w:id="1046" w:author="Al Riyami, Azza OLNG-SCC/12" w:date="2026-03-30T14:14:00Z" w16du:dateUtc="2026-03-30T10:14:00Z">
            <w:rPr>
              <w:rFonts w:asciiTheme="majorBidi" w:eastAsia="Calibri" w:hAnsiTheme="majorBidi"/>
              <w:bCs/>
              <w:sz w:val="20"/>
            </w:rPr>
          </w:rPrChange>
        </w:rPr>
        <w:t xml:space="preserve">set of records pertaining to the information provided in the </w:t>
      </w:r>
      <w:del w:id="1047" w:author="Al Hashmi, Ahmed OLNG-ICV/1" w:date="2026-03-18T12:10:00Z" w16du:dateUtc="2026-03-18T08:10:00Z">
        <w:r w:rsidRPr="005F252C" w:rsidDel="00833133">
          <w:rPr>
            <w:rFonts w:ascii="Candara" w:hAnsi="Candara"/>
            <w:rPrChange w:id="1048" w:author="Al Riyami, Azza OLNG-SCC/12" w:date="2026-03-30T14:14:00Z" w16du:dateUtc="2026-03-30T10:14:00Z">
              <w:rPr>
                <w:rFonts w:asciiTheme="majorBidi" w:eastAsia="Calibri" w:hAnsiTheme="majorBidi"/>
                <w:bCs/>
                <w:sz w:val="20"/>
              </w:rPr>
            </w:rPrChange>
          </w:rPr>
          <w:delText>CONTRACTOR</w:delText>
        </w:r>
      </w:del>
      <w:ins w:id="1049" w:author="Al Hashmi, Ahmed OLNG-ICV/1" w:date="2026-03-18T12:10:00Z" w16du:dateUtc="2026-03-18T08:10:00Z">
        <w:r w:rsidR="00833133" w:rsidRPr="005F252C">
          <w:rPr>
            <w:rFonts w:ascii="Candara" w:hAnsi="Candara"/>
            <w:rPrChange w:id="1050" w:author="Al Riyami, Azza OLNG-SCC/12" w:date="2026-03-30T14:14:00Z" w16du:dateUtc="2026-03-30T10:14:00Z">
              <w:rPr>
                <w:rFonts w:asciiTheme="majorBidi" w:eastAsia="Calibri" w:hAnsiTheme="majorBidi"/>
                <w:bCs/>
                <w:sz w:val="20"/>
              </w:rPr>
            </w:rPrChange>
          </w:rPr>
          <w:t>CONTRACTOR</w:t>
        </w:r>
      </w:ins>
      <w:r w:rsidRPr="005F252C">
        <w:rPr>
          <w:rFonts w:ascii="Candara" w:hAnsi="Candara"/>
          <w:rPrChange w:id="1051" w:author="Al Riyami, Azza OLNG-SCC/12" w:date="2026-03-30T14:14:00Z" w16du:dateUtc="2026-03-30T10:14:00Z">
            <w:rPr>
              <w:rFonts w:asciiTheme="majorBidi" w:eastAsia="Calibri" w:hAnsiTheme="majorBidi"/>
              <w:bCs/>
              <w:sz w:val="20"/>
            </w:rPr>
          </w:rPrChange>
        </w:rPr>
        <w:t xml:space="preserve">’S quarterly ICV CONTRACT performance reports and whole of </w:t>
      </w:r>
      <w:del w:id="1052" w:author="Al Hashmi, Ahmed OLNG-ICV/1" w:date="2026-03-18T12:10:00Z" w16du:dateUtc="2026-03-18T08:10:00Z">
        <w:r w:rsidRPr="005F252C" w:rsidDel="00833133">
          <w:rPr>
            <w:rFonts w:ascii="Candara" w:hAnsi="Candara"/>
            <w:rPrChange w:id="1053" w:author="Al Riyami, Azza OLNG-SCC/12" w:date="2026-03-30T14:14:00Z" w16du:dateUtc="2026-03-30T10:14:00Z">
              <w:rPr>
                <w:rFonts w:asciiTheme="majorBidi" w:eastAsia="Calibri" w:hAnsiTheme="majorBidi"/>
                <w:bCs/>
                <w:sz w:val="20"/>
              </w:rPr>
            </w:rPrChange>
          </w:rPr>
          <w:delText>CONTRACTOR</w:delText>
        </w:r>
      </w:del>
      <w:ins w:id="1054" w:author="Al Hashmi, Ahmed OLNG-ICV/1" w:date="2026-03-18T12:10:00Z" w16du:dateUtc="2026-03-18T08:10:00Z">
        <w:r w:rsidR="00833133" w:rsidRPr="005F252C">
          <w:rPr>
            <w:rFonts w:ascii="Candara" w:hAnsi="Candara"/>
            <w:rPrChange w:id="1055" w:author="Al Riyami, Azza OLNG-SCC/12" w:date="2026-03-30T14:14:00Z" w16du:dateUtc="2026-03-30T10:14:00Z">
              <w:rPr>
                <w:rFonts w:asciiTheme="majorBidi" w:eastAsia="Calibri" w:hAnsiTheme="majorBidi"/>
                <w:bCs/>
                <w:sz w:val="20"/>
              </w:rPr>
            </w:rPrChange>
          </w:rPr>
          <w:t>CONTRACTOR</w:t>
        </w:r>
      </w:ins>
      <w:r w:rsidRPr="005F252C">
        <w:rPr>
          <w:rFonts w:ascii="Candara" w:hAnsi="Candara"/>
          <w:rPrChange w:id="1056" w:author="Al Riyami, Azza OLNG-SCC/12" w:date="2026-03-30T14:14:00Z" w16du:dateUtc="2026-03-30T10:14:00Z">
            <w:rPr>
              <w:rFonts w:asciiTheme="majorBidi" w:eastAsia="Calibri" w:hAnsiTheme="majorBidi"/>
              <w:bCs/>
              <w:sz w:val="20"/>
            </w:rPr>
          </w:rPrChange>
        </w:rPr>
        <w:t xml:space="preserve"> ICV performance report.</w:t>
      </w:r>
      <w:ins w:id="1057" w:author="Al Hashmi, Ahmed OLNG-ICV/1" w:date="2025-12-07T00:22:00Z" w16du:dateUtc="2025-12-06T20:22:00Z">
        <w:r w:rsidR="0059344B" w:rsidRPr="005F252C">
          <w:rPr>
            <w:rFonts w:ascii="Candara" w:hAnsi="Candara"/>
            <w:rPrChange w:id="1058" w:author="Al Riyami, Azza OLNG-SCC/12" w:date="2026-03-30T14:14:00Z" w16du:dateUtc="2026-03-30T10:14:00Z">
              <w:rPr>
                <w:rFonts w:asciiTheme="majorBidi" w:eastAsia="Calibri" w:hAnsiTheme="majorBidi"/>
                <w:bCs/>
                <w:sz w:val="20"/>
              </w:rPr>
            </w:rPrChange>
          </w:rPr>
          <w:t xml:space="preserve"> </w:t>
        </w:r>
        <w:r w:rsidR="0059344B" w:rsidRPr="005F252C">
          <w:rPr>
            <w:rFonts w:ascii="Candara" w:hAnsi="Candara"/>
            <w:rPrChange w:id="1059" w:author="Al Riyami, Azza OLNG-SCC/12" w:date="2026-03-30T14:14:00Z" w16du:dateUtc="2026-03-30T10:14:00Z">
              <w:rPr>
                <w:rFonts w:asciiTheme="majorBidi" w:eastAsia="Calibri" w:hAnsiTheme="majorBidi"/>
                <w:color w:val="000000"/>
                <w:sz w:val="20"/>
              </w:rPr>
            </w:rPrChange>
          </w:rPr>
          <w:t xml:space="preserve">The </w:t>
        </w:r>
      </w:ins>
      <w:ins w:id="1060" w:author="Al Hashmi, Ahmed OLNG-ICV/1" w:date="2026-03-18T12:10:00Z" w16du:dateUtc="2026-03-18T08:10:00Z">
        <w:r w:rsidR="00833133" w:rsidRPr="005F252C">
          <w:rPr>
            <w:rFonts w:ascii="Candara" w:hAnsi="Candara"/>
            <w:rPrChange w:id="1061" w:author="Al Riyami, Azza OLNG-SCC/12" w:date="2026-03-30T14:14:00Z" w16du:dateUtc="2026-03-30T10:14:00Z">
              <w:rPr>
                <w:rFonts w:asciiTheme="majorBidi" w:eastAsia="Calibri" w:hAnsiTheme="majorBidi"/>
                <w:color w:val="000000"/>
                <w:sz w:val="20"/>
              </w:rPr>
            </w:rPrChange>
          </w:rPr>
          <w:t>CONTRACTOR</w:t>
        </w:r>
      </w:ins>
      <w:ins w:id="1062" w:author="Al Hashmi, Ahmed OLNG-ICV/1" w:date="2025-12-07T00:22:00Z" w16du:dateUtc="2025-12-06T20:22:00Z">
        <w:r w:rsidR="0059344B" w:rsidRPr="005F252C">
          <w:rPr>
            <w:rFonts w:ascii="Candara" w:hAnsi="Candara"/>
            <w:rPrChange w:id="1063" w:author="Al Riyami, Azza OLNG-SCC/12" w:date="2026-03-30T14:14:00Z" w16du:dateUtc="2026-03-30T10:14:00Z">
              <w:rPr>
                <w:rFonts w:asciiTheme="majorBidi" w:eastAsia="Calibri" w:hAnsiTheme="majorBidi"/>
                <w:color w:val="000000"/>
                <w:sz w:val="20"/>
              </w:rPr>
            </w:rPrChange>
          </w:rPr>
          <w:t xml:space="preserve"> may be requested to submit to the </w:t>
        </w:r>
      </w:ins>
      <w:ins w:id="1064" w:author="Al Hashmi, Ahmed OLNG-ICV/1" w:date="2026-03-18T12:11:00Z" w16du:dateUtc="2026-03-18T08:11:00Z">
        <w:r w:rsidR="00833133" w:rsidRPr="005F252C">
          <w:rPr>
            <w:rFonts w:ascii="Candara" w:hAnsi="Candara"/>
            <w:rPrChange w:id="1065" w:author="Al Riyami, Azza OLNG-SCC/12" w:date="2026-03-30T14:14:00Z" w16du:dateUtc="2026-03-30T10:14:00Z">
              <w:rPr>
                <w:rFonts w:asciiTheme="majorBidi" w:eastAsia="Calibri" w:hAnsiTheme="majorBidi"/>
                <w:color w:val="000000"/>
                <w:sz w:val="20"/>
              </w:rPr>
            </w:rPrChange>
          </w:rPr>
          <w:t>COMPANY</w:t>
        </w:r>
      </w:ins>
      <w:ins w:id="1066" w:author="Al Hashmi, Ahmed OLNG-ICV/1" w:date="2025-12-07T00:22:00Z" w16du:dateUtc="2025-12-06T20:22:00Z">
        <w:r w:rsidR="0059344B" w:rsidRPr="005F252C">
          <w:rPr>
            <w:rFonts w:ascii="Candara" w:hAnsi="Candara"/>
            <w:rPrChange w:id="1067" w:author="Al Riyami, Azza OLNG-SCC/12" w:date="2026-03-30T14:14:00Z" w16du:dateUtc="2026-03-30T10:14:00Z">
              <w:rPr>
                <w:rFonts w:asciiTheme="majorBidi" w:eastAsia="Calibri" w:hAnsiTheme="majorBidi"/>
                <w:color w:val="000000"/>
                <w:sz w:val="20"/>
              </w:rPr>
            </w:rPrChange>
          </w:rPr>
          <w:t xml:space="preserve"> hard or </w:t>
        </w:r>
        <w:r w:rsidR="0059344B" w:rsidRPr="005F252C">
          <w:rPr>
            <w:rFonts w:ascii="Candara" w:hAnsi="Candara"/>
            <w:rPrChange w:id="1068" w:author="Al Riyami, Azza OLNG-SCC/12" w:date="2026-03-30T14:14:00Z" w16du:dateUtc="2026-03-30T10:14:00Z">
              <w:rPr>
                <w:rFonts w:asciiTheme="majorBidi" w:eastAsia="Calibri" w:hAnsiTheme="majorBidi"/>
                <w:color w:val="000000"/>
                <w:sz w:val="20"/>
              </w:rPr>
            </w:rPrChange>
          </w:rPr>
          <w:lastRenderedPageBreak/>
          <w:t>soft copies of the relevant documents. Such records may include, but are not limited to, the following:</w:t>
        </w:r>
      </w:ins>
    </w:p>
    <w:p w14:paraId="24371294" w14:textId="77777777" w:rsidR="005F252C" w:rsidRPr="005F252C" w:rsidRDefault="005F252C">
      <w:pPr>
        <w:rPr>
          <w:ins w:id="1069" w:author="Al Oraimi, Ahmed Mubarak OLNG-ICV/T2" w:date="2026-03-28T04:56:00Z" w16du:dateUtc="2026-03-28T00:56:00Z"/>
        </w:rPr>
        <w:pPrChange w:id="1070" w:author="Al Riyami, Azza OLNG-SCC/12" w:date="2026-03-30T14:15:00Z" w16du:dateUtc="2026-03-30T10:15:00Z">
          <w:pPr>
            <w:pStyle w:val="Level3"/>
          </w:pPr>
        </w:pPrChange>
      </w:pPr>
    </w:p>
    <w:p w14:paraId="20E6A61F" w14:textId="3142A889" w:rsidR="00500136" w:rsidRPr="005F252C" w:rsidRDefault="00500136" w:rsidP="00AE0838">
      <w:pPr>
        <w:pStyle w:val="Level9abc"/>
        <w:rPr>
          <w:ins w:id="1071" w:author="Al Oraimi, Ahmed Mubarak OLNG-ICV/T2" w:date="2026-03-28T04:57:00Z" w16du:dateUtc="2026-03-28T00:57:00Z"/>
          <w:rFonts w:ascii="Candara" w:hAnsi="Candara"/>
          <w:b/>
          <w:bCs/>
          <w:rPrChange w:id="1072" w:author="Al Riyami, Azza OLNG-SCC/12" w:date="2026-03-30T14:14:00Z" w16du:dateUtc="2026-03-30T10:14:00Z">
            <w:rPr>
              <w:ins w:id="1073" w:author="Al Oraimi, Ahmed Mubarak OLNG-ICV/T2" w:date="2026-03-28T04:57:00Z" w16du:dateUtc="2026-03-28T00:57:00Z"/>
            </w:rPr>
          </w:rPrChange>
        </w:rPr>
      </w:pPr>
      <w:ins w:id="1074" w:author="Al Oraimi, Ahmed Mubarak OLNG-ICV/T2" w:date="2026-03-28T04:56:00Z" w16du:dateUtc="2026-03-28T00:56:00Z">
        <w:r w:rsidRPr="005F252C">
          <w:rPr>
            <w:rFonts w:ascii="Candara" w:hAnsi="Candara"/>
            <w:b/>
            <w:bCs/>
            <w:rPrChange w:id="1075" w:author="Al Riyami, Azza OLNG-SCC/12" w:date="2026-03-30T14:14:00Z" w16du:dateUtc="2026-03-30T10:14:00Z">
              <w:rPr/>
            </w:rPrChange>
          </w:rPr>
          <w:t>Details of Workforce:</w:t>
        </w:r>
      </w:ins>
    </w:p>
    <w:p w14:paraId="113A6234" w14:textId="3BFFF32D" w:rsidR="00500136" w:rsidRPr="005F252C" w:rsidRDefault="00500136" w:rsidP="00AE0838">
      <w:pPr>
        <w:pStyle w:val="abcParagraph"/>
        <w:rPr>
          <w:ins w:id="1076" w:author="Al Oraimi, Ahmed Mubarak OLNG-ICV/T2" w:date="2026-03-28T05:07:00Z" w16du:dateUtc="2026-03-28T01:07:00Z"/>
          <w:rFonts w:ascii="Candara" w:hAnsi="Candara"/>
          <w:rPrChange w:id="1077" w:author="Al Riyami, Azza OLNG-SCC/12" w:date="2026-03-30T14:14:00Z" w16du:dateUtc="2026-03-30T10:14:00Z">
            <w:rPr>
              <w:ins w:id="1078" w:author="Al Oraimi, Ahmed Mubarak OLNG-ICV/T2" w:date="2026-03-28T05:07:00Z" w16du:dateUtc="2026-03-28T01:07:00Z"/>
            </w:rPr>
          </w:rPrChange>
        </w:rPr>
      </w:pPr>
      <w:ins w:id="1079" w:author="Al Oraimi, Ahmed Mubarak OLNG-ICV/T2" w:date="2026-03-28T04:57:00Z" w16du:dateUtc="2026-03-28T00:57:00Z">
        <w:r w:rsidRPr="005F252C">
          <w:rPr>
            <w:rFonts w:ascii="Candara" w:hAnsi="Candara"/>
            <w:rPrChange w:id="1080" w:author="Al Riyami, Azza OLNG-SCC/12" w:date="2026-03-30T14:14:00Z" w16du:dateUtc="2026-03-30T10:14:00Z">
              <w:rPr/>
            </w:rPrChange>
          </w:rPr>
          <w:t>Timesheets, employee names, nationality, working hours, job title, salary payslips, main/sub-CONTRACTOR classification, COMPANY name, employee ID number, date of joining the COMPANY, and department.</w:t>
        </w:r>
      </w:ins>
    </w:p>
    <w:p w14:paraId="1BB06897" w14:textId="4B2FEAC9" w:rsidR="00786412" w:rsidRPr="005F252C" w:rsidRDefault="00786412" w:rsidP="00AE0838">
      <w:pPr>
        <w:pStyle w:val="Level9abc"/>
        <w:rPr>
          <w:ins w:id="1081" w:author="Al Oraimi, Ahmed Mubarak OLNG-ICV/T2" w:date="2026-03-28T05:07:00Z" w16du:dateUtc="2026-03-28T01:07:00Z"/>
          <w:rFonts w:ascii="Candara" w:hAnsi="Candara"/>
          <w:b/>
          <w:bCs/>
          <w:rPrChange w:id="1082" w:author="Al Riyami, Azza OLNG-SCC/12" w:date="2026-03-30T14:14:00Z" w16du:dateUtc="2026-03-30T10:14:00Z">
            <w:rPr>
              <w:ins w:id="1083" w:author="Al Oraimi, Ahmed Mubarak OLNG-ICV/T2" w:date="2026-03-28T05:07:00Z" w16du:dateUtc="2026-03-28T01:07:00Z"/>
            </w:rPr>
          </w:rPrChange>
        </w:rPr>
      </w:pPr>
      <w:ins w:id="1084" w:author="Al Oraimi, Ahmed Mubarak OLNG-ICV/T2" w:date="2026-03-28T05:07:00Z" w16du:dateUtc="2026-03-28T01:07:00Z">
        <w:r w:rsidRPr="005F252C">
          <w:rPr>
            <w:rFonts w:ascii="Candara" w:hAnsi="Candara"/>
            <w:b/>
            <w:bCs/>
            <w:rPrChange w:id="1085" w:author="Al Riyami, Azza OLNG-SCC/12" w:date="2026-03-30T14:14:00Z" w16du:dateUtc="2026-03-30T10:14:00Z">
              <w:rPr/>
            </w:rPrChange>
          </w:rPr>
          <w:t>Details of Goods:</w:t>
        </w:r>
      </w:ins>
    </w:p>
    <w:p w14:paraId="5232DAA1" w14:textId="77777777" w:rsidR="00143A5C" w:rsidRPr="005F252C" w:rsidRDefault="00786412" w:rsidP="00143A5C">
      <w:pPr>
        <w:pStyle w:val="abcParagraph"/>
        <w:rPr>
          <w:ins w:id="1086" w:author="Al Oraimi, Ahmed Mubarak OLNG-ICV/T2" w:date="2026-03-29T01:19:00Z" w16du:dateUtc="2026-03-28T21:19:00Z"/>
          <w:rFonts w:ascii="Candara" w:hAnsi="Candara"/>
          <w:rPrChange w:id="1087" w:author="Al Riyami, Azza OLNG-SCC/12" w:date="2026-03-30T14:14:00Z" w16du:dateUtc="2026-03-30T10:14:00Z">
            <w:rPr>
              <w:ins w:id="1088" w:author="Al Oraimi, Ahmed Mubarak OLNG-ICV/T2" w:date="2026-03-29T01:19:00Z" w16du:dateUtc="2026-03-28T21:19:00Z"/>
            </w:rPr>
          </w:rPrChange>
        </w:rPr>
      </w:pPr>
      <w:ins w:id="1089" w:author="Al Oraimi, Ahmed Mubarak OLNG-ICV/T2" w:date="2026-03-28T05:07:00Z" w16du:dateUtc="2026-03-28T01:07:00Z">
        <w:r w:rsidRPr="005F252C">
          <w:rPr>
            <w:rFonts w:ascii="Candara" w:hAnsi="Candara"/>
            <w:rPrChange w:id="1090" w:author="Al Riyami, Azza OLNG-SCC/12" w:date="2026-03-30T14:14:00Z" w16du:dateUtc="2026-03-30T10:14:00Z">
              <w:rPr/>
            </w:rPrChange>
          </w:rPr>
          <w:t>Purchase order or sub-contract number, JSRS number, manufacturer name, currency, paid invoices, and payment vouchers.</w:t>
        </w:r>
      </w:ins>
    </w:p>
    <w:p w14:paraId="570310D3" w14:textId="6FE48531" w:rsidR="00E52028" w:rsidRPr="005F252C" w:rsidRDefault="005F252C" w:rsidP="00143A5C">
      <w:pPr>
        <w:pStyle w:val="Level9abc"/>
        <w:rPr>
          <w:ins w:id="1091" w:author="Al Oraimi, Ahmed Mubarak OLNG-ICV/T2" w:date="2026-03-28T05:08:00Z" w16du:dateUtc="2026-03-28T01:08:00Z"/>
          <w:rFonts w:ascii="Candara" w:hAnsi="Candara"/>
          <w:b/>
          <w:bCs/>
          <w:rPrChange w:id="1092" w:author="Al Riyami, Azza OLNG-SCC/12" w:date="2026-03-30T14:14:00Z" w16du:dateUtc="2026-03-30T10:14:00Z">
            <w:rPr>
              <w:ins w:id="1093" w:author="Al Oraimi, Ahmed Mubarak OLNG-ICV/T2" w:date="2026-03-28T05:08:00Z" w16du:dateUtc="2026-03-28T01:08:00Z"/>
            </w:rPr>
          </w:rPrChange>
        </w:rPr>
      </w:pPr>
      <w:ins w:id="1094" w:author="Al Riyami, Azza OLNG-SCC/12" w:date="2026-03-30T14:17:00Z" w16du:dateUtc="2026-03-30T10:17:00Z">
        <w:r>
          <w:rPr>
            <w:rFonts w:ascii="Candara" w:hAnsi="Candara"/>
            <w:b/>
            <w:bCs/>
          </w:rPr>
          <w:t>D</w:t>
        </w:r>
      </w:ins>
      <w:ins w:id="1095" w:author="Al Oraimi, Ahmed Mubarak OLNG-ICV/T2" w:date="2026-03-29T01:19:00Z" w16du:dateUtc="2026-03-28T21:19:00Z">
        <w:del w:id="1096" w:author="Al Riyami, Azza OLNG-SCC/12" w:date="2026-03-30T14:16:00Z" w16du:dateUtc="2026-03-30T10:16:00Z">
          <w:r w:rsidR="00143A5C" w:rsidRPr="005F252C" w:rsidDel="005F252C">
            <w:rPr>
              <w:rFonts w:ascii="Candara" w:hAnsi="Candara"/>
              <w:b/>
              <w:bCs/>
              <w:rPrChange w:id="1097" w:author="Al Riyami, Azza OLNG-SCC/12" w:date="2026-03-30T14:14:00Z" w16du:dateUtc="2026-03-30T10:14:00Z">
                <w:rPr/>
              </w:rPrChange>
            </w:rPr>
            <w:br w:type="page"/>
          </w:r>
        </w:del>
      </w:ins>
      <w:ins w:id="1098" w:author="Al Oraimi, Ahmed Mubarak OLNG-ICV/T2" w:date="2026-03-28T05:08:00Z" w16du:dateUtc="2026-03-28T01:08:00Z">
        <w:del w:id="1099" w:author="Al Riyami, Azza OLNG-SCC/12" w:date="2026-03-30T14:17:00Z" w16du:dateUtc="2026-03-30T10:17:00Z">
          <w:r w:rsidR="00E52028" w:rsidRPr="005F252C" w:rsidDel="005F252C">
            <w:rPr>
              <w:rFonts w:ascii="Candara" w:hAnsi="Candara"/>
              <w:b/>
              <w:bCs/>
              <w:rPrChange w:id="1100" w:author="Al Riyami, Azza OLNG-SCC/12" w:date="2026-03-30T14:14:00Z" w16du:dateUtc="2026-03-30T10:14:00Z">
                <w:rPr/>
              </w:rPrChange>
            </w:rPr>
            <w:lastRenderedPageBreak/>
            <w:delText>D</w:delText>
          </w:r>
        </w:del>
        <w:r w:rsidR="00E52028" w:rsidRPr="005F252C">
          <w:rPr>
            <w:rFonts w:ascii="Candara" w:hAnsi="Candara"/>
            <w:b/>
            <w:bCs/>
            <w:rPrChange w:id="1101" w:author="Al Riyami, Azza OLNG-SCC/12" w:date="2026-03-30T14:14:00Z" w16du:dateUtc="2026-03-30T10:14:00Z">
              <w:rPr/>
            </w:rPrChange>
          </w:rPr>
          <w:t>etails of Services:</w:t>
        </w:r>
      </w:ins>
    </w:p>
    <w:p w14:paraId="1A8E3877" w14:textId="57D2E29C" w:rsidR="00E52028" w:rsidRPr="005F252C" w:rsidDel="00E52028" w:rsidRDefault="00E52028">
      <w:pPr>
        <w:pStyle w:val="abcParagraph"/>
        <w:rPr>
          <w:ins w:id="1102" w:author="Al Hashmi, Ahmed OLNG-ICV/1" w:date="2025-12-07T00:22:00Z" w16du:dateUtc="2025-12-06T20:22:00Z"/>
          <w:del w:id="1103" w:author="Al Oraimi, Ahmed Mubarak OLNG-ICV/T2" w:date="2026-03-28T05:09:00Z" w16du:dateUtc="2026-03-28T01:09:00Z"/>
          <w:rFonts w:ascii="Candara" w:hAnsi="Candara"/>
          <w:rPrChange w:id="1104" w:author="Al Riyami, Azza OLNG-SCC/12" w:date="2026-03-30T14:14:00Z" w16du:dateUtc="2026-03-30T10:14:00Z">
            <w:rPr>
              <w:ins w:id="1105" w:author="Al Hashmi, Ahmed OLNG-ICV/1" w:date="2025-12-07T00:22:00Z" w16du:dateUtc="2025-12-06T20:22:00Z"/>
              <w:del w:id="1106" w:author="Al Oraimi, Ahmed Mubarak OLNG-ICV/T2" w:date="2026-03-28T05:09:00Z" w16du:dateUtc="2026-03-28T01:09:00Z"/>
              <w:rFonts w:asciiTheme="majorBidi" w:eastAsia="Calibri" w:hAnsiTheme="majorBidi" w:cstheme="majorBidi"/>
              <w:color w:val="000000"/>
              <w:sz w:val="22"/>
            </w:rPr>
          </w:rPrChange>
        </w:rPr>
        <w:pPrChange w:id="1107" w:author="Al Oraimi, Ahmed Mubarak OLNG-ICV/T2" w:date="2026-03-29T01:20:00Z" w16du:dateUtc="2026-03-28T21:20:00Z">
          <w:pPr>
            <w:numPr>
              <w:ilvl w:val="1"/>
              <w:numId w:val="16"/>
            </w:numPr>
            <w:suppressAutoHyphens/>
            <w:autoSpaceDN w:val="0"/>
            <w:spacing w:before="120"/>
            <w:ind w:left="1134" w:hanging="1134"/>
            <w:jc w:val="both"/>
            <w:textAlignment w:val="baseline"/>
          </w:pPr>
        </w:pPrChange>
      </w:pPr>
      <w:ins w:id="1108" w:author="Al Oraimi, Ahmed Mubarak OLNG-ICV/T2" w:date="2026-03-28T05:08:00Z" w16du:dateUtc="2026-03-28T01:08:00Z">
        <w:r w:rsidRPr="00BA56F3">
          <w:t>Purchase order or sub-contract number, JSRS number, type of service, currency, paid invoices, and payment vouchers.</w:t>
        </w:r>
      </w:ins>
    </w:p>
    <w:p w14:paraId="54DD6EF2" w14:textId="2DC02CA0" w:rsidR="0059344B" w:rsidRPr="005F252C" w:rsidDel="00E52028" w:rsidRDefault="0059344B">
      <w:pPr>
        <w:pStyle w:val="abcParagraph"/>
        <w:rPr>
          <w:ins w:id="1109" w:author="Al Hashmi, Ahmed OLNG-ICV/1" w:date="2025-12-07T00:22:00Z" w16du:dateUtc="2025-12-06T20:22:00Z"/>
          <w:del w:id="1110" w:author="Al Oraimi, Ahmed Mubarak OLNG-ICV/T2" w:date="2026-03-28T05:09:00Z" w16du:dateUtc="2026-03-28T01:09:00Z"/>
          <w:rFonts w:ascii="Candara" w:eastAsia="Calibri" w:hAnsi="Candara" w:cstheme="majorBidi"/>
          <w:color w:val="000000"/>
          <w:rPrChange w:id="1111" w:author="Al Riyami, Azza OLNG-SCC/12" w:date="2026-03-30T14:14:00Z" w16du:dateUtc="2026-03-30T10:14:00Z">
            <w:rPr>
              <w:ins w:id="1112" w:author="Al Hashmi, Ahmed OLNG-ICV/1" w:date="2025-12-07T00:22:00Z" w16du:dateUtc="2025-12-06T20:22:00Z"/>
              <w:del w:id="1113" w:author="Al Oraimi, Ahmed Mubarak OLNG-ICV/T2" w:date="2026-03-28T05:09:00Z" w16du:dateUtc="2026-03-28T01:09:00Z"/>
              <w:rFonts w:asciiTheme="majorBidi" w:eastAsia="Calibri" w:hAnsiTheme="majorBidi" w:cstheme="majorBidi"/>
              <w:color w:val="000000"/>
            </w:rPr>
          </w:rPrChange>
        </w:rPr>
        <w:pPrChange w:id="1114" w:author="Al Oraimi, Ahmed Mubarak OLNG-ICV/T2" w:date="2026-03-29T01:20:00Z" w16du:dateUtc="2026-03-28T21:20:00Z">
          <w:pPr>
            <w:pStyle w:val="ListParagraph"/>
            <w:numPr>
              <w:numId w:val="49"/>
            </w:numPr>
            <w:suppressAutoHyphens/>
            <w:autoSpaceDN w:val="0"/>
            <w:spacing w:before="120"/>
            <w:ind w:left="1854" w:hanging="360"/>
            <w:textAlignment w:val="baseline"/>
          </w:pPr>
        </w:pPrChange>
      </w:pPr>
      <w:ins w:id="1115" w:author="Al Hashmi, Ahmed OLNG-ICV/1" w:date="2025-12-07T00:22:00Z" w16du:dateUtc="2025-12-06T20:22:00Z">
        <w:del w:id="1116" w:author="Al Oraimi, Ahmed Mubarak OLNG-ICV/T2" w:date="2026-03-28T05:09:00Z" w16du:dateUtc="2026-03-28T01:09:00Z">
          <w:r w:rsidRPr="005F252C" w:rsidDel="00E52028">
            <w:rPr>
              <w:rFonts w:ascii="Candara" w:eastAsia="Calibri" w:hAnsi="Candara" w:cstheme="majorBidi"/>
              <w:color w:val="000000"/>
              <w:rPrChange w:id="1117" w:author="Al Riyami, Azza OLNG-SCC/12" w:date="2026-03-30T14:14:00Z" w16du:dateUtc="2026-03-30T10:14:00Z">
                <w:rPr>
                  <w:rFonts w:asciiTheme="majorBidi" w:eastAsia="Calibri" w:hAnsiTheme="majorBidi" w:cstheme="majorBidi"/>
                  <w:color w:val="000000"/>
                </w:rPr>
              </w:rPrChange>
            </w:rPr>
            <w:delText>Details of Workforce:</w:delText>
          </w:r>
          <w:r w:rsidRPr="005F252C" w:rsidDel="00E52028">
            <w:rPr>
              <w:rFonts w:ascii="Candara" w:eastAsia="Calibri" w:hAnsi="Candara" w:cstheme="majorBidi"/>
              <w:color w:val="000000"/>
              <w:rPrChange w:id="1118" w:author="Al Riyami, Azza OLNG-SCC/12" w:date="2026-03-30T14:14:00Z" w16du:dateUtc="2026-03-30T10:14:00Z">
                <w:rPr>
                  <w:rFonts w:asciiTheme="majorBidi" w:eastAsia="Calibri" w:hAnsiTheme="majorBidi" w:cstheme="majorBidi"/>
                  <w:color w:val="000000"/>
                </w:rPr>
              </w:rPrChange>
            </w:rPr>
            <w:br/>
          </w:r>
          <w:r w:rsidRPr="005F252C" w:rsidDel="00E52028">
            <w:rPr>
              <w:rStyle w:val="abcParagraphChar"/>
              <w:rFonts w:ascii="Candara" w:hAnsi="Candara"/>
              <w:rPrChange w:id="1119" w:author="Al Riyami, Azza OLNG-SCC/12" w:date="2026-03-30T14:14:00Z" w16du:dateUtc="2026-03-30T10:14:00Z">
                <w:rPr>
                  <w:rFonts w:asciiTheme="majorBidi" w:eastAsia="Calibri" w:hAnsiTheme="majorBidi" w:cstheme="majorBidi"/>
                  <w:color w:val="000000"/>
                  <w:sz w:val="22"/>
                </w:rPr>
              </w:rPrChange>
            </w:rPr>
            <w:delText>Timesheets, employee names, nationality, working hours, job title, salary payslips, main/sub-</w:delText>
          </w:r>
        </w:del>
      </w:ins>
      <w:ins w:id="1120" w:author="Al Hashmi, Ahmed OLNG-ICV/1" w:date="2026-03-18T12:10:00Z" w16du:dateUtc="2026-03-18T08:10:00Z">
        <w:del w:id="1121" w:author="Al Oraimi, Ahmed Mubarak OLNG-ICV/T2" w:date="2026-03-28T05:09:00Z" w16du:dateUtc="2026-03-28T01:09:00Z">
          <w:r w:rsidR="00833133" w:rsidRPr="005F252C" w:rsidDel="00E52028">
            <w:rPr>
              <w:rStyle w:val="abcParagraphChar"/>
              <w:rFonts w:ascii="Candara" w:hAnsi="Candara"/>
              <w:rPrChange w:id="1122" w:author="Al Riyami, Azza OLNG-SCC/12" w:date="2026-03-30T14:14:00Z" w16du:dateUtc="2026-03-30T10:14:00Z">
                <w:rPr>
                  <w:rFonts w:asciiTheme="majorBidi" w:eastAsia="Calibri" w:hAnsiTheme="majorBidi" w:cstheme="majorBidi"/>
                  <w:color w:val="000000"/>
                  <w:sz w:val="22"/>
                </w:rPr>
              </w:rPrChange>
            </w:rPr>
            <w:delText>CONTRACTOR</w:delText>
          </w:r>
        </w:del>
      </w:ins>
      <w:ins w:id="1123" w:author="Al Hashmi, Ahmed OLNG-ICV/1" w:date="2025-12-07T00:22:00Z" w16du:dateUtc="2025-12-06T20:22:00Z">
        <w:del w:id="1124" w:author="Al Oraimi, Ahmed Mubarak OLNG-ICV/T2" w:date="2026-03-28T05:09:00Z" w16du:dateUtc="2026-03-28T01:09:00Z">
          <w:r w:rsidRPr="005F252C" w:rsidDel="00E52028">
            <w:rPr>
              <w:rStyle w:val="abcParagraphChar"/>
              <w:rFonts w:ascii="Candara" w:hAnsi="Candara"/>
              <w:rPrChange w:id="1125" w:author="Al Riyami, Azza OLNG-SCC/12" w:date="2026-03-30T14:14:00Z" w16du:dateUtc="2026-03-30T10:14:00Z">
                <w:rPr>
                  <w:rFonts w:asciiTheme="majorBidi" w:eastAsia="Calibri" w:hAnsiTheme="majorBidi" w:cstheme="majorBidi"/>
                  <w:color w:val="000000"/>
                  <w:sz w:val="22"/>
                </w:rPr>
              </w:rPrChange>
            </w:rPr>
            <w:delText xml:space="preserve"> classification, </w:delText>
          </w:r>
        </w:del>
      </w:ins>
      <w:ins w:id="1126" w:author="Al Hashmi, Ahmed OLNG-ICV/1" w:date="2026-03-18T12:11:00Z" w16du:dateUtc="2026-03-18T08:11:00Z">
        <w:del w:id="1127" w:author="Al Oraimi, Ahmed Mubarak OLNG-ICV/T2" w:date="2026-03-28T05:09:00Z" w16du:dateUtc="2026-03-28T01:09:00Z">
          <w:r w:rsidR="00833133" w:rsidRPr="005F252C" w:rsidDel="00E52028">
            <w:rPr>
              <w:rStyle w:val="abcParagraphChar"/>
              <w:rFonts w:ascii="Candara" w:hAnsi="Candara"/>
              <w:rPrChange w:id="1128" w:author="Al Riyami, Azza OLNG-SCC/12" w:date="2026-03-30T14:14:00Z" w16du:dateUtc="2026-03-30T10:14:00Z">
                <w:rPr>
                  <w:rFonts w:asciiTheme="majorBidi" w:eastAsia="Calibri" w:hAnsiTheme="majorBidi" w:cstheme="majorBidi"/>
                  <w:color w:val="000000"/>
                  <w:sz w:val="22"/>
                </w:rPr>
              </w:rPrChange>
            </w:rPr>
            <w:delText>COMPANY</w:delText>
          </w:r>
        </w:del>
      </w:ins>
      <w:ins w:id="1129" w:author="Al Hashmi, Ahmed OLNG-ICV/1" w:date="2025-12-07T00:22:00Z" w16du:dateUtc="2025-12-06T20:22:00Z">
        <w:del w:id="1130" w:author="Al Oraimi, Ahmed Mubarak OLNG-ICV/T2" w:date="2026-03-28T05:09:00Z" w16du:dateUtc="2026-03-28T01:09:00Z">
          <w:r w:rsidRPr="005F252C" w:rsidDel="00E52028">
            <w:rPr>
              <w:rStyle w:val="abcParagraphChar"/>
              <w:rFonts w:ascii="Candara" w:hAnsi="Candara"/>
              <w:rPrChange w:id="1131" w:author="Al Riyami, Azza OLNG-SCC/12" w:date="2026-03-30T14:14:00Z" w16du:dateUtc="2026-03-30T10:14:00Z">
                <w:rPr>
                  <w:rFonts w:asciiTheme="majorBidi" w:eastAsia="Calibri" w:hAnsiTheme="majorBidi" w:cstheme="majorBidi"/>
                  <w:color w:val="000000"/>
                  <w:sz w:val="22"/>
                </w:rPr>
              </w:rPrChange>
            </w:rPr>
            <w:delText xml:space="preserve"> name, employee ID number, date of joining the </w:delText>
          </w:r>
        </w:del>
      </w:ins>
      <w:ins w:id="1132" w:author="Al Hashmi, Ahmed OLNG-ICV/1" w:date="2026-03-18T12:11:00Z" w16du:dateUtc="2026-03-18T08:11:00Z">
        <w:del w:id="1133" w:author="Al Oraimi, Ahmed Mubarak OLNG-ICV/T2" w:date="2026-03-28T05:09:00Z" w16du:dateUtc="2026-03-28T01:09:00Z">
          <w:r w:rsidR="00833133" w:rsidRPr="005F252C" w:rsidDel="00E52028">
            <w:rPr>
              <w:rStyle w:val="abcParagraphChar"/>
              <w:rFonts w:ascii="Candara" w:hAnsi="Candara"/>
              <w:rPrChange w:id="1134" w:author="Al Riyami, Azza OLNG-SCC/12" w:date="2026-03-30T14:14:00Z" w16du:dateUtc="2026-03-30T10:14:00Z">
                <w:rPr>
                  <w:rFonts w:asciiTheme="majorBidi" w:eastAsia="Calibri" w:hAnsiTheme="majorBidi" w:cstheme="majorBidi"/>
                  <w:color w:val="000000"/>
                  <w:sz w:val="22"/>
                </w:rPr>
              </w:rPrChange>
            </w:rPr>
            <w:delText>COMPANY</w:delText>
          </w:r>
        </w:del>
      </w:ins>
      <w:ins w:id="1135" w:author="Al Hashmi, Ahmed OLNG-ICV/1" w:date="2025-12-07T00:22:00Z" w16du:dateUtc="2025-12-06T20:22:00Z">
        <w:del w:id="1136" w:author="Al Oraimi, Ahmed Mubarak OLNG-ICV/T2" w:date="2026-03-28T05:09:00Z" w16du:dateUtc="2026-03-28T01:09:00Z">
          <w:r w:rsidRPr="005F252C" w:rsidDel="00E52028">
            <w:rPr>
              <w:rStyle w:val="abcParagraphChar"/>
              <w:rFonts w:ascii="Candara" w:hAnsi="Candara"/>
              <w:rPrChange w:id="1137" w:author="Al Riyami, Azza OLNG-SCC/12" w:date="2026-03-30T14:14:00Z" w16du:dateUtc="2026-03-30T10:14:00Z">
                <w:rPr>
                  <w:rFonts w:asciiTheme="majorBidi" w:eastAsia="Calibri" w:hAnsiTheme="majorBidi" w:cstheme="majorBidi"/>
                  <w:color w:val="000000"/>
                  <w:sz w:val="22"/>
                </w:rPr>
              </w:rPrChange>
            </w:rPr>
            <w:delText>, and department.</w:delText>
          </w:r>
        </w:del>
      </w:ins>
    </w:p>
    <w:p w14:paraId="4DF62570" w14:textId="6C917329" w:rsidR="0059344B" w:rsidRPr="005F252C" w:rsidDel="00E52028" w:rsidRDefault="0059344B">
      <w:pPr>
        <w:pStyle w:val="abcParagraph"/>
        <w:rPr>
          <w:ins w:id="1138" w:author="Al Hashmi, Ahmed OLNG-ICV/1" w:date="2025-12-07T00:22:00Z" w16du:dateUtc="2025-12-06T20:22:00Z"/>
          <w:del w:id="1139" w:author="Al Oraimi, Ahmed Mubarak OLNG-ICV/T2" w:date="2026-03-28T05:09:00Z" w16du:dateUtc="2026-03-28T01:09:00Z"/>
          <w:rFonts w:ascii="Candara" w:eastAsia="Calibri" w:hAnsi="Candara" w:cstheme="majorBidi"/>
          <w:color w:val="000000"/>
          <w:rPrChange w:id="1140" w:author="Al Riyami, Azza OLNG-SCC/12" w:date="2026-03-30T14:14:00Z" w16du:dateUtc="2026-03-30T10:14:00Z">
            <w:rPr>
              <w:ins w:id="1141" w:author="Al Hashmi, Ahmed OLNG-ICV/1" w:date="2025-12-07T00:22:00Z" w16du:dateUtc="2025-12-06T20:22:00Z"/>
              <w:del w:id="1142" w:author="Al Oraimi, Ahmed Mubarak OLNG-ICV/T2" w:date="2026-03-28T05:09:00Z" w16du:dateUtc="2026-03-28T01:09:00Z"/>
              <w:rFonts w:asciiTheme="majorBidi" w:eastAsia="Calibri" w:hAnsiTheme="majorBidi" w:cstheme="majorBidi"/>
              <w:color w:val="000000"/>
            </w:rPr>
          </w:rPrChange>
        </w:rPr>
        <w:pPrChange w:id="1143" w:author="Al Oraimi, Ahmed Mubarak OLNG-ICV/T2" w:date="2026-03-29T01:20:00Z" w16du:dateUtc="2026-03-28T21:20:00Z">
          <w:pPr>
            <w:pStyle w:val="ListParagraph"/>
            <w:numPr>
              <w:numId w:val="49"/>
            </w:numPr>
            <w:suppressAutoHyphens/>
            <w:autoSpaceDN w:val="0"/>
            <w:spacing w:before="120"/>
            <w:ind w:left="1854" w:hanging="360"/>
            <w:textAlignment w:val="baseline"/>
          </w:pPr>
        </w:pPrChange>
      </w:pPr>
      <w:ins w:id="1144" w:author="Al Hashmi, Ahmed OLNG-ICV/1" w:date="2025-12-07T00:22:00Z" w16du:dateUtc="2025-12-06T20:22:00Z">
        <w:del w:id="1145" w:author="Al Oraimi, Ahmed Mubarak OLNG-ICV/T2" w:date="2026-03-28T05:09:00Z" w16du:dateUtc="2026-03-28T01:09:00Z">
          <w:r w:rsidRPr="005F252C" w:rsidDel="00E52028">
            <w:rPr>
              <w:rFonts w:ascii="Candara" w:eastAsia="Calibri" w:hAnsi="Candara" w:cstheme="majorBidi"/>
              <w:color w:val="000000"/>
              <w:rPrChange w:id="1146" w:author="Al Riyami, Azza OLNG-SCC/12" w:date="2026-03-30T14:14:00Z" w16du:dateUtc="2026-03-30T10:14:00Z">
                <w:rPr>
                  <w:rFonts w:asciiTheme="majorBidi" w:eastAsia="Calibri" w:hAnsiTheme="majorBidi" w:cstheme="majorBidi"/>
                  <w:color w:val="000000"/>
                </w:rPr>
              </w:rPrChange>
            </w:rPr>
            <w:delText>Details of Goods:</w:delText>
          </w:r>
          <w:r w:rsidRPr="005F252C" w:rsidDel="00E52028">
            <w:rPr>
              <w:rFonts w:ascii="Candara" w:eastAsia="Calibri" w:hAnsi="Candara" w:cstheme="majorBidi"/>
              <w:color w:val="000000"/>
              <w:rPrChange w:id="1147" w:author="Al Riyami, Azza OLNG-SCC/12" w:date="2026-03-30T14:14:00Z" w16du:dateUtc="2026-03-30T10:14:00Z">
                <w:rPr>
                  <w:rFonts w:asciiTheme="majorBidi" w:eastAsia="Calibri" w:hAnsiTheme="majorBidi" w:cstheme="majorBidi"/>
                  <w:color w:val="000000"/>
                </w:rPr>
              </w:rPrChange>
            </w:rPr>
            <w:br/>
            <w:delText>Purchase order or sub-contract number, JSRS number, manufacturer name, currency, paid invoices, and payment vouchers.</w:delText>
          </w:r>
        </w:del>
      </w:ins>
    </w:p>
    <w:p w14:paraId="77070643" w14:textId="334767BB" w:rsidR="0059344B" w:rsidRPr="005F252C" w:rsidDel="00E52028" w:rsidRDefault="0059344B">
      <w:pPr>
        <w:pStyle w:val="abcParagraph"/>
        <w:rPr>
          <w:ins w:id="1148" w:author="Al Hashmi, Ahmed OLNG-ICV/1" w:date="2025-12-07T00:22:00Z" w16du:dateUtc="2025-12-06T20:22:00Z"/>
          <w:del w:id="1149" w:author="Al Oraimi, Ahmed Mubarak OLNG-ICV/T2" w:date="2026-03-28T05:09:00Z" w16du:dateUtc="2026-03-28T01:09:00Z"/>
          <w:rFonts w:ascii="Candara" w:eastAsia="Calibri" w:hAnsi="Candara" w:cstheme="majorBidi"/>
          <w:color w:val="000000"/>
          <w:rPrChange w:id="1150" w:author="Al Riyami, Azza OLNG-SCC/12" w:date="2026-03-30T14:14:00Z" w16du:dateUtc="2026-03-30T10:14:00Z">
            <w:rPr>
              <w:ins w:id="1151" w:author="Al Hashmi, Ahmed OLNG-ICV/1" w:date="2025-12-07T00:22:00Z" w16du:dateUtc="2025-12-06T20:22:00Z"/>
              <w:del w:id="1152" w:author="Al Oraimi, Ahmed Mubarak OLNG-ICV/T2" w:date="2026-03-28T05:09:00Z" w16du:dateUtc="2026-03-28T01:09:00Z"/>
              <w:rFonts w:asciiTheme="majorBidi" w:eastAsia="Calibri" w:hAnsiTheme="majorBidi" w:cstheme="majorBidi"/>
              <w:color w:val="000000"/>
            </w:rPr>
          </w:rPrChange>
        </w:rPr>
        <w:pPrChange w:id="1153" w:author="Al Oraimi, Ahmed Mubarak OLNG-ICV/T2" w:date="2026-03-29T01:20:00Z" w16du:dateUtc="2026-03-28T21:20:00Z">
          <w:pPr>
            <w:pStyle w:val="ListParagraph"/>
            <w:numPr>
              <w:numId w:val="49"/>
            </w:numPr>
            <w:suppressAutoHyphens/>
            <w:autoSpaceDN w:val="0"/>
            <w:spacing w:before="120"/>
            <w:ind w:left="1854" w:hanging="360"/>
            <w:textAlignment w:val="baseline"/>
          </w:pPr>
        </w:pPrChange>
      </w:pPr>
      <w:ins w:id="1154" w:author="Al Hashmi, Ahmed OLNG-ICV/1" w:date="2025-12-07T00:22:00Z" w16du:dateUtc="2025-12-06T20:22:00Z">
        <w:del w:id="1155" w:author="Al Oraimi, Ahmed Mubarak OLNG-ICV/T2" w:date="2026-03-28T05:09:00Z" w16du:dateUtc="2026-03-28T01:09:00Z">
          <w:r w:rsidRPr="005F252C" w:rsidDel="00E52028">
            <w:rPr>
              <w:rFonts w:ascii="Candara" w:eastAsia="Calibri" w:hAnsi="Candara" w:cstheme="majorBidi"/>
              <w:color w:val="000000"/>
              <w:rPrChange w:id="1156" w:author="Al Riyami, Azza OLNG-SCC/12" w:date="2026-03-30T14:14:00Z" w16du:dateUtc="2026-03-30T10:14:00Z">
                <w:rPr>
                  <w:rFonts w:asciiTheme="majorBidi" w:eastAsia="Calibri" w:hAnsiTheme="majorBidi" w:cstheme="majorBidi"/>
                  <w:color w:val="000000"/>
                </w:rPr>
              </w:rPrChange>
            </w:rPr>
            <w:delText>Details of Services:</w:delText>
          </w:r>
          <w:r w:rsidRPr="005F252C" w:rsidDel="00E52028">
            <w:rPr>
              <w:rFonts w:ascii="Candara" w:eastAsia="Calibri" w:hAnsi="Candara" w:cstheme="majorBidi"/>
              <w:color w:val="000000"/>
              <w:rPrChange w:id="1157" w:author="Al Riyami, Azza OLNG-SCC/12" w:date="2026-03-30T14:14:00Z" w16du:dateUtc="2026-03-30T10:14:00Z">
                <w:rPr>
                  <w:rFonts w:asciiTheme="majorBidi" w:eastAsia="Calibri" w:hAnsiTheme="majorBidi" w:cstheme="majorBidi"/>
                  <w:color w:val="000000"/>
                </w:rPr>
              </w:rPrChange>
            </w:rPr>
            <w:br/>
            <w:delText>Purchase order or sub-contract number, JSRS number, type of service, currency, paid invoices, and payment vouchers.</w:delText>
          </w:r>
        </w:del>
      </w:ins>
    </w:p>
    <w:p w14:paraId="336511E1" w14:textId="63882A9B" w:rsidR="00B506B6" w:rsidRPr="00BA56F3" w:rsidRDefault="00B506B6">
      <w:pPr>
        <w:pStyle w:val="abcParagraph"/>
        <w:pPrChange w:id="1158" w:author="Al Oraimi, Ahmed Mubarak OLNG-ICV/T2" w:date="2026-03-29T01:20:00Z" w16du:dateUtc="2026-03-28T21:20:00Z">
          <w:pPr>
            <w:numPr>
              <w:ilvl w:val="1"/>
              <w:numId w:val="16"/>
            </w:numPr>
            <w:suppressAutoHyphens/>
            <w:autoSpaceDN w:val="0"/>
            <w:spacing w:before="120"/>
            <w:ind w:left="1134" w:hanging="1134"/>
            <w:jc w:val="both"/>
            <w:textAlignment w:val="baseline"/>
          </w:pPr>
        </w:pPrChange>
      </w:pPr>
    </w:p>
    <w:p w14:paraId="476BB4D6" w14:textId="62C6BB00" w:rsidR="00B506B6" w:rsidRPr="00BA56F3" w:rsidRDefault="00B506B6">
      <w:pPr>
        <w:pStyle w:val="Level3"/>
        <w:rPr>
          <w:bCs/>
        </w:rPr>
        <w:pPrChange w:id="1159" w:author="Al Oraimi, Ahmed Mubarak OLNG-ICV/T2" w:date="2026-03-28T05:48:00Z" w16du:dateUtc="2026-03-28T01:48:00Z">
          <w:pPr>
            <w:numPr>
              <w:ilvl w:val="1"/>
              <w:numId w:val="16"/>
            </w:numPr>
            <w:suppressAutoHyphens/>
            <w:autoSpaceDN w:val="0"/>
            <w:spacing w:before="120"/>
            <w:ind w:left="1134" w:hanging="1134"/>
            <w:jc w:val="both"/>
            <w:textAlignment w:val="baseline"/>
          </w:pPr>
        </w:pPrChange>
      </w:pPr>
      <w:r w:rsidRPr="005F252C">
        <w:rPr>
          <w:rFonts w:ascii="Candara" w:hAnsi="Candara"/>
          <w:rPrChange w:id="1160" w:author="Al Riyami, Azza OLNG-SCC/12" w:date="2026-03-30T14:14:00Z" w16du:dateUtc="2026-03-30T10:14:00Z">
            <w:rPr/>
          </w:rPrChange>
        </w:rPr>
        <w:t xml:space="preserve">Without limiting any of </w:t>
      </w:r>
      <w:del w:id="1161" w:author="Al Hashmi, Ahmed OLNG-ICV/1" w:date="2026-03-18T12:11:00Z" w16du:dateUtc="2026-03-18T08:11:00Z">
        <w:r w:rsidRPr="005F252C" w:rsidDel="00833133">
          <w:rPr>
            <w:rFonts w:ascii="Candara" w:hAnsi="Candara"/>
            <w:rPrChange w:id="1162" w:author="Al Riyami, Azza OLNG-SCC/12" w:date="2026-03-30T14:14:00Z" w16du:dateUtc="2026-03-30T10:14:00Z">
              <w:rPr/>
            </w:rPrChange>
          </w:rPr>
          <w:delText>COMPANY</w:delText>
        </w:r>
      </w:del>
      <w:ins w:id="1163" w:author="Al Hashmi, Ahmed OLNG-ICV/1" w:date="2026-03-18T12:11:00Z" w16du:dateUtc="2026-03-18T08:11:00Z">
        <w:r w:rsidR="00833133" w:rsidRPr="005F252C">
          <w:rPr>
            <w:rFonts w:ascii="Candara" w:hAnsi="Candara"/>
            <w:rPrChange w:id="1164" w:author="Al Riyami, Azza OLNG-SCC/12" w:date="2026-03-30T14:14:00Z" w16du:dateUtc="2026-03-30T10:14:00Z">
              <w:rPr/>
            </w:rPrChange>
          </w:rPr>
          <w:t>COMPANY</w:t>
        </w:r>
      </w:ins>
      <w:r w:rsidRPr="005F252C">
        <w:rPr>
          <w:rFonts w:ascii="Candara" w:hAnsi="Candara"/>
          <w:rPrChange w:id="1165" w:author="Al Riyami, Azza OLNG-SCC/12" w:date="2026-03-30T14:14:00Z" w16du:dateUtc="2026-03-30T10:14:00Z">
            <w:rPr/>
          </w:rPrChange>
        </w:rPr>
        <w:t xml:space="preserve">’S rights under the CONTRACT, at any reasonable time during the term of the CONTRACT and for 2 years thereafter, the </w:t>
      </w:r>
      <w:del w:id="1166" w:author="Al Hashmi, Ahmed OLNG-ICV/1" w:date="2026-03-18T12:11:00Z" w16du:dateUtc="2026-03-18T08:11:00Z">
        <w:r w:rsidRPr="005F252C" w:rsidDel="00833133">
          <w:rPr>
            <w:rFonts w:ascii="Candara" w:hAnsi="Candara"/>
            <w:rPrChange w:id="1167" w:author="Al Riyami, Azza OLNG-SCC/12" w:date="2026-03-30T14:14:00Z" w16du:dateUtc="2026-03-30T10:14:00Z">
              <w:rPr/>
            </w:rPrChange>
          </w:rPr>
          <w:delText>COMPANY</w:delText>
        </w:r>
      </w:del>
      <w:ins w:id="1168" w:author="Al Hashmi, Ahmed OLNG-ICV/1" w:date="2026-03-18T12:11:00Z" w16du:dateUtc="2026-03-18T08:11:00Z">
        <w:r w:rsidR="00833133" w:rsidRPr="005F252C">
          <w:rPr>
            <w:rFonts w:ascii="Candara" w:hAnsi="Candara"/>
            <w:rPrChange w:id="1169" w:author="Al Riyami, Azza OLNG-SCC/12" w:date="2026-03-30T14:14:00Z" w16du:dateUtc="2026-03-30T10:14:00Z">
              <w:rPr/>
            </w:rPrChange>
          </w:rPr>
          <w:t>COMPANY</w:t>
        </w:r>
      </w:ins>
      <w:r w:rsidRPr="005F252C">
        <w:rPr>
          <w:rFonts w:ascii="Candara" w:hAnsi="Candara"/>
          <w:rPrChange w:id="1170" w:author="Al Riyami, Azza OLNG-SCC/12" w:date="2026-03-30T14:14:00Z" w16du:dateUtc="2026-03-30T10:14:00Z">
            <w:rPr/>
          </w:rPrChange>
        </w:rPr>
        <w:t xml:space="preserve"> shall be allowed access to </w:t>
      </w:r>
      <w:del w:id="1171" w:author="Al Hashmi, Ahmed OLNG-ICV/1" w:date="2026-03-18T12:10:00Z" w16du:dateUtc="2026-03-18T08:10:00Z">
        <w:r w:rsidRPr="005F252C" w:rsidDel="00833133">
          <w:rPr>
            <w:rFonts w:ascii="Candara" w:hAnsi="Candara"/>
            <w:rPrChange w:id="1172" w:author="Al Riyami, Azza OLNG-SCC/12" w:date="2026-03-30T14:14:00Z" w16du:dateUtc="2026-03-30T10:14:00Z">
              <w:rPr/>
            </w:rPrChange>
          </w:rPr>
          <w:delText>CONTRACTOR</w:delText>
        </w:r>
      </w:del>
      <w:ins w:id="1173" w:author="Al Hashmi, Ahmed OLNG-ICV/1" w:date="2026-03-18T12:10:00Z" w16du:dateUtc="2026-03-18T08:10:00Z">
        <w:r w:rsidR="00833133" w:rsidRPr="005F252C">
          <w:rPr>
            <w:rFonts w:ascii="Candara" w:hAnsi="Candara"/>
            <w:rPrChange w:id="1174" w:author="Al Riyami, Azza OLNG-SCC/12" w:date="2026-03-30T14:14:00Z" w16du:dateUtc="2026-03-30T10:14:00Z">
              <w:rPr/>
            </w:rPrChange>
          </w:rPr>
          <w:t>CONTRACTOR</w:t>
        </w:r>
      </w:ins>
      <w:r w:rsidRPr="005F252C">
        <w:rPr>
          <w:rFonts w:ascii="Candara" w:hAnsi="Candara"/>
          <w:rPrChange w:id="1175" w:author="Al Riyami, Azza OLNG-SCC/12" w:date="2026-03-30T14:14:00Z" w16du:dateUtc="2026-03-30T10:14:00Z">
            <w:rPr/>
          </w:rPrChange>
        </w:rPr>
        <w:t xml:space="preserve">’S records for purposes of an </w:t>
      </w:r>
      <w:r w:rsidRPr="005F252C">
        <w:rPr>
          <w:rFonts w:ascii="Candara" w:hAnsi="Candara"/>
          <w:bCs/>
          <w:rPrChange w:id="1176" w:author="Al Riyami, Azza OLNG-SCC/12" w:date="2026-03-30T14:14:00Z" w16du:dateUtc="2026-03-30T10:14:00Z">
            <w:rPr>
              <w:bCs/>
            </w:rPr>
          </w:rPrChange>
        </w:rPr>
        <w:t xml:space="preserve">audit of the information provided in the </w:t>
      </w:r>
      <w:del w:id="1177" w:author="Al Hashmi, Ahmed OLNG-ICV/1" w:date="2026-03-18T12:10:00Z" w16du:dateUtc="2026-03-18T08:10:00Z">
        <w:r w:rsidRPr="005F252C" w:rsidDel="00833133">
          <w:rPr>
            <w:rFonts w:ascii="Candara" w:hAnsi="Candara"/>
            <w:bCs/>
            <w:rPrChange w:id="1178" w:author="Al Riyami, Azza OLNG-SCC/12" w:date="2026-03-30T14:14:00Z" w16du:dateUtc="2026-03-30T10:14:00Z">
              <w:rPr>
                <w:bCs/>
              </w:rPr>
            </w:rPrChange>
          </w:rPr>
          <w:delText>CONTRACTOR</w:delText>
        </w:r>
      </w:del>
      <w:ins w:id="1179" w:author="Al Hashmi, Ahmed OLNG-ICV/1" w:date="2026-03-18T12:10:00Z" w16du:dateUtc="2026-03-18T08:10:00Z">
        <w:r w:rsidR="00833133" w:rsidRPr="005F252C">
          <w:rPr>
            <w:rFonts w:ascii="Candara" w:hAnsi="Candara"/>
            <w:bCs/>
            <w:rPrChange w:id="1180" w:author="Al Riyami, Azza OLNG-SCC/12" w:date="2026-03-30T14:14:00Z" w16du:dateUtc="2026-03-30T10:14:00Z">
              <w:rPr>
                <w:bCs/>
              </w:rPr>
            </w:rPrChange>
          </w:rPr>
          <w:t>CONTRACTOR</w:t>
        </w:r>
      </w:ins>
      <w:r w:rsidRPr="005F252C">
        <w:rPr>
          <w:rFonts w:ascii="Candara" w:hAnsi="Candara"/>
          <w:bCs/>
          <w:rPrChange w:id="1181" w:author="Al Riyami, Azza OLNG-SCC/12" w:date="2026-03-30T14:14:00Z" w16du:dateUtc="2026-03-30T10:14:00Z">
            <w:rPr>
              <w:bCs/>
            </w:rPr>
          </w:rPrChange>
        </w:rPr>
        <w:t xml:space="preserve">’S quarterly ICV CONTRACT performance reports and whole of </w:t>
      </w:r>
      <w:del w:id="1182" w:author="Al Hashmi, Ahmed OLNG-ICV/1" w:date="2026-03-18T12:10:00Z" w16du:dateUtc="2026-03-18T08:10:00Z">
        <w:r w:rsidRPr="005F252C" w:rsidDel="00833133">
          <w:rPr>
            <w:rFonts w:ascii="Candara" w:hAnsi="Candara"/>
            <w:bCs/>
            <w:rPrChange w:id="1183" w:author="Al Riyami, Azza OLNG-SCC/12" w:date="2026-03-30T14:14:00Z" w16du:dateUtc="2026-03-30T10:14:00Z">
              <w:rPr>
                <w:bCs/>
              </w:rPr>
            </w:rPrChange>
          </w:rPr>
          <w:delText>CONTRACTOR</w:delText>
        </w:r>
      </w:del>
      <w:ins w:id="1184" w:author="Al Hashmi, Ahmed OLNG-ICV/1" w:date="2026-03-18T12:10:00Z" w16du:dateUtc="2026-03-18T08:10:00Z">
        <w:r w:rsidR="00833133" w:rsidRPr="005F252C">
          <w:rPr>
            <w:rFonts w:ascii="Candara" w:hAnsi="Candara"/>
            <w:bCs/>
            <w:rPrChange w:id="1185" w:author="Al Riyami, Azza OLNG-SCC/12" w:date="2026-03-30T14:14:00Z" w16du:dateUtc="2026-03-30T10:14:00Z">
              <w:rPr>
                <w:bCs/>
              </w:rPr>
            </w:rPrChange>
          </w:rPr>
          <w:t>CONTRACTOR</w:t>
        </w:r>
      </w:ins>
      <w:r w:rsidRPr="005F252C">
        <w:rPr>
          <w:rFonts w:ascii="Candara" w:hAnsi="Candara"/>
          <w:bCs/>
          <w:rPrChange w:id="1186" w:author="Al Riyami, Azza OLNG-SCC/12" w:date="2026-03-30T14:14:00Z" w16du:dateUtc="2026-03-30T10:14:00Z">
            <w:rPr>
              <w:bCs/>
            </w:rPr>
          </w:rPrChange>
        </w:rPr>
        <w:t xml:space="preserve"> ICV performance report.</w:t>
      </w:r>
    </w:p>
    <w:p w14:paraId="0A055641" w14:textId="77777777" w:rsidR="00B506B6" w:rsidRPr="005F252C" w:rsidRDefault="00B506B6">
      <w:pPr>
        <w:pStyle w:val="Heading2"/>
        <w:rPr>
          <w:rFonts w:ascii="Candara" w:hAnsi="Candara"/>
          <w:rPrChange w:id="1187" w:author="Al Riyami, Azza OLNG-SCC/12" w:date="2026-03-30T14:14:00Z" w16du:dateUtc="2026-03-30T10:14:00Z">
            <w:rPr>
              <w:rFonts w:asciiTheme="majorBidi" w:eastAsia="Calibri" w:hAnsiTheme="majorBidi"/>
              <w:smallCaps/>
              <w:sz w:val="22"/>
              <w:szCs w:val="22"/>
            </w:rPr>
          </w:rPrChange>
        </w:rPr>
        <w:pPrChange w:id="1188" w:author="Al Oraimi, Ahmed Mubarak OLNG-ICV/T2" w:date="2026-03-28T05:49:00Z" w16du:dateUtc="2026-03-28T01:49:00Z">
          <w:pPr>
            <w:pStyle w:val="Heading1"/>
            <w:numPr>
              <w:numId w:val="16"/>
            </w:numPr>
            <w:tabs>
              <w:tab w:val="clear" w:pos="576"/>
              <w:tab w:val="left" w:pos="1134"/>
            </w:tabs>
            <w:spacing w:before="120"/>
            <w:ind w:left="1134" w:hanging="1134"/>
          </w:pPr>
        </w:pPrChange>
      </w:pPr>
      <w:bookmarkStart w:id="1189" w:name="_Toc225666153"/>
      <w:commentRangeStart w:id="1190"/>
      <w:r w:rsidRPr="005F252C">
        <w:rPr>
          <w:rFonts w:ascii="Candara" w:hAnsi="Candara"/>
          <w:rPrChange w:id="1191" w:author="Al Riyami, Azza OLNG-SCC/12" w:date="2026-03-30T14:14:00Z" w16du:dateUtc="2026-03-30T10:14:00Z">
            <w:rPr>
              <w:rFonts w:asciiTheme="majorBidi" w:eastAsia="Calibri" w:hAnsiTheme="majorBidi"/>
              <w:sz w:val="22"/>
              <w:szCs w:val="22"/>
            </w:rPr>
          </w:rPrChange>
        </w:rPr>
        <w:t>NON-CONFORMANCE</w:t>
      </w:r>
      <w:bookmarkEnd w:id="1189"/>
      <w:commentRangeEnd w:id="1190"/>
      <w:r w:rsidR="00833133" w:rsidRPr="005F252C">
        <w:rPr>
          <w:rStyle w:val="CommentReference"/>
          <w:rFonts w:ascii="Candara" w:hAnsi="Candara"/>
          <w:sz w:val="24"/>
          <w:szCs w:val="32"/>
          <w:rPrChange w:id="1192" w:author="Al Riyami, Azza OLNG-SCC/12" w:date="2026-03-30T14:14:00Z" w16du:dateUtc="2026-03-30T10:14:00Z">
            <w:rPr>
              <w:rStyle w:val="CommentReference"/>
              <w:rFonts w:asciiTheme="majorBidi" w:eastAsia="Calibri" w:hAnsiTheme="majorBidi"/>
              <w:smallCaps/>
              <w:sz w:val="22"/>
              <w:szCs w:val="22"/>
            </w:rPr>
          </w:rPrChange>
        </w:rPr>
        <w:commentReference w:id="1190"/>
      </w:r>
    </w:p>
    <w:p w14:paraId="09CAAD4B" w14:textId="13BC32AF" w:rsidR="00B506B6" w:rsidRPr="005F252C" w:rsidRDefault="00B506B6">
      <w:pPr>
        <w:pStyle w:val="Level3"/>
        <w:rPr>
          <w:rFonts w:ascii="Candara" w:hAnsi="Candara"/>
          <w:rPrChange w:id="1193" w:author="Al Riyami, Azza OLNG-SCC/12" w:date="2026-03-30T14:14:00Z" w16du:dateUtc="2026-03-30T10:14:00Z">
            <w:rPr>
              <w:rFonts w:asciiTheme="majorBidi" w:eastAsia="Calibri" w:hAnsiTheme="majorBidi" w:cstheme="majorBidi"/>
              <w:bCs/>
              <w:sz w:val="22"/>
            </w:rPr>
          </w:rPrChange>
        </w:rPr>
        <w:pPrChange w:id="1194" w:author="Al Oraimi, Ahmed Mubarak OLNG-ICV/T2" w:date="2026-03-28T05:49:00Z" w16du:dateUtc="2026-03-28T01:49:00Z">
          <w:pPr>
            <w:numPr>
              <w:ilvl w:val="1"/>
              <w:numId w:val="16"/>
            </w:numPr>
            <w:suppressAutoHyphens/>
            <w:autoSpaceDN w:val="0"/>
            <w:spacing w:before="120"/>
            <w:ind w:left="1134" w:hanging="1134"/>
            <w:jc w:val="both"/>
            <w:textAlignment w:val="baseline"/>
          </w:pPr>
        </w:pPrChange>
      </w:pPr>
      <w:r w:rsidRPr="005F252C">
        <w:rPr>
          <w:rFonts w:ascii="Candara" w:hAnsi="Candara"/>
          <w:rPrChange w:id="1195" w:author="Al Riyami, Azza OLNG-SCC/12" w:date="2026-03-30T14:14:00Z" w16du:dateUtc="2026-03-30T10:14:00Z">
            <w:rPr>
              <w:rFonts w:asciiTheme="majorBidi" w:eastAsia="Calibri" w:hAnsiTheme="majorBidi" w:cstheme="majorBidi"/>
            </w:rPr>
          </w:rPrChange>
        </w:rPr>
        <w:t xml:space="preserve">Non-conformance by the </w:t>
      </w:r>
      <w:del w:id="1196" w:author="Al Hashmi, Ahmed OLNG-ICV/1" w:date="2026-03-18T12:10:00Z" w16du:dateUtc="2026-03-18T08:10:00Z">
        <w:r w:rsidRPr="005F252C" w:rsidDel="00833133">
          <w:rPr>
            <w:rFonts w:ascii="Candara" w:hAnsi="Candara"/>
            <w:rPrChange w:id="1197" w:author="Al Riyami, Azza OLNG-SCC/12" w:date="2026-03-30T14:14:00Z" w16du:dateUtc="2026-03-30T10:14:00Z">
              <w:rPr>
                <w:rFonts w:asciiTheme="majorBidi" w:eastAsia="Calibri" w:hAnsiTheme="majorBidi" w:cstheme="majorBidi"/>
              </w:rPr>
            </w:rPrChange>
          </w:rPr>
          <w:delText>CONTRACTOR</w:delText>
        </w:r>
      </w:del>
      <w:ins w:id="1198" w:author="Al Hashmi, Ahmed OLNG-ICV/1" w:date="2026-03-18T12:10:00Z" w16du:dateUtc="2026-03-18T08:10:00Z">
        <w:r w:rsidR="00833133" w:rsidRPr="005F252C">
          <w:rPr>
            <w:rFonts w:ascii="Candara" w:hAnsi="Candara"/>
            <w:rPrChange w:id="1199"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200" w:author="Al Riyami, Azza OLNG-SCC/12" w:date="2026-03-30T14:14:00Z" w16du:dateUtc="2026-03-30T10:14:00Z">
            <w:rPr>
              <w:rFonts w:asciiTheme="majorBidi" w:eastAsia="Calibri" w:hAnsiTheme="majorBidi" w:cstheme="majorBidi"/>
            </w:rPr>
          </w:rPrChange>
        </w:rPr>
        <w:t xml:space="preserve"> in delivering the agreed </w:t>
      </w:r>
      <w:r w:rsidRPr="005F252C">
        <w:rPr>
          <w:rFonts w:ascii="Candara" w:hAnsi="Candara"/>
          <w:rPrChange w:id="1201" w:author="Al Riyami, Azza OLNG-SCC/12" w:date="2026-03-30T14:14:00Z" w16du:dateUtc="2026-03-30T10:14:00Z">
            <w:rPr>
              <w:rFonts w:asciiTheme="majorBidi" w:eastAsia="Calibri" w:hAnsiTheme="majorBidi" w:cstheme="majorBidi"/>
              <w:bCs/>
            </w:rPr>
          </w:rPrChange>
        </w:rPr>
        <w:t>milestones in the approved ICV Reporting Schedule (Appendix B) shall trigger the following non-conformance and corrective action process (Articles 6.2 to 6.5).</w:t>
      </w:r>
    </w:p>
    <w:p w14:paraId="3F66DA22" w14:textId="7D00C7A3" w:rsidR="00B506B6" w:rsidRPr="005F252C" w:rsidRDefault="00B506B6">
      <w:pPr>
        <w:pStyle w:val="Level3"/>
        <w:rPr>
          <w:rFonts w:ascii="Candara" w:hAnsi="Candara"/>
          <w:rPrChange w:id="1202" w:author="Al Riyami, Azza OLNG-SCC/12" w:date="2026-03-30T14:14:00Z" w16du:dateUtc="2026-03-30T10:14:00Z">
            <w:rPr>
              <w:rFonts w:asciiTheme="majorBidi" w:hAnsiTheme="majorBidi" w:cstheme="majorBidi"/>
              <w:sz w:val="22"/>
              <w:lang w:val="en-AU" w:eastAsia="en-AU"/>
            </w:rPr>
          </w:rPrChange>
        </w:rPr>
        <w:pPrChange w:id="1203" w:author="Al Oraimi, Ahmed Mubarak OLNG-ICV/T2" w:date="2026-03-28T05:49:00Z" w16du:dateUtc="2026-03-28T01:49:00Z">
          <w:pPr>
            <w:numPr>
              <w:ilvl w:val="1"/>
              <w:numId w:val="16"/>
            </w:numPr>
            <w:suppressAutoHyphens/>
            <w:autoSpaceDN w:val="0"/>
            <w:spacing w:before="120"/>
            <w:ind w:left="1134" w:hanging="1134"/>
            <w:jc w:val="both"/>
            <w:textAlignment w:val="baseline"/>
          </w:pPr>
        </w:pPrChange>
      </w:pPr>
      <w:r w:rsidRPr="005F252C">
        <w:rPr>
          <w:rFonts w:ascii="Candara" w:hAnsi="Candara"/>
          <w:rPrChange w:id="1204" w:author="Al Riyami, Azza OLNG-SCC/12" w:date="2026-03-30T14:14:00Z" w16du:dateUtc="2026-03-30T10:14:00Z">
            <w:rPr>
              <w:rFonts w:asciiTheme="majorBidi" w:hAnsiTheme="majorBidi" w:cstheme="majorBidi"/>
              <w:lang w:val="en-AU" w:eastAsia="en-AU"/>
            </w:rPr>
          </w:rPrChange>
        </w:rPr>
        <w:t xml:space="preserve">The </w:t>
      </w:r>
      <w:del w:id="1205" w:author="Al Hashmi, Ahmed OLNG-ICV/1" w:date="2026-03-18T12:10:00Z" w16du:dateUtc="2026-03-18T08:10:00Z">
        <w:r w:rsidRPr="005F252C" w:rsidDel="00833133">
          <w:rPr>
            <w:rFonts w:ascii="Candara" w:hAnsi="Candara"/>
            <w:rPrChange w:id="1206" w:author="Al Riyami, Azza OLNG-SCC/12" w:date="2026-03-30T14:14:00Z" w16du:dateUtc="2026-03-30T10:14:00Z">
              <w:rPr>
                <w:rFonts w:asciiTheme="majorBidi" w:hAnsiTheme="majorBidi" w:cstheme="majorBidi"/>
                <w:lang w:val="en-AU" w:eastAsia="en-AU"/>
              </w:rPr>
            </w:rPrChange>
          </w:rPr>
          <w:delText>CONTRACTOR</w:delText>
        </w:r>
      </w:del>
      <w:ins w:id="1207" w:author="Al Hashmi, Ahmed OLNG-ICV/1" w:date="2026-03-18T12:10:00Z" w16du:dateUtc="2026-03-18T08:10:00Z">
        <w:r w:rsidR="00833133" w:rsidRPr="005F252C">
          <w:rPr>
            <w:rFonts w:ascii="Candara" w:hAnsi="Candara"/>
            <w:rPrChange w:id="1208" w:author="Al Riyami, Azza OLNG-SCC/12" w:date="2026-03-30T14:14:00Z" w16du:dateUtc="2026-03-30T10:14:00Z">
              <w:rPr>
                <w:rFonts w:asciiTheme="majorBidi" w:hAnsiTheme="majorBidi" w:cstheme="majorBidi"/>
                <w:lang w:val="en-AU" w:eastAsia="en-AU"/>
              </w:rPr>
            </w:rPrChange>
          </w:rPr>
          <w:t>CONTRACTOR</w:t>
        </w:r>
      </w:ins>
      <w:r w:rsidRPr="005F252C">
        <w:rPr>
          <w:rFonts w:ascii="Candara" w:hAnsi="Candara"/>
          <w:rPrChange w:id="1209" w:author="Al Riyami, Azza OLNG-SCC/12" w:date="2026-03-30T14:14:00Z" w16du:dateUtc="2026-03-30T10:14:00Z">
            <w:rPr>
              <w:rFonts w:asciiTheme="majorBidi" w:hAnsiTheme="majorBidi" w:cstheme="majorBidi"/>
              <w:lang w:val="en-AU" w:eastAsia="en-AU"/>
            </w:rPr>
          </w:rPrChange>
        </w:rPr>
        <w:t xml:space="preserve"> shall ensure that the </w:t>
      </w:r>
      <w:del w:id="1210" w:author="Al Hashmi, Ahmed OLNG-ICV/1" w:date="2026-03-18T12:11:00Z" w16du:dateUtc="2026-03-18T08:11:00Z">
        <w:r w:rsidRPr="005F252C" w:rsidDel="00833133">
          <w:rPr>
            <w:rFonts w:ascii="Candara" w:hAnsi="Candara"/>
            <w:rPrChange w:id="1211" w:author="Al Riyami, Azza OLNG-SCC/12" w:date="2026-03-30T14:14:00Z" w16du:dateUtc="2026-03-30T10:14:00Z">
              <w:rPr>
                <w:rFonts w:asciiTheme="majorBidi" w:hAnsiTheme="majorBidi" w:cstheme="majorBidi"/>
                <w:lang w:val="en-AU" w:eastAsia="en-AU"/>
              </w:rPr>
            </w:rPrChange>
          </w:rPr>
          <w:delText>COMPANY</w:delText>
        </w:r>
      </w:del>
      <w:ins w:id="1212" w:author="Al Hashmi, Ahmed OLNG-ICV/1" w:date="2026-03-18T12:11:00Z" w16du:dateUtc="2026-03-18T08:11:00Z">
        <w:r w:rsidR="00833133" w:rsidRPr="005F252C">
          <w:rPr>
            <w:rFonts w:ascii="Candara" w:hAnsi="Candara"/>
            <w:rPrChange w:id="1213" w:author="Al Riyami, Azza OLNG-SCC/12" w:date="2026-03-30T14:14:00Z" w16du:dateUtc="2026-03-30T10:14:00Z">
              <w:rPr>
                <w:rFonts w:asciiTheme="majorBidi" w:hAnsiTheme="majorBidi" w:cstheme="majorBidi"/>
                <w:lang w:val="en-AU" w:eastAsia="en-AU"/>
              </w:rPr>
            </w:rPrChange>
          </w:rPr>
          <w:t>COMPANY</w:t>
        </w:r>
      </w:ins>
      <w:r w:rsidRPr="005F252C">
        <w:rPr>
          <w:rFonts w:ascii="Candara" w:hAnsi="Candara"/>
          <w:rPrChange w:id="1214" w:author="Al Riyami, Azza OLNG-SCC/12" w:date="2026-03-30T14:14:00Z" w16du:dateUtc="2026-03-30T10:14:00Z">
            <w:rPr>
              <w:rFonts w:asciiTheme="majorBidi" w:hAnsiTheme="majorBidi" w:cstheme="majorBidi"/>
              <w:lang w:val="en-AU" w:eastAsia="en-AU"/>
            </w:rPr>
          </w:rPrChange>
        </w:rPr>
        <w:t xml:space="preserve"> is </w:t>
      </w:r>
      <w:r w:rsidRPr="005F252C">
        <w:rPr>
          <w:rFonts w:ascii="Candara" w:hAnsi="Candara"/>
          <w:rPrChange w:id="1215" w:author="Al Riyami, Azza OLNG-SCC/12" w:date="2026-03-30T14:14:00Z" w16du:dateUtc="2026-03-30T10:14:00Z">
            <w:rPr>
              <w:rFonts w:asciiTheme="majorBidi" w:hAnsiTheme="majorBidi" w:cstheme="majorBidi"/>
              <w:bCs/>
              <w:lang w:val="en-AU" w:eastAsia="en-AU"/>
            </w:rPr>
          </w:rPrChange>
        </w:rPr>
        <w:t>promptly notified</w:t>
      </w:r>
      <w:r w:rsidRPr="005F252C">
        <w:rPr>
          <w:rFonts w:ascii="Candara" w:hAnsi="Candara"/>
          <w:rPrChange w:id="1216" w:author="Al Riyami, Azza OLNG-SCC/12" w:date="2026-03-30T14:14:00Z" w16du:dateUtc="2026-03-30T10:14:00Z">
            <w:rPr>
              <w:rFonts w:asciiTheme="majorBidi" w:hAnsiTheme="majorBidi" w:cstheme="majorBidi"/>
              <w:lang w:val="en-AU" w:eastAsia="en-AU"/>
            </w:rPr>
          </w:rPrChange>
        </w:rPr>
        <w:t xml:space="preserve"> of any such ICV non-conformance, and the corrective measures the </w:t>
      </w:r>
      <w:del w:id="1217" w:author="Al Hashmi, Ahmed OLNG-ICV/1" w:date="2026-03-18T12:10:00Z" w16du:dateUtc="2026-03-18T08:10:00Z">
        <w:r w:rsidRPr="005F252C" w:rsidDel="00833133">
          <w:rPr>
            <w:rFonts w:ascii="Candara" w:hAnsi="Candara"/>
            <w:rPrChange w:id="1218" w:author="Al Riyami, Azza OLNG-SCC/12" w:date="2026-03-30T14:14:00Z" w16du:dateUtc="2026-03-30T10:14:00Z">
              <w:rPr>
                <w:rFonts w:asciiTheme="majorBidi" w:hAnsiTheme="majorBidi" w:cstheme="majorBidi"/>
                <w:lang w:val="en-AU" w:eastAsia="en-AU"/>
              </w:rPr>
            </w:rPrChange>
          </w:rPr>
          <w:delText>CONTRACTOR</w:delText>
        </w:r>
      </w:del>
      <w:ins w:id="1219" w:author="Al Hashmi, Ahmed OLNG-ICV/1" w:date="2026-03-18T12:10:00Z" w16du:dateUtc="2026-03-18T08:10:00Z">
        <w:r w:rsidR="00833133" w:rsidRPr="005F252C">
          <w:rPr>
            <w:rFonts w:ascii="Candara" w:hAnsi="Candara"/>
            <w:rPrChange w:id="1220" w:author="Al Riyami, Azza OLNG-SCC/12" w:date="2026-03-30T14:14:00Z" w16du:dateUtc="2026-03-30T10:14:00Z">
              <w:rPr>
                <w:rFonts w:asciiTheme="majorBidi" w:hAnsiTheme="majorBidi" w:cstheme="majorBidi"/>
                <w:lang w:val="en-AU" w:eastAsia="en-AU"/>
              </w:rPr>
            </w:rPrChange>
          </w:rPr>
          <w:t>CONTRACTOR</w:t>
        </w:r>
      </w:ins>
      <w:r w:rsidRPr="005F252C">
        <w:rPr>
          <w:rFonts w:ascii="Candara" w:hAnsi="Candara"/>
          <w:rPrChange w:id="1221" w:author="Al Riyami, Azza OLNG-SCC/12" w:date="2026-03-30T14:14:00Z" w16du:dateUtc="2026-03-30T10:14:00Z">
            <w:rPr>
              <w:rFonts w:asciiTheme="majorBidi" w:hAnsiTheme="majorBidi" w:cstheme="majorBidi"/>
              <w:lang w:val="en-AU" w:eastAsia="en-AU"/>
            </w:rPr>
          </w:rPrChange>
        </w:rPr>
        <w:t xml:space="preserve"> has already, or intends, to put in place to deliver the associated milestones.</w:t>
      </w:r>
    </w:p>
    <w:p w14:paraId="67CB138E" w14:textId="6DA26E93" w:rsidR="00B506B6" w:rsidRPr="005F252C" w:rsidDel="00D23B9D" w:rsidRDefault="00B506B6">
      <w:pPr>
        <w:pStyle w:val="Level3"/>
        <w:rPr>
          <w:del w:id="1222" w:author="Al Oraimi, Ahmed Mubarak OLNG-ICV/T2" w:date="2026-03-28T05:59:00Z" w16du:dateUtc="2026-03-28T01:59:00Z"/>
          <w:rFonts w:ascii="Candara" w:hAnsi="Candara"/>
          <w:rPrChange w:id="1223" w:author="Al Riyami, Azza OLNG-SCC/12" w:date="2026-03-30T14:14:00Z" w16du:dateUtc="2026-03-30T10:14:00Z">
            <w:rPr>
              <w:del w:id="1224" w:author="Al Oraimi, Ahmed Mubarak OLNG-ICV/T2" w:date="2026-03-28T05:59:00Z" w16du:dateUtc="2026-03-28T01:59:00Z"/>
            </w:rPr>
          </w:rPrChange>
        </w:rPr>
      </w:pPr>
      <w:del w:id="1225" w:author="Al Hashmi, Ahmed OLNG-ICV/1" w:date="2026-03-18T12:11:00Z" w16du:dateUtc="2026-03-18T08:11:00Z">
        <w:r w:rsidRPr="005F252C" w:rsidDel="00833133">
          <w:rPr>
            <w:rFonts w:ascii="Candara" w:hAnsi="Candara"/>
            <w:rPrChange w:id="1226" w:author="Al Riyami, Azza OLNG-SCC/12" w:date="2026-03-30T14:14:00Z" w16du:dateUtc="2026-03-30T10:14:00Z">
              <w:rPr>
                <w:rFonts w:asciiTheme="majorBidi" w:hAnsiTheme="majorBidi"/>
                <w:lang w:val="en-AU" w:eastAsia="en-AU"/>
              </w:rPr>
            </w:rPrChange>
          </w:rPr>
          <w:delText>COMPANY</w:delText>
        </w:r>
      </w:del>
      <w:ins w:id="1227" w:author="Al Hashmi, Ahmed OLNG-ICV/1" w:date="2026-03-18T12:11:00Z" w16du:dateUtc="2026-03-18T08:11:00Z">
        <w:r w:rsidR="00833133" w:rsidRPr="005F252C">
          <w:rPr>
            <w:rFonts w:ascii="Candara" w:hAnsi="Candara"/>
            <w:rPrChange w:id="1228" w:author="Al Riyami, Azza OLNG-SCC/12" w:date="2026-03-30T14:14:00Z" w16du:dateUtc="2026-03-30T10:14:00Z">
              <w:rPr>
                <w:rFonts w:asciiTheme="majorBidi" w:hAnsiTheme="majorBidi"/>
                <w:lang w:val="en-AU" w:eastAsia="en-AU"/>
              </w:rPr>
            </w:rPrChange>
          </w:rPr>
          <w:t>COMPANY</w:t>
        </w:r>
      </w:ins>
      <w:r w:rsidRPr="005F252C">
        <w:rPr>
          <w:rFonts w:ascii="Candara" w:hAnsi="Candara"/>
          <w:rPrChange w:id="1229" w:author="Al Riyami, Azza OLNG-SCC/12" w:date="2026-03-30T14:14:00Z" w16du:dateUtc="2026-03-30T10:14:00Z">
            <w:rPr>
              <w:rFonts w:asciiTheme="majorBidi" w:hAnsiTheme="majorBidi"/>
              <w:lang w:val="en-AU" w:eastAsia="en-AU"/>
            </w:rPr>
          </w:rPrChange>
        </w:rPr>
        <w:t xml:space="preserve"> shall </w:t>
      </w:r>
      <w:r w:rsidRPr="005F252C">
        <w:rPr>
          <w:rFonts w:ascii="Candara" w:hAnsi="Candara"/>
          <w:rPrChange w:id="1230" w:author="Al Riyami, Azza OLNG-SCC/12" w:date="2026-03-30T14:14:00Z" w16du:dateUtc="2026-03-30T10:14:00Z">
            <w:rPr>
              <w:rFonts w:asciiTheme="majorBidi" w:hAnsiTheme="majorBidi"/>
              <w:bCs/>
              <w:lang w:val="en-AU" w:eastAsia="en-AU"/>
            </w:rPr>
          </w:rPrChange>
        </w:rPr>
        <w:t>approve corrective measures</w:t>
      </w:r>
      <w:r w:rsidRPr="005F252C">
        <w:rPr>
          <w:rFonts w:ascii="Candara" w:hAnsi="Candara"/>
          <w:rPrChange w:id="1231" w:author="Al Riyami, Azza OLNG-SCC/12" w:date="2026-03-30T14:14:00Z" w16du:dateUtc="2026-03-30T10:14:00Z">
            <w:rPr>
              <w:rFonts w:asciiTheme="majorBidi" w:hAnsiTheme="majorBidi"/>
              <w:lang w:val="en-AU" w:eastAsia="en-AU"/>
            </w:rPr>
          </w:rPrChange>
        </w:rPr>
        <w:t xml:space="preserve"> to be implemented by the </w:t>
      </w:r>
      <w:del w:id="1232" w:author="Al Hashmi, Ahmed OLNG-ICV/1" w:date="2026-03-18T12:10:00Z" w16du:dateUtc="2026-03-18T08:10:00Z">
        <w:r w:rsidRPr="005F252C" w:rsidDel="00833133">
          <w:rPr>
            <w:rFonts w:ascii="Candara" w:hAnsi="Candara"/>
            <w:rPrChange w:id="1233" w:author="Al Riyami, Azza OLNG-SCC/12" w:date="2026-03-30T14:14:00Z" w16du:dateUtc="2026-03-30T10:14:00Z">
              <w:rPr>
                <w:rFonts w:asciiTheme="majorBidi" w:hAnsiTheme="majorBidi"/>
                <w:lang w:val="en-AU" w:eastAsia="en-AU"/>
              </w:rPr>
            </w:rPrChange>
          </w:rPr>
          <w:delText>CONTRACTOR</w:delText>
        </w:r>
      </w:del>
      <w:ins w:id="1234" w:author="Al Hashmi, Ahmed OLNG-ICV/1" w:date="2026-03-18T12:10:00Z" w16du:dateUtc="2026-03-18T08:10:00Z">
        <w:r w:rsidR="00833133" w:rsidRPr="005F252C">
          <w:rPr>
            <w:rFonts w:ascii="Candara" w:hAnsi="Candara"/>
            <w:rPrChange w:id="1235" w:author="Al Riyami, Azza OLNG-SCC/12" w:date="2026-03-30T14:14:00Z" w16du:dateUtc="2026-03-30T10:14:00Z">
              <w:rPr>
                <w:rFonts w:asciiTheme="majorBidi" w:hAnsiTheme="majorBidi"/>
                <w:lang w:val="en-AU" w:eastAsia="en-AU"/>
              </w:rPr>
            </w:rPrChange>
          </w:rPr>
          <w:t>CONTRACTOR</w:t>
        </w:r>
      </w:ins>
      <w:r w:rsidRPr="005F252C">
        <w:rPr>
          <w:rFonts w:ascii="Candara" w:hAnsi="Candara"/>
          <w:rPrChange w:id="1236" w:author="Al Riyami, Azza OLNG-SCC/12" w:date="2026-03-30T14:14:00Z" w16du:dateUtc="2026-03-30T10:14:00Z">
            <w:rPr>
              <w:rFonts w:asciiTheme="majorBidi" w:hAnsiTheme="majorBidi"/>
              <w:lang w:val="en-AU" w:eastAsia="en-AU"/>
            </w:rPr>
          </w:rPrChange>
        </w:rPr>
        <w:t>, and the time line for their delivery.</w:t>
      </w:r>
      <w:del w:id="1237" w:author="Al Oraimi, Ahmed Mubarak OLNG-ICV/T2" w:date="2026-03-28T05:50:00Z" w16du:dateUtc="2026-03-28T01:50:00Z">
        <w:r w:rsidRPr="005F252C" w:rsidDel="00596220">
          <w:rPr>
            <w:rFonts w:ascii="Candara" w:hAnsi="Candara"/>
            <w:rPrChange w:id="1238" w:author="Al Riyami, Azza OLNG-SCC/12" w:date="2026-03-30T14:14:00Z" w16du:dateUtc="2026-03-30T10:14:00Z">
              <w:rPr>
                <w:rFonts w:asciiTheme="majorBidi" w:hAnsiTheme="majorBidi"/>
                <w:lang w:val="en-AU" w:eastAsia="en-AU"/>
              </w:rPr>
            </w:rPrChange>
          </w:rPr>
          <w:delText xml:space="preserve"> </w:delText>
        </w:r>
      </w:del>
    </w:p>
    <w:p w14:paraId="011D5C4C" w14:textId="77777777" w:rsidR="00D23B9D" w:rsidRPr="005F252C" w:rsidRDefault="00D23B9D">
      <w:pPr>
        <w:pStyle w:val="Level3"/>
        <w:rPr>
          <w:ins w:id="1239" w:author="Al Oraimi, Ahmed Mubarak OLNG-ICV/T2" w:date="2026-03-28T05:59:00Z" w16du:dateUtc="2026-03-28T01:59:00Z"/>
          <w:rFonts w:ascii="Candara" w:hAnsi="Candara"/>
          <w:rPrChange w:id="1240" w:author="Al Riyami, Azza OLNG-SCC/12" w:date="2026-03-30T14:14:00Z" w16du:dateUtc="2026-03-30T10:14:00Z">
            <w:rPr>
              <w:ins w:id="1241" w:author="Al Oraimi, Ahmed Mubarak OLNG-ICV/T2" w:date="2026-03-28T05:59:00Z" w16du:dateUtc="2026-03-28T01:59:00Z"/>
              <w:rFonts w:asciiTheme="majorBidi" w:hAnsiTheme="majorBidi" w:cstheme="majorBidi"/>
              <w:sz w:val="22"/>
              <w:lang w:val="en-AU" w:eastAsia="en-AU"/>
            </w:rPr>
          </w:rPrChange>
        </w:rPr>
        <w:pPrChange w:id="1242" w:author="Al Oraimi, Ahmed Mubarak OLNG-ICV/T2" w:date="2026-03-28T06:01:00Z" w16du:dateUtc="2026-03-28T02:01:00Z">
          <w:pPr>
            <w:numPr>
              <w:ilvl w:val="1"/>
              <w:numId w:val="16"/>
            </w:numPr>
            <w:suppressAutoHyphens/>
            <w:autoSpaceDN w:val="0"/>
            <w:spacing w:before="120"/>
            <w:ind w:left="1134" w:hanging="1134"/>
            <w:jc w:val="both"/>
            <w:textAlignment w:val="baseline"/>
          </w:pPr>
        </w:pPrChange>
      </w:pPr>
    </w:p>
    <w:p w14:paraId="2A710971" w14:textId="3BD35663" w:rsidR="00B2570D" w:rsidRPr="005F252C" w:rsidRDefault="00B506B6">
      <w:pPr>
        <w:pStyle w:val="Level3"/>
        <w:rPr>
          <w:ins w:id="1243" w:author="Al Hashmi, Ahmed OLNG-ICV/1" w:date="2026-03-18T12:27:00Z" w16du:dateUtc="2026-03-18T08:27:00Z"/>
          <w:rFonts w:ascii="Candara" w:hAnsi="Candara"/>
          <w:rPrChange w:id="1244" w:author="Al Riyami, Azza OLNG-SCC/12" w:date="2026-03-30T14:14:00Z" w16du:dateUtc="2026-03-30T10:14:00Z">
            <w:rPr>
              <w:ins w:id="1245" w:author="Al Hashmi, Ahmed OLNG-ICV/1" w:date="2026-03-18T12:27:00Z" w16du:dateUtc="2026-03-18T08:27:00Z"/>
              <w:rFonts w:asciiTheme="majorBidi" w:hAnsiTheme="majorBidi" w:cstheme="majorBidi"/>
              <w:sz w:val="22"/>
              <w:lang w:val="en-AU" w:eastAsia="en-AU"/>
            </w:rPr>
          </w:rPrChange>
        </w:rPr>
        <w:pPrChange w:id="1246" w:author="Al Oraimi, Ahmed Mubarak OLNG-ICV/T2" w:date="2026-03-28T06:01:00Z" w16du:dateUtc="2026-03-28T02:01:00Z">
          <w:pPr>
            <w:numPr>
              <w:ilvl w:val="1"/>
              <w:numId w:val="16"/>
            </w:numPr>
            <w:suppressAutoHyphens/>
            <w:autoSpaceDN w:val="0"/>
            <w:spacing w:before="120"/>
            <w:ind w:left="1134" w:hanging="1134"/>
            <w:jc w:val="both"/>
            <w:textAlignment w:val="baseline"/>
          </w:pPr>
        </w:pPrChange>
      </w:pPr>
      <w:r w:rsidRPr="005F252C">
        <w:rPr>
          <w:rFonts w:ascii="Candara" w:hAnsi="Candara"/>
          <w:rPrChange w:id="1247" w:author="Al Riyami, Azza OLNG-SCC/12" w:date="2026-03-30T14:14:00Z" w16du:dateUtc="2026-03-30T10:14:00Z">
            <w:rPr>
              <w:rFonts w:asciiTheme="majorBidi" w:hAnsiTheme="majorBidi" w:cstheme="majorBidi"/>
              <w:lang w:val="en-AU" w:eastAsia="en-AU"/>
            </w:rPr>
          </w:rPrChange>
        </w:rPr>
        <w:t xml:space="preserve">The </w:t>
      </w:r>
      <w:del w:id="1248" w:author="Al Hashmi, Ahmed OLNG-ICV/1" w:date="2026-03-18T12:10:00Z" w16du:dateUtc="2026-03-18T08:10:00Z">
        <w:r w:rsidRPr="005F252C" w:rsidDel="00833133">
          <w:rPr>
            <w:rFonts w:ascii="Candara" w:hAnsi="Candara"/>
            <w:rPrChange w:id="1249" w:author="Al Riyami, Azza OLNG-SCC/12" w:date="2026-03-30T14:14:00Z" w16du:dateUtc="2026-03-30T10:14:00Z">
              <w:rPr>
                <w:rFonts w:asciiTheme="majorBidi" w:hAnsiTheme="majorBidi" w:cstheme="majorBidi"/>
                <w:lang w:val="en-AU" w:eastAsia="en-AU"/>
              </w:rPr>
            </w:rPrChange>
          </w:rPr>
          <w:delText>CONTRACTOR</w:delText>
        </w:r>
      </w:del>
      <w:ins w:id="1250" w:author="Al Hashmi, Ahmed OLNG-ICV/1" w:date="2026-03-18T12:10:00Z" w16du:dateUtc="2026-03-18T08:10:00Z">
        <w:r w:rsidR="00833133" w:rsidRPr="005F252C">
          <w:rPr>
            <w:rFonts w:ascii="Candara" w:hAnsi="Candara"/>
            <w:rPrChange w:id="1251" w:author="Al Riyami, Azza OLNG-SCC/12" w:date="2026-03-30T14:14:00Z" w16du:dateUtc="2026-03-30T10:14:00Z">
              <w:rPr>
                <w:rFonts w:asciiTheme="majorBidi" w:hAnsiTheme="majorBidi" w:cstheme="majorBidi"/>
                <w:lang w:val="en-AU" w:eastAsia="en-AU"/>
              </w:rPr>
            </w:rPrChange>
          </w:rPr>
          <w:t>CONTRACTOR</w:t>
        </w:r>
      </w:ins>
      <w:r w:rsidRPr="005F252C">
        <w:rPr>
          <w:rFonts w:ascii="Candara" w:hAnsi="Candara"/>
          <w:rPrChange w:id="1252" w:author="Al Riyami, Azza OLNG-SCC/12" w:date="2026-03-30T14:14:00Z" w16du:dateUtc="2026-03-30T10:14:00Z">
            <w:rPr>
              <w:rFonts w:asciiTheme="majorBidi" w:hAnsiTheme="majorBidi" w:cstheme="majorBidi"/>
              <w:lang w:val="en-AU" w:eastAsia="en-AU"/>
            </w:rPr>
          </w:rPrChange>
        </w:rPr>
        <w:t xml:space="preserve"> shall maintain an </w:t>
      </w:r>
      <w:r w:rsidRPr="005F252C">
        <w:rPr>
          <w:rFonts w:ascii="Candara" w:hAnsi="Candara"/>
          <w:rPrChange w:id="1253" w:author="Al Riyami, Azza OLNG-SCC/12" w:date="2026-03-30T14:14:00Z" w16du:dateUtc="2026-03-30T10:14:00Z">
            <w:rPr>
              <w:rFonts w:asciiTheme="majorBidi" w:hAnsiTheme="majorBidi" w:cstheme="majorBidi"/>
              <w:bCs/>
              <w:lang w:val="en-AU" w:eastAsia="en-AU"/>
            </w:rPr>
          </w:rPrChange>
        </w:rPr>
        <w:t>ICV non-conformance register</w:t>
      </w:r>
      <w:ins w:id="1254" w:author="Al Hashmi, Ahmed OLNG-ICV/1" w:date="2026-03-18T12:37:00Z" w16du:dateUtc="2026-03-18T08:37:00Z">
        <w:r w:rsidR="003B5926" w:rsidRPr="005F252C">
          <w:rPr>
            <w:rFonts w:ascii="Candara" w:hAnsi="Candara"/>
            <w:rPrChange w:id="1255" w:author="Al Riyami, Azza OLNG-SCC/12" w:date="2026-03-30T14:14:00Z" w16du:dateUtc="2026-03-30T10:14:00Z">
              <w:rPr>
                <w:rFonts w:asciiTheme="majorBidi" w:hAnsiTheme="majorBidi" w:cstheme="majorBidi"/>
                <w:bCs/>
                <w:lang w:val="en-AU" w:eastAsia="en-AU"/>
              </w:rPr>
            </w:rPrChange>
          </w:rPr>
          <w:t xml:space="preserve"> (APPENDEX </w:t>
        </w:r>
        <w:del w:id="1256" w:author="Al Oraimi, Ahmed Mubarak OLNG-ICV/T2" w:date="2026-03-29T08:29:00Z" w16du:dateUtc="2026-03-29T04:29:00Z">
          <w:r w:rsidR="003B5926" w:rsidRPr="005F252C" w:rsidDel="00426FC7">
            <w:rPr>
              <w:rFonts w:ascii="Candara" w:hAnsi="Candara"/>
              <w:rPrChange w:id="1257" w:author="Al Riyami, Azza OLNG-SCC/12" w:date="2026-03-30T14:14:00Z" w16du:dateUtc="2026-03-30T10:14:00Z">
                <w:rPr>
                  <w:rFonts w:asciiTheme="majorBidi" w:hAnsiTheme="majorBidi" w:cstheme="majorBidi"/>
                  <w:bCs/>
                  <w:lang w:val="en-AU" w:eastAsia="en-AU"/>
                </w:rPr>
              </w:rPrChange>
            </w:rPr>
            <w:delText>I</w:delText>
          </w:r>
        </w:del>
      </w:ins>
      <w:ins w:id="1258" w:author="Al Oraimi, Ahmed Mubarak OLNG-ICV/T2" w:date="2026-03-29T08:29:00Z" w16du:dateUtc="2026-03-29T04:29:00Z">
        <w:r w:rsidR="00426FC7" w:rsidRPr="005F252C">
          <w:rPr>
            <w:rFonts w:ascii="Candara" w:hAnsi="Candara"/>
            <w:rPrChange w:id="1259" w:author="Al Riyami, Azza OLNG-SCC/12" w:date="2026-03-30T14:14:00Z" w16du:dateUtc="2026-03-30T10:14:00Z">
              <w:rPr/>
            </w:rPrChange>
          </w:rPr>
          <w:t>H</w:t>
        </w:r>
      </w:ins>
      <w:ins w:id="1260" w:author="Al Hashmi, Ahmed OLNG-ICV/1" w:date="2026-03-18T12:37:00Z" w16du:dateUtc="2026-03-18T08:37:00Z">
        <w:r w:rsidR="003B5926" w:rsidRPr="005F252C">
          <w:rPr>
            <w:rFonts w:ascii="Candara" w:hAnsi="Candara"/>
            <w:rPrChange w:id="1261" w:author="Al Riyami, Azza OLNG-SCC/12" w:date="2026-03-30T14:14:00Z" w16du:dateUtc="2026-03-30T10:14:00Z">
              <w:rPr>
                <w:rFonts w:asciiTheme="majorBidi" w:hAnsiTheme="majorBidi" w:cstheme="majorBidi"/>
                <w:bCs/>
                <w:lang w:val="en-AU" w:eastAsia="en-AU"/>
              </w:rPr>
            </w:rPrChange>
          </w:rPr>
          <w:t>)</w:t>
        </w:r>
      </w:ins>
      <w:r w:rsidRPr="005F252C">
        <w:rPr>
          <w:rFonts w:ascii="Candara" w:hAnsi="Candara"/>
          <w:rPrChange w:id="1262" w:author="Al Riyami, Azza OLNG-SCC/12" w:date="2026-03-30T14:14:00Z" w16du:dateUtc="2026-03-30T10:14:00Z">
            <w:rPr>
              <w:rFonts w:asciiTheme="majorBidi" w:hAnsiTheme="majorBidi" w:cstheme="majorBidi"/>
              <w:lang w:val="en-AU" w:eastAsia="en-AU"/>
            </w:rPr>
          </w:rPrChange>
        </w:rPr>
        <w:t xml:space="preserve"> against delivery of the approved ICV Reporting Schedule. This register shall be kept up to date and shall summarise the status of all non-</w:t>
      </w:r>
      <w:r w:rsidRPr="005F252C">
        <w:rPr>
          <w:rFonts w:ascii="Candara" w:hAnsi="Candara"/>
          <w:rPrChange w:id="1263" w:author="Al Riyami, Azza OLNG-SCC/12" w:date="2026-03-30T14:14:00Z" w16du:dateUtc="2026-03-30T10:14:00Z">
            <w:rPr>
              <w:rFonts w:asciiTheme="majorBidi" w:hAnsiTheme="majorBidi" w:cstheme="majorBidi"/>
              <w:lang w:val="en-AU" w:eastAsia="en-AU"/>
            </w:rPr>
          </w:rPrChange>
        </w:rPr>
        <w:lastRenderedPageBreak/>
        <w:t xml:space="preserve">conformance and progress of associated corrective actions. The non-conformance register shall be reported to the </w:t>
      </w:r>
      <w:del w:id="1264" w:author="Al Hashmi, Ahmed OLNG-ICV/1" w:date="2026-03-18T12:11:00Z" w16du:dateUtc="2026-03-18T08:11:00Z">
        <w:r w:rsidRPr="005F252C" w:rsidDel="00833133">
          <w:rPr>
            <w:rFonts w:ascii="Candara" w:hAnsi="Candara"/>
            <w:rPrChange w:id="1265" w:author="Al Riyami, Azza OLNG-SCC/12" w:date="2026-03-30T14:14:00Z" w16du:dateUtc="2026-03-30T10:14:00Z">
              <w:rPr>
                <w:rFonts w:asciiTheme="majorBidi" w:hAnsiTheme="majorBidi" w:cstheme="majorBidi"/>
                <w:lang w:val="en-AU" w:eastAsia="en-AU"/>
              </w:rPr>
            </w:rPrChange>
          </w:rPr>
          <w:delText>COMPANY</w:delText>
        </w:r>
      </w:del>
      <w:ins w:id="1266" w:author="Al Hashmi, Ahmed OLNG-ICV/1" w:date="2026-03-18T12:11:00Z" w16du:dateUtc="2026-03-18T08:11:00Z">
        <w:r w:rsidR="00833133" w:rsidRPr="005F252C">
          <w:rPr>
            <w:rFonts w:ascii="Candara" w:hAnsi="Candara"/>
            <w:rPrChange w:id="1267" w:author="Al Riyami, Azza OLNG-SCC/12" w:date="2026-03-30T14:14:00Z" w16du:dateUtc="2026-03-30T10:14:00Z">
              <w:rPr>
                <w:rFonts w:asciiTheme="majorBidi" w:hAnsiTheme="majorBidi" w:cstheme="majorBidi"/>
                <w:lang w:val="en-AU" w:eastAsia="en-AU"/>
              </w:rPr>
            </w:rPrChange>
          </w:rPr>
          <w:t>COMPANY</w:t>
        </w:r>
      </w:ins>
      <w:r w:rsidRPr="005F252C">
        <w:rPr>
          <w:rFonts w:ascii="Candara" w:hAnsi="Candara"/>
          <w:rPrChange w:id="1268" w:author="Al Riyami, Azza OLNG-SCC/12" w:date="2026-03-30T14:14:00Z" w16du:dateUtc="2026-03-30T10:14:00Z">
            <w:rPr>
              <w:rFonts w:asciiTheme="majorBidi" w:hAnsiTheme="majorBidi" w:cstheme="majorBidi"/>
              <w:lang w:val="en-AU" w:eastAsia="en-AU"/>
            </w:rPr>
          </w:rPrChange>
        </w:rPr>
        <w:t xml:space="preserve"> as part of the </w:t>
      </w:r>
      <w:del w:id="1269" w:author="Al Hashmi, Ahmed OLNG-ICV/1" w:date="2026-03-18T12:10:00Z" w16du:dateUtc="2026-03-18T08:10:00Z">
        <w:r w:rsidRPr="005F252C" w:rsidDel="00833133">
          <w:rPr>
            <w:rFonts w:ascii="Candara" w:hAnsi="Candara"/>
            <w:rPrChange w:id="1270" w:author="Al Riyami, Azza OLNG-SCC/12" w:date="2026-03-30T14:14:00Z" w16du:dateUtc="2026-03-30T10:14:00Z">
              <w:rPr>
                <w:rFonts w:asciiTheme="majorBidi" w:hAnsiTheme="majorBidi" w:cstheme="majorBidi"/>
                <w:lang w:val="en-AU" w:eastAsia="en-AU"/>
              </w:rPr>
            </w:rPrChange>
          </w:rPr>
          <w:delText>CONTRACTOR</w:delText>
        </w:r>
      </w:del>
      <w:ins w:id="1271" w:author="Al Hashmi, Ahmed OLNG-ICV/1" w:date="2026-03-18T12:10:00Z" w16du:dateUtc="2026-03-18T08:10:00Z">
        <w:r w:rsidR="00833133" w:rsidRPr="005F252C">
          <w:rPr>
            <w:rFonts w:ascii="Candara" w:hAnsi="Candara"/>
            <w:rPrChange w:id="1272" w:author="Al Riyami, Azza OLNG-SCC/12" w:date="2026-03-30T14:14:00Z" w16du:dateUtc="2026-03-30T10:14:00Z">
              <w:rPr>
                <w:rFonts w:asciiTheme="majorBidi" w:hAnsiTheme="majorBidi" w:cstheme="majorBidi"/>
                <w:lang w:val="en-AU" w:eastAsia="en-AU"/>
              </w:rPr>
            </w:rPrChange>
          </w:rPr>
          <w:t>CONTRACTOR</w:t>
        </w:r>
      </w:ins>
      <w:r w:rsidRPr="005F252C">
        <w:rPr>
          <w:rFonts w:ascii="Candara" w:hAnsi="Candara"/>
          <w:rPrChange w:id="1273" w:author="Al Riyami, Azza OLNG-SCC/12" w:date="2026-03-30T14:14:00Z" w16du:dateUtc="2026-03-30T10:14:00Z">
            <w:rPr>
              <w:rFonts w:asciiTheme="majorBidi" w:hAnsiTheme="majorBidi" w:cstheme="majorBidi"/>
              <w:lang w:val="en-AU" w:eastAsia="en-AU"/>
            </w:rPr>
          </w:rPrChange>
        </w:rPr>
        <w:t xml:space="preserve">’S quarterly ICV CONTRACT performance reports and whole of </w:t>
      </w:r>
      <w:del w:id="1274" w:author="Al Hashmi, Ahmed OLNG-ICV/1" w:date="2026-03-18T12:10:00Z" w16du:dateUtc="2026-03-18T08:10:00Z">
        <w:r w:rsidRPr="005F252C" w:rsidDel="00833133">
          <w:rPr>
            <w:rFonts w:ascii="Candara" w:hAnsi="Candara"/>
            <w:rPrChange w:id="1275" w:author="Al Riyami, Azza OLNG-SCC/12" w:date="2026-03-30T14:14:00Z" w16du:dateUtc="2026-03-30T10:14:00Z">
              <w:rPr>
                <w:rFonts w:asciiTheme="majorBidi" w:hAnsiTheme="majorBidi" w:cstheme="majorBidi"/>
                <w:lang w:val="en-AU" w:eastAsia="en-AU"/>
              </w:rPr>
            </w:rPrChange>
          </w:rPr>
          <w:delText>CONTRACTOR</w:delText>
        </w:r>
      </w:del>
      <w:ins w:id="1276" w:author="Al Hashmi, Ahmed OLNG-ICV/1" w:date="2026-03-18T12:10:00Z" w16du:dateUtc="2026-03-18T08:10:00Z">
        <w:r w:rsidR="00833133" w:rsidRPr="005F252C">
          <w:rPr>
            <w:rFonts w:ascii="Candara" w:hAnsi="Candara"/>
            <w:rPrChange w:id="1277" w:author="Al Riyami, Azza OLNG-SCC/12" w:date="2026-03-30T14:14:00Z" w16du:dateUtc="2026-03-30T10:14:00Z">
              <w:rPr>
                <w:rFonts w:asciiTheme="majorBidi" w:hAnsiTheme="majorBidi" w:cstheme="majorBidi"/>
                <w:lang w:val="en-AU" w:eastAsia="en-AU"/>
              </w:rPr>
            </w:rPrChange>
          </w:rPr>
          <w:t>CONTRACTOR</w:t>
        </w:r>
      </w:ins>
      <w:r w:rsidRPr="005F252C">
        <w:rPr>
          <w:rFonts w:ascii="Candara" w:hAnsi="Candara"/>
          <w:rPrChange w:id="1278" w:author="Al Riyami, Azza OLNG-SCC/12" w:date="2026-03-30T14:14:00Z" w16du:dateUtc="2026-03-30T10:14:00Z">
            <w:rPr>
              <w:rFonts w:asciiTheme="majorBidi" w:hAnsiTheme="majorBidi" w:cstheme="majorBidi"/>
              <w:lang w:val="en-AU" w:eastAsia="en-AU"/>
            </w:rPr>
          </w:rPrChange>
        </w:rPr>
        <w:t xml:space="preserve"> ICV performance reports.</w:t>
      </w:r>
    </w:p>
    <w:p w14:paraId="14F9718F" w14:textId="751FDDBD" w:rsidR="00B2570D" w:rsidRPr="005F252C" w:rsidDel="003A7608" w:rsidRDefault="00B2570D">
      <w:pPr>
        <w:pStyle w:val="Level3"/>
        <w:rPr>
          <w:del w:id="1279" w:author="Al Hashmi, Ahmed OLNG-ICV/1" w:date="2026-03-18T12:27:00Z" w16du:dateUtc="2026-03-18T08:27:00Z"/>
          <w:rFonts w:ascii="Candara" w:hAnsi="Candara"/>
          <w:rPrChange w:id="1280" w:author="Al Riyami, Azza OLNG-SCC/12" w:date="2026-03-30T14:14:00Z" w16du:dateUtc="2026-03-30T10:14:00Z">
            <w:rPr>
              <w:del w:id="1281" w:author="Al Hashmi, Ahmed OLNG-ICV/1" w:date="2026-03-18T12:27:00Z" w16du:dateUtc="2026-03-18T08:27:00Z"/>
            </w:rPr>
          </w:rPrChange>
        </w:rPr>
      </w:pPr>
      <w:ins w:id="1282" w:author="Al Hashmi, Ahmed OLNG-ICV/1" w:date="2026-03-18T12:28:00Z" w16du:dateUtc="2026-03-18T08:28:00Z">
        <w:r w:rsidRPr="005F252C">
          <w:rPr>
            <w:rFonts w:ascii="Candara" w:hAnsi="Candara"/>
            <w:rPrChange w:id="1283" w:author="Al Riyami, Azza OLNG-SCC/12" w:date="2026-03-30T14:14:00Z" w16du:dateUtc="2026-03-30T10:14:00Z">
              <w:rPr>
                <w:rFonts w:asciiTheme="majorBidi" w:hAnsiTheme="majorBidi"/>
                <w:lang w:val="en-AU" w:eastAsia="en-AU"/>
              </w:rPr>
            </w:rPrChange>
          </w:rPr>
          <w:t xml:space="preserve">If CONTRACTOR fails to implement the approved and agreed-upon corrective measures, or if CONTRACTOR fails to make reasonable endeavours to remedy such ICV non-compliance, then COMPANY shall have the right to deem such non-compliance as a CONTRACTOR Default, as that term is defined in the </w:t>
        </w:r>
        <w:r w:rsidRPr="005F252C">
          <w:rPr>
            <w:rFonts w:ascii="Candara" w:hAnsi="Candara"/>
            <w:rPrChange w:id="1284" w:author="Al Riyami, Azza OLNG-SCC/12" w:date="2026-03-30T14:14:00Z" w16du:dateUtc="2026-03-30T10:14:00Z">
              <w:rPr>
                <w:rFonts w:asciiTheme="majorBidi" w:eastAsia="Calibri" w:hAnsiTheme="majorBidi"/>
              </w:rPr>
            </w:rPrChange>
          </w:rPr>
          <w:t xml:space="preserve">contract, </w:t>
        </w:r>
        <w:r w:rsidRPr="005F252C">
          <w:rPr>
            <w:rFonts w:ascii="Candara" w:hAnsi="Candara"/>
            <w:rPrChange w:id="1285" w:author="Al Riyami, Azza OLNG-SCC/12" w:date="2026-03-30T14:14:00Z" w16du:dateUtc="2026-03-30T10:14:00Z">
              <w:rPr>
                <w:rFonts w:asciiTheme="majorBidi" w:hAnsiTheme="majorBidi"/>
                <w:lang w:eastAsia="en-AU"/>
              </w:rPr>
            </w:rPrChange>
          </w:rPr>
          <w:t>and shall also have the right to withhold any further payments due to the CONTRACTOR until full compliance is achieved and all related corrective actions are closed.</w:t>
        </w:r>
      </w:ins>
    </w:p>
    <w:p w14:paraId="580C75A2" w14:textId="77777777" w:rsidR="00432979" w:rsidRPr="00BA56F3" w:rsidRDefault="00432979">
      <w:pPr>
        <w:pStyle w:val="Level3"/>
        <w:pPrChange w:id="1286" w:author="Al Oraimi, Ahmed Mubarak OLNG-ICV/T2" w:date="2026-03-28T15:40:00Z" w16du:dateUtc="2026-03-28T11:40:00Z">
          <w:pPr/>
        </w:pPrChange>
      </w:pPr>
      <w:r w:rsidRPr="005F252C">
        <w:rPr>
          <w:rFonts w:ascii="Candara" w:hAnsi="Candara"/>
          <w:rPrChange w:id="1287" w:author="Al Riyami, Azza OLNG-SCC/12" w:date="2026-03-30T14:14:00Z" w16du:dateUtc="2026-03-30T10:14:00Z">
            <w:rPr/>
          </w:rPrChange>
        </w:rPr>
        <w:br w:type="page"/>
      </w:r>
    </w:p>
    <w:p w14:paraId="6519B8FD" w14:textId="7D985547" w:rsidR="003A7608" w:rsidRPr="005F252C" w:rsidRDefault="003A7608" w:rsidP="00432979">
      <w:pPr>
        <w:pStyle w:val="Heading1"/>
        <w:rPr>
          <w:ins w:id="1288" w:author="Al Oraimi, Ahmed Mubarak OLNG-ICV/T2" w:date="2026-03-28T06:12:00Z" w16du:dateUtc="2026-03-28T02:12:00Z"/>
          <w:rFonts w:ascii="Candara" w:hAnsi="Candara"/>
          <w:rPrChange w:id="1289" w:author="Al Riyami, Azza OLNG-SCC/12" w:date="2026-03-30T14:14:00Z" w16du:dateUtc="2026-03-30T10:14:00Z">
            <w:rPr>
              <w:ins w:id="1290" w:author="Al Oraimi, Ahmed Mubarak OLNG-ICV/T2" w:date="2026-03-28T06:12:00Z" w16du:dateUtc="2026-03-28T02:12:00Z"/>
            </w:rPr>
          </w:rPrChange>
        </w:rPr>
      </w:pPr>
      <w:bookmarkStart w:id="1291" w:name="_Toc225666154"/>
      <w:ins w:id="1292" w:author="Al Oraimi, Ahmed Mubarak OLNG-ICV/T2" w:date="2026-03-28T06:11:00Z" w16du:dateUtc="2026-03-28T02:11:00Z">
        <w:r w:rsidRPr="005F252C">
          <w:rPr>
            <w:rFonts w:ascii="Candara" w:hAnsi="Candara"/>
            <w:rPrChange w:id="1293" w:author="Al Riyami, Azza OLNG-SCC/12" w:date="2026-03-30T14:14:00Z" w16du:dateUtc="2026-03-30T10:14:00Z">
              <w:rPr/>
            </w:rPrChange>
          </w:rPr>
          <w:lastRenderedPageBreak/>
          <w:t>STANDARD QUESTIONNAIRE</w:t>
        </w:r>
      </w:ins>
      <w:bookmarkEnd w:id="1291"/>
    </w:p>
    <w:p w14:paraId="4D781167" w14:textId="5D4E4535" w:rsidR="003A7608" w:rsidRPr="005F252C" w:rsidRDefault="003A7608">
      <w:pPr>
        <w:pStyle w:val="Heading2"/>
        <w:rPr>
          <w:ins w:id="1294" w:author="Al Oraimi, Ahmed Mubarak OLNG-ICV/T2" w:date="2026-03-28T06:11:00Z" w16du:dateUtc="2026-03-28T02:11:00Z"/>
          <w:rFonts w:ascii="Candara" w:hAnsi="Candara"/>
          <w:rPrChange w:id="1295" w:author="Al Riyami, Azza OLNG-SCC/12" w:date="2026-03-30T14:14:00Z" w16du:dateUtc="2026-03-30T10:14:00Z">
            <w:rPr>
              <w:ins w:id="1296" w:author="Al Oraimi, Ahmed Mubarak OLNG-ICV/T2" w:date="2026-03-28T06:11:00Z" w16du:dateUtc="2026-03-28T02:11:00Z"/>
              <w:rFonts w:asciiTheme="majorBidi" w:hAnsiTheme="majorBidi" w:cstheme="majorBidi"/>
              <w:sz w:val="22"/>
              <w:lang w:val="en-AU" w:eastAsia="en-AU"/>
            </w:rPr>
          </w:rPrChange>
        </w:rPr>
        <w:pPrChange w:id="1297" w:author="Al Oraimi, Ahmed Mubarak OLNG-ICV/T2" w:date="2026-03-28T15:41:00Z" w16du:dateUtc="2026-03-28T11:41:00Z">
          <w:pPr/>
        </w:pPrChange>
      </w:pPr>
      <w:bookmarkStart w:id="1298" w:name="_Toc225666155"/>
      <w:ins w:id="1299" w:author="Al Oraimi, Ahmed Mubarak OLNG-ICV/T2" w:date="2026-03-28T06:12:00Z" w16du:dateUtc="2026-03-28T02:12:00Z">
        <w:r w:rsidRPr="005F252C">
          <w:rPr>
            <w:rFonts w:ascii="Candara" w:hAnsi="Candara"/>
            <w:rPrChange w:id="1300" w:author="Al Riyami, Azza OLNG-SCC/12" w:date="2026-03-30T14:14:00Z" w16du:dateUtc="2026-03-30T10:14:00Z">
              <w:rPr>
                <w:b/>
              </w:rPr>
            </w:rPrChange>
          </w:rPr>
          <w:t>REGULATION AND POLICY</w:t>
        </w:r>
      </w:ins>
      <w:bookmarkEnd w:id="1298"/>
    </w:p>
    <w:p w14:paraId="42B9C66A" w14:textId="448FD7E9" w:rsidR="00B2570D" w:rsidRPr="005F252C" w:rsidDel="003A7608" w:rsidRDefault="00B2570D">
      <w:pPr>
        <w:pStyle w:val="Level3"/>
        <w:rPr>
          <w:ins w:id="1301" w:author="Al Hashmi, Ahmed OLNG-ICV/1" w:date="2026-03-18T12:28:00Z" w16du:dateUtc="2026-03-18T08:28:00Z"/>
          <w:del w:id="1302" w:author="Al Oraimi, Ahmed Mubarak OLNG-ICV/T2" w:date="2026-03-28T06:11:00Z" w16du:dateUtc="2026-03-28T02:11:00Z"/>
          <w:rFonts w:ascii="Candara" w:hAnsi="Candara" w:cstheme="majorBidi"/>
          <w:lang w:val="en-AU" w:eastAsia="en-AU"/>
          <w:rPrChange w:id="1303" w:author="Al Riyami, Azza OLNG-SCC/12" w:date="2026-03-30T14:14:00Z" w16du:dateUtc="2026-03-30T10:14:00Z">
            <w:rPr>
              <w:ins w:id="1304" w:author="Al Hashmi, Ahmed OLNG-ICV/1" w:date="2026-03-18T12:28:00Z" w16du:dateUtc="2026-03-18T08:28:00Z"/>
              <w:del w:id="1305" w:author="Al Oraimi, Ahmed Mubarak OLNG-ICV/T2" w:date="2026-03-28T06:11:00Z" w16du:dateUtc="2026-03-28T02:11:00Z"/>
              <w:rFonts w:asciiTheme="majorBidi" w:hAnsiTheme="majorBidi" w:cstheme="majorBidi"/>
              <w:lang w:val="en-AU" w:eastAsia="en-AU"/>
            </w:rPr>
          </w:rPrChange>
        </w:rPr>
        <w:pPrChange w:id="1306" w:author="Al Oraimi, Ahmed Mubarak OLNG-ICV/T2" w:date="2026-03-28T06:01:00Z" w16du:dateUtc="2026-03-28T02:01:00Z">
          <w:pPr>
            <w:numPr>
              <w:ilvl w:val="1"/>
              <w:numId w:val="16"/>
            </w:numPr>
            <w:suppressAutoHyphens/>
            <w:autoSpaceDN w:val="0"/>
            <w:spacing w:before="120"/>
            <w:ind w:left="1134" w:hanging="1134"/>
            <w:jc w:val="both"/>
            <w:textAlignment w:val="baseline"/>
          </w:pPr>
        </w:pPrChange>
      </w:pPr>
    </w:p>
    <w:p w14:paraId="228B509F" w14:textId="505B51FC" w:rsidR="00B506B6" w:rsidRPr="005F252C" w:rsidDel="003A7608" w:rsidRDefault="00B506B6">
      <w:pPr>
        <w:rPr>
          <w:del w:id="1307" w:author="Al Oraimi, Ahmed Mubarak OLNG-ICV/T2" w:date="2026-03-28T06:11:00Z" w16du:dateUtc="2026-03-28T02:11:00Z"/>
          <w:rPrChange w:id="1308" w:author="Al Riyami, Azza OLNG-SCC/12" w:date="2026-03-30T14:14:00Z" w16du:dateUtc="2026-03-30T10:14:00Z">
            <w:rPr>
              <w:del w:id="1309" w:author="Al Oraimi, Ahmed Mubarak OLNG-ICV/T2" w:date="2026-03-28T06:11:00Z" w16du:dateUtc="2026-03-28T02:11:00Z"/>
              <w:rFonts w:asciiTheme="majorBidi" w:hAnsiTheme="majorBidi" w:cstheme="majorBidi"/>
              <w:b/>
              <w:bCs/>
              <w:sz w:val="22"/>
            </w:rPr>
          </w:rPrChange>
        </w:rPr>
        <w:pPrChange w:id="1310" w:author="Al Oraimi, Ahmed Mubarak OLNG-ICV/T2" w:date="2026-03-28T06:10:00Z" w16du:dateUtc="2026-03-28T02:10:00Z">
          <w:pPr>
            <w:numPr>
              <w:ilvl w:val="1"/>
              <w:numId w:val="16"/>
            </w:numPr>
            <w:suppressAutoHyphens/>
            <w:autoSpaceDN w:val="0"/>
            <w:spacing w:before="120"/>
            <w:ind w:left="1134" w:hanging="1134"/>
            <w:jc w:val="both"/>
            <w:textAlignment w:val="baseline"/>
          </w:pPr>
        </w:pPrChange>
      </w:pPr>
      <w:del w:id="1311" w:author="Al Oraimi, Ahmed Mubarak OLNG-ICV/T2" w:date="2026-03-28T06:11:00Z" w16du:dateUtc="2026-03-28T02:11:00Z">
        <w:r w:rsidRPr="005F252C" w:rsidDel="003A7608">
          <w:rPr>
            <w:rPrChange w:id="1312" w:author="Al Riyami, Azza OLNG-SCC/12" w:date="2026-03-30T14:14:00Z" w16du:dateUtc="2026-03-30T10:14:00Z">
              <w:rPr>
                <w:rFonts w:asciiTheme="majorBidi" w:hAnsiTheme="majorBidi" w:cstheme="majorBidi"/>
                <w:sz w:val="22"/>
                <w:lang w:val="en-AU" w:eastAsia="en-AU"/>
              </w:rPr>
            </w:rPrChange>
          </w:rPr>
          <w:delText xml:space="preserve">If CONTRACTOR fails to implement the approved and agreed-upon corrective measures, or if CONTRACTOR fails to make reasonable endeavours to remedy such ICV non-compliance, then COMPANY shall have the right to deem such non-compliance as a CONTRACTOR Default, as that term is defined in the </w:delText>
        </w:r>
        <w:r w:rsidRPr="005F252C" w:rsidDel="003A7608">
          <w:rPr>
            <w:rPrChange w:id="1313" w:author="Al Riyami, Azza OLNG-SCC/12" w:date="2026-03-30T14:14:00Z" w16du:dateUtc="2026-03-30T10:14:00Z">
              <w:rPr>
                <w:rFonts w:asciiTheme="majorBidi" w:eastAsia="Calibri" w:hAnsiTheme="majorBidi" w:cstheme="majorBidi"/>
                <w:sz w:val="22"/>
              </w:rPr>
            </w:rPrChange>
          </w:rPr>
          <w:delText>CONTRACT</w:delText>
        </w:r>
        <w:r w:rsidRPr="005F252C" w:rsidDel="003A7608">
          <w:rPr>
            <w:rPrChange w:id="1314" w:author="Al Riyami, Azza OLNG-SCC/12" w:date="2026-03-30T14:14:00Z" w16du:dateUtc="2026-03-30T10:14:00Z">
              <w:rPr>
                <w:rFonts w:asciiTheme="majorBidi" w:hAnsiTheme="majorBidi" w:cstheme="majorBidi"/>
                <w:sz w:val="22"/>
                <w:lang w:val="en-AU" w:eastAsia="en-AU"/>
              </w:rPr>
            </w:rPrChange>
          </w:rPr>
          <w:delText>.</w:delText>
        </w:r>
      </w:del>
    </w:p>
    <w:p w14:paraId="55A0AB9E" w14:textId="77777777" w:rsidR="00B506B6" w:rsidRPr="005F252C" w:rsidDel="0039753F" w:rsidRDefault="00B506B6">
      <w:pPr>
        <w:rPr>
          <w:del w:id="1315" w:author="Al Oraimi, Ahmed Mubarak OLNG-ICV/T2" w:date="2026-03-28T05:50:00Z" w16du:dateUtc="2026-03-28T01:50:00Z"/>
          <w:rPrChange w:id="1316" w:author="Al Riyami, Azza OLNG-SCC/12" w:date="2026-03-30T14:14:00Z" w16du:dateUtc="2026-03-30T10:14:00Z">
            <w:rPr>
              <w:del w:id="1317" w:author="Al Oraimi, Ahmed Mubarak OLNG-ICV/T2" w:date="2026-03-28T05:50:00Z" w16du:dateUtc="2026-03-28T01:50:00Z"/>
              <w:rFonts w:asciiTheme="majorBidi" w:eastAsia="Calibri" w:hAnsiTheme="majorBidi"/>
              <w:sz w:val="22"/>
            </w:rPr>
          </w:rPrChange>
        </w:rPr>
        <w:pPrChange w:id="1318" w:author="Al Oraimi, Ahmed Mubarak OLNG-ICV/T2" w:date="2026-03-28T06:10:00Z" w16du:dateUtc="2026-03-28T02:10:00Z">
          <w:pPr>
            <w:pStyle w:val="Heading1"/>
            <w:tabs>
              <w:tab w:val="left" w:pos="1134"/>
            </w:tabs>
            <w:spacing w:before="120"/>
          </w:pPr>
        </w:pPrChange>
      </w:pPr>
    </w:p>
    <w:p w14:paraId="0FE4ADA9" w14:textId="1C79AA49" w:rsidR="00B506B6" w:rsidRPr="005F252C" w:rsidDel="003A7608" w:rsidRDefault="00B506B6">
      <w:pPr>
        <w:rPr>
          <w:del w:id="1319" w:author="Al Oraimi, Ahmed Mubarak OLNG-ICV/T2" w:date="2026-03-28T06:11:00Z" w16du:dateUtc="2026-03-28T02:11:00Z"/>
          <w:rPrChange w:id="1320" w:author="Al Riyami, Azza OLNG-SCC/12" w:date="2026-03-30T14:14:00Z" w16du:dateUtc="2026-03-30T10:14:00Z">
            <w:rPr>
              <w:del w:id="1321" w:author="Al Oraimi, Ahmed Mubarak OLNG-ICV/T2" w:date="2026-03-28T06:11:00Z" w16du:dateUtc="2026-03-28T02:11:00Z"/>
              <w:rFonts w:asciiTheme="majorBidi" w:eastAsia="Calibri" w:hAnsiTheme="majorBidi"/>
              <w:smallCaps/>
              <w:sz w:val="22"/>
              <w:szCs w:val="22"/>
            </w:rPr>
          </w:rPrChange>
        </w:rPr>
        <w:pPrChange w:id="1322" w:author="Al Oraimi, Ahmed Mubarak OLNG-ICV/T2" w:date="2026-03-28T06:10:00Z" w16du:dateUtc="2026-03-28T02:10:00Z">
          <w:pPr>
            <w:pStyle w:val="Heading1"/>
            <w:tabs>
              <w:tab w:val="left" w:pos="1134"/>
            </w:tabs>
            <w:spacing w:before="120"/>
          </w:pPr>
        </w:pPrChange>
      </w:pPr>
      <w:del w:id="1323" w:author="Al Oraimi, Ahmed Mubarak OLNG-ICV/T2" w:date="2026-03-28T05:50:00Z" w16du:dateUtc="2026-03-28T01:50:00Z">
        <w:r w:rsidRPr="005F252C" w:rsidDel="0039753F">
          <w:rPr>
            <w:rPrChange w:id="1324" w:author="Al Riyami, Azza OLNG-SCC/12" w:date="2026-03-30T14:14:00Z" w16du:dateUtc="2026-03-30T10:14:00Z">
              <w:rPr>
                <w:rFonts w:asciiTheme="majorBidi" w:eastAsia="Calibri" w:hAnsiTheme="majorBidi"/>
                <w:sz w:val="22"/>
              </w:rPr>
            </w:rPrChange>
          </w:rPr>
          <w:delText>B.</w:delText>
        </w:r>
        <w:r w:rsidRPr="005F252C" w:rsidDel="0039753F">
          <w:rPr>
            <w:rPrChange w:id="1325" w:author="Al Riyami, Azza OLNG-SCC/12" w:date="2026-03-30T14:14:00Z" w16du:dateUtc="2026-03-30T10:14:00Z">
              <w:rPr>
                <w:rFonts w:asciiTheme="majorBidi" w:eastAsia="Calibri" w:hAnsiTheme="majorBidi"/>
                <w:sz w:val="22"/>
              </w:rPr>
            </w:rPrChange>
          </w:rPr>
          <w:tab/>
        </w:r>
      </w:del>
      <w:del w:id="1326" w:author="Al Oraimi, Ahmed Mubarak OLNG-ICV/T2" w:date="2026-03-28T06:11:00Z" w16du:dateUtc="2026-03-28T02:11:00Z">
        <w:r w:rsidRPr="005F252C" w:rsidDel="003A7608">
          <w:rPr>
            <w:rPrChange w:id="1327" w:author="Al Riyami, Azza OLNG-SCC/12" w:date="2026-03-30T14:14:00Z" w16du:dateUtc="2026-03-30T10:14:00Z">
              <w:rPr>
                <w:rFonts w:asciiTheme="majorBidi" w:eastAsia="Calibri" w:hAnsiTheme="majorBidi"/>
                <w:sz w:val="22"/>
              </w:rPr>
            </w:rPrChange>
          </w:rPr>
          <w:delText>STANDARD QUESTIONNAIRE</w:delText>
        </w:r>
      </w:del>
    </w:p>
    <w:p w14:paraId="52E6D707" w14:textId="06E895C9" w:rsidR="00B506B6" w:rsidRPr="005F252C" w:rsidDel="003A7608" w:rsidRDefault="00B506B6">
      <w:pPr>
        <w:rPr>
          <w:del w:id="1328" w:author="Al Oraimi, Ahmed Mubarak OLNG-ICV/T2" w:date="2026-03-28T06:12:00Z" w16du:dateUtc="2026-03-28T02:12:00Z"/>
          <w:rPrChange w:id="1329" w:author="Al Riyami, Azza OLNG-SCC/12" w:date="2026-03-30T14:14:00Z" w16du:dateUtc="2026-03-30T10:14:00Z">
            <w:rPr>
              <w:del w:id="1330" w:author="Al Oraimi, Ahmed Mubarak OLNG-ICV/T2" w:date="2026-03-28T06:12:00Z" w16du:dateUtc="2026-03-28T02:12:00Z"/>
              <w:rFonts w:asciiTheme="majorBidi" w:eastAsia="Calibri" w:hAnsiTheme="majorBidi"/>
              <w:smallCaps/>
              <w:sz w:val="22"/>
              <w:szCs w:val="22"/>
            </w:rPr>
          </w:rPrChange>
        </w:rPr>
        <w:pPrChange w:id="1331" w:author="Al Oraimi, Ahmed Mubarak OLNG-ICV/T2" w:date="2026-03-28T06:10:00Z" w16du:dateUtc="2026-03-28T02:10:00Z">
          <w:pPr>
            <w:pStyle w:val="Heading1"/>
            <w:numPr>
              <w:numId w:val="29"/>
            </w:numPr>
            <w:tabs>
              <w:tab w:val="clear" w:pos="576"/>
              <w:tab w:val="left" w:pos="1134"/>
            </w:tabs>
            <w:spacing w:before="120"/>
            <w:ind w:left="1134" w:hanging="1134"/>
          </w:pPr>
        </w:pPrChange>
      </w:pPr>
      <w:del w:id="1332" w:author="Al Oraimi, Ahmed Mubarak OLNG-ICV/T2" w:date="2026-03-28T06:12:00Z" w16du:dateUtc="2026-03-28T02:12:00Z">
        <w:r w:rsidRPr="005F252C" w:rsidDel="003A7608">
          <w:rPr>
            <w:rPrChange w:id="1333" w:author="Al Riyami, Azza OLNG-SCC/12" w:date="2026-03-30T14:14:00Z" w16du:dateUtc="2026-03-30T10:14:00Z">
              <w:rPr>
                <w:rFonts w:asciiTheme="majorBidi" w:eastAsia="Calibri" w:hAnsiTheme="majorBidi"/>
                <w:sz w:val="22"/>
              </w:rPr>
            </w:rPrChange>
          </w:rPr>
          <w:delText xml:space="preserve">REGULATION AND POLICY </w:delText>
        </w:r>
      </w:del>
    </w:p>
    <w:p w14:paraId="7CD40EF1" w14:textId="6FDB5E12" w:rsidR="00B506B6" w:rsidRPr="005F252C" w:rsidRDefault="00B506B6">
      <w:pPr>
        <w:pStyle w:val="Level3"/>
        <w:rPr>
          <w:rFonts w:ascii="Candara" w:hAnsi="Candara"/>
          <w:rPrChange w:id="1334" w:author="Al Riyami, Azza OLNG-SCC/12" w:date="2026-03-30T14:14:00Z" w16du:dateUtc="2026-03-30T10:14:00Z">
            <w:rPr>
              <w:rFonts w:asciiTheme="majorBidi" w:eastAsia="Calibri" w:hAnsiTheme="majorBidi" w:cstheme="majorBidi"/>
              <w:sz w:val="22"/>
            </w:rPr>
          </w:rPrChange>
        </w:rPr>
        <w:pPrChange w:id="1335" w:author="Al Oraimi, Ahmed Mubarak OLNG-ICV/T2" w:date="2026-03-28T15:41:00Z" w16du:dateUtc="2026-03-28T11:41:00Z">
          <w:pPr>
            <w:numPr>
              <w:ilvl w:val="1"/>
              <w:numId w:val="29"/>
            </w:numPr>
            <w:tabs>
              <w:tab w:val="left" w:pos="1494"/>
            </w:tabs>
            <w:suppressAutoHyphens/>
            <w:autoSpaceDN w:val="0"/>
            <w:spacing w:before="120"/>
            <w:ind w:left="1134" w:hanging="1134"/>
            <w:jc w:val="both"/>
            <w:textAlignment w:val="baseline"/>
          </w:pPr>
        </w:pPrChange>
      </w:pPr>
      <w:r w:rsidRPr="005F252C">
        <w:rPr>
          <w:rFonts w:ascii="Candara" w:hAnsi="Candara"/>
          <w:rPrChange w:id="1336" w:author="Al Riyami, Azza OLNG-SCC/12" w:date="2026-03-30T14:14:00Z" w16du:dateUtc="2026-03-30T10:14:00Z">
            <w:rPr>
              <w:rFonts w:asciiTheme="majorBidi" w:eastAsia="Calibri" w:hAnsiTheme="majorBidi" w:cstheme="majorBidi"/>
              <w:color w:val="000000" w:themeColor="text1"/>
            </w:rPr>
          </w:rPrChange>
        </w:rPr>
        <w:t xml:space="preserve">Nothing contained in this Attachment shall contradict or relieve </w:t>
      </w:r>
      <w:del w:id="1337" w:author="Al Hashmi, Ahmed OLNG-ICV/1" w:date="2026-03-18T12:10:00Z" w16du:dateUtc="2026-03-18T08:10:00Z">
        <w:r w:rsidRPr="005F252C" w:rsidDel="00833133">
          <w:rPr>
            <w:rFonts w:ascii="Candara" w:hAnsi="Candara"/>
            <w:rPrChange w:id="1338" w:author="Al Riyami, Azza OLNG-SCC/12" w:date="2026-03-30T14:14:00Z" w16du:dateUtc="2026-03-30T10:14:00Z">
              <w:rPr>
                <w:rFonts w:asciiTheme="majorBidi" w:eastAsia="Calibri" w:hAnsiTheme="majorBidi" w:cstheme="majorBidi"/>
                <w:color w:val="000000" w:themeColor="text1"/>
              </w:rPr>
            </w:rPrChange>
          </w:rPr>
          <w:delText>CONTRACTOR</w:delText>
        </w:r>
      </w:del>
      <w:ins w:id="1339" w:author="Al Hashmi, Ahmed OLNG-ICV/1" w:date="2026-03-18T12:10:00Z" w16du:dateUtc="2026-03-18T08:10:00Z">
        <w:r w:rsidR="00833133" w:rsidRPr="005F252C">
          <w:rPr>
            <w:rFonts w:ascii="Candara" w:hAnsi="Candara"/>
            <w:rPrChange w:id="1340"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341" w:author="Al Riyami, Azza OLNG-SCC/12" w:date="2026-03-30T14:14:00Z" w16du:dateUtc="2026-03-30T10:14:00Z">
            <w:rPr>
              <w:rFonts w:asciiTheme="majorBidi" w:eastAsia="Calibri" w:hAnsiTheme="majorBidi" w:cstheme="majorBidi"/>
              <w:color w:val="000000" w:themeColor="text1"/>
            </w:rPr>
          </w:rPrChange>
        </w:rPr>
        <w:t xml:space="preserve"> from any statutory obligation in accordance with the relevant Laws and regulations of the Sultanate of Oman.  </w:t>
      </w:r>
    </w:p>
    <w:p w14:paraId="6E4E26DD" w14:textId="6A7BBF48" w:rsidR="00B506B6" w:rsidRPr="005F252C" w:rsidRDefault="00B506B6">
      <w:pPr>
        <w:pStyle w:val="Level3"/>
        <w:rPr>
          <w:rFonts w:ascii="Candara" w:hAnsi="Candara"/>
          <w:rPrChange w:id="1342" w:author="Al Riyami, Azza OLNG-SCC/12" w:date="2026-03-30T14:14:00Z" w16du:dateUtc="2026-03-30T10:14:00Z">
            <w:rPr>
              <w:rFonts w:asciiTheme="majorBidi" w:eastAsia="Calibri" w:hAnsiTheme="majorBidi" w:cstheme="majorBidi"/>
              <w:sz w:val="22"/>
            </w:rPr>
          </w:rPrChange>
        </w:rPr>
        <w:pPrChange w:id="1343" w:author="Al Oraimi, Ahmed Mubarak OLNG-ICV/T2" w:date="2026-03-28T15:42:00Z" w16du:dateUtc="2026-03-28T11:42:00Z">
          <w:pPr>
            <w:numPr>
              <w:ilvl w:val="1"/>
              <w:numId w:val="29"/>
            </w:numPr>
            <w:tabs>
              <w:tab w:val="left" w:pos="1494"/>
            </w:tabs>
            <w:suppressAutoHyphens/>
            <w:autoSpaceDN w:val="0"/>
            <w:spacing w:before="120"/>
            <w:ind w:left="1134" w:hanging="1134"/>
            <w:jc w:val="both"/>
            <w:textAlignment w:val="baseline"/>
          </w:pPr>
        </w:pPrChange>
      </w:pPr>
      <w:del w:id="1344" w:author="Al Hashmi, Ahmed OLNG-ICV/1" w:date="2026-03-18T12:10:00Z" w16du:dateUtc="2026-03-18T08:10:00Z">
        <w:r w:rsidRPr="005F252C" w:rsidDel="00833133">
          <w:rPr>
            <w:rFonts w:ascii="Candara" w:hAnsi="Candara"/>
            <w:rPrChange w:id="1345" w:author="Al Riyami, Azza OLNG-SCC/12" w:date="2026-03-30T14:14:00Z" w16du:dateUtc="2026-03-30T10:14:00Z">
              <w:rPr>
                <w:rFonts w:asciiTheme="majorBidi" w:eastAsia="Calibri" w:hAnsiTheme="majorBidi" w:cstheme="majorBidi"/>
                <w:color w:val="000000" w:themeColor="text1"/>
              </w:rPr>
            </w:rPrChange>
          </w:rPr>
          <w:delText>CONTRACTOR</w:delText>
        </w:r>
      </w:del>
      <w:ins w:id="1346" w:author="Al Hashmi, Ahmed OLNG-ICV/1" w:date="2026-03-18T12:10:00Z" w16du:dateUtc="2026-03-18T08:10:00Z">
        <w:r w:rsidR="00833133" w:rsidRPr="005F252C">
          <w:rPr>
            <w:rFonts w:ascii="Candara" w:hAnsi="Candara"/>
            <w:rPrChange w:id="1347"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348" w:author="Al Riyami, Azza OLNG-SCC/12" w:date="2026-03-30T14:14:00Z" w16du:dateUtc="2026-03-30T10:14:00Z">
            <w:rPr>
              <w:rFonts w:asciiTheme="majorBidi" w:eastAsia="Calibri" w:hAnsiTheme="majorBidi" w:cstheme="majorBidi"/>
              <w:color w:val="000000" w:themeColor="text1"/>
            </w:rPr>
          </w:rPrChange>
        </w:rPr>
        <w:t xml:space="preserve"> shall comply with, and shall cause its SUB</w:t>
      </w:r>
      <w:del w:id="1349" w:author="Al Hashmi, Ahmed OLNG-ICV/1" w:date="2026-03-18T12:10:00Z" w16du:dateUtc="2026-03-18T08:10:00Z">
        <w:r w:rsidRPr="005F252C" w:rsidDel="00833133">
          <w:rPr>
            <w:rFonts w:ascii="Candara" w:hAnsi="Candara"/>
            <w:rPrChange w:id="1350" w:author="Al Riyami, Azza OLNG-SCC/12" w:date="2026-03-30T14:14:00Z" w16du:dateUtc="2026-03-30T10:14:00Z">
              <w:rPr>
                <w:rFonts w:asciiTheme="majorBidi" w:eastAsia="Calibri" w:hAnsiTheme="majorBidi" w:cstheme="majorBidi"/>
                <w:color w:val="000000" w:themeColor="text1"/>
              </w:rPr>
            </w:rPrChange>
          </w:rPr>
          <w:delText>CONTRACTOR</w:delText>
        </w:r>
      </w:del>
      <w:ins w:id="1351" w:author="Al Hashmi, Ahmed OLNG-ICV/1" w:date="2026-03-18T12:10:00Z" w16du:dateUtc="2026-03-18T08:10:00Z">
        <w:r w:rsidR="00833133" w:rsidRPr="005F252C">
          <w:rPr>
            <w:rFonts w:ascii="Candara" w:hAnsi="Candara"/>
            <w:rPrChange w:id="1352"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353" w:author="Al Riyami, Azza OLNG-SCC/12" w:date="2026-03-30T14:14:00Z" w16du:dateUtc="2026-03-30T10:14:00Z">
            <w:rPr>
              <w:rFonts w:asciiTheme="majorBidi" w:eastAsia="Calibri" w:hAnsiTheme="majorBidi" w:cstheme="majorBidi"/>
              <w:color w:val="000000" w:themeColor="text1"/>
            </w:rPr>
          </w:rPrChange>
        </w:rPr>
        <w:t>S to comply with, all applicable Laws and regulations of the Sultanate of Oman governing the engagement and employment of Omani personnel</w:t>
      </w:r>
      <w:r w:rsidRPr="005F252C">
        <w:rPr>
          <w:rFonts w:ascii="Candara" w:hAnsi="Candara"/>
          <w:rPrChange w:id="1354" w:author="Al Riyami, Azza OLNG-SCC/12" w:date="2026-03-30T14:14:00Z" w16du:dateUtc="2026-03-30T10:14:00Z">
            <w:rPr>
              <w:rFonts w:asciiTheme="majorBidi" w:eastAsia="Calibri" w:hAnsiTheme="majorBidi" w:cstheme="majorBidi"/>
            </w:rPr>
          </w:rPrChange>
        </w:rPr>
        <w:t xml:space="preserve"> and preferences for local goods and services, including, but not limited to:</w:t>
      </w:r>
      <w:r w:rsidRPr="005F252C">
        <w:rPr>
          <w:rFonts w:ascii="Candara" w:hAnsi="Candara"/>
          <w:rPrChange w:id="1355" w:author="Al Riyami, Azza OLNG-SCC/12" w:date="2026-03-30T14:14:00Z" w16du:dateUtc="2026-03-30T10:14:00Z">
            <w:rPr>
              <w:rFonts w:asciiTheme="majorBidi" w:eastAsia="Calibri" w:hAnsiTheme="majorBidi" w:cstheme="majorBidi"/>
              <w:color w:val="000000" w:themeColor="text1"/>
            </w:rPr>
          </w:rPrChange>
        </w:rPr>
        <w:t xml:space="preserve">  </w:t>
      </w:r>
    </w:p>
    <w:p w14:paraId="4735DB1B" w14:textId="2BD64C78" w:rsidR="00B506B6" w:rsidRPr="005F252C" w:rsidRDefault="00740619">
      <w:pPr>
        <w:pStyle w:val="Level9abc"/>
        <w:rPr>
          <w:rFonts w:ascii="Candara" w:hAnsi="Candara"/>
          <w:rPrChange w:id="1356" w:author="Al Riyami, Azza OLNG-SCC/12" w:date="2026-03-30T14:14:00Z" w16du:dateUtc="2026-03-30T10:14:00Z">
            <w:rPr>
              <w:rFonts w:asciiTheme="majorBidi" w:eastAsia="Calibri" w:hAnsiTheme="majorBidi" w:cstheme="majorBidi"/>
              <w:iCs/>
              <w:sz w:val="22"/>
            </w:rPr>
          </w:rPrChange>
        </w:rPr>
        <w:pPrChange w:id="1357" w:author="Al Oraimi, Ahmed Mubarak OLNG-ICV/T2" w:date="2026-03-29T01:23:00Z" w16du:dateUtc="2026-03-28T21:23:00Z">
          <w:pPr>
            <w:numPr>
              <w:numId w:val="34"/>
            </w:numPr>
            <w:suppressAutoHyphens/>
            <w:autoSpaceDN w:val="0"/>
            <w:spacing w:before="120"/>
            <w:ind w:left="1701" w:hanging="567"/>
            <w:jc w:val="both"/>
            <w:textAlignment w:val="baseline"/>
          </w:pPr>
        </w:pPrChange>
      </w:pPr>
      <w:ins w:id="1358" w:author="Al Oraimi, Ahmed Mubarak OLNG-ICV/T2" w:date="2026-03-29T01:23:00Z" w16du:dateUtc="2026-03-28T21:23:00Z">
        <w:r w:rsidRPr="005F252C">
          <w:rPr>
            <w:rFonts w:ascii="Candara" w:hAnsi="Candara"/>
            <w:rPrChange w:id="1359" w:author="Al Riyami, Azza OLNG-SCC/12" w:date="2026-03-30T14:14:00Z" w16du:dateUtc="2026-03-30T10:14:00Z">
              <w:rPr/>
            </w:rPrChange>
          </w:rPr>
          <w:t>Article 23, Royal Decree 53/2023 on Omanisation requires that “The employer shall employ Omani nationals in the establishment in accordance with the controls and percentages determined by the Ministry of Labour. The Minister may determine the Omanisation percentages in the various sectors and activities, specify the professions and jobs restricted to Omani nationals, and set the rules governing the replacement of non-Omani workers with Omani nationals, in line with the public interest and the availability of national workforce.”</w:t>
        </w:r>
      </w:ins>
      <w:del w:id="1360" w:author="Al Oraimi, Ahmed Mubarak OLNG-ICV/T2" w:date="2026-03-29T01:23:00Z" w16du:dateUtc="2026-03-28T21:23:00Z">
        <w:r w:rsidR="00B506B6" w:rsidRPr="005F252C" w:rsidDel="00740619">
          <w:rPr>
            <w:rFonts w:ascii="Candara" w:hAnsi="Candara"/>
            <w:rPrChange w:id="1361" w:author="Al Riyami, Azza OLNG-SCC/12" w:date="2026-03-30T14:14:00Z" w16du:dateUtc="2026-03-30T10:14:00Z">
              <w:rPr>
                <w:rFonts w:asciiTheme="majorBidi" w:eastAsia="Calibri" w:hAnsiTheme="majorBidi" w:cstheme="majorBidi"/>
                <w:iCs/>
              </w:rPr>
            </w:rPrChange>
          </w:rPr>
          <w:delText xml:space="preserve">Article 11, Royal Decree 35/2003 on Omanisation requires an employer to employ Omani employees “to the greatest possible extent”. Ministry of </w:delText>
        </w:r>
      </w:del>
      <w:ins w:id="1362" w:author="Al Hashmi, Ahmed OLNG-ICV/1" w:date="2026-03-04T13:33:00Z" w16du:dateUtc="2026-03-04T09:33:00Z">
        <w:del w:id="1363" w:author="Al Oraimi, Ahmed Mubarak OLNG-ICV/T2" w:date="2026-03-29T01:23:00Z" w16du:dateUtc="2026-03-28T21:23:00Z">
          <w:r w:rsidR="00BD03F1" w:rsidRPr="005F252C" w:rsidDel="00740619">
            <w:rPr>
              <w:rFonts w:ascii="Candara" w:hAnsi="Candara"/>
              <w:rPrChange w:id="1364" w:author="Al Riyami, Azza OLNG-SCC/12" w:date="2026-03-30T14:14:00Z" w16du:dateUtc="2026-03-30T10:14:00Z">
                <w:rPr>
                  <w:rFonts w:asciiTheme="majorBidi" w:eastAsia="Calibri" w:hAnsiTheme="majorBidi" w:cstheme="majorBidi"/>
                  <w:iCs/>
                </w:rPr>
              </w:rPrChange>
            </w:rPr>
            <w:delText xml:space="preserve">Labor </w:delText>
          </w:r>
        </w:del>
      </w:ins>
      <w:commentRangeStart w:id="1365"/>
      <w:commentRangeStart w:id="1366"/>
      <w:del w:id="1367" w:author="Al Oraimi, Ahmed Mubarak OLNG-ICV/T2" w:date="2026-03-29T01:23:00Z" w16du:dateUtc="2026-03-28T21:23:00Z">
        <w:r w:rsidR="00B506B6" w:rsidRPr="005F252C" w:rsidDel="00740619">
          <w:rPr>
            <w:rFonts w:ascii="Candara" w:hAnsi="Candara"/>
            <w:rPrChange w:id="1368" w:author="Al Riyami, Azza OLNG-SCC/12" w:date="2026-03-30T14:14:00Z" w16du:dateUtc="2026-03-30T10:14:00Z">
              <w:rPr>
                <w:rFonts w:asciiTheme="majorBidi" w:eastAsia="Calibri" w:hAnsiTheme="majorBidi" w:cstheme="majorBidi"/>
                <w:iCs/>
              </w:rPr>
            </w:rPrChange>
          </w:rPr>
          <w:delText xml:space="preserve">Manpower </w:delText>
        </w:r>
        <w:commentRangeEnd w:id="1365"/>
        <w:r w:rsidR="00833133" w:rsidRPr="005F252C" w:rsidDel="00740619">
          <w:rPr>
            <w:rStyle w:val="CommentReference"/>
            <w:rFonts w:ascii="Candara" w:hAnsi="Candara"/>
            <w:sz w:val="22"/>
            <w:szCs w:val="22"/>
            <w:rPrChange w:id="1369" w:author="Al Riyami, Azza OLNG-SCC/12" w:date="2026-03-30T14:14:00Z" w16du:dateUtc="2026-03-30T10:14:00Z">
              <w:rPr>
                <w:rStyle w:val="CommentReference"/>
                <w:rFonts w:asciiTheme="majorBidi" w:eastAsia="Calibri" w:hAnsiTheme="majorBidi" w:cstheme="majorBidi"/>
                <w:iCs/>
                <w:sz w:val="20"/>
                <w:szCs w:val="22"/>
              </w:rPr>
            </w:rPrChange>
          </w:rPr>
          <w:commentReference w:id="1365"/>
        </w:r>
        <w:commentRangeEnd w:id="1366"/>
        <w:r w:rsidR="00BD03F1" w:rsidRPr="005F252C" w:rsidDel="00740619">
          <w:rPr>
            <w:rStyle w:val="CommentReference"/>
            <w:rFonts w:ascii="Candara" w:hAnsi="Candara"/>
            <w:sz w:val="22"/>
            <w:szCs w:val="22"/>
            <w:rPrChange w:id="1370" w:author="Al Riyami, Azza OLNG-SCC/12" w:date="2026-03-30T14:14:00Z" w16du:dateUtc="2026-03-30T10:14:00Z">
              <w:rPr>
                <w:rStyle w:val="CommentReference"/>
                <w:rFonts w:asciiTheme="majorBidi" w:eastAsia="Calibri" w:hAnsiTheme="majorBidi" w:cstheme="majorBidi"/>
                <w:iCs/>
                <w:sz w:val="20"/>
                <w:szCs w:val="22"/>
              </w:rPr>
            </w:rPrChange>
          </w:rPr>
          <w:commentReference w:id="1366"/>
        </w:r>
        <w:r w:rsidR="00B506B6" w:rsidRPr="005F252C" w:rsidDel="00740619">
          <w:rPr>
            <w:rFonts w:ascii="Candara" w:hAnsi="Candara"/>
            <w:rPrChange w:id="1371" w:author="Al Riyami, Azza OLNG-SCC/12" w:date="2026-03-30T14:14:00Z" w16du:dateUtc="2026-03-30T10:14:00Z">
              <w:rPr>
                <w:rFonts w:asciiTheme="majorBidi" w:eastAsia="Calibri" w:hAnsiTheme="majorBidi" w:cstheme="majorBidi"/>
                <w:iCs/>
              </w:rPr>
            </w:rPrChange>
          </w:rPr>
          <w:delText>stipulates the minimum percentage of Omani citizens to be employed within a COMPANY</w:delText>
        </w:r>
      </w:del>
      <w:ins w:id="1372" w:author="Al Hashmi, Ahmed OLNG-ICV/1" w:date="2026-03-18T12:11:00Z" w16du:dateUtc="2026-03-18T08:11:00Z">
        <w:del w:id="1373" w:author="Al Oraimi, Ahmed Mubarak OLNG-ICV/T2" w:date="2026-03-29T01:23:00Z" w16du:dateUtc="2026-03-28T21:23:00Z">
          <w:r w:rsidR="00833133" w:rsidRPr="005F252C" w:rsidDel="00740619">
            <w:rPr>
              <w:rFonts w:ascii="Candara" w:hAnsi="Candara"/>
              <w:rPrChange w:id="1374" w:author="Al Riyami, Azza OLNG-SCC/12" w:date="2026-03-30T14:14:00Z" w16du:dateUtc="2026-03-30T10:14:00Z">
                <w:rPr>
                  <w:rFonts w:asciiTheme="majorBidi" w:eastAsia="Calibri" w:hAnsiTheme="majorBidi" w:cstheme="majorBidi"/>
                  <w:iCs/>
                </w:rPr>
              </w:rPrChange>
            </w:rPr>
            <w:delText>COMPANY</w:delText>
          </w:r>
        </w:del>
      </w:ins>
      <w:del w:id="1375" w:author="Al Oraimi, Ahmed Mubarak OLNG-ICV/T2" w:date="2026-03-29T01:23:00Z" w16du:dateUtc="2026-03-28T21:23:00Z">
        <w:r w:rsidR="00B506B6" w:rsidRPr="005F252C" w:rsidDel="00740619">
          <w:rPr>
            <w:rFonts w:ascii="Candara" w:hAnsi="Candara"/>
            <w:rPrChange w:id="1376" w:author="Al Riyami, Azza OLNG-SCC/12" w:date="2026-03-30T14:14:00Z" w16du:dateUtc="2026-03-30T10:14:00Z">
              <w:rPr>
                <w:rFonts w:asciiTheme="majorBidi" w:eastAsia="Calibri" w:hAnsiTheme="majorBidi" w:cstheme="majorBidi"/>
                <w:iCs/>
              </w:rPr>
            </w:rPrChange>
          </w:rPr>
          <w:delText xml:space="preserve"> in four sub-sectors: Productive and operating, direct services, assisting services, and local companies</w:delText>
        </w:r>
      </w:del>
      <w:r w:rsidR="00B506B6" w:rsidRPr="005F252C">
        <w:rPr>
          <w:rFonts w:ascii="Candara" w:hAnsi="Candara"/>
          <w:rPrChange w:id="1377" w:author="Al Riyami, Azza OLNG-SCC/12" w:date="2026-03-30T14:14:00Z" w16du:dateUtc="2026-03-30T10:14:00Z">
            <w:rPr>
              <w:rFonts w:asciiTheme="majorBidi" w:eastAsia="Calibri" w:hAnsiTheme="majorBidi" w:cstheme="majorBidi"/>
              <w:iCs/>
            </w:rPr>
          </w:rPrChange>
        </w:rPr>
        <w:t xml:space="preserve">. </w:t>
      </w:r>
    </w:p>
    <w:p w14:paraId="78236728" w14:textId="77777777" w:rsidR="00B506B6" w:rsidRPr="005F252C" w:rsidRDefault="00B506B6">
      <w:pPr>
        <w:pStyle w:val="Level9abc"/>
        <w:rPr>
          <w:rFonts w:ascii="Candara" w:hAnsi="Candara"/>
          <w:rPrChange w:id="1378" w:author="Al Riyami, Azza OLNG-SCC/12" w:date="2026-03-30T14:14:00Z" w16du:dateUtc="2026-03-30T10:14:00Z">
            <w:rPr>
              <w:rFonts w:asciiTheme="majorBidi" w:eastAsia="Calibri" w:hAnsiTheme="majorBidi" w:cstheme="majorBidi"/>
              <w:iCs/>
              <w:sz w:val="22"/>
            </w:rPr>
          </w:rPrChange>
        </w:rPr>
        <w:pPrChange w:id="1379" w:author="Al Oraimi, Ahmed Mubarak OLNG-ICV/T2" w:date="2026-03-28T15:43:00Z" w16du:dateUtc="2026-03-28T11:43:00Z">
          <w:pPr>
            <w:numPr>
              <w:numId w:val="34"/>
            </w:numPr>
            <w:suppressAutoHyphens/>
            <w:autoSpaceDN w:val="0"/>
            <w:spacing w:before="120"/>
            <w:ind w:left="1701" w:hanging="567"/>
            <w:jc w:val="both"/>
            <w:textAlignment w:val="baseline"/>
          </w:pPr>
        </w:pPrChange>
      </w:pPr>
      <w:r w:rsidRPr="005F252C">
        <w:rPr>
          <w:rFonts w:ascii="Candara" w:hAnsi="Candara"/>
          <w:rPrChange w:id="1380" w:author="Al Riyami, Azza OLNG-SCC/12" w:date="2026-03-30T14:14:00Z" w16du:dateUtc="2026-03-30T10:14:00Z">
            <w:rPr>
              <w:rFonts w:asciiTheme="majorBidi" w:eastAsia="Calibri" w:hAnsiTheme="majorBidi" w:cstheme="majorBidi"/>
              <w:bCs/>
              <w:iCs/>
            </w:rPr>
          </w:rPrChange>
        </w:rPr>
        <w:t>Article 36, Royal Decree 36/2008</w:t>
      </w:r>
      <w:r w:rsidRPr="005F252C">
        <w:rPr>
          <w:rFonts w:ascii="Candara" w:hAnsi="Candara"/>
          <w:rPrChange w:id="1381" w:author="Al Riyami, Azza OLNG-SCC/12" w:date="2026-03-30T14:14:00Z" w16du:dateUtc="2026-03-30T10:14:00Z">
            <w:rPr>
              <w:rFonts w:asciiTheme="majorBidi" w:eastAsia="Calibri" w:hAnsiTheme="majorBidi" w:cstheme="majorBidi"/>
              <w:b/>
              <w:bCs/>
              <w:iCs/>
            </w:rPr>
          </w:rPrChange>
        </w:rPr>
        <w:t xml:space="preserve"> </w:t>
      </w:r>
      <w:r w:rsidRPr="005F252C">
        <w:rPr>
          <w:rFonts w:ascii="Candara" w:hAnsi="Candara"/>
          <w:rPrChange w:id="1382" w:author="Al Riyami, Azza OLNG-SCC/12" w:date="2026-03-30T14:14:00Z" w16du:dateUtc="2026-03-30T10:14:00Z">
            <w:rPr>
              <w:rFonts w:asciiTheme="majorBidi" w:eastAsia="Calibri" w:hAnsiTheme="majorBidi" w:cstheme="majorBidi"/>
              <w:bCs/>
              <w:iCs/>
            </w:rPr>
          </w:rPrChange>
        </w:rPr>
        <w:t>on Tenders requires that</w:t>
      </w:r>
      <w:r w:rsidRPr="005F252C">
        <w:rPr>
          <w:rFonts w:ascii="Candara" w:hAnsi="Candara"/>
          <w:rPrChange w:id="1383" w:author="Al Riyami, Azza OLNG-SCC/12" w:date="2026-03-30T14:14:00Z" w16du:dateUtc="2026-03-30T10:14:00Z">
            <w:rPr>
              <w:rFonts w:asciiTheme="majorBidi" w:eastAsia="Calibri" w:hAnsiTheme="majorBidi" w:cstheme="majorBidi"/>
              <w:b/>
              <w:bCs/>
              <w:iCs/>
            </w:rPr>
          </w:rPrChange>
        </w:rPr>
        <w:t xml:space="preserve"> </w:t>
      </w:r>
      <w:r w:rsidRPr="005F252C">
        <w:rPr>
          <w:rFonts w:ascii="Candara" w:hAnsi="Candara"/>
          <w:rPrChange w:id="1384" w:author="Al Riyami, Azza OLNG-SCC/12" w:date="2026-03-30T14:14:00Z" w16du:dateUtc="2026-03-30T10:14:00Z">
            <w:rPr>
              <w:rFonts w:asciiTheme="majorBidi" w:eastAsia="Calibri" w:hAnsiTheme="majorBidi" w:cstheme="majorBidi"/>
              <w:iCs/>
            </w:rPr>
          </w:rPrChange>
        </w:rPr>
        <w:t>“</w:t>
      </w:r>
      <w:r w:rsidRPr="005F252C">
        <w:rPr>
          <w:rFonts w:ascii="Candara" w:hAnsi="Candara"/>
          <w:rPrChange w:id="1385" w:author="Al Riyami, Azza OLNG-SCC/12" w:date="2026-03-30T14:14:00Z" w16du:dateUtc="2026-03-30T10:14:00Z">
            <w:rPr>
              <w:rFonts w:asciiTheme="majorBidi" w:eastAsia="Calibri" w:hAnsiTheme="majorBidi" w:cstheme="majorBidi"/>
              <w:bCs/>
              <w:iCs/>
            </w:rPr>
          </w:rPrChange>
        </w:rPr>
        <w:t xml:space="preserve">preference in bids </w:t>
      </w:r>
      <w:r w:rsidRPr="005F252C">
        <w:rPr>
          <w:rFonts w:ascii="Candara" w:hAnsi="Candara"/>
          <w:rPrChange w:id="1386" w:author="Al Riyami, Azza OLNG-SCC/12" w:date="2026-03-30T14:14:00Z" w16du:dateUtc="2026-03-30T10:14:00Z">
            <w:rPr>
              <w:rFonts w:asciiTheme="majorBidi" w:eastAsia="Calibri" w:hAnsiTheme="majorBidi" w:cstheme="majorBidi"/>
              <w:iCs/>
            </w:rPr>
          </w:rPrChange>
        </w:rPr>
        <w:t xml:space="preserve">shall be granted to the </w:t>
      </w:r>
      <w:r w:rsidRPr="005F252C">
        <w:rPr>
          <w:rFonts w:ascii="Candara" w:hAnsi="Candara"/>
          <w:rPrChange w:id="1387" w:author="Al Riyami, Azza OLNG-SCC/12" w:date="2026-03-30T14:14:00Z" w16du:dateUtc="2026-03-30T10:14:00Z">
            <w:rPr>
              <w:rFonts w:asciiTheme="majorBidi" w:eastAsia="Calibri" w:hAnsiTheme="majorBidi" w:cstheme="majorBidi"/>
              <w:bCs/>
              <w:iCs/>
            </w:rPr>
          </w:rPrChange>
        </w:rPr>
        <w:t xml:space="preserve">national products </w:t>
      </w:r>
      <w:r w:rsidRPr="005F252C">
        <w:rPr>
          <w:rFonts w:ascii="Candara" w:hAnsi="Candara"/>
          <w:rPrChange w:id="1388" w:author="Al Riyami, Azza OLNG-SCC/12" w:date="2026-03-30T14:14:00Z" w16du:dateUtc="2026-03-30T10:14:00Z">
            <w:rPr>
              <w:rFonts w:asciiTheme="majorBidi" w:eastAsia="Calibri" w:hAnsiTheme="majorBidi" w:cstheme="majorBidi"/>
              <w:iCs/>
            </w:rPr>
          </w:rPrChange>
        </w:rPr>
        <w:t xml:space="preserve">of the small and medium enterprises fulfilling the conditions and specifications. This preference would contain </w:t>
      </w:r>
      <w:r w:rsidRPr="005F252C">
        <w:rPr>
          <w:rFonts w:ascii="Candara" w:hAnsi="Candara"/>
          <w:rPrChange w:id="1389" w:author="Al Riyami, Azza OLNG-SCC/12" w:date="2026-03-30T14:14:00Z" w16du:dateUtc="2026-03-30T10:14:00Z">
            <w:rPr>
              <w:rFonts w:asciiTheme="majorBidi" w:eastAsia="Calibri" w:hAnsiTheme="majorBidi" w:cstheme="majorBidi"/>
              <w:bCs/>
              <w:iCs/>
            </w:rPr>
          </w:rPrChange>
        </w:rPr>
        <w:t xml:space="preserve">price preference </w:t>
      </w:r>
      <w:r w:rsidRPr="005F252C">
        <w:rPr>
          <w:rFonts w:ascii="Candara" w:hAnsi="Candara"/>
          <w:rPrChange w:id="1390" w:author="Al Riyami, Azza OLNG-SCC/12" w:date="2026-03-30T14:14:00Z" w16du:dateUtc="2026-03-30T10:14:00Z">
            <w:rPr>
              <w:rFonts w:asciiTheme="majorBidi" w:eastAsia="Calibri" w:hAnsiTheme="majorBidi" w:cstheme="majorBidi"/>
              <w:iCs/>
            </w:rPr>
          </w:rPrChange>
        </w:rPr>
        <w:t xml:space="preserve">within increase of 10%.” </w:t>
      </w:r>
    </w:p>
    <w:p w14:paraId="01396D42" w14:textId="77777777" w:rsidR="00B506B6" w:rsidRPr="005F252C" w:rsidRDefault="00B506B6">
      <w:pPr>
        <w:pStyle w:val="Level9abc"/>
        <w:rPr>
          <w:rFonts w:ascii="Candara" w:hAnsi="Candara"/>
          <w:rPrChange w:id="1391" w:author="Al Riyami, Azza OLNG-SCC/12" w:date="2026-03-30T14:14:00Z" w16du:dateUtc="2026-03-30T10:14:00Z">
            <w:rPr>
              <w:rFonts w:asciiTheme="majorBidi" w:eastAsia="Calibri" w:hAnsiTheme="majorBidi" w:cstheme="majorBidi"/>
              <w:iCs/>
              <w:sz w:val="22"/>
            </w:rPr>
          </w:rPrChange>
        </w:rPr>
        <w:pPrChange w:id="1392" w:author="Al Oraimi, Ahmed Mubarak OLNG-ICV/T2" w:date="2026-03-28T15:43:00Z" w16du:dateUtc="2026-03-28T11:43:00Z">
          <w:pPr>
            <w:numPr>
              <w:numId w:val="34"/>
            </w:numPr>
            <w:suppressAutoHyphens/>
            <w:autoSpaceDN w:val="0"/>
            <w:spacing w:before="120"/>
            <w:ind w:left="1701" w:hanging="567"/>
            <w:jc w:val="both"/>
            <w:textAlignment w:val="baseline"/>
          </w:pPr>
        </w:pPrChange>
      </w:pPr>
      <w:r w:rsidRPr="005F252C">
        <w:rPr>
          <w:rFonts w:ascii="Candara" w:hAnsi="Candara"/>
          <w:rPrChange w:id="1393" w:author="Al Riyami, Azza OLNG-SCC/12" w:date="2026-03-30T14:14:00Z" w16du:dateUtc="2026-03-30T10:14:00Z">
            <w:rPr>
              <w:rFonts w:asciiTheme="majorBidi" w:eastAsia="Calibri" w:hAnsiTheme="majorBidi" w:cstheme="majorBidi"/>
              <w:bCs/>
              <w:iCs/>
            </w:rPr>
          </w:rPrChange>
        </w:rPr>
        <w:lastRenderedPageBreak/>
        <w:t xml:space="preserve">Article 21, Royal Decree 1/79 on foreign capital investment requires that </w:t>
      </w:r>
      <w:r w:rsidRPr="005F252C">
        <w:rPr>
          <w:rFonts w:ascii="Candara" w:hAnsi="Candara"/>
          <w:rPrChange w:id="1394" w:author="Al Riyami, Azza OLNG-SCC/12" w:date="2026-03-30T14:14:00Z" w16du:dateUtc="2026-03-30T10:14:00Z">
            <w:rPr>
              <w:rFonts w:asciiTheme="majorBidi" w:eastAsia="Calibri" w:hAnsiTheme="majorBidi" w:cstheme="majorBidi"/>
              <w:iCs/>
            </w:rPr>
          </w:rPrChange>
        </w:rPr>
        <w:t xml:space="preserve">“preference shall be given when purchasing </w:t>
      </w:r>
      <w:r w:rsidRPr="005F252C">
        <w:rPr>
          <w:rFonts w:ascii="Candara" w:hAnsi="Candara"/>
          <w:rPrChange w:id="1395" w:author="Al Riyami, Azza OLNG-SCC/12" w:date="2026-03-30T14:14:00Z" w16du:dateUtc="2026-03-30T10:14:00Z">
            <w:rPr>
              <w:rFonts w:asciiTheme="majorBidi" w:eastAsia="Calibri" w:hAnsiTheme="majorBidi" w:cstheme="majorBidi"/>
              <w:bCs/>
              <w:iCs/>
            </w:rPr>
          </w:rPrChange>
        </w:rPr>
        <w:t>for the government</w:t>
      </w:r>
      <w:r w:rsidRPr="005F252C">
        <w:rPr>
          <w:rFonts w:ascii="Candara" w:hAnsi="Candara"/>
          <w:rPrChange w:id="1396" w:author="Al Riyami, Azza OLNG-SCC/12" w:date="2026-03-30T14:14:00Z" w16du:dateUtc="2026-03-30T10:14:00Z">
            <w:rPr>
              <w:rFonts w:asciiTheme="majorBidi" w:eastAsia="Calibri" w:hAnsiTheme="majorBidi" w:cstheme="majorBidi"/>
              <w:iCs/>
            </w:rPr>
          </w:rPrChange>
        </w:rPr>
        <w:t xml:space="preserve">, to </w:t>
      </w:r>
      <w:r w:rsidRPr="005F252C">
        <w:rPr>
          <w:rFonts w:ascii="Candara" w:hAnsi="Candara"/>
          <w:rPrChange w:id="1397" w:author="Al Riyami, Azza OLNG-SCC/12" w:date="2026-03-30T14:14:00Z" w16du:dateUtc="2026-03-30T10:14:00Z">
            <w:rPr>
              <w:rFonts w:asciiTheme="majorBidi" w:eastAsia="Calibri" w:hAnsiTheme="majorBidi" w:cstheme="majorBidi"/>
              <w:bCs/>
              <w:iCs/>
            </w:rPr>
          </w:rPrChange>
        </w:rPr>
        <w:t xml:space="preserve">local products </w:t>
      </w:r>
      <w:r w:rsidRPr="005F252C">
        <w:rPr>
          <w:rFonts w:ascii="Candara" w:hAnsi="Candara"/>
          <w:rPrChange w:id="1398" w:author="Al Riyami, Azza OLNG-SCC/12" w:date="2026-03-30T14:14:00Z" w16du:dateUtc="2026-03-30T10:14:00Z">
            <w:rPr>
              <w:rFonts w:asciiTheme="majorBidi" w:eastAsia="Calibri" w:hAnsiTheme="majorBidi" w:cstheme="majorBidi"/>
              <w:iCs/>
            </w:rPr>
          </w:rPrChange>
        </w:rPr>
        <w:t xml:space="preserve">which conform with the provisions of this law, provided that such local products satisfy the standard specifications in terms of excellence and quality, also including a </w:t>
      </w:r>
      <w:r w:rsidRPr="005F252C">
        <w:rPr>
          <w:rFonts w:ascii="Candara" w:hAnsi="Candara"/>
          <w:rPrChange w:id="1399" w:author="Al Riyami, Azza OLNG-SCC/12" w:date="2026-03-30T14:14:00Z" w16du:dateUtc="2026-03-30T10:14:00Z">
            <w:rPr>
              <w:rFonts w:asciiTheme="majorBidi" w:eastAsia="Calibri" w:hAnsiTheme="majorBidi" w:cstheme="majorBidi"/>
              <w:bCs/>
              <w:iCs/>
            </w:rPr>
          </w:rPrChange>
        </w:rPr>
        <w:t xml:space="preserve">price preference </w:t>
      </w:r>
      <w:r w:rsidRPr="005F252C">
        <w:rPr>
          <w:rFonts w:ascii="Candara" w:hAnsi="Candara"/>
          <w:rPrChange w:id="1400" w:author="Al Riyami, Azza OLNG-SCC/12" w:date="2026-03-30T14:14:00Z" w16du:dateUtc="2026-03-30T10:14:00Z">
            <w:rPr>
              <w:rFonts w:asciiTheme="majorBidi" w:eastAsia="Calibri" w:hAnsiTheme="majorBidi" w:cstheme="majorBidi"/>
              <w:iCs/>
            </w:rPr>
          </w:rPrChange>
        </w:rPr>
        <w:t xml:space="preserve">in the region of </w:t>
      </w:r>
      <w:r w:rsidRPr="005F252C">
        <w:rPr>
          <w:rFonts w:ascii="Candara" w:hAnsi="Candara"/>
          <w:rPrChange w:id="1401" w:author="Al Riyami, Azza OLNG-SCC/12" w:date="2026-03-30T14:14:00Z" w16du:dateUtc="2026-03-30T10:14:00Z">
            <w:rPr>
              <w:rFonts w:asciiTheme="majorBidi" w:eastAsia="Calibri" w:hAnsiTheme="majorBidi" w:cstheme="majorBidi"/>
              <w:bCs/>
              <w:iCs/>
            </w:rPr>
          </w:rPrChange>
        </w:rPr>
        <w:t xml:space="preserve">10% </w:t>
      </w:r>
      <w:r w:rsidRPr="005F252C">
        <w:rPr>
          <w:rFonts w:ascii="Candara" w:hAnsi="Candara"/>
          <w:rPrChange w:id="1402" w:author="Al Riyami, Azza OLNG-SCC/12" w:date="2026-03-30T14:14:00Z" w16du:dateUtc="2026-03-30T10:14:00Z">
            <w:rPr>
              <w:rFonts w:asciiTheme="majorBidi" w:eastAsia="Calibri" w:hAnsiTheme="majorBidi" w:cstheme="majorBidi"/>
              <w:iCs/>
            </w:rPr>
          </w:rPrChange>
        </w:rPr>
        <w:t xml:space="preserve">at the most”.   </w:t>
      </w:r>
    </w:p>
    <w:p w14:paraId="175EC73C" w14:textId="77777777" w:rsidR="00EB4439" w:rsidRPr="005F252C" w:rsidRDefault="00B506B6" w:rsidP="007E23CD">
      <w:pPr>
        <w:pStyle w:val="Level9abc"/>
        <w:rPr>
          <w:ins w:id="1403" w:author="Al Oraimi, Ahmed Mubarak OLNG-ICV/T2" w:date="2026-03-28T06:03:00Z" w16du:dateUtc="2026-03-28T02:03:00Z"/>
          <w:rFonts w:ascii="Candara" w:hAnsi="Candara"/>
          <w:rPrChange w:id="1404" w:author="Al Riyami, Azza OLNG-SCC/12" w:date="2026-03-30T14:14:00Z" w16du:dateUtc="2026-03-30T10:14:00Z">
            <w:rPr>
              <w:ins w:id="1405" w:author="Al Oraimi, Ahmed Mubarak OLNG-ICV/T2" w:date="2026-03-28T06:03:00Z" w16du:dateUtc="2026-03-28T02:03:00Z"/>
            </w:rPr>
          </w:rPrChange>
        </w:rPr>
      </w:pPr>
      <w:r w:rsidRPr="005F252C">
        <w:rPr>
          <w:rFonts w:ascii="Candara" w:hAnsi="Candara"/>
          <w:rPrChange w:id="1406" w:author="Al Riyami, Azza OLNG-SCC/12" w:date="2026-03-30T14:14:00Z" w16du:dateUtc="2026-03-30T10:14:00Z">
            <w:rPr>
              <w:rFonts w:eastAsia="Calibri" w:cstheme="majorBidi"/>
              <w:bCs/>
              <w:iCs/>
            </w:rPr>
          </w:rPrChange>
        </w:rPr>
        <w:t>Article 5 Royal Decree 1/79 on foreign capital investment requires that</w:t>
      </w:r>
      <w:r w:rsidRPr="005F252C">
        <w:rPr>
          <w:rFonts w:ascii="Candara" w:hAnsi="Candara"/>
          <w:rPrChange w:id="1407" w:author="Al Riyami, Azza OLNG-SCC/12" w:date="2026-03-30T14:14:00Z" w16du:dateUtc="2026-03-30T10:14:00Z">
            <w:rPr>
              <w:rFonts w:eastAsia="Calibri" w:cstheme="majorBidi"/>
              <w:iCs/>
            </w:rPr>
          </w:rPrChange>
        </w:rPr>
        <w:t xml:space="preserve"> “preference shall be given to the projects using </w:t>
      </w:r>
      <w:r w:rsidRPr="005F252C">
        <w:rPr>
          <w:rFonts w:ascii="Candara" w:hAnsi="Candara"/>
          <w:rPrChange w:id="1408" w:author="Al Riyami, Azza OLNG-SCC/12" w:date="2026-03-30T14:14:00Z" w16du:dateUtc="2026-03-30T10:14:00Z">
            <w:rPr>
              <w:rFonts w:eastAsia="Calibri" w:cstheme="majorBidi"/>
              <w:bCs/>
              <w:iCs/>
            </w:rPr>
          </w:rPrChange>
        </w:rPr>
        <w:t xml:space="preserve">local products and raw materials </w:t>
      </w:r>
      <w:r w:rsidRPr="005F252C">
        <w:rPr>
          <w:rFonts w:ascii="Candara" w:hAnsi="Candara"/>
          <w:rPrChange w:id="1409" w:author="Al Riyami, Azza OLNG-SCC/12" w:date="2026-03-30T14:14:00Z" w16du:dateUtc="2026-03-30T10:14:00Z">
            <w:rPr>
              <w:rFonts w:eastAsia="Calibri" w:cstheme="majorBidi"/>
              <w:iCs/>
            </w:rPr>
          </w:rPrChange>
        </w:rPr>
        <w:t xml:space="preserve">which maximise the </w:t>
      </w:r>
      <w:r w:rsidRPr="005F252C">
        <w:rPr>
          <w:rFonts w:ascii="Candara" w:hAnsi="Candara"/>
          <w:rPrChange w:id="1410" w:author="Al Riyami, Azza OLNG-SCC/12" w:date="2026-03-30T14:14:00Z" w16du:dateUtc="2026-03-30T10:14:00Z">
            <w:rPr>
              <w:rFonts w:eastAsia="Calibri" w:cstheme="majorBidi"/>
              <w:bCs/>
              <w:iCs/>
            </w:rPr>
          </w:rPrChange>
        </w:rPr>
        <w:t xml:space="preserve">value added thereof, </w:t>
      </w:r>
      <w:r w:rsidRPr="005F252C">
        <w:rPr>
          <w:rFonts w:ascii="Candara" w:hAnsi="Candara"/>
          <w:rPrChange w:id="1411" w:author="Al Riyami, Azza OLNG-SCC/12" w:date="2026-03-30T14:14:00Z" w16du:dateUtc="2026-03-30T10:14:00Z">
            <w:rPr>
              <w:rFonts w:eastAsia="Calibri" w:cstheme="majorBidi"/>
              <w:iCs/>
            </w:rPr>
          </w:rPrChange>
        </w:rPr>
        <w:t xml:space="preserve">to the </w:t>
      </w:r>
      <w:r w:rsidRPr="005F252C">
        <w:rPr>
          <w:rFonts w:ascii="Candara" w:hAnsi="Candara"/>
          <w:rPrChange w:id="1412" w:author="Al Riyami, Azza OLNG-SCC/12" w:date="2026-03-30T14:14:00Z" w16du:dateUtc="2026-03-30T10:14:00Z">
            <w:rPr>
              <w:rFonts w:eastAsia="Calibri" w:cstheme="majorBidi"/>
              <w:bCs/>
              <w:iCs/>
            </w:rPr>
          </w:rPrChange>
        </w:rPr>
        <w:t xml:space="preserve">export oriented </w:t>
      </w:r>
      <w:r w:rsidRPr="005F252C">
        <w:rPr>
          <w:rFonts w:ascii="Candara" w:hAnsi="Candara"/>
          <w:rPrChange w:id="1413" w:author="Al Riyami, Azza OLNG-SCC/12" w:date="2026-03-30T14:14:00Z" w16du:dateUtc="2026-03-30T10:14:00Z">
            <w:rPr>
              <w:rFonts w:eastAsia="Calibri" w:cstheme="majorBidi"/>
              <w:iCs/>
            </w:rPr>
          </w:rPrChange>
        </w:rPr>
        <w:t xml:space="preserve">industries, and to the industries introducing new products or using modern technology </w:t>
      </w:r>
      <w:r w:rsidR="00984333" w:rsidRPr="005F252C">
        <w:rPr>
          <w:rFonts w:ascii="Candara" w:hAnsi="Candara"/>
          <w:rPrChange w:id="1414" w:author="Al Riyami, Azza OLNG-SCC/12" w:date="2026-03-30T14:14:00Z" w16du:dateUtc="2026-03-30T10:14:00Z">
            <w:rPr>
              <w:rFonts w:eastAsia="Calibri" w:cstheme="majorBidi"/>
              <w:iCs/>
            </w:rPr>
          </w:rPrChange>
        </w:rPr>
        <w:t>…. [</w:t>
      </w:r>
      <w:r w:rsidRPr="005F252C">
        <w:rPr>
          <w:rFonts w:ascii="Candara" w:hAnsi="Candara"/>
          <w:rPrChange w:id="1415" w:author="Al Riyami, Azza OLNG-SCC/12" w:date="2026-03-30T14:14:00Z" w16du:dateUtc="2026-03-30T10:14:00Z">
            <w:rPr>
              <w:rFonts w:eastAsia="Calibri" w:cstheme="majorBidi"/>
              <w:iCs/>
            </w:rPr>
          </w:rPrChange>
        </w:rPr>
        <w:t xml:space="preserve">and] that attract and </w:t>
      </w:r>
      <w:r w:rsidRPr="005F252C">
        <w:rPr>
          <w:rFonts w:ascii="Candara" w:hAnsi="Candara"/>
          <w:rPrChange w:id="1416" w:author="Al Riyami, Azza OLNG-SCC/12" w:date="2026-03-30T14:14:00Z" w16du:dateUtc="2026-03-30T10:14:00Z">
            <w:rPr>
              <w:rFonts w:eastAsia="Calibri" w:cstheme="majorBidi"/>
              <w:bCs/>
              <w:iCs/>
            </w:rPr>
          </w:rPrChange>
        </w:rPr>
        <w:t>localize internationally reputed industries”</w:t>
      </w:r>
      <w:r w:rsidRPr="005F252C">
        <w:rPr>
          <w:rFonts w:ascii="Candara" w:hAnsi="Candara"/>
          <w:rPrChange w:id="1417" w:author="Al Riyami, Azza OLNG-SCC/12" w:date="2026-03-30T14:14:00Z" w16du:dateUtc="2026-03-30T10:14:00Z">
            <w:rPr>
              <w:rFonts w:eastAsia="Calibri" w:cstheme="majorBidi"/>
              <w:iCs/>
            </w:rPr>
          </w:rPrChange>
        </w:rPr>
        <w:t>.</w:t>
      </w:r>
    </w:p>
    <w:p w14:paraId="13213D0B" w14:textId="251E036D" w:rsidR="00B506B6" w:rsidRPr="005F252C" w:rsidDel="00EB4439" w:rsidRDefault="00B506B6">
      <w:pPr>
        <w:pStyle w:val="Level9abc"/>
        <w:rPr>
          <w:del w:id="1418" w:author="Al Oraimi, Ahmed Mubarak OLNG-ICV/T2" w:date="2026-03-28T06:03:00Z" w16du:dateUtc="2026-03-28T02:03:00Z"/>
          <w:rFonts w:ascii="Candara" w:hAnsi="Candara"/>
          <w:rPrChange w:id="1419" w:author="Al Riyami, Azza OLNG-SCC/12" w:date="2026-03-30T14:14:00Z" w16du:dateUtc="2026-03-30T10:14:00Z">
            <w:rPr>
              <w:del w:id="1420" w:author="Al Oraimi, Ahmed Mubarak OLNG-ICV/T2" w:date="2026-03-28T06:03:00Z" w16du:dateUtc="2026-03-28T02:03:00Z"/>
              <w:rFonts w:asciiTheme="majorBidi" w:eastAsia="Calibri" w:hAnsiTheme="majorBidi" w:cstheme="majorBidi"/>
              <w:iCs/>
              <w:sz w:val="22"/>
            </w:rPr>
          </w:rPrChange>
        </w:rPr>
        <w:pPrChange w:id="1421" w:author="Al Oraimi, Ahmed Mubarak OLNG-ICV/T2" w:date="2026-03-28T06:03:00Z" w16du:dateUtc="2026-03-28T02:03:00Z">
          <w:pPr>
            <w:numPr>
              <w:numId w:val="34"/>
            </w:numPr>
            <w:suppressAutoHyphens/>
            <w:autoSpaceDN w:val="0"/>
            <w:spacing w:before="120"/>
            <w:ind w:left="1701" w:hanging="567"/>
            <w:jc w:val="both"/>
            <w:textAlignment w:val="baseline"/>
          </w:pPr>
        </w:pPrChange>
      </w:pPr>
      <w:del w:id="1422" w:author="Al Oraimi, Ahmed Mubarak OLNG-ICV/T2" w:date="2026-03-28T06:03:00Z" w16du:dateUtc="2026-03-28T02:03:00Z">
        <w:r w:rsidRPr="005F252C" w:rsidDel="00EB4439">
          <w:rPr>
            <w:rFonts w:ascii="Candara" w:hAnsi="Candara"/>
            <w:rPrChange w:id="1423" w:author="Al Riyami, Azza OLNG-SCC/12" w:date="2026-03-30T14:14:00Z" w16du:dateUtc="2026-03-30T10:14:00Z">
              <w:rPr>
                <w:rFonts w:asciiTheme="majorBidi" w:eastAsia="Calibri" w:hAnsiTheme="majorBidi" w:cstheme="majorBidi"/>
                <w:iCs/>
                <w:sz w:val="22"/>
              </w:rPr>
            </w:rPrChange>
          </w:rPr>
          <w:delText xml:space="preserve"> </w:delText>
        </w:r>
      </w:del>
    </w:p>
    <w:p w14:paraId="7D2F8E15" w14:textId="43EA39F3" w:rsidR="00B506B6" w:rsidRPr="005F252C" w:rsidRDefault="00B506B6">
      <w:pPr>
        <w:pStyle w:val="Level3"/>
        <w:rPr>
          <w:rFonts w:ascii="Candara" w:hAnsi="Candara"/>
          <w:rPrChange w:id="1424" w:author="Al Riyami, Azza OLNG-SCC/12" w:date="2026-03-30T14:14:00Z" w16du:dateUtc="2026-03-30T10:14:00Z">
            <w:rPr>
              <w:rFonts w:asciiTheme="majorBidi" w:eastAsia="Calibri" w:hAnsiTheme="majorBidi" w:cstheme="majorBidi"/>
              <w:sz w:val="22"/>
            </w:rPr>
          </w:rPrChange>
        </w:rPr>
        <w:pPrChange w:id="1425" w:author="Al Oraimi, Ahmed Mubarak OLNG-ICV/T2" w:date="2026-03-28T15:44:00Z" w16du:dateUtc="2026-03-28T11:44:00Z">
          <w:pPr>
            <w:numPr>
              <w:ilvl w:val="1"/>
              <w:numId w:val="29"/>
            </w:numPr>
            <w:suppressAutoHyphens/>
            <w:autoSpaceDN w:val="0"/>
            <w:spacing w:before="120"/>
            <w:ind w:left="1134" w:hanging="1134"/>
            <w:jc w:val="both"/>
            <w:textAlignment w:val="baseline"/>
          </w:pPr>
        </w:pPrChange>
      </w:pPr>
      <w:del w:id="1426" w:author="Al Hashmi, Ahmed OLNG-ICV/1" w:date="2026-03-18T12:11:00Z" w16du:dateUtc="2026-03-18T08:11:00Z">
        <w:r w:rsidRPr="005F252C" w:rsidDel="00833133">
          <w:rPr>
            <w:rFonts w:ascii="Candara" w:hAnsi="Candara"/>
            <w:rPrChange w:id="1427" w:author="Al Riyami, Azza OLNG-SCC/12" w:date="2026-03-30T14:14:00Z" w16du:dateUtc="2026-03-30T10:14:00Z">
              <w:rPr>
                <w:rFonts w:asciiTheme="majorBidi" w:eastAsia="Calibri" w:hAnsiTheme="majorBidi" w:cstheme="majorBidi"/>
              </w:rPr>
            </w:rPrChange>
          </w:rPr>
          <w:delText>COMPANY</w:delText>
        </w:r>
      </w:del>
      <w:ins w:id="1428" w:author="Al Hashmi, Ahmed OLNG-ICV/1" w:date="2026-03-18T12:11:00Z" w16du:dateUtc="2026-03-18T08:11:00Z">
        <w:r w:rsidR="00833133" w:rsidRPr="005F252C">
          <w:rPr>
            <w:rFonts w:ascii="Candara" w:hAnsi="Candara"/>
            <w:rPrChange w:id="1429"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430" w:author="Al Riyami, Azza OLNG-SCC/12" w:date="2026-03-30T14:14:00Z" w16du:dateUtc="2026-03-30T10:14:00Z">
            <w:rPr>
              <w:rFonts w:asciiTheme="majorBidi" w:eastAsia="Calibri" w:hAnsiTheme="majorBidi" w:cstheme="majorBidi"/>
            </w:rPr>
          </w:rPrChange>
        </w:rPr>
        <w:t xml:space="preserve"> is committed to increase In-Country-Value (hereafter “ICV”) in Oman within the context of technical excellence and commercial attractiveness in the Omani oil and gas industry, and to require </w:t>
      </w:r>
      <w:del w:id="1431" w:author="Al Hashmi, Ahmed OLNG-ICV/1" w:date="2026-03-18T12:10:00Z" w16du:dateUtc="2026-03-18T08:10:00Z">
        <w:r w:rsidRPr="005F252C" w:rsidDel="00833133">
          <w:rPr>
            <w:rFonts w:ascii="Candara" w:hAnsi="Candara"/>
            <w:rPrChange w:id="1432" w:author="Al Riyami, Azza OLNG-SCC/12" w:date="2026-03-30T14:14:00Z" w16du:dateUtc="2026-03-30T10:14:00Z">
              <w:rPr>
                <w:rFonts w:asciiTheme="majorBidi" w:eastAsia="Calibri" w:hAnsiTheme="majorBidi" w:cstheme="majorBidi"/>
              </w:rPr>
            </w:rPrChange>
          </w:rPr>
          <w:delText>CONTRACTOR</w:delText>
        </w:r>
      </w:del>
      <w:ins w:id="1433" w:author="Al Hashmi, Ahmed OLNG-ICV/1" w:date="2026-03-18T12:10:00Z" w16du:dateUtc="2026-03-18T08:10:00Z">
        <w:r w:rsidR="00833133" w:rsidRPr="005F252C">
          <w:rPr>
            <w:rFonts w:ascii="Candara" w:hAnsi="Candara"/>
            <w:rPrChange w:id="1434"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435" w:author="Al Riyami, Azza OLNG-SCC/12" w:date="2026-03-30T14:14:00Z" w16du:dateUtc="2026-03-30T10:14:00Z">
            <w:rPr>
              <w:rFonts w:asciiTheme="majorBidi" w:eastAsia="Calibri" w:hAnsiTheme="majorBidi" w:cstheme="majorBidi"/>
            </w:rPr>
          </w:rPrChange>
        </w:rPr>
        <w:t>’S, SUB</w:t>
      </w:r>
      <w:del w:id="1436" w:author="Al Hashmi, Ahmed OLNG-ICV/1" w:date="2026-03-18T12:10:00Z" w16du:dateUtc="2026-03-18T08:10:00Z">
        <w:r w:rsidRPr="005F252C" w:rsidDel="00833133">
          <w:rPr>
            <w:rFonts w:ascii="Candara" w:hAnsi="Candara"/>
            <w:rPrChange w:id="1437" w:author="Al Riyami, Azza OLNG-SCC/12" w:date="2026-03-30T14:14:00Z" w16du:dateUtc="2026-03-30T10:14:00Z">
              <w:rPr>
                <w:rFonts w:asciiTheme="majorBidi" w:eastAsia="Calibri" w:hAnsiTheme="majorBidi" w:cstheme="majorBidi"/>
              </w:rPr>
            </w:rPrChange>
          </w:rPr>
          <w:delText>CONTRACTOR</w:delText>
        </w:r>
      </w:del>
      <w:ins w:id="1438" w:author="Al Hashmi, Ahmed OLNG-ICV/1" w:date="2026-03-18T12:10:00Z" w16du:dateUtc="2026-03-18T08:10:00Z">
        <w:r w:rsidR="00833133" w:rsidRPr="005F252C">
          <w:rPr>
            <w:rFonts w:ascii="Candara" w:hAnsi="Candara"/>
            <w:rPrChange w:id="1439"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440" w:author="Al Riyami, Azza OLNG-SCC/12" w:date="2026-03-30T14:14:00Z" w16du:dateUtc="2026-03-30T10:14:00Z">
            <w:rPr>
              <w:rFonts w:asciiTheme="majorBidi" w:eastAsia="Calibri" w:hAnsiTheme="majorBidi" w:cstheme="majorBidi"/>
            </w:rPr>
          </w:rPrChange>
        </w:rPr>
        <w:t xml:space="preserve">’S and suppliers to contribute to this objective. </w:t>
      </w:r>
    </w:p>
    <w:p w14:paraId="246AC516" w14:textId="134CB717" w:rsidR="00B506B6" w:rsidRPr="005F252C" w:rsidRDefault="00B506B6">
      <w:pPr>
        <w:pStyle w:val="Level3"/>
        <w:rPr>
          <w:rFonts w:ascii="Candara" w:hAnsi="Candara"/>
          <w:rPrChange w:id="1441" w:author="Al Riyami, Azza OLNG-SCC/12" w:date="2026-03-30T14:14:00Z" w16du:dateUtc="2026-03-30T10:14:00Z">
            <w:rPr>
              <w:rFonts w:asciiTheme="majorBidi" w:eastAsia="Calibri" w:hAnsiTheme="majorBidi" w:cstheme="majorBidi"/>
              <w:bCs/>
              <w:sz w:val="22"/>
            </w:rPr>
          </w:rPrChange>
        </w:rPr>
        <w:pPrChange w:id="1442" w:author="Al Oraimi, Ahmed Mubarak OLNG-ICV/T2" w:date="2026-03-28T15:44:00Z" w16du:dateUtc="2026-03-28T11:44:00Z">
          <w:pPr>
            <w:numPr>
              <w:ilvl w:val="1"/>
              <w:numId w:val="29"/>
            </w:numPr>
            <w:tabs>
              <w:tab w:val="left" w:pos="1494"/>
            </w:tabs>
            <w:suppressAutoHyphens/>
            <w:autoSpaceDN w:val="0"/>
            <w:spacing w:before="120"/>
            <w:ind w:left="1134" w:hanging="1134"/>
            <w:jc w:val="both"/>
            <w:textAlignment w:val="baseline"/>
          </w:pPr>
        </w:pPrChange>
      </w:pPr>
      <w:r w:rsidRPr="005F252C">
        <w:rPr>
          <w:rFonts w:ascii="Candara" w:hAnsi="Candara"/>
          <w:rPrChange w:id="1443" w:author="Al Riyami, Azza OLNG-SCC/12" w:date="2026-03-30T14:14:00Z" w16du:dateUtc="2026-03-30T10:14:00Z">
            <w:rPr>
              <w:rFonts w:asciiTheme="majorBidi" w:eastAsia="Calibri" w:hAnsiTheme="majorBidi" w:cstheme="majorBidi"/>
            </w:rPr>
          </w:rPrChange>
        </w:rPr>
        <w:t xml:space="preserve">Through its expenditure on personnel, goods and services, the </w:t>
      </w:r>
      <w:del w:id="1444" w:author="Al Hashmi, Ahmed OLNG-ICV/1" w:date="2026-03-18T12:11:00Z" w16du:dateUtc="2026-03-18T08:11:00Z">
        <w:r w:rsidRPr="005F252C" w:rsidDel="00833133">
          <w:rPr>
            <w:rFonts w:ascii="Candara" w:hAnsi="Candara"/>
            <w:rPrChange w:id="1445" w:author="Al Riyami, Azza OLNG-SCC/12" w:date="2026-03-30T14:14:00Z" w16du:dateUtc="2026-03-30T10:14:00Z">
              <w:rPr>
                <w:rFonts w:asciiTheme="majorBidi" w:eastAsia="Calibri" w:hAnsiTheme="majorBidi" w:cstheme="majorBidi"/>
              </w:rPr>
            </w:rPrChange>
          </w:rPr>
          <w:delText>COMPANY</w:delText>
        </w:r>
      </w:del>
      <w:ins w:id="1446" w:author="Al Hashmi, Ahmed OLNG-ICV/1" w:date="2026-03-18T12:11:00Z" w16du:dateUtc="2026-03-18T08:11:00Z">
        <w:r w:rsidR="00833133" w:rsidRPr="005F252C">
          <w:rPr>
            <w:rFonts w:ascii="Candara" w:hAnsi="Candara"/>
            <w:rPrChange w:id="1447"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448" w:author="Al Riyami, Azza OLNG-SCC/12" w:date="2026-03-30T14:14:00Z" w16du:dateUtc="2026-03-30T10:14:00Z">
            <w:rPr>
              <w:rFonts w:asciiTheme="majorBidi" w:eastAsia="Calibri" w:hAnsiTheme="majorBidi" w:cstheme="majorBidi"/>
            </w:rPr>
          </w:rPrChange>
        </w:rPr>
        <w:t xml:space="preserve"> is </w:t>
      </w:r>
      <w:r w:rsidRPr="005F252C">
        <w:rPr>
          <w:rFonts w:ascii="Candara" w:hAnsi="Candara"/>
          <w:rPrChange w:id="1449" w:author="Al Riyami, Azza OLNG-SCC/12" w:date="2026-03-30T14:14:00Z" w16du:dateUtc="2026-03-30T10:14:00Z">
            <w:rPr>
              <w:rFonts w:asciiTheme="majorBidi" w:eastAsia="Calibri" w:hAnsiTheme="majorBidi" w:cstheme="majorBidi"/>
              <w:color w:val="000000" w:themeColor="text1"/>
            </w:rPr>
          </w:rPrChange>
        </w:rPr>
        <w:t xml:space="preserve">committed to generating </w:t>
      </w:r>
      <w:r w:rsidRPr="005F252C">
        <w:rPr>
          <w:rFonts w:ascii="Candara" w:hAnsi="Candara"/>
          <w:rPrChange w:id="1450" w:author="Al Riyami, Azza OLNG-SCC/12" w:date="2026-03-30T14:14:00Z" w16du:dateUtc="2026-03-30T10:14:00Z">
            <w:rPr>
              <w:rFonts w:asciiTheme="majorBidi" w:eastAsia="Calibri" w:hAnsiTheme="majorBidi" w:cstheme="majorBidi"/>
            </w:rPr>
          </w:rPrChange>
        </w:rPr>
        <w:t xml:space="preserve">ICV in the Oman oil and gas sector. Therefore, subject to Article 1.3, the </w:t>
      </w:r>
      <w:del w:id="1451" w:author="Al Hashmi, Ahmed OLNG-ICV/1" w:date="2026-03-18T12:11:00Z" w16du:dateUtc="2026-03-18T08:11:00Z">
        <w:r w:rsidRPr="005F252C" w:rsidDel="00833133">
          <w:rPr>
            <w:rFonts w:ascii="Candara" w:hAnsi="Candara"/>
            <w:rPrChange w:id="1452" w:author="Al Riyami, Azza OLNG-SCC/12" w:date="2026-03-30T14:14:00Z" w16du:dateUtc="2026-03-30T10:14:00Z">
              <w:rPr>
                <w:rFonts w:asciiTheme="majorBidi" w:eastAsia="Calibri" w:hAnsiTheme="majorBidi" w:cstheme="majorBidi"/>
              </w:rPr>
            </w:rPrChange>
          </w:rPr>
          <w:delText>COMPANY</w:delText>
        </w:r>
      </w:del>
      <w:ins w:id="1453" w:author="Al Hashmi, Ahmed OLNG-ICV/1" w:date="2026-03-18T12:11:00Z" w16du:dateUtc="2026-03-18T08:11:00Z">
        <w:r w:rsidR="00833133" w:rsidRPr="005F252C">
          <w:rPr>
            <w:rFonts w:ascii="Candara" w:hAnsi="Candara"/>
            <w:rPrChange w:id="1454"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455" w:author="Al Riyami, Azza OLNG-SCC/12" w:date="2026-03-30T14:14:00Z" w16du:dateUtc="2026-03-30T10:14:00Z">
            <w:rPr>
              <w:rFonts w:asciiTheme="majorBidi" w:eastAsia="Calibri" w:hAnsiTheme="majorBidi" w:cstheme="majorBidi"/>
            </w:rPr>
          </w:rPrChange>
        </w:rPr>
        <w:t xml:space="preserve"> expects its </w:t>
      </w:r>
      <w:r w:rsidRPr="005F252C">
        <w:rPr>
          <w:rFonts w:ascii="Candara" w:hAnsi="Candara"/>
          <w:rPrChange w:id="1456" w:author="Al Riyami, Azza OLNG-SCC/12" w:date="2026-03-30T14:14:00Z" w16du:dateUtc="2026-03-30T10:14:00Z">
            <w:rPr>
              <w:rFonts w:asciiTheme="majorBidi" w:eastAsia="Calibri" w:hAnsiTheme="majorBidi" w:cstheme="majorBidi"/>
              <w:color w:val="000000" w:themeColor="text1"/>
            </w:rPr>
          </w:rPrChange>
        </w:rPr>
        <w:t xml:space="preserve">services </w:t>
      </w:r>
      <w:del w:id="1457" w:author="Al Hashmi, Ahmed OLNG-ICV/1" w:date="2026-03-18T12:10:00Z" w16du:dateUtc="2026-03-18T08:10:00Z">
        <w:r w:rsidRPr="005F252C" w:rsidDel="00833133">
          <w:rPr>
            <w:rFonts w:ascii="Candara" w:hAnsi="Candara"/>
            <w:rPrChange w:id="1458" w:author="Al Riyami, Azza OLNG-SCC/12" w:date="2026-03-30T14:14:00Z" w16du:dateUtc="2026-03-30T10:14:00Z">
              <w:rPr>
                <w:rFonts w:asciiTheme="majorBidi" w:eastAsia="Calibri" w:hAnsiTheme="majorBidi" w:cstheme="majorBidi"/>
                <w:color w:val="000000" w:themeColor="text1"/>
              </w:rPr>
            </w:rPrChange>
          </w:rPr>
          <w:delText>CONTRACTOR</w:delText>
        </w:r>
      </w:del>
      <w:ins w:id="1459" w:author="Al Hashmi, Ahmed OLNG-ICV/1" w:date="2026-03-18T12:10:00Z" w16du:dateUtc="2026-03-18T08:10:00Z">
        <w:r w:rsidR="00833133" w:rsidRPr="005F252C">
          <w:rPr>
            <w:rFonts w:ascii="Candara" w:hAnsi="Candara"/>
            <w:rPrChange w:id="1460"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461" w:author="Al Riyami, Azza OLNG-SCC/12" w:date="2026-03-30T14:14:00Z" w16du:dateUtc="2026-03-30T10:14:00Z">
            <w:rPr>
              <w:rFonts w:asciiTheme="majorBidi" w:eastAsia="Calibri" w:hAnsiTheme="majorBidi" w:cstheme="majorBidi"/>
              <w:color w:val="000000" w:themeColor="text1"/>
            </w:rPr>
          </w:rPrChange>
        </w:rPr>
        <w:t>’S, SUB</w:t>
      </w:r>
      <w:del w:id="1462" w:author="Al Hashmi, Ahmed OLNG-ICV/1" w:date="2026-03-18T12:10:00Z" w16du:dateUtc="2026-03-18T08:10:00Z">
        <w:r w:rsidRPr="005F252C" w:rsidDel="00833133">
          <w:rPr>
            <w:rFonts w:ascii="Candara" w:hAnsi="Candara"/>
            <w:rPrChange w:id="1463" w:author="Al Riyami, Azza OLNG-SCC/12" w:date="2026-03-30T14:14:00Z" w16du:dateUtc="2026-03-30T10:14:00Z">
              <w:rPr>
                <w:rFonts w:asciiTheme="majorBidi" w:eastAsia="Calibri" w:hAnsiTheme="majorBidi" w:cstheme="majorBidi"/>
                <w:color w:val="000000" w:themeColor="text1"/>
              </w:rPr>
            </w:rPrChange>
          </w:rPr>
          <w:delText>CONTRACTOR</w:delText>
        </w:r>
      </w:del>
      <w:ins w:id="1464" w:author="Al Hashmi, Ahmed OLNG-ICV/1" w:date="2026-03-18T12:10:00Z" w16du:dateUtc="2026-03-18T08:10:00Z">
        <w:r w:rsidR="00833133" w:rsidRPr="005F252C">
          <w:rPr>
            <w:rFonts w:ascii="Candara" w:hAnsi="Candara"/>
            <w:rPrChange w:id="1465"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466" w:author="Al Riyami, Azza OLNG-SCC/12" w:date="2026-03-30T14:14:00Z" w16du:dateUtc="2026-03-30T10:14:00Z">
            <w:rPr>
              <w:rFonts w:asciiTheme="majorBidi" w:eastAsia="Calibri" w:hAnsiTheme="majorBidi" w:cstheme="majorBidi"/>
              <w:color w:val="000000" w:themeColor="text1"/>
            </w:rPr>
          </w:rPrChange>
        </w:rPr>
        <w:t>’S and suppliers to seek to:</w:t>
      </w:r>
    </w:p>
    <w:p w14:paraId="2F17AC31" w14:textId="3BE2FE83" w:rsidR="00B506B6" w:rsidRPr="005F252C" w:rsidRDefault="00984333">
      <w:pPr>
        <w:pStyle w:val="Level9abc"/>
        <w:rPr>
          <w:rFonts w:ascii="Candara" w:hAnsi="Candara"/>
          <w:rPrChange w:id="1467" w:author="Al Riyami, Azza OLNG-SCC/12" w:date="2026-03-30T14:14:00Z" w16du:dateUtc="2026-03-30T10:14:00Z">
            <w:rPr>
              <w:rFonts w:asciiTheme="majorBidi" w:eastAsia="Calibri" w:hAnsiTheme="majorBidi" w:cstheme="majorBidi"/>
              <w:sz w:val="22"/>
            </w:rPr>
          </w:rPrChange>
        </w:rPr>
        <w:pPrChange w:id="1468" w:author="Al Oraimi, Ahmed Mubarak OLNG-ICV/T2" w:date="2026-03-28T15:44:00Z" w16du:dateUtc="2026-03-28T11:44:00Z">
          <w:pPr>
            <w:numPr>
              <w:numId w:val="35"/>
            </w:numPr>
            <w:suppressAutoHyphens/>
            <w:autoSpaceDN w:val="0"/>
            <w:spacing w:before="120"/>
            <w:ind w:left="1701" w:hanging="567"/>
            <w:jc w:val="both"/>
            <w:textAlignment w:val="baseline"/>
          </w:pPr>
        </w:pPrChange>
      </w:pPr>
      <w:del w:id="1469" w:author="Al Hashmi, Ahmed OLNG-ICV/1" w:date="2026-03-18T11:07:00Z" w16du:dateUtc="2026-03-18T07:07:00Z">
        <w:r w:rsidRPr="005F252C" w:rsidDel="00456028">
          <w:rPr>
            <w:rFonts w:ascii="Candara" w:hAnsi="Candara"/>
            <w:rPrChange w:id="1470" w:author="Al Riyami, Azza OLNG-SCC/12" w:date="2026-03-30T14:14:00Z" w16du:dateUtc="2026-03-30T10:14:00Z">
              <w:rPr>
                <w:rFonts w:asciiTheme="majorBidi" w:eastAsia="Calibri" w:hAnsiTheme="majorBidi" w:cstheme="majorBidi"/>
              </w:rPr>
            </w:rPrChange>
          </w:rPr>
          <w:delText>M</w:delText>
        </w:r>
        <w:r w:rsidR="00B506B6" w:rsidRPr="005F252C" w:rsidDel="00456028">
          <w:rPr>
            <w:rFonts w:ascii="Candara" w:hAnsi="Candara"/>
            <w:rPrChange w:id="1471" w:author="Al Riyami, Azza OLNG-SCC/12" w:date="2026-03-30T14:14:00Z" w16du:dateUtc="2026-03-30T10:14:00Z">
              <w:rPr>
                <w:rFonts w:asciiTheme="majorBidi" w:eastAsia="Calibri" w:hAnsiTheme="majorBidi" w:cstheme="majorBidi"/>
              </w:rPr>
            </w:rPrChange>
          </w:rPr>
          <w:delText>aximise</w:delText>
        </w:r>
      </w:del>
      <w:ins w:id="1472" w:author="Al Hashmi, Ahmed OLNG-ICV/1" w:date="2026-03-18T11:07:00Z" w16du:dateUtc="2026-03-18T07:07:00Z">
        <w:r w:rsidR="00456028" w:rsidRPr="005F252C">
          <w:rPr>
            <w:rFonts w:ascii="Candara" w:hAnsi="Candara"/>
            <w:rPrChange w:id="1473" w:author="Al Riyami, Azza OLNG-SCC/12" w:date="2026-03-30T14:14:00Z" w16du:dateUtc="2026-03-30T10:14:00Z">
              <w:rPr>
                <w:rFonts w:asciiTheme="majorBidi" w:eastAsia="Calibri" w:hAnsiTheme="majorBidi" w:cstheme="majorBidi"/>
              </w:rPr>
            </w:rPrChange>
          </w:rPr>
          <w:t>Maximize</w:t>
        </w:r>
      </w:ins>
      <w:r w:rsidR="00B506B6" w:rsidRPr="005F252C">
        <w:rPr>
          <w:rFonts w:ascii="Candara" w:hAnsi="Candara"/>
          <w:rPrChange w:id="1474" w:author="Al Riyami, Azza OLNG-SCC/12" w:date="2026-03-30T14:14:00Z" w16du:dateUtc="2026-03-30T10:14:00Z">
            <w:rPr>
              <w:rFonts w:asciiTheme="majorBidi" w:eastAsia="Calibri" w:hAnsiTheme="majorBidi" w:cstheme="majorBidi"/>
            </w:rPr>
          </w:rPrChange>
        </w:rPr>
        <w:t xml:space="preserve"> and develop employment opportunities for Omanis and placements for Omanis on vocational or professional </w:t>
      </w:r>
      <w:r w:rsidR="00B506B6" w:rsidRPr="005F252C">
        <w:rPr>
          <w:rFonts w:ascii="Candara" w:hAnsi="Candara"/>
          <w:rPrChange w:id="1475" w:author="Al Riyami, Azza OLNG-SCC/12" w:date="2026-03-30T14:14:00Z" w16du:dateUtc="2026-03-30T10:14:00Z">
            <w:rPr>
              <w:rFonts w:asciiTheme="majorBidi" w:eastAsia="Calibri" w:hAnsiTheme="majorBidi" w:cstheme="majorBidi"/>
              <w:bCs/>
            </w:rPr>
          </w:rPrChange>
        </w:rPr>
        <w:t>training</w:t>
      </w:r>
      <w:r w:rsidR="00B506B6" w:rsidRPr="005F252C">
        <w:rPr>
          <w:rFonts w:ascii="Candara" w:hAnsi="Candara"/>
          <w:rPrChange w:id="1476" w:author="Al Riyami, Azza OLNG-SCC/12" w:date="2026-03-30T14:14:00Z" w16du:dateUtc="2026-03-30T10:14:00Z">
            <w:rPr>
              <w:rFonts w:asciiTheme="majorBidi" w:eastAsia="Calibri" w:hAnsiTheme="majorBidi" w:cstheme="majorBidi"/>
            </w:rPr>
          </w:rPrChange>
        </w:rPr>
        <w:t xml:space="preserve"> courses</w:t>
      </w:r>
      <w:r w:rsidR="00B506B6" w:rsidRPr="005F252C">
        <w:rPr>
          <w:rFonts w:ascii="Candara" w:hAnsi="Candara"/>
          <w:rPrChange w:id="1477" w:author="Al Riyami, Azza OLNG-SCC/12" w:date="2026-03-30T14:14:00Z" w16du:dateUtc="2026-03-30T10:14:00Z">
            <w:rPr>
              <w:rFonts w:asciiTheme="majorBidi" w:eastAsia="Calibri" w:hAnsiTheme="majorBidi" w:cstheme="majorBidi"/>
              <w:bCs/>
            </w:rPr>
          </w:rPrChange>
        </w:rPr>
        <w:t xml:space="preserve">, both </w:t>
      </w:r>
      <w:r w:rsidR="00B506B6" w:rsidRPr="005F252C">
        <w:rPr>
          <w:rFonts w:ascii="Candara" w:hAnsi="Candara"/>
          <w:rPrChange w:id="1478" w:author="Al Riyami, Azza OLNG-SCC/12" w:date="2026-03-30T14:14:00Z" w16du:dateUtc="2026-03-30T10:14:00Z">
            <w:rPr>
              <w:rFonts w:asciiTheme="majorBidi" w:eastAsia="Calibri" w:hAnsiTheme="majorBidi" w:cstheme="majorBidi"/>
            </w:rPr>
          </w:rPrChange>
        </w:rPr>
        <w:t>in Oman and overseas, with a principal focus on skilled and managerial positions;</w:t>
      </w:r>
    </w:p>
    <w:p w14:paraId="3A35AD6A" w14:textId="46171B75" w:rsidR="00B506B6" w:rsidRPr="005F252C" w:rsidRDefault="00984333">
      <w:pPr>
        <w:pStyle w:val="Level9abc"/>
        <w:rPr>
          <w:rFonts w:ascii="Candara" w:hAnsi="Candara"/>
          <w:rPrChange w:id="1479" w:author="Al Riyami, Azza OLNG-SCC/12" w:date="2026-03-30T14:14:00Z" w16du:dateUtc="2026-03-30T10:14:00Z">
            <w:rPr>
              <w:rFonts w:asciiTheme="majorBidi" w:eastAsia="Calibri" w:hAnsiTheme="majorBidi" w:cstheme="majorBidi"/>
              <w:sz w:val="22"/>
            </w:rPr>
          </w:rPrChange>
        </w:rPr>
        <w:pPrChange w:id="1480" w:author="Al Oraimi, Ahmed Mubarak OLNG-ICV/T2" w:date="2026-03-28T15:45:00Z" w16du:dateUtc="2026-03-28T11:45:00Z">
          <w:pPr>
            <w:numPr>
              <w:numId w:val="35"/>
            </w:numPr>
            <w:suppressAutoHyphens/>
            <w:autoSpaceDN w:val="0"/>
            <w:spacing w:before="120"/>
            <w:ind w:left="1701" w:hanging="567"/>
            <w:jc w:val="both"/>
            <w:textAlignment w:val="baseline"/>
          </w:pPr>
        </w:pPrChange>
      </w:pPr>
      <w:r w:rsidRPr="005F252C">
        <w:rPr>
          <w:rFonts w:ascii="Candara" w:hAnsi="Candara"/>
          <w:rPrChange w:id="1481" w:author="Al Riyami, Azza OLNG-SCC/12" w:date="2026-03-30T14:14:00Z" w16du:dateUtc="2026-03-30T10:14:00Z">
            <w:rPr>
              <w:rFonts w:asciiTheme="majorBidi" w:eastAsia="Calibri" w:hAnsiTheme="majorBidi" w:cstheme="majorBidi"/>
            </w:rPr>
          </w:rPrChange>
        </w:rPr>
        <w:t>M</w:t>
      </w:r>
      <w:r w:rsidR="00B506B6" w:rsidRPr="005F252C">
        <w:rPr>
          <w:rFonts w:ascii="Candara" w:hAnsi="Candara"/>
          <w:rPrChange w:id="1482" w:author="Al Riyami, Azza OLNG-SCC/12" w:date="2026-03-30T14:14:00Z" w16du:dateUtc="2026-03-30T10:14:00Z">
            <w:rPr>
              <w:rFonts w:asciiTheme="majorBidi" w:eastAsia="Calibri" w:hAnsiTheme="majorBidi" w:cstheme="majorBidi"/>
            </w:rPr>
          </w:rPrChange>
        </w:rPr>
        <w:t>aximise and increase over time expenditure on</w:t>
      </w:r>
      <w:r w:rsidR="00B506B6" w:rsidRPr="005F252C">
        <w:rPr>
          <w:rFonts w:ascii="Candara" w:hAnsi="Candara"/>
          <w:rPrChange w:id="1483" w:author="Al Riyami, Azza OLNG-SCC/12" w:date="2026-03-30T14:14:00Z" w16du:dateUtc="2026-03-30T10:14:00Z">
            <w:rPr>
              <w:rFonts w:asciiTheme="majorBidi" w:eastAsia="Calibri" w:hAnsiTheme="majorBidi" w:cstheme="majorBidi"/>
              <w:b/>
            </w:rPr>
          </w:rPrChange>
        </w:rPr>
        <w:t xml:space="preserve"> </w:t>
      </w:r>
      <w:r w:rsidR="00B506B6" w:rsidRPr="005F252C">
        <w:rPr>
          <w:rFonts w:ascii="Candara" w:hAnsi="Candara"/>
          <w:rPrChange w:id="1484" w:author="Al Riyami, Azza OLNG-SCC/12" w:date="2026-03-30T14:14:00Z" w16du:dateUtc="2026-03-30T10:14:00Z">
            <w:rPr>
              <w:rFonts w:asciiTheme="majorBidi" w:eastAsia="Calibri" w:hAnsiTheme="majorBidi" w:cstheme="majorBidi"/>
            </w:rPr>
          </w:rPrChange>
        </w:rPr>
        <w:t>goods and services</w:t>
      </w:r>
      <w:r w:rsidR="00B506B6" w:rsidRPr="005F252C">
        <w:rPr>
          <w:rFonts w:ascii="Candara" w:hAnsi="Candara"/>
          <w:rPrChange w:id="1485" w:author="Al Riyami, Azza OLNG-SCC/12" w:date="2026-03-30T14:14:00Z" w16du:dateUtc="2026-03-30T10:14:00Z">
            <w:rPr>
              <w:rFonts w:asciiTheme="majorBidi" w:eastAsia="Calibri" w:hAnsiTheme="majorBidi" w:cstheme="majorBidi"/>
              <w:bCs/>
            </w:rPr>
          </w:rPrChange>
        </w:rPr>
        <w:t xml:space="preserve"> produced or </w:t>
      </w:r>
      <w:r w:rsidR="00B506B6" w:rsidRPr="005F252C">
        <w:rPr>
          <w:rFonts w:ascii="Candara" w:hAnsi="Candara"/>
          <w:rPrChange w:id="1486" w:author="Al Riyami, Azza OLNG-SCC/12" w:date="2026-03-30T14:14:00Z" w16du:dateUtc="2026-03-30T10:14:00Z">
            <w:rPr>
              <w:rFonts w:asciiTheme="majorBidi" w:eastAsia="Calibri" w:hAnsiTheme="majorBidi" w:cstheme="majorBidi"/>
              <w:bCs/>
              <w:iCs/>
            </w:rPr>
          </w:rPrChange>
        </w:rPr>
        <w:t>provided by Omanis working for companies registered in Oman with a physical presence in Oman;</w:t>
      </w:r>
    </w:p>
    <w:p w14:paraId="384A9EA4" w14:textId="058259EA" w:rsidR="00B506B6" w:rsidRPr="005F252C" w:rsidRDefault="00984333">
      <w:pPr>
        <w:pStyle w:val="Level9abc"/>
        <w:rPr>
          <w:rFonts w:ascii="Candara" w:hAnsi="Candara"/>
          <w:rPrChange w:id="1487" w:author="Al Riyami, Azza OLNG-SCC/12" w:date="2026-03-30T14:14:00Z" w16du:dateUtc="2026-03-30T10:14:00Z">
            <w:rPr>
              <w:rFonts w:asciiTheme="majorBidi" w:eastAsia="Calibri" w:hAnsiTheme="majorBidi" w:cstheme="majorBidi"/>
              <w:sz w:val="22"/>
            </w:rPr>
          </w:rPrChange>
        </w:rPr>
        <w:pPrChange w:id="1488" w:author="Al Oraimi, Ahmed Mubarak OLNG-ICV/T2" w:date="2026-03-28T15:45:00Z" w16du:dateUtc="2026-03-28T11:45:00Z">
          <w:pPr>
            <w:numPr>
              <w:numId w:val="35"/>
            </w:numPr>
            <w:suppressAutoHyphens/>
            <w:autoSpaceDN w:val="0"/>
            <w:spacing w:before="120"/>
            <w:ind w:left="1701" w:hanging="567"/>
            <w:jc w:val="both"/>
            <w:textAlignment w:val="baseline"/>
          </w:pPr>
        </w:pPrChange>
      </w:pPr>
      <w:del w:id="1489" w:author="Al Hashmi, Ahmed OLNG-ICV/1" w:date="2026-03-18T11:07:00Z" w16du:dateUtc="2026-03-18T07:07:00Z">
        <w:r w:rsidRPr="005F252C" w:rsidDel="00456028">
          <w:rPr>
            <w:rFonts w:ascii="Candara" w:hAnsi="Candara"/>
            <w:rPrChange w:id="1490" w:author="Al Riyami, Azza OLNG-SCC/12" w:date="2026-03-30T14:14:00Z" w16du:dateUtc="2026-03-30T10:14:00Z">
              <w:rPr>
                <w:rFonts w:asciiTheme="majorBidi" w:eastAsia="Calibri" w:hAnsiTheme="majorBidi" w:cstheme="majorBidi"/>
              </w:rPr>
            </w:rPrChange>
          </w:rPr>
          <w:delText>M</w:delText>
        </w:r>
        <w:r w:rsidR="00B506B6" w:rsidRPr="005F252C" w:rsidDel="00456028">
          <w:rPr>
            <w:rFonts w:ascii="Candara" w:hAnsi="Candara"/>
            <w:rPrChange w:id="1491" w:author="Al Riyami, Azza OLNG-SCC/12" w:date="2026-03-30T14:14:00Z" w16du:dateUtc="2026-03-30T10:14:00Z">
              <w:rPr>
                <w:rFonts w:asciiTheme="majorBidi" w:eastAsia="Calibri" w:hAnsiTheme="majorBidi" w:cstheme="majorBidi"/>
              </w:rPr>
            </w:rPrChange>
          </w:rPr>
          <w:delText>aximise</w:delText>
        </w:r>
      </w:del>
      <w:ins w:id="1492" w:author="Al Hashmi, Ahmed OLNG-ICV/1" w:date="2026-03-18T11:07:00Z" w16du:dateUtc="2026-03-18T07:07:00Z">
        <w:r w:rsidR="00456028" w:rsidRPr="005F252C">
          <w:rPr>
            <w:rFonts w:ascii="Candara" w:hAnsi="Candara"/>
            <w:rPrChange w:id="1493" w:author="Al Riyami, Azza OLNG-SCC/12" w:date="2026-03-30T14:14:00Z" w16du:dateUtc="2026-03-30T10:14:00Z">
              <w:rPr>
                <w:rFonts w:asciiTheme="majorBidi" w:eastAsia="Calibri" w:hAnsiTheme="majorBidi" w:cstheme="majorBidi"/>
              </w:rPr>
            </w:rPrChange>
          </w:rPr>
          <w:t>Maximize</w:t>
        </w:r>
      </w:ins>
      <w:r w:rsidR="00B506B6" w:rsidRPr="005F252C">
        <w:rPr>
          <w:rFonts w:ascii="Candara" w:hAnsi="Candara"/>
          <w:rPrChange w:id="1494" w:author="Al Riyami, Azza OLNG-SCC/12" w:date="2026-03-30T14:14:00Z" w16du:dateUtc="2026-03-30T10:14:00Z">
            <w:rPr>
              <w:rFonts w:asciiTheme="majorBidi" w:eastAsia="Calibri" w:hAnsiTheme="majorBidi" w:cstheme="majorBidi"/>
            </w:rPr>
          </w:rPrChange>
        </w:rPr>
        <w:t xml:space="preserve"> and develop </w:t>
      </w:r>
      <w:r w:rsidR="00B506B6" w:rsidRPr="005F252C">
        <w:rPr>
          <w:rFonts w:ascii="Candara" w:hAnsi="Candara"/>
          <w:rPrChange w:id="1495" w:author="Al Riyami, Azza OLNG-SCC/12" w:date="2026-03-30T14:14:00Z" w16du:dateUtc="2026-03-30T10:14:00Z">
            <w:rPr>
              <w:rFonts w:asciiTheme="majorBidi" w:eastAsia="Calibri" w:hAnsiTheme="majorBidi" w:cstheme="majorBidi"/>
              <w:bCs/>
            </w:rPr>
          </w:rPrChange>
        </w:rPr>
        <w:t>locally-produced</w:t>
      </w:r>
      <w:r w:rsidR="00B506B6" w:rsidRPr="005F252C">
        <w:rPr>
          <w:rFonts w:ascii="Candara" w:hAnsi="Candara"/>
          <w:rPrChange w:id="1496" w:author="Al Riyami, Azza OLNG-SCC/12" w:date="2026-03-30T14:14:00Z" w16du:dateUtc="2026-03-30T10:14:00Z">
            <w:rPr>
              <w:rFonts w:asciiTheme="majorBidi" w:eastAsia="Calibri" w:hAnsiTheme="majorBidi" w:cstheme="majorBidi"/>
              <w:b/>
              <w:bCs/>
            </w:rPr>
          </w:rPrChange>
        </w:rPr>
        <w:t xml:space="preserve"> - </w:t>
      </w:r>
      <w:r w:rsidR="00B506B6" w:rsidRPr="005F252C">
        <w:rPr>
          <w:rFonts w:ascii="Candara" w:hAnsi="Candara"/>
          <w:rPrChange w:id="1497" w:author="Al Riyami, Azza OLNG-SCC/12" w:date="2026-03-30T14:14:00Z" w16du:dateUtc="2026-03-30T10:14:00Z">
            <w:rPr>
              <w:rFonts w:asciiTheme="majorBidi" w:eastAsia="Calibri" w:hAnsiTheme="majorBidi" w:cstheme="majorBidi"/>
            </w:rPr>
          </w:rPrChange>
        </w:rPr>
        <w:t>Made-in-Oman</w:t>
      </w:r>
      <w:r w:rsidR="00B506B6" w:rsidRPr="005F252C">
        <w:rPr>
          <w:rFonts w:ascii="Candara" w:hAnsi="Candara"/>
          <w:rPrChange w:id="1498" w:author="Al Riyami, Azza OLNG-SCC/12" w:date="2026-03-30T14:14:00Z" w16du:dateUtc="2026-03-30T10:14:00Z">
            <w:rPr>
              <w:rFonts w:asciiTheme="majorBidi" w:eastAsia="Calibri" w:hAnsiTheme="majorBidi" w:cstheme="majorBidi"/>
              <w:bCs/>
            </w:rPr>
          </w:rPrChange>
        </w:rPr>
        <w:t xml:space="preserve"> - </w:t>
      </w:r>
      <w:r w:rsidR="00B506B6" w:rsidRPr="005F252C">
        <w:rPr>
          <w:rFonts w:ascii="Candara" w:hAnsi="Candara"/>
          <w:rPrChange w:id="1499" w:author="Al Riyami, Azza OLNG-SCC/12" w:date="2026-03-30T14:14:00Z" w16du:dateUtc="2026-03-30T10:14:00Z">
            <w:rPr>
              <w:rFonts w:asciiTheme="majorBidi" w:eastAsia="Calibri" w:hAnsiTheme="majorBidi" w:cstheme="majorBidi"/>
            </w:rPr>
          </w:rPrChange>
        </w:rPr>
        <w:t xml:space="preserve">materials, products and equipment that increase </w:t>
      </w:r>
      <w:r w:rsidR="00B506B6" w:rsidRPr="005F252C">
        <w:rPr>
          <w:rFonts w:ascii="Candara" w:hAnsi="Candara"/>
          <w:rPrChange w:id="1500" w:author="Al Riyami, Azza OLNG-SCC/12" w:date="2026-03-30T14:14:00Z" w16du:dateUtc="2026-03-30T10:14:00Z">
            <w:rPr>
              <w:rFonts w:asciiTheme="majorBidi" w:eastAsia="Calibri" w:hAnsiTheme="majorBidi" w:cstheme="majorBidi"/>
              <w:bCs/>
            </w:rPr>
          </w:rPrChange>
        </w:rPr>
        <w:t>value-added</w:t>
      </w:r>
      <w:r w:rsidR="00B506B6" w:rsidRPr="005F252C">
        <w:rPr>
          <w:rFonts w:ascii="Candara" w:hAnsi="Candara"/>
          <w:rPrChange w:id="1501" w:author="Al Riyami, Azza OLNG-SCC/12" w:date="2026-03-30T14:14:00Z" w16du:dateUtc="2026-03-30T10:14:00Z">
            <w:rPr>
              <w:rFonts w:asciiTheme="majorBidi" w:eastAsia="Calibri" w:hAnsiTheme="majorBidi" w:cstheme="majorBidi"/>
            </w:rPr>
          </w:rPrChange>
        </w:rPr>
        <w:t xml:space="preserve"> </w:t>
      </w:r>
      <w:del w:id="1502" w:author="Al Hashmi, Ahmed OLNG-ICV/1" w:date="2026-03-18T11:07:00Z" w16du:dateUtc="2026-03-18T07:07:00Z">
        <w:r w:rsidR="00B506B6" w:rsidRPr="005F252C" w:rsidDel="00456028">
          <w:rPr>
            <w:rFonts w:ascii="Candara" w:hAnsi="Candara"/>
            <w:rPrChange w:id="1503" w:author="Al Riyami, Azza OLNG-SCC/12" w:date="2026-03-30T14:14:00Z" w16du:dateUtc="2026-03-30T10:14:00Z">
              <w:rPr>
                <w:rFonts w:asciiTheme="majorBidi" w:eastAsia="Calibri" w:hAnsiTheme="majorBidi" w:cstheme="majorBidi"/>
              </w:rPr>
            </w:rPrChange>
          </w:rPr>
          <w:delText>in-country</w:delText>
        </w:r>
      </w:del>
      <w:ins w:id="1504" w:author="Al Hashmi, Ahmed OLNG-ICV/1" w:date="2026-03-18T11:07:00Z" w16du:dateUtc="2026-03-18T07:07:00Z">
        <w:r w:rsidR="00456028" w:rsidRPr="005F252C">
          <w:rPr>
            <w:rFonts w:ascii="Candara" w:hAnsi="Candara"/>
            <w:rPrChange w:id="1505" w:author="Al Riyami, Azza OLNG-SCC/12" w:date="2026-03-30T14:14:00Z" w16du:dateUtc="2026-03-30T10:14:00Z">
              <w:rPr>
                <w:rFonts w:asciiTheme="majorBidi" w:eastAsia="Calibri" w:hAnsiTheme="majorBidi" w:cstheme="majorBidi"/>
              </w:rPr>
            </w:rPrChange>
          </w:rPr>
          <w:t>In-Country</w:t>
        </w:r>
      </w:ins>
      <w:r w:rsidR="00B506B6" w:rsidRPr="005F252C">
        <w:rPr>
          <w:rFonts w:ascii="Candara" w:hAnsi="Candara"/>
          <w:rPrChange w:id="1506" w:author="Al Riyami, Azza OLNG-SCC/12" w:date="2026-03-30T14:14:00Z" w16du:dateUtc="2026-03-30T10:14:00Z">
            <w:rPr>
              <w:rFonts w:asciiTheme="majorBidi" w:eastAsia="Calibri" w:hAnsiTheme="majorBidi" w:cstheme="majorBidi"/>
            </w:rPr>
          </w:rPrChange>
        </w:rPr>
        <w:t xml:space="preserve">, introduce </w:t>
      </w:r>
      <w:r w:rsidR="00B506B6" w:rsidRPr="005F252C">
        <w:rPr>
          <w:rFonts w:ascii="Candara" w:hAnsi="Candara"/>
          <w:rPrChange w:id="1507" w:author="Al Riyami, Azza OLNG-SCC/12" w:date="2026-03-30T14:14:00Z" w16du:dateUtc="2026-03-30T10:14:00Z">
            <w:rPr>
              <w:rFonts w:asciiTheme="majorBidi" w:eastAsia="Calibri" w:hAnsiTheme="majorBidi" w:cstheme="majorBidi"/>
              <w:bCs/>
            </w:rPr>
          </w:rPrChange>
        </w:rPr>
        <w:t>new technologies</w:t>
      </w:r>
      <w:r w:rsidR="00B506B6" w:rsidRPr="005F252C">
        <w:rPr>
          <w:rFonts w:ascii="Candara" w:hAnsi="Candara"/>
          <w:rPrChange w:id="1508" w:author="Al Riyami, Azza OLNG-SCC/12" w:date="2026-03-30T14:14:00Z" w16du:dateUtc="2026-03-30T10:14:00Z">
            <w:rPr>
              <w:rFonts w:asciiTheme="majorBidi" w:eastAsia="Calibri" w:hAnsiTheme="majorBidi" w:cstheme="majorBidi"/>
            </w:rPr>
          </w:rPrChange>
        </w:rPr>
        <w:t xml:space="preserve"> and grow Oman’s </w:t>
      </w:r>
      <w:r w:rsidR="00B506B6" w:rsidRPr="005F252C">
        <w:rPr>
          <w:rFonts w:ascii="Candara" w:hAnsi="Candara"/>
          <w:rPrChange w:id="1509" w:author="Al Riyami, Azza OLNG-SCC/12" w:date="2026-03-30T14:14:00Z" w16du:dateUtc="2026-03-30T10:14:00Z">
            <w:rPr>
              <w:rFonts w:asciiTheme="majorBidi" w:eastAsia="Calibri" w:hAnsiTheme="majorBidi" w:cstheme="majorBidi"/>
              <w:bCs/>
            </w:rPr>
          </w:rPrChange>
        </w:rPr>
        <w:t>export industries;</w:t>
      </w:r>
    </w:p>
    <w:p w14:paraId="21B4B8F8" w14:textId="7805066A" w:rsidR="00B506B6" w:rsidRPr="005F252C" w:rsidRDefault="00984333">
      <w:pPr>
        <w:pStyle w:val="Level9abc"/>
        <w:rPr>
          <w:rFonts w:ascii="Candara" w:hAnsi="Candara"/>
          <w:rPrChange w:id="1510" w:author="Al Riyami, Azza OLNG-SCC/12" w:date="2026-03-30T14:14:00Z" w16du:dateUtc="2026-03-30T10:14:00Z">
            <w:rPr>
              <w:rFonts w:asciiTheme="majorBidi" w:eastAsia="Calibri" w:hAnsiTheme="majorBidi" w:cstheme="majorBidi"/>
              <w:sz w:val="22"/>
            </w:rPr>
          </w:rPrChange>
        </w:rPr>
        <w:pPrChange w:id="1511" w:author="Al Oraimi, Ahmed Mubarak OLNG-ICV/T2" w:date="2026-03-28T15:45:00Z" w16du:dateUtc="2026-03-28T11:45:00Z">
          <w:pPr>
            <w:numPr>
              <w:numId w:val="35"/>
            </w:numPr>
            <w:suppressAutoHyphens/>
            <w:autoSpaceDN w:val="0"/>
            <w:spacing w:before="120"/>
            <w:ind w:left="1701" w:hanging="567"/>
            <w:jc w:val="both"/>
            <w:textAlignment w:val="baseline"/>
          </w:pPr>
        </w:pPrChange>
      </w:pPr>
      <w:r w:rsidRPr="005F252C">
        <w:rPr>
          <w:rFonts w:ascii="Candara" w:hAnsi="Candara"/>
          <w:rPrChange w:id="1512" w:author="Al Riyami, Azza OLNG-SCC/12" w:date="2026-03-30T14:14:00Z" w16du:dateUtc="2026-03-30T10:14:00Z">
            <w:rPr>
              <w:rFonts w:asciiTheme="majorBidi" w:eastAsia="Calibri" w:hAnsiTheme="majorBidi" w:cstheme="majorBidi"/>
            </w:rPr>
          </w:rPrChange>
        </w:rPr>
        <w:t>D</w:t>
      </w:r>
      <w:r w:rsidR="00B506B6" w:rsidRPr="005F252C">
        <w:rPr>
          <w:rFonts w:ascii="Candara" w:hAnsi="Candara"/>
          <w:rPrChange w:id="1513" w:author="Al Riyami, Azza OLNG-SCC/12" w:date="2026-03-30T14:14:00Z" w16du:dateUtc="2026-03-30T10:14:00Z">
            <w:rPr>
              <w:rFonts w:asciiTheme="majorBidi" w:eastAsia="Calibri" w:hAnsiTheme="majorBidi" w:cstheme="majorBidi"/>
            </w:rPr>
          </w:rPrChange>
        </w:rPr>
        <w:t xml:space="preserve">evelop the capabilities of the local small and medium scale enterprise (SME) sector, both during contact delivery and in the longer-term; </w:t>
      </w:r>
    </w:p>
    <w:p w14:paraId="2D28CF32" w14:textId="4C8A3B4E" w:rsidR="00B506B6" w:rsidRPr="005F252C" w:rsidRDefault="00984333">
      <w:pPr>
        <w:pStyle w:val="Level9abc"/>
        <w:rPr>
          <w:rFonts w:ascii="Candara" w:hAnsi="Candara"/>
          <w:rPrChange w:id="1514" w:author="Al Riyami, Azza OLNG-SCC/12" w:date="2026-03-30T14:14:00Z" w16du:dateUtc="2026-03-30T10:14:00Z">
            <w:rPr>
              <w:rFonts w:asciiTheme="majorBidi" w:eastAsia="Calibri" w:hAnsiTheme="majorBidi" w:cstheme="majorBidi"/>
              <w:sz w:val="22"/>
            </w:rPr>
          </w:rPrChange>
        </w:rPr>
        <w:pPrChange w:id="1515" w:author="Al Oraimi, Ahmed Mubarak OLNG-ICV/T2" w:date="2026-03-28T15:45:00Z" w16du:dateUtc="2026-03-28T11:45:00Z">
          <w:pPr>
            <w:numPr>
              <w:numId w:val="35"/>
            </w:numPr>
            <w:suppressAutoHyphens/>
            <w:autoSpaceDN w:val="0"/>
            <w:spacing w:before="120"/>
            <w:ind w:left="1701" w:hanging="567"/>
            <w:jc w:val="both"/>
            <w:textAlignment w:val="baseline"/>
          </w:pPr>
        </w:pPrChange>
      </w:pPr>
      <w:r w:rsidRPr="005F252C">
        <w:rPr>
          <w:rFonts w:ascii="Candara" w:hAnsi="Candara"/>
          <w:rPrChange w:id="1516" w:author="Al Riyami, Azza OLNG-SCC/12" w:date="2026-03-30T14:14:00Z" w16du:dateUtc="2026-03-30T10:14:00Z">
            <w:rPr>
              <w:rFonts w:asciiTheme="majorBidi" w:eastAsia="Calibri" w:hAnsiTheme="majorBidi" w:cstheme="majorBidi"/>
            </w:rPr>
          </w:rPrChange>
        </w:rPr>
        <w:t>D</w:t>
      </w:r>
      <w:r w:rsidR="00B506B6" w:rsidRPr="005F252C">
        <w:rPr>
          <w:rFonts w:ascii="Candara" w:hAnsi="Candara"/>
          <w:rPrChange w:id="1517" w:author="Al Riyami, Azza OLNG-SCC/12" w:date="2026-03-30T14:14:00Z" w16du:dateUtc="2026-03-30T10:14:00Z">
            <w:rPr>
              <w:rFonts w:asciiTheme="majorBidi" w:eastAsia="Calibri" w:hAnsiTheme="majorBidi" w:cstheme="majorBidi"/>
            </w:rPr>
          </w:rPrChange>
        </w:rPr>
        <w:t xml:space="preserve">evelop world class capability in vocational and professional education, training and research </w:t>
      </w:r>
      <w:r w:rsidR="00B506B6" w:rsidRPr="005F252C">
        <w:rPr>
          <w:rFonts w:ascii="Candara" w:hAnsi="Candara"/>
          <w:rPrChange w:id="1518" w:author="Al Riyami, Azza OLNG-SCC/12" w:date="2026-03-30T14:14:00Z" w16du:dateUtc="2026-03-30T10:14:00Z">
            <w:rPr>
              <w:rFonts w:asciiTheme="majorBidi" w:eastAsia="Calibri" w:hAnsiTheme="majorBidi" w:cstheme="majorBidi"/>
              <w:bCs/>
            </w:rPr>
          </w:rPrChange>
        </w:rPr>
        <w:t xml:space="preserve">institutions in Oman, </w:t>
      </w:r>
      <w:r w:rsidR="00B506B6" w:rsidRPr="005F252C">
        <w:rPr>
          <w:rFonts w:ascii="Candara" w:hAnsi="Candara"/>
          <w:rPrChange w:id="1519" w:author="Al Riyami, Azza OLNG-SCC/12" w:date="2026-03-30T14:14:00Z" w16du:dateUtc="2026-03-30T10:14:00Z">
            <w:rPr>
              <w:rFonts w:asciiTheme="majorBidi" w:eastAsia="Calibri" w:hAnsiTheme="majorBidi" w:cstheme="majorBidi"/>
            </w:rPr>
          </w:rPrChange>
        </w:rPr>
        <w:t xml:space="preserve">matched to actual industry opportunities. </w:t>
      </w:r>
    </w:p>
    <w:p w14:paraId="0D83E515" w14:textId="01189F30" w:rsidR="0047730B" w:rsidRPr="005F252C" w:rsidDel="009369A2" w:rsidRDefault="00B506B6">
      <w:pPr>
        <w:pStyle w:val="Level3"/>
        <w:rPr>
          <w:del w:id="1520" w:author="Al Oraimi, Ahmed Mubarak OLNG-ICV/T2" w:date="2026-03-28T15:46:00Z" w16du:dateUtc="2026-03-28T11:46:00Z"/>
          <w:rFonts w:ascii="Candara" w:hAnsi="Candara"/>
          <w:rPrChange w:id="1521" w:author="Al Riyami, Azza OLNG-SCC/12" w:date="2026-03-30T14:14:00Z" w16du:dateUtc="2026-03-30T10:14:00Z">
            <w:rPr>
              <w:del w:id="1522" w:author="Al Oraimi, Ahmed Mubarak OLNG-ICV/T2" w:date="2026-03-28T15:46:00Z" w16du:dateUtc="2026-03-28T11:46:00Z"/>
            </w:rPr>
          </w:rPrChange>
        </w:rPr>
        <w:pPrChange w:id="1523" w:author="Al Oraimi, Ahmed Mubarak OLNG-ICV/T2" w:date="2026-03-28T15:47:00Z" w16du:dateUtc="2026-03-28T11:47:00Z">
          <w:pPr>
            <w:pStyle w:val="Level9abc"/>
          </w:pPr>
        </w:pPrChange>
      </w:pPr>
      <w:del w:id="1524" w:author="Al Hashmi, Ahmed OLNG-ICV/1" w:date="2026-03-18T12:11:00Z" w16du:dateUtc="2026-03-18T08:11:00Z">
        <w:r w:rsidRPr="005F252C" w:rsidDel="00833133">
          <w:rPr>
            <w:rFonts w:ascii="Candara" w:hAnsi="Candara"/>
            <w:rPrChange w:id="1525" w:author="Al Riyami, Azza OLNG-SCC/12" w:date="2026-03-30T14:14:00Z" w16du:dateUtc="2026-03-30T10:14:00Z">
              <w:rPr>
                <w:rFonts w:eastAsia="Calibri" w:cstheme="majorBidi"/>
              </w:rPr>
            </w:rPrChange>
          </w:rPr>
          <w:delText>COMPANY</w:delText>
        </w:r>
      </w:del>
      <w:ins w:id="1526" w:author="Al Hashmi, Ahmed OLNG-ICV/1" w:date="2026-03-18T12:11:00Z" w16du:dateUtc="2026-03-18T08:11:00Z">
        <w:r w:rsidR="00833133" w:rsidRPr="005F252C">
          <w:rPr>
            <w:rFonts w:ascii="Candara" w:hAnsi="Candara"/>
            <w:rPrChange w:id="1527" w:author="Al Riyami, Azza OLNG-SCC/12" w:date="2026-03-30T14:14:00Z" w16du:dateUtc="2026-03-30T10:14:00Z">
              <w:rPr>
                <w:rFonts w:eastAsia="Calibri" w:cstheme="majorBidi"/>
              </w:rPr>
            </w:rPrChange>
          </w:rPr>
          <w:t>COMPANY</w:t>
        </w:r>
      </w:ins>
      <w:r w:rsidRPr="005F252C">
        <w:rPr>
          <w:rFonts w:ascii="Candara" w:hAnsi="Candara"/>
          <w:rPrChange w:id="1528" w:author="Al Riyami, Azza OLNG-SCC/12" w:date="2026-03-30T14:14:00Z" w16du:dateUtc="2026-03-30T10:14:00Z">
            <w:rPr>
              <w:rFonts w:eastAsia="Calibri" w:cstheme="majorBidi"/>
            </w:rPr>
          </w:rPrChange>
        </w:rPr>
        <w:t xml:space="preserve"> may have its own policy or procedures that give consideration to supporting </w:t>
      </w:r>
      <w:r w:rsidRPr="005F252C">
        <w:rPr>
          <w:rFonts w:ascii="Candara" w:hAnsi="Candara"/>
          <w:rPrChange w:id="1529" w:author="Al Riyami, Azza OLNG-SCC/12" w:date="2026-03-30T14:14:00Z" w16du:dateUtc="2026-03-30T10:14:00Z">
            <w:rPr>
              <w:rFonts w:eastAsia="Calibri" w:cstheme="majorBidi"/>
              <w:bCs/>
            </w:rPr>
          </w:rPrChange>
        </w:rPr>
        <w:t>communities with</w:t>
      </w:r>
      <w:r w:rsidRPr="005F252C">
        <w:rPr>
          <w:rFonts w:ascii="Candara" w:hAnsi="Candara"/>
          <w:rPrChange w:id="1530" w:author="Al Riyami, Azza OLNG-SCC/12" w:date="2026-03-30T14:14:00Z" w16du:dateUtc="2026-03-30T10:14:00Z">
            <w:rPr>
              <w:rFonts w:eastAsia="Calibri" w:cstheme="majorBidi"/>
            </w:rPr>
          </w:rPrChange>
        </w:rPr>
        <w:t>in specific concession areas.</w:t>
      </w:r>
    </w:p>
    <w:p w14:paraId="5D28DA94" w14:textId="77777777" w:rsidR="009369A2" w:rsidRPr="005F252C" w:rsidRDefault="009369A2">
      <w:pPr>
        <w:pStyle w:val="Level3"/>
        <w:rPr>
          <w:ins w:id="1531" w:author="Al Oraimi, Ahmed Mubarak OLNG-ICV/T2" w:date="2026-03-28T15:46:00Z" w16du:dateUtc="2026-03-28T11:46:00Z"/>
          <w:rFonts w:ascii="Candara" w:hAnsi="Candara"/>
          <w:rPrChange w:id="1532" w:author="Al Riyami, Azza OLNG-SCC/12" w:date="2026-03-30T14:14:00Z" w16du:dateUtc="2026-03-30T10:14:00Z">
            <w:rPr>
              <w:ins w:id="1533" w:author="Al Oraimi, Ahmed Mubarak OLNG-ICV/T2" w:date="2026-03-28T15:46:00Z" w16du:dateUtc="2026-03-28T11:46:00Z"/>
              <w:rFonts w:asciiTheme="majorBidi" w:eastAsia="Calibri" w:hAnsiTheme="majorBidi" w:cstheme="majorBidi"/>
              <w:bCs/>
              <w:sz w:val="22"/>
            </w:rPr>
          </w:rPrChange>
        </w:rPr>
        <w:pPrChange w:id="1534"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p>
    <w:p w14:paraId="32D691A2" w14:textId="07C9EB41" w:rsidR="006B0D06" w:rsidRPr="005F252C" w:rsidDel="009369A2" w:rsidRDefault="006B0D06">
      <w:pPr>
        <w:pStyle w:val="Level9abc"/>
        <w:suppressAutoHyphens/>
        <w:autoSpaceDN w:val="0"/>
        <w:ind w:left="360"/>
        <w:textAlignment w:val="baseline"/>
        <w:rPr>
          <w:del w:id="1535" w:author="Al Oraimi, Ahmed Mubarak OLNG-ICV/T2" w:date="2026-03-28T15:46:00Z" w16du:dateUtc="2026-03-28T11:46:00Z"/>
          <w:rFonts w:eastAsia="Calibri" w:cstheme="majorBidi"/>
          <w:bCs/>
          <w:rPrChange w:id="1536" w:author="Al Riyami, Azza OLNG-SCC/12" w:date="2026-03-30T14:14:00Z" w16du:dateUtc="2026-03-30T10:14:00Z">
            <w:rPr>
              <w:del w:id="1537" w:author="Al Oraimi, Ahmed Mubarak OLNG-ICV/T2" w:date="2026-03-28T15:46:00Z" w16du:dateUtc="2026-03-28T11:46:00Z"/>
              <w:rFonts w:eastAsia="Calibri"/>
            </w:rPr>
          </w:rPrChange>
        </w:rPr>
        <w:pPrChange w:id="1538" w:author="Al Hashmi, Ahmed OLNG-ICV/1" w:date="2026-03-18T11:26:00Z" w16du:dateUtc="2026-03-18T07:26:00Z">
          <w:pPr>
            <w:numPr>
              <w:ilvl w:val="1"/>
              <w:numId w:val="29"/>
            </w:numPr>
            <w:suppressAutoHyphens/>
            <w:autoSpaceDN w:val="0"/>
            <w:spacing w:before="120"/>
            <w:ind w:left="1134" w:hanging="1134"/>
            <w:jc w:val="both"/>
            <w:textAlignment w:val="baseline"/>
          </w:pPr>
        </w:pPrChange>
      </w:pPr>
      <w:bookmarkStart w:id="1539" w:name="_Toc225638843"/>
      <w:bookmarkStart w:id="1540" w:name="_Toc225648445"/>
      <w:bookmarkStart w:id="1541" w:name="_Toc225665834"/>
      <w:bookmarkStart w:id="1542" w:name="_Toc225665913"/>
      <w:bookmarkStart w:id="1543" w:name="_Toc225666119"/>
      <w:bookmarkStart w:id="1544" w:name="_Toc225666156"/>
      <w:bookmarkEnd w:id="1539"/>
      <w:bookmarkEnd w:id="1540"/>
      <w:bookmarkEnd w:id="1541"/>
      <w:bookmarkEnd w:id="1542"/>
      <w:bookmarkEnd w:id="1543"/>
      <w:bookmarkEnd w:id="1544"/>
    </w:p>
    <w:p w14:paraId="7CD75D1C" w14:textId="77777777" w:rsidR="00B506B6" w:rsidRPr="005F252C" w:rsidRDefault="00B506B6">
      <w:pPr>
        <w:pStyle w:val="Heading2"/>
        <w:rPr>
          <w:rFonts w:ascii="Candara" w:hAnsi="Candara"/>
          <w:rPrChange w:id="1545" w:author="Al Riyami, Azza OLNG-SCC/12" w:date="2026-03-30T14:14:00Z" w16du:dateUtc="2026-03-30T10:14:00Z">
            <w:rPr>
              <w:rFonts w:eastAsia="Calibri"/>
              <w:smallCaps/>
            </w:rPr>
          </w:rPrChange>
        </w:rPr>
        <w:pPrChange w:id="1546" w:author="Al Oraimi, Ahmed Mubarak OLNG-ICV/T2" w:date="2026-03-28T15:47:00Z" w16du:dateUtc="2026-03-28T11:47:00Z">
          <w:pPr>
            <w:pStyle w:val="Heading1"/>
            <w:numPr>
              <w:numId w:val="29"/>
            </w:numPr>
            <w:tabs>
              <w:tab w:val="clear" w:pos="576"/>
              <w:tab w:val="left" w:pos="1134"/>
            </w:tabs>
            <w:spacing w:before="120"/>
            <w:ind w:left="1134" w:hanging="1134"/>
          </w:pPr>
        </w:pPrChange>
      </w:pPr>
      <w:bookmarkStart w:id="1547" w:name="_Toc225666157"/>
      <w:r w:rsidRPr="005F252C">
        <w:rPr>
          <w:rFonts w:ascii="Candara" w:hAnsi="Candara"/>
          <w:rPrChange w:id="1548" w:author="Al Riyami, Azza OLNG-SCC/12" w:date="2026-03-30T14:14:00Z" w16du:dateUtc="2026-03-30T10:14:00Z">
            <w:rPr>
              <w:rFonts w:eastAsia="Calibri"/>
            </w:rPr>
          </w:rPrChange>
        </w:rPr>
        <w:t>ICV PLAN</w:t>
      </w:r>
      <w:bookmarkEnd w:id="1547"/>
      <w:r w:rsidRPr="005F252C">
        <w:rPr>
          <w:rFonts w:ascii="Candara" w:hAnsi="Candara"/>
          <w:rPrChange w:id="1549" w:author="Al Riyami, Azza OLNG-SCC/12" w:date="2026-03-30T14:14:00Z" w16du:dateUtc="2026-03-30T10:14:00Z">
            <w:rPr>
              <w:rFonts w:eastAsia="Calibri"/>
            </w:rPr>
          </w:rPrChange>
        </w:rPr>
        <w:t xml:space="preserve"> </w:t>
      </w:r>
    </w:p>
    <w:p w14:paraId="6D1BFCCC" w14:textId="3CCFCA35" w:rsidR="00B506B6" w:rsidRPr="005F252C" w:rsidDel="001857AD" w:rsidRDefault="00B506B6" w:rsidP="00150316">
      <w:pPr>
        <w:numPr>
          <w:ilvl w:val="1"/>
          <w:numId w:val="29"/>
        </w:numPr>
        <w:suppressAutoHyphens/>
        <w:autoSpaceDN w:val="0"/>
        <w:spacing w:before="120"/>
        <w:ind w:left="1134" w:hanging="1134"/>
        <w:jc w:val="both"/>
        <w:textAlignment w:val="baseline"/>
        <w:rPr>
          <w:del w:id="1550" w:author="Al Hashmi, Ahmed OLNG-ICV/1" w:date="2025-12-06T14:37:00Z" w16du:dateUtc="2025-12-06T10:37:00Z"/>
          <w:rFonts w:eastAsia="Calibri" w:cstheme="majorBidi"/>
          <w:sz w:val="22"/>
          <w:rPrChange w:id="1551" w:author="Al Riyami, Azza OLNG-SCC/12" w:date="2026-03-30T14:14:00Z" w16du:dateUtc="2026-03-30T10:14:00Z">
            <w:rPr>
              <w:del w:id="1552" w:author="Al Hashmi, Ahmed OLNG-ICV/1" w:date="2025-12-06T14:37:00Z" w16du:dateUtc="2025-12-06T10:37:00Z"/>
              <w:rFonts w:asciiTheme="majorBidi" w:eastAsia="Calibri" w:hAnsiTheme="majorBidi" w:cstheme="majorBidi"/>
              <w:sz w:val="22"/>
            </w:rPr>
          </w:rPrChange>
        </w:rPr>
      </w:pPr>
      <w:commentRangeStart w:id="1553"/>
      <w:del w:id="1554" w:author="Al Hashmi, Ahmed OLNG-ICV/1" w:date="2025-12-06T14:37:00Z" w16du:dateUtc="2025-12-06T10:37:00Z">
        <w:r w:rsidRPr="005F252C" w:rsidDel="001857AD">
          <w:rPr>
            <w:rFonts w:eastAsia="Calibri" w:cstheme="majorBidi"/>
            <w:sz w:val="22"/>
            <w:rPrChange w:id="1555" w:author="Al Riyami, Azza OLNG-SCC/12" w:date="2026-03-30T14:14:00Z" w16du:dateUtc="2026-03-30T10:14:00Z">
              <w:rPr>
                <w:rFonts w:asciiTheme="majorBidi" w:eastAsia="Calibri" w:hAnsiTheme="majorBidi" w:cstheme="majorBidi"/>
                <w:sz w:val="22"/>
              </w:rPr>
            </w:rPrChange>
          </w:rPr>
          <w:delText>ICV is defined as “The total spend retained in country that benefits business development, contributes to human capability development, and stimulates productivity in Oman’s economy”.</w:delText>
        </w:r>
      </w:del>
      <w:commentRangeEnd w:id="1553"/>
      <w:r w:rsidR="00833133" w:rsidRPr="005F252C">
        <w:rPr>
          <w:rStyle w:val="CommentReference"/>
          <w:rFonts w:eastAsia="Calibri" w:cstheme="majorBidi"/>
          <w:sz w:val="22"/>
          <w:szCs w:val="22"/>
          <w:rPrChange w:id="1556" w:author="Al Riyami, Azza OLNG-SCC/12" w:date="2026-03-30T14:14:00Z" w16du:dateUtc="2026-03-30T10:14:00Z">
            <w:rPr>
              <w:rStyle w:val="CommentReference"/>
              <w:rFonts w:asciiTheme="majorBidi" w:eastAsia="Calibri" w:hAnsiTheme="majorBidi" w:cstheme="majorBidi"/>
              <w:sz w:val="22"/>
              <w:szCs w:val="22"/>
            </w:rPr>
          </w:rPrChange>
        </w:rPr>
        <w:commentReference w:id="1553"/>
      </w:r>
    </w:p>
    <w:p w14:paraId="65BE013D" w14:textId="09D38CAF" w:rsidR="00B506B6" w:rsidRPr="005F252C" w:rsidRDefault="00B506B6">
      <w:pPr>
        <w:pStyle w:val="Level3"/>
        <w:rPr>
          <w:rFonts w:ascii="Candara" w:hAnsi="Candara"/>
          <w:rPrChange w:id="1557" w:author="Al Riyami, Azza OLNG-SCC/12" w:date="2026-03-30T14:14:00Z" w16du:dateUtc="2026-03-30T10:14:00Z">
            <w:rPr>
              <w:rFonts w:asciiTheme="majorBidi" w:eastAsia="Calibri" w:hAnsiTheme="majorBidi" w:cstheme="majorBidi"/>
              <w:sz w:val="22"/>
            </w:rPr>
          </w:rPrChange>
        </w:rPr>
        <w:pPrChange w:id="1558"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del w:id="1559" w:author="Al Hashmi, Ahmed OLNG-ICV/1" w:date="2026-03-18T12:10:00Z" w16du:dateUtc="2026-03-18T08:10:00Z">
        <w:r w:rsidRPr="005F252C" w:rsidDel="00833133">
          <w:rPr>
            <w:rFonts w:ascii="Candara" w:hAnsi="Candara"/>
            <w:rPrChange w:id="1560" w:author="Al Riyami, Azza OLNG-SCC/12" w:date="2026-03-30T14:14:00Z" w16du:dateUtc="2026-03-30T10:14:00Z">
              <w:rPr>
                <w:rFonts w:asciiTheme="majorBidi" w:eastAsia="Calibri" w:hAnsiTheme="majorBidi" w:cstheme="majorBidi"/>
              </w:rPr>
            </w:rPrChange>
          </w:rPr>
          <w:delText>CONTRACTOR</w:delText>
        </w:r>
      </w:del>
      <w:ins w:id="1561" w:author="Al Hashmi, Ahmed OLNG-ICV/1" w:date="2026-03-18T12:10:00Z" w16du:dateUtc="2026-03-18T08:10:00Z">
        <w:r w:rsidR="00833133" w:rsidRPr="005F252C">
          <w:rPr>
            <w:rFonts w:ascii="Candara" w:hAnsi="Candara"/>
            <w:rPrChange w:id="1562"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563" w:author="Al Riyami, Azza OLNG-SCC/12" w:date="2026-03-30T14:14:00Z" w16du:dateUtc="2026-03-30T10:14:00Z">
            <w:rPr>
              <w:rFonts w:asciiTheme="majorBidi" w:eastAsia="Calibri" w:hAnsiTheme="majorBidi" w:cstheme="majorBidi"/>
            </w:rPr>
          </w:rPrChange>
        </w:rPr>
        <w:t xml:space="preserve"> shall submit an ICV Plan as an integral part of its response to the Tender. The ICV Plan shall constitute an elaboration of each of the ICV components stipulated herein in </w:t>
      </w:r>
      <w:r w:rsidRPr="005F252C">
        <w:rPr>
          <w:rFonts w:ascii="Candara" w:hAnsi="Candara"/>
          <w:rPrChange w:id="1564" w:author="Al Riyami, Azza OLNG-SCC/12" w:date="2026-03-30T14:14:00Z" w16du:dateUtc="2026-03-30T10:14:00Z">
            <w:rPr>
              <w:rFonts w:asciiTheme="majorBidi" w:eastAsia="Calibri" w:hAnsiTheme="majorBidi" w:cstheme="majorBidi"/>
              <w:bCs/>
            </w:rPr>
          </w:rPrChange>
        </w:rPr>
        <w:t>Articles 3.1 to 3.</w:t>
      </w:r>
      <w:ins w:id="1565" w:author="Al Oraimi, Ahmed Mubarak OLNG-ICV/T2" w:date="2026-03-29T01:29:00Z" w16du:dateUtc="2026-03-28T21:29:00Z">
        <w:r w:rsidR="00FE0A8B" w:rsidRPr="005F252C">
          <w:rPr>
            <w:rFonts w:ascii="Candara" w:hAnsi="Candara"/>
            <w:rPrChange w:id="1566" w:author="Al Riyami, Azza OLNG-SCC/12" w:date="2026-03-30T14:14:00Z" w16du:dateUtc="2026-03-30T10:14:00Z">
              <w:rPr>
                <w:highlight w:val="yellow"/>
              </w:rPr>
            </w:rPrChange>
          </w:rPr>
          <w:t>5</w:t>
        </w:r>
      </w:ins>
      <w:del w:id="1567" w:author="Al Oraimi, Ahmed Mubarak OLNG-ICV/T2" w:date="2026-03-29T01:29:00Z" w16du:dateUtc="2026-03-28T21:29:00Z">
        <w:r w:rsidR="00150316" w:rsidRPr="005F252C" w:rsidDel="00FE0A8B">
          <w:rPr>
            <w:rFonts w:ascii="Candara" w:hAnsi="Candara"/>
            <w:rPrChange w:id="1568" w:author="Al Riyami, Azza OLNG-SCC/12" w:date="2026-03-30T14:14:00Z" w16du:dateUtc="2026-03-30T10:14:00Z">
              <w:rPr>
                <w:rFonts w:asciiTheme="majorBidi" w:eastAsia="Calibri" w:hAnsiTheme="majorBidi" w:cstheme="majorBidi"/>
                <w:bCs/>
              </w:rPr>
            </w:rPrChange>
          </w:rPr>
          <w:delText>4</w:delText>
        </w:r>
      </w:del>
      <w:r w:rsidRPr="005F252C">
        <w:rPr>
          <w:rFonts w:ascii="Candara" w:hAnsi="Candara"/>
          <w:rPrChange w:id="1569" w:author="Al Riyami, Azza OLNG-SCC/12" w:date="2026-03-30T14:14:00Z" w16du:dateUtc="2026-03-30T10:14:00Z">
            <w:rPr>
              <w:rFonts w:asciiTheme="majorBidi" w:eastAsia="Calibri" w:hAnsiTheme="majorBidi" w:cstheme="majorBidi"/>
              <w:bCs/>
            </w:rPr>
          </w:rPrChange>
        </w:rPr>
        <w:t xml:space="preserve"> below in conjunction with Tables A to </w:t>
      </w:r>
      <w:r w:rsidR="00150316" w:rsidRPr="005F252C">
        <w:rPr>
          <w:rFonts w:ascii="Candara" w:hAnsi="Candara"/>
          <w:rPrChange w:id="1570" w:author="Al Riyami, Azza OLNG-SCC/12" w:date="2026-03-30T14:14:00Z" w16du:dateUtc="2026-03-30T10:14:00Z">
            <w:rPr>
              <w:rFonts w:asciiTheme="majorBidi" w:eastAsia="Calibri" w:hAnsiTheme="majorBidi" w:cstheme="majorBidi"/>
              <w:bCs/>
            </w:rPr>
          </w:rPrChange>
        </w:rPr>
        <w:t>D</w:t>
      </w:r>
      <w:r w:rsidRPr="005F252C">
        <w:rPr>
          <w:rFonts w:ascii="Candara" w:hAnsi="Candara"/>
          <w:rPrChange w:id="1571" w:author="Al Riyami, Azza OLNG-SCC/12" w:date="2026-03-30T14:14:00Z" w16du:dateUtc="2026-03-30T10:14:00Z">
            <w:rPr>
              <w:rFonts w:asciiTheme="majorBidi" w:eastAsia="Calibri" w:hAnsiTheme="majorBidi" w:cstheme="majorBidi"/>
              <w:bCs/>
            </w:rPr>
          </w:rPrChange>
        </w:rPr>
        <w:t xml:space="preserve"> in Appendix A</w:t>
      </w:r>
      <w:r w:rsidRPr="005F252C">
        <w:rPr>
          <w:rFonts w:ascii="Candara" w:hAnsi="Candara"/>
          <w:rPrChange w:id="1572" w:author="Al Riyami, Azza OLNG-SCC/12" w:date="2026-03-30T14:14:00Z" w16du:dateUtc="2026-03-30T10:14:00Z">
            <w:rPr>
              <w:rFonts w:asciiTheme="majorBidi" w:eastAsia="Calibri" w:hAnsiTheme="majorBidi" w:cstheme="majorBidi"/>
            </w:rPr>
          </w:rPrChange>
        </w:rPr>
        <w:t xml:space="preserve">, which are to be completed by the </w:t>
      </w:r>
      <w:del w:id="1573" w:author="Al Hashmi, Ahmed OLNG-ICV/1" w:date="2026-03-18T12:10:00Z" w16du:dateUtc="2026-03-18T08:10:00Z">
        <w:r w:rsidRPr="005F252C" w:rsidDel="00833133">
          <w:rPr>
            <w:rFonts w:ascii="Candara" w:hAnsi="Candara"/>
            <w:rPrChange w:id="1574" w:author="Al Riyami, Azza OLNG-SCC/12" w:date="2026-03-30T14:14:00Z" w16du:dateUtc="2026-03-30T10:14:00Z">
              <w:rPr>
                <w:rFonts w:asciiTheme="majorBidi" w:eastAsia="Calibri" w:hAnsiTheme="majorBidi" w:cstheme="majorBidi"/>
              </w:rPr>
            </w:rPrChange>
          </w:rPr>
          <w:delText>CONTRACTOR</w:delText>
        </w:r>
      </w:del>
      <w:ins w:id="1575" w:author="Al Hashmi, Ahmed OLNG-ICV/1" w:date="2026-03-18T12:10:00Z" w16du:dateUtc="2026-03-18T08:10:00Z">
        <w:r w:rsidR="00833133" w:rsidRPr="005F252C">
          <w:rPr>
            <w:rFonts w:ascii="Candara" w:hAnsi="Candara"/>
            <w:rPrChange w:id="1576"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577" w:author="Al Riyami, Azza OLNG-SCC/12" w:date="2026-03-30T14:14:00Z" w16du:dateUtc="2026-03-30T10:14:00Z">
            <w:rPr>
              <w:rFonts w:asciiTheme="majorBidi" w:eastAsia="Calibri" w:hAnsiTheme="majorBidi" w:cstheme="majorBidi"/>
            </w:rPr>
          </w:rPrChange>
        </w:rPr>
        <w:t>.</w:t>
      </w:r>
    </w:p>
    <w:p w14:paraId="381FE4D9" w14:textId="29DE9252" w:rsidR="00EA0BFB" w:rsidRPr="005F252C" w:rsidRDefault="00B506B6">
      <w:pPr>
        <w:pStyle w:val="Level3"/>
        <w:rPr>
          <w:ins w:id="1578" w:author="Al Hashmi, Ahmed OLNG-ICV/1" w:date="2025-12-06T15:46:00Z" w16du:dateUtc="2025-12-06T11:46:00Z"/>
          <w:rFonts w:ascii="Candara" w:hAnsi="Candara"/>
          <w:rPrChange w:id="1579" w:author="Al Riyami, Azza OLNG-SCC/12" w:date="2026-03-30T14:14:00Z" w16du:dateUtc="2026-03-30T10:14:00Z">
            <w:rPr>
              <w:ins w:id="1580" w:author="Al Hashmi, Ahmed OLNG-ICV/1" w:date="2025-12-06T15:46:00Z" w16du:dateUtc="2025-12-06T11:46:00Z"/>
              <w:rFonts w:asciiTheme="majorBidi" w:eastAsia="Calibri" w:hAnsiTheme="majorBidi" w:cstheme="majorBidi"/>
              <w:color w:val="FF0000"/>
              <w:sz w:val="22"/>
            </w:rPr>
          </w:rPrChange>
        </w:rPr>
        <w:pPrChange w:id="1581"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del w:id="1582" w:author="Al Hashmi, Ahmed OLNG-ICV/1" w:date="2026-03-18T12:10:00Z" w16du:dateUtc="2026-03-18T08:10:00Z">
        <w:r w:rsidRPr="005F252C" w:rsidDel="00833133">
          <w:rPr>
            <w:rFonts w:ascii="Candara" w:hAnsi="Candara"/>
            <w:rPrChange w:id="1583" w:author="Al Riyami, Azza OLNG-SCC/12" w:date="2026-03-30T14:14:00Z" w16du:dateUtc="2026-03-30T10:14:00Z">
              <w:rPr>
                <w:rFonts w:asciiTheme="majorBidi" w:eastAsia="Calibri" w:hAnsiTheme="majorBidi" w:cstheme="majorBidi"/>
              </w:rPr>
            </w:rPrChange>
          </w:rPr>
          <w:delText>CONTRACTOR</w:delText>
        </w:r>
      </w:del>
      <w:ins w:id="1584" w:author="Al Hashmi, Ahmed OLNG-ICV/1" w:date="2026-03-18T12:10:00Z" w16du:dateUtc="2026-03-18T08:10:00Z">
        <w:r w:rsidR="00833133" w:rsidRPr="005F252C">
          <w:rPr>
            <w:rFonts w:ascii="Candara" w:hAnsi="Candara"/>
            <w:rPrChange w:id="1585"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586" w:author="Al Riyami, Azza OLNG-SCC/12" w:date="2026-03-30T14:14:00Z" w16du:dateUtc="2026-03-30T10:14:00Z">
            <w:rPr>
              <w:rFonts w:asciiTheme="majorBidi" w:eastAsia="Calibri" w:hAnsiTheme="majorBidi" w:cstheme="majorBidi"/>
            </w:rPr>
          </w:rPrChange>
        </w:rPr>
        <w:t xml:space="preserve"> shall submit their ICV Plan as a </w:t>
      </w:r>
      <w:r w:rsidRPr="005F252C">
        <w:rPr>
          <w:rFonts w:ascii="Candara" w:hAnsi="Candara"/>
          <w:rPrChange w:id="1587" w:author="Al Riyami, Azza OLNG-SCC/12" w:date="2026-03-30T14:14:00Z" w16du:dateUtc="2026-03-30T10:14:00Z">
            <w:rPr>
              <w:rFonts w:asciiTheme="majorBidi" w:eastAsia="Calibri" w:hAnsiTheme="majorBidi" w:cstheme="majorBidi"/>
              <w:bCs/>
            </w:rPr>
          </w:rPrChange>
        </w:rPr>
        <w:t>single, stand-alone, document</w:t>
      </w:r>
      <w:r w:rsidRPr="005F252C">
        <w:rPr>
          <w:rFonts w:ascii="Candara" w:hAnsi="Candara"/>
          <w:rPrChange w:id="1588" w:author="Al Riyami, Azza OLNG-SCC/12" w:date="2026-03-30T14:14:00Z" w16du:dateUtc="2026-03-30T10:14:00Z">
            <w:rPr>
              <w:rFonts w:asciiTheme="majorBidi" w:eastAsia="Calibri" w:hAnsiTheme="majorBidi" w:cstheme="majorBidi"/>
            </w:rPr>
          </w:rPrChange>
        </w:rPr>
        <w:t xml:space="preserve"> containing all responses and supporting and qualifying information, and including completed Tables A to </w:t>
      </w:r>
      <w:r w:rsidR="00150316" w:rsidRPr="005F252C">
        <w:rPr>
          <w:rFonts w:ascii="Candara" w:hAnsi="Candara"/>
          <w:rPrChange w:id="1589" w:author="Al Riyami, Azza OLNG-SCC/12" w:date="2026-03-30T14:14:00Z" w16du:dateUtc="2026-03-30T10:14:00Z">
            <w:rPr>
              <w:rFonts w:asciiTheme="majorBidi" w:eastAsia="Calibri" w:hAnsiTheme="majorBidi" w:cstheme="majorBidi"/>
            </w:rPr>
          </w:rPrChange>
        </w:rPr>
        <w:t>D</w:t>
      </w:r>
      <w:r w:rsidRPr="005F252C">
        <w:rPr>
          <w:rFonts w:ascii="Candara" w:hAnsi="Candara"/>
          <w:rPrChange w:id="1590" w:author="Al Riyami, Azza OLNG-SCC/12" w:date="2026-03-30T14:14:00Z" w16du:dateUtc="2026-03-30T10:14:00Z">
            <w:rPr>
              <w:rFonts w:asciiTheme="majorBidi" w:eastAsia="Calibri" w:hAnsiTheme="majorBidi" w:cstheme="majorBidi"/>
            </w:rPr>
          </w:rPrChange>
        </w:rPr>
        <w:t xml:space="preserve"> within the relevant section of the ICV Plan. </w:t>
      </w:r>
    </w:p>
    <w:p w14:paraId="2C50C66D" w14:textId="77777777" w:rsidR="004B7FFA" w:rsidRPr="005F252C" w:rsidRDefault="00EA0BFB">
      <w:pPr>
        <w:pStyle w:val="Level3"/>
        <w:rPr>
          <w:ins w:id="1591" w:author="Al Hashmi, Ahmed OLNG-ICV/1" w:date="2025-12-06T15:57:00Z" w16du:dateUtc="2025-12-06T11:57:00Z"/>
          <w:rFonts w:ascii="Candara" w:hAnsi="Candara"/>
          <w:rPrChange w:id="1592" w:author="Al Riyami, Azza OLNG-SCC/12" w:date="2026-03-30T14:14:00Z" w16du:dateUtc="2026-03-30T10:14:00Z">
            <w:rPr>
              <w:ins w:id="1593" w:author="Al Hashmi, Ahmed OLNG-ICV/1" w:date="2025-12-06T15:57:00Z" w16du:dateUtc="2025-12-06T11:57:00Z"/>
              <w:rFonts w:asciiTheme="majorBidi" w:eastAsia="Calibri" w:hAnsiTheme="majorBidi" w:cstheme="majorBidi"/>
              <w:color w:val="FF0000"/>
            </w:rPr>
          </w:rPrChange>
        </w:rPr>
        <w:pPrChange w:id="1594"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ins w:id="1595" w:author="Al Hashmi, Ahmed OLNG-ICV/1" w:date="2025-12-06T15:45:00Z" w16du:dateUtc="2025-12-06T11:45:00Z">
        <w:r w:rsidRPr="005F252C">
          <w:rPr>
            <w:rFonts w:ascii="Candara" w:hAnsi="Candara"/>
            <w:rPrChange w:id="1596" w:author="Al Riyami, Azza OLNG-SCC/12" w:date="2026-03-30T14:14:00Z" w16du:dateUtc="2026-03-30T10:14:00Z">
              <w:rPr/>
            </w:rPrChange>
          </w:rPr>
          <w:t>The ICV Plan shall comply with the ICV requirements specified in Section D – Scope of Work and Section H, which together constitute the minimum ICV requirements</w:t>
        </w:r>
      </w:ins>
      <w:ins w:id="1597" w:author="Al Hashmi, Ahmed OLNG-ICV/1" w:date="2025-12-06T15:47:00Z" w16du:dateUtc="2025-12-06T11:47:00Z">
        <w:r w:rsidRPr="005F252C">
          <w:rPr>
            <w:rFonts w:ascii="Candara" w:hAnsi="Candara"/>
            <w:rPrChange w:id="1598" w:author="Al Riyami, Azza OLNG-SCC/12" w:date="2026-03-30T14:14:00Z" w16du:dateUtc="2026-03-30T10:14:00Z">
              <w:rPr/>
            </w:rPrChange>
          </w:rPr>
          <w:t>.</w:t>
        </w:r>
      </w:ins>
    </w:p>
    <w:p w14:paraId="1EB8AC0E" w14:textId="40AE39B7" w:rsidR="004B7FFA" w:rsidRPr="005F252C" w:rsidRDefault="004B7FFA">
      <w:pPr>
        <w:pStyle w:val="Level3"/>
        <w:rPr>
          <w:rFonts w:ascii="Candara" w:hAnsi="Candara"/>
          <w:rPrChange w:id="1599" w:author="Al Riyami, Azza OLNG-SCC/12" w:date="2026-03-30T14:14:00Z" w16du:dateUtc="2026-03-30T10:14:00Z">
            <w:rPr>
              <w:rFonts w:asciiTheme="majorBidi" w:eastAsia="Calibri" w:hAnsiTheme="majorBidi" w:cstheme="majorBidi"/>
              <w:color w:val="FF0000"/>
              <w:sz w:val="22"/>
            </w:rPr>
          </w:rPrChange>
        </w:rPr>
        <w:pPrChange w:id="1600"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ins w:id="1601" w:author="Al Hashmi, Ahmed OLNG-ICV/1" w:date="2025-12-06T15:57:00Z" w16du:dateUtc="2025-12-06T11:57:00Z">
        <w:r w:rsidRPr="005F252C">
          <w:rPr>
            <w:rFonts w:ascii="Candara" w:hAnsi="Candara"/>
            <w:rPrChange w:id="1602" w:author="Al Riyami, Azza OLNG-SCC/12" w:date="2026-03-30T14:14:00Z" w16du:dateUtc="2026-03-30T10:14:00Z">
              <w:rPr>
                <w:lang w:bidi="ar-OM"/>
              </w:rPr>
            </w:rPrChange>
          </w:rPr>
          <w:t xml:space="preserve">The </w:t>
        </w:r>
      </w:ins>
      <w:ins w:id="1603" w:author="Al Hashmi, Ahmed OLNG-ICV/1" w:date="2026-03-18T12:10:00Z" w16du:dateUtc="2026-03-18T08:10:00Z">
        <w:r w:rsidR="00833133" w:rsidRPr="005F252C">
          <w:rPr>
            <w:rFonts w:ascii="Candara" w:hAnsi="Candara"/>
            <w:rPrChange w:id="1604" w:author="Al Riyami, Azza OLNG-SCC/12" w:date="2026-03-30T14:14:00Z" w16du:dateUtc="2026-03-30T10:14:00Z">
              <w:rPr>
                <w:lang w:bidi="ar-OM"/>
              </w:rPr>
            </w:rPrChange>
          </w:rPr>
          <w:t>CONTRACTOR</w:t>
        </w:r>
      </w:ins>
      <w:ins w:id="1605" w:author="Al Hashmi, Ahmed OLNG-ICV/1" w:date="2025-12-06T15:57:00Z" w16du:dateUtc="2025-12-06T11:57:00Z">
        <w:r w:rsidRPr="005F252C">
          <w:rPr>
            <w:rFonts w:ascii="Candara" w:hAnsi="Candara"/>
            <w:rPrChange w:id="1606" w:author="Al Riyami, Azza OLNG-SCC/12" w:date="2026-03-30T14:14:00Z" w16du:dateUtc="2026-03-30T10:14:00Z">
              <w:rPr>
                <w:lang w:bidi="ar-OM"/>
              </w:rPr>
            </w:rPrChange>
          </w:rPr>
          <w:t xml:space="preserve"> shall fully commit to meeting </w:t>
        </w:r>
      </w:ins>
      <w:ins w:id="1607" w:author="Al Hashmi, Ahmed OLNG-ICV/1" w:date="2026-03-18T10:52:00Z" w16du:dateUtc="2026-03-18T06:52:00Z">
        <w:r w:rsidR="00EF32AD" w:rsidRPr="005F252C">
          <w:rPr>
            <w:rFonts w:ascii="Candara" w:hAnsi="Candara"/>
            <w:rPrChange w:id="1608" w:author="Al Riyami, Azza OLNG-SCC/12" w:date="2026-03-30T14:14:00Z" w16du:dateUtc="2026-03-30T10:14:00Z">
              <w:rPr>
                <w:lang w:bidi="ar-OM"/>
              </w:rPr>
            </w:rPrChange>
          </w:rPr>
          <w:t>or exceeding</w:t>
        </w:r>
      </w:ins>
      <w:ins w:id="1609" w:author="Al Hashmi, Ahmed OLNG-ICV/1" w:date="2025-12-06T15:57:00Z" w16du:dateUtc="2025-12-06T11:57:00Z">
        <w:r w:rsidRPr="005F252C">
          <w:rPr>
            <w:rFonts w:ascii="Candara" w:hAnsi="Candara"/>
            <w:rPrChange w:id="1610" w:author="Al Riyami, Azza OLNG-SCC/12" w:date="2026-03-30T14:14:00Z" w16du:dateUtc="2026-03-30T10:14:00Z">
              <w:rPr>
                <w:lang w:bidi="ar-OM"/>
              </w:rPr>
            </w:rPrChange>
          </w:rPr>
          <w:t xml:space="preserve"> the Minimum ICV Requirements specified in Section D – Scope of Work and Section H, and shall submit an ICV Acknowledgment Letter in the format provided in </w:t>
        </w:r>
        <w:commentRangeStart w:id="1611"/>
        <w:r w:rsidRPr="005F252C">
          <w:rPr>
            <w:rFonts w:ascii="Candara" w:hAnsi="Candara"/>
            <w:rPrChange w:id="1612" w:author="Al Riyami, Azza OLNG-SCC/12" w:date="2026-03-30T14:14:00Z" w16du:dateUtc="2026-03-30T10:14:00Z">
              <w:rPr>
                <w:lang w:bidi="ar-OM"/>
              </w:rPr>
            </w:rPrChange>
          </w:rPr>
          <w:t xml:space="preserve">Appendix </w:t>
        </w:r>
        <w:del w:id="1613" w:author="Al Oraimi, Ahmed Mubarak OLNG-ICV/T2" w:date="2025-12-07T00:41:00Z" w16du:dateUtc="2025-12-06T20:41:00Z">
          <w:r w:rsidRPr="005F252C" w:rsidDel="0095280D">
            <w:rPr>
              <w:rFonts w:ascii="Candara" w:hAnsi="Candara"/>
              <w:highlight w:val="yellow"/>
              <w:rPrChange w:id="1614" w:author="Al Riyami, Azza OLNG-SCC/12" w:date="2026-03-30T14:14:00Z" w16du:dateUtc="2026-03-30T10:14:00Z">
                <w:rPr>
                  <w:lang w:bidi="ar-OM"/>
                </w:rPr>
              </w:rPrChange>
            </w:rPr>
            <w:delText>(…..)</w:delText>
          </w:r>
          <w:r w:rsidRPr="005F252C" w:rsidDel="0095280D">
            <w:rPr>
              <w:rFonts w:ascii="Candara" w:hAnsi="Candara"/>
              <w:rPrChange w:id="1615" w:author="Al Riyami, Azza OLNG-SCC/12" w:date="2026-03-30T14:14:00Z" w16du:dateUtc="2026-03-30T10:14:00Z">
                <w:rPr>
                  <w:lang w:bidi="ar-OM"/>
                </w:rPr>
              </w:rPrChange>
            </w:rPr>
            <w:delText>.</w:delText>
          </w:r>
        </w:del>
      </w:ins>
      <w:ins w:id="1616" w:author="Al Oraimi, Ahmed Mubarak OLNG-ICV/T2" w:date="2025-12-07T00:41:00Z" w16du:dateUtc="2025-12-06T20:41:00Z">
        <w:del w:id="1617" w:author="Al Riyami, Azza OLNG-SCC/12" w:date="2026-03-30T14:40:00Z" w16du:dateUtc="2026-03-30T10:40:00Z">
          <w:r w:rsidR="0095280D" w:rsidRPr="005F252C" w:rsidDel="00797CE3">
            <w:rPr>
              <w:rFonts w:ascii="Candara" w:hAnsi="Candara"/>
              <w:rPrChange w:id="1618" w:author="Al Riyami, Azza OLNG-SCC/12" w:date="2026-03-30T14:14:00Z" w16du:dateUtc="2026-03-30T10:14:00Z">
                <w:rPr>
                  <w:lang w:bidi="ar-OM"/>
                </w:rPr>
              </w:rPrChange>
            </w:rPr>
            <w:delText>H</w:delText>
          </w:r>
        </w:del>
      </w:ins>
      <w:commentRangeEnd w:id="1611"/>
      <w:r w:rsidR="00797CE3">
        <w:rPr>
          <w:rStyle w:val="CommentReference"/>
          <w:rFonts w:ascii="Candara" w:hAnsi="Candara"/>
          <w:sz w:val="22"/>
          <w:szCs w:val="22"/>
        </w:rPr>
        <w:commentReference w:id="1611"/>
      </w:r>
      <w:ins w:id="1619" w:author="Al Riyami, Azza OLNG-SCC/12" w:date="2026-03-30T14:40:00Z" w16du:dateUtc="2026-03-30T10:40:00Z">
        <w:r w:rsidR="00797CE3">
          <w:rPr>
            <w:rFonts w:ascii="Candara" w:hAnsi="Candara"/>
          </w:rPr>
          <w:t>G.</w:t>
        </w:r>
      </w:ins>
    </w:p>
    <w:p w14:paraId="1F75CBFB" w14:textId="0701D1DE" w:rsidR="00B506B6" w:rsidRPr="005F252C" w:rsidRDefault="00B506B6">
      <w:pPr>
        <w:pStyle w:val="Level3"/>
        <w:rPr>
          <w:rFonts w:ascii="Candara" w:hAnsi="Candara"/>
          <w:rPrChange w:id="1620" w:author="Al Riyami, Azza OLNG-SCC/12" w:date="2026-03-30T14:14:00Z" w16du:dateUtc="2026-03-30T10:14:00Z">
            <w:rPr>
              <w:rFonts w:asciiTheme="majorBidi" w:eastAsia="Calibri" w:hAnsiTheme="majorBidi" w:cstheme="majorBidi"/>
              <w:sz w:val="22"/>
            </w:rPr>
          </w:rPrChange>
        </w:rPr>
        <w:pPrChange w:id="1621"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r w:rsidRPr="005F252C">
        <w:rPr>
          <w:rFonts w:ascii="Candara" w:hAnsi="Candara"/>
          <w:rPrChange w:id="1622" w:author="Al Riyami, Azza OLNG-SCC/12" w:date="2026-03-30T14:14:00Z" w16du:dateUtc="2026-03-30T10:14:00Z">
            <w:rPr>
              <w:rFonts w:asciiTheme="majorBidi" w:eastAsia="Calibri" w:hAnsiTheme="majorBidi" w:cstheme="majorBidi"/>
            </w:rPr>
          </w:rPrChange>
        </w:rPr>
        <w:t xml:space="preserve">CALL-OFF </w:t>
      </w:r>
      <w:del w:id="1623" w:author="Al Hashmi, Ahmed OLNG-ICV/1" w:date="2026-03-18T12:10:00Z" w16du:dateUtc="2026-03-18T08:10:00Z">
        <w:r w:rsidRPr="005F252C" w:rsidDel="00833133">
          <w:rPr>
            <w:rFonts w:ascii="Candara" w:hAnsi="Candara"/>
            <w:rPrChange w:id="1624" w:author="Al Riyami, Azza OLNG-SCC/12" w:date="2026-03-30T14:14:00Z" w16du:dateUtc="2026-03-30T10:14:00Z">
              <w:rPr>
                <w:rFonts w:asciiTheme="majorBidi" w:eastAsia="Calibri" w:hAnsiTheme="majorBidi" w:cstheme="majorBidi"/>
              </w:rPr>
            </w:rPrChange>
          </w:rPr>
          <w:delText>CONTRACTOR</w:delText>
        </w:r>
      </w:del>
      <w:ins w:id="1625" w:author="Al Hashmi, Ahmed OLNG-ICV/1" w:date="2026-03-18T12:10:00Z" w16du:dateUtc="2026-03-18T08:10:00Z">
        <w:r w:rsidR="00833133" w:rsidRPr="005F252C">
          <w:rPr>
            <w:rFonts w:ascii="Candara" w:hAnsi="Candara"/>
            <w:rPrChange w:id="1626"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627" w:author="Al Riyami, Azza OLNG-SCC/12" w:date="2026-03-30T14:14:00Z" w16du:dateUtc="2026-03-30T10:14:00Z">
            <w:rPr>
              <w:rFonts w:asciiTheme="majorBidi" w:eastAsia="Calibri" w:hAnsiTheme="majorBidi" w:cstheme="majorBidi"/>
            </w:rPr>
          </w:rPrChange>
        </w:rPr>
        <w:t xml:space="preserve"> shall submit an ICV Plan based on the threshold of total CONTRACT value. ICV value will be then proportioned based on issued CALL-OFF value.</w:t>
      </w:r>
    </w:p>
    <w:p w14:paraId="051F2E62" w14:textId="289F9FE6" w:rsidR="00B506B6" w:rsidRPr="005F252C" w:rsidRDefault="00B506B6">
      <w:pPr>
        <w:pStyle w:val="Level3"/>
        <w:rPr>
          <w:rFonts w:ascii="Candara" w:hAnsi="Candara"/>
          <w:rPrChange w:id="1628" w:author="Al Riyami, Azza OLNG-SCC/12" w:date="2026-03-30T14:14:00Z" w16du:dateUtc="2026-03-30T10:14:00Z">
            <w:rPr>
              <w:rFonts w:asciiTheme="majorBidi" w:eastAsia="Calibri" w:hAnsiTheme="majorBidi" w:cstheme="majorBidi"/>
              <w:sz w:val="22"/>
            </w:rPr>
          </w:rPrChange>
        </w:rPr>
        <w:pPrChange w:id="1629"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r w:rsidRPr="005F252C">
        <w:rPr>
          <w:rFonts w:ascii="Candara" w:hAnsi="Candara"/>
          <w:rPrChange w:id="1630" w:author="Al Riyami, Azza OLNG-SCC/12" w:date="2026-03-30T14:14:00Z" w16du:dateUtc="2026-03-30T10:14:00Z">
            <w:rPr>
              <w:rFonts w:asciiTheme="majorBidi" w:eastAsia="Calibri" w:hAnsiTheme="majorBidi" w:cstheme="majorBidi"/>
            </w:rPr>
          </w:rPrChange>
        </w:rPr>
        <w:t xml:space="preserve">Prior to award of CONTRACT, if requested by the </w:t>
      </w:r>
      <w:del w:id="1631" w:author="Al Hashmi, Ahmed OLNG-ICV/1" w:date="2026-03-18T12:11:00Z" w16du:dateUtc="2026-03-18T08:11:00Z">
        <w:r w:rsidRPr="005F252C" w:rsidDel="00833133">
          <w:rPr>
            <w:rFonts w:ascii="Candara" w:hAnsi="Candara"/>
            <w:rPrChange w:id="1632" w:author="Al Riyami, Azza OLNG-SCC/12" w:date="2026-03-30T14:14:00Z" w16du:dateUtc="2026-03-30T10:14:00Z">
              <w:rPr>
                <w:rFonts w:asciiTheme="majorBidi" w:eastAsia="Calibri" w:hAnsiTheme="majorBidi" w:cstheme="majorBidi"/>
              </w:rPr>
            </w:rPrChange>
          </w:rPr>
          <w:delText>COMPANY</w:delText>
        </w:r>
      </w:del>
      <w:ins w:id="1633" w:author="Al Hashmi, Ahmed OLNG-ICV/1" w:date="2026-03-18T12:11:00Z" w16du:dateUtc="2026-03-18T08:11:00Z">
        <w:r w:rsidR="00833133" w:rsidRPr="005F252C">
          <w:rPr>
            <w:rFonts w:ascii="Candara" w:hAnsi="Candara"/>
            <w:rPrChange w:id="1634"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635" w:author="Al Riyami, Azza OLNG-SCC/12" w:date="2026-03-30T14:14:00Z" w16du:dateUtc="2026-03-30T10:14:00Z">
            <w:rPr>
              <w:rFonts w:asciiTheme="majorBidi" w:eastAsia="Calibri" w:hAnsiTheme="majorBidi" w:cstheme="majorBidi"/>
            </w:rPr>
          </w:rPrChange>
        </w:rPr>
        <w:t xml:space="preserve">, </w:t>
      </w:r>
      <w:del w:id="1636" w:author="Al Hashmi, Ahmed OLNG-ICV/1" w:date="2026-03-18T12:10:00Z" w16du:dateUtc="2026-03-18T08:10:00Z">
        <w:r w:rsidRPr="005F252C" w:rsidDel="00833133">
          <w:rPr>
            <w:rFonts w:ascii="Candara" w:hAnsi="Candara"/>
            <w:rPrChange w:id="1637" w:author="Al Riyami, Azza OLNG-SCC/12" w:date="2026-03-30T14:14:00Z" w16du:dateUtc="2026-03-30T10:14:00Z">
              <w:rPr>
                <w:rFonts w:asciiTheme="majorBidi" w:eastAsia="Calibri" w:hAnsiTheme="majorBidi" w:cstheme="majorBidi"/>
              </w:rPr>
            </w:rPrChange>
          </w:rPr>
          <w:delText>CONTRACTOR</w:delText>
        </w:r>
      </w:del>
      <w:ins w:id="1638" w:author="Al Hashmi, Ahmed OLNG-ICV/1" w:date="2026-03-18T12:10:00Z" w16du:dateUtc="2026-03-18T08:10:00Z">
        <w:r w:rsidR="00833133" w:rsidRPr="005F252C">
          <w:rPr>
            <w:rFonts w:ascii="Candara" w:hAnsi="Candara"/>
            <w:rPrChange w:id="1639"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640" w:author="Al Riyami, Azza OLNG-SCC/12" w:date="2026-03-30T14:14:00Z" w16du:dateUtc="2026-03-30T10:14:00Z">
            <w:rPr>
              <w:rFonts w:asciiTheme="majorBidi" w:eastAsia="Calibri" w:hAnsiTheme="majorBidi" w:cstheme="majorBidi"/>
            </w:rPr>
          </w:rPrChange>
        </w:rPr>
        <w:t xml:space="preserve"> shall provide additional </w:t>
      </w:r>
      <w:r w:rsidRPr="005F252C">
        <w:rPr>
          <w:rFonts w:ascii="Candara" w:hAnsi="Candara"/>
          <w:rPrChange w:id="1641" w:author="Al Riyami, Azza OLNG-SCC/12" w:date="2026-03-30T14:14:00Z" w16du:dateUtc="2026-03-30T10:14:00Z">
            <w:rPr>
              <w:rFonts w:asciiTheme="majorBidi" w:eastAsia="Calibri" w:hAnsiTheme="majorBidi" w:cstheme="majorBidi"/>
              <w:bCs/>
            </w:rPr>
          </w:rPrChange>
        </w:rPr>
        <w:t>information clarifying, validating or updating</w:t>
      </w:r>
      <w:r w:rsidRPr="005F252C">
        <w:rPr>
          <w:rFonts w:ascii="Candara" w:hAnsi="Candara"/>
          <w:rPrChange w:id="1642" w:author="Al Riyami, Azza OLNG-SCC/12" w:date="2026-03-30T14:14:00Z" w16du:dateUtc="2026-03-30T10:14:00Z">
            <w:rPr>
              <w:rFonts w:asciiTheme="majorBidi" w:eastAsia="Calibri" w:hAnsiTheme="majorBidi" w:cstheme="majorBidi"/>
            </w:rPr>
          </w:rPrChange>
        </w:rPr>
        <w:t xml:space="preserve"> the submitted ICV Plan.</w:t>
      </w:r>
    </w:p>
    <w:p w14:paraId="1843230C" w14:textId="2DD6822B" w:rsidR="009369A2" w:rsidRPr="005F252C" w:rsidRDefault="00B506B6" w:rsidP="009369A2">
      <w:pPr>
        <w:pStyle w:val="Level3"/>
        <w:rPr>
          <w:ins w:id="1643" w:author="Al Oraimi, Ahmed Mubarak OLNG-ICV/T2" w:date="2026-03-28T15:48:00Z" w16du:dateUtc="2026-03-28T11:48:00Z"/>
          <w:rFonts w:ascii="Candara" w:hAnsi="Candara"/>
          <w:rPrChange w:id="1644" w:author="Al Riyami, Azza OLNG-SCC/12" w:date="2026-03-30T14:14:00Z" w16du:dateUtc="2026-03-30T10:14:00Z">
            <w:rPr>
              <w:ins w:id="1645" w:author="Al Oraimi, Ahmed Mubarak OLNG-ICV/T2" w:date="2026-03-28T15:48:00Z" w16du:dateUtc="2026-03-28T11:48:00Z"/>
            </w:rPr>
          </w:rPrChange>
        </w:rPr>
      </w:pPr>
      <w:r w:rsidRPr="005F252C">
        <w:rPr>
          <w:rFonts w:ascii="Candara" w:hAnsi="Candara"/>
          <w:rPrChange w:id="1646" w:author="Al Riyami, Azza OLNG-SCC/12" w:date="2026-03-30T14:14:00Z" w16du:dateUtc="2026-03-30T10:14:00Z">
            <w:rPr>
              <w:rFonts w:asciiTheme="majorBidi" w:eastAsia="Calibri" w:hAnsiTheme="majorBidi"/>
            </w:rPr>
          </w:rPrChange>
        </w:rPr>
        <w:t xml:space="preserve">The quality and comprehensiveness of the </w:t>
      </w:r>
      <w:del w:id="1647" w:author="Al Hashmi, Ahmed OLNG-ICV/1" w:date="2026-03-18T12:10:00Z" w16du:dateUtc="2026-03-18T08:10:00Z">
        <w:r w:rsidRPr="005F252C" w:rsidDel="00833133">
          <w:rPr>
            <w:rFonts w:ascii="Candara" w:hAnsi="Candara"/>
            <w:rPrChange w:id="1648" w:author="Al Riyami, Azza OLNG-SCC/12" w:date="2026-03-30T14:14:00Z" w16du:dateUtc="2026-03-30T10:14:00Z">
              <w:rPr>
                <w:rFonts w:asciiTheme="majorBidi" w:eastAsia="Calibri" w:hAnsiTheme="majorBidi"/>
              </w:rPr>
            </w:rPrChange>
          </w:rPr>
          <w:delText>CONTRACTOR</w:delText>
        </w:r>
      </w:del>
      <w:ins w:id="1649" w:author="Al Hashmi, Ahmed OLNG-ICV/1" w:date="2026-03-18T12:10:00Z" w16du:dateUtc="2026-03-18T08:10:00Z">
        <w:r w:rsidR="00833133" w:rsidRPr="005F252C">
          <w:rPr>
            <w:rFonts w:ascii="Candara" w:hAnsi="Candara"/>
            <w:rPrChange w:id="1650" w:author="Al Riyami, Azza OLNG-SCC/12" w:date="2026-03-30T14:14:00Z" w16du:dateUtc="2026-03-30T10:14:00Z">
              <w:rPr>
                <w:rFonts w:asciiTheme="majorBidi" w:eastAsia="Calibri" w:hAnsiTheme="majorBidi"/>
              </w:rPr>
            </w:rPrChange>
          </w:rPr>
          <w:t>CONTRACTOR</w:t>
        </w:r>
      </w:ins>
      <w:r w:rsidRPr="005F252C">
        <w:rPr>
          <w:rFonts w:ascii="Candara" w:hAnsi="Candara"/>
          <w:rPrChange w:id="1651" w:author="Al Riyami, Azza OLNG-SCC/12" w:date="2026-03-30T14:14:00Z" w16du:dateUtc="2026-03-30T10:14:00Z">
            <w:rPr>
              <w:rFonts w:asciiTheme="majorBidi" w:eastAsia="Calibri" w:hAnsiTheme="majorBidi"/>
            </w:rPr>
          </w:rPrChange>
        </w:rPr>
        <w:t xml:space="preserve">’S ICV Plan shall play a </w:t>
      </w:r>
      <w:r w:rsidRPr="005F252C">
        <w:rPr>
          <w:rFonts w:ascii="Candara" w:hAnsi="Candara"/>
          <w:rPrChange w:id="1652" w:author="Al Riyami, Azza OLNG-SCC/12" w:date="2026-03-30T14:14:00Z" w16du:dateUtc="2026-03-30T10:14:00Z">
            <w:rPr>
              <w:rFonts w:asciiTheme="majorBidi" w:eastAsia="Calibri" w:hAnsiTheme="majorBidi"/>
              <w:bCs/>
            </w:rPr>
          </w:rPrChange>
        </w:rPr>
        <w:t>material part in the award of the CONTRACT.</w:t>
      </w:r>
    </w:p>
    <w:p w14:paraId="194C78A6" w14:textId="1D1D569B" w:rsidR="009369A2" w:rsidRPr="005F252C" w:rsidDel="00B7485D" w:rsidRDefault="009369A2">
      <w:pPr>
        <w:rPr>
          <w:del w:id="1653" w:author="Al Oraimi, Ahmed Mubarak OLNG-ICV/T2" w:date="2026-03-29T01:32:00Z" w16du:dateUtc="2026-03-28T21:32:00Z"/>
          <w:sz w:val="22"/>
          <w:rPrChange w:id="1654" w:author="Al Riyami, Azza OLNG-SCC/12" w:date="2026-03-30T14:14:00Z" w16du:dateUtc="2026-03-30T10:14:00Z">
            <w:rPr>
              <w:del w:id="1655" w:author="Al Oraimi, Ahmed Mubarak OLNG-ICV/T2" w:date="2026-03-29T01:32:00Z" w16du:dateUtc="2026-03-28T21:32:00Z"/>
              <w:rFonts w:ascii="Times New Roman" w:hAnsi="Times New Roman"/>
              <w:sz w:val="22"/>
            </w:rPr>
          </w:rPrChange>
        </w:rPr>
      </w:pPr>
      <w:del w:id="1656" w:author="Al Oraimi, Ahmed Mubarak OLNG-ICV/T2" w:date="2026-03-29T01:32:00Z" w16du:dateUtc="2026-03-28T21:32:00Z">
        <w:r w:rsidRPr="003D5766" w:rsidDel="00B7485D">
          <w:br w:type="page"/>
        </w:r>
      </w:del>
    </w:p>
    <w:p w14:paraId="3AFA4283" w14:textId="77777777" w:rsidR="00B506B6" w:rsidRPr="005F252C" w:rsidDel="009369A2" w:rsidRDefault="00B506B6">
      <w:pPr>
        <w:pStyle w:val="Level3"/>
        <w:rPr>
          <w:del w:id="1657" w:author="Al Oraimi, Ahmed Mubarak OLNG-ICV/T2" w:date="2026-03-28T15:47:00Z" w16du:dateUtc="2026-03-28T11:47:00Z"/>
          <w:rFonts w:ascii="Candara" w:hAnsi="Candara"/>
          <w:rPrChange w:id="1658" w:author="Al Riyami, Azza OLNG-SCC/12" w:date="2026-03-30T14:14:00Z" w16du:dateUtc="2026-03-30T10:14:00Z">
            <w:rPr>
              <w:del w:id="1659" w:author="Al Oraimi, Ahmed Mubarak OLNG-ICV/T2" w:date="2026-03-28T15:47:00Z" w16du:dateUtc="2026-03-28T11:47:00Z"/>
              <w:rFonts w:asciiTheme="majorBidi" w:eastAsia="Calibri" w:hAnsiTheme="majorBidi" w:cstheme="majorBidi"/>
              <w:bCs/>
              <w:sz w:val="22"/>
            </w:rPr>
          </w:rPrChange>
        </w:rPr>
        <w:pPrChange w:id="1660" w:author="Al Oraimi, Ahmed Mubarak OLNG-ICV/T2" w:date="2026-03-28T15:47:00Z" w16du:dateUtc="2026-03-28T11:47:00Z">
          <w:pPr>
            <w:numPr>
              <w:ilvl w:val="1"/>
              <w:numId w:val="29"/>
            </w:numPr>
            <w:suppressAutoHyphens/>
            <w:autoSpaceDN w:val="0"/>
            <w:spacing w:before="120"/>
            <w:ind w:left="1134" w:hanging="1134"/>
            <w:jc w:val="both"/>
            <w:textAlignment w:val="baseline"/>
          </w:pPr>
        </w:pPrChange>
      </w:pPr>
    </w:p>
    <w:p w14:paraId="62A434BC" w14:textId="502FEDD0" w:rsidR="00B506B6" w:rsidRPr="005F252C" w:rsidRDefault="00B506B6">
      <w:pPr>
        <w:pStyle w:val="Level3"/>
        <w:rPr>
          <w:rFonts w:ascii="Candara" w:hAnsi="Candara"/>
          <w:rPrChange w:id="1661" w:author="Al Riyami, Azza OLNG-SCC/12" w:date="2026-03-30T14:14:00Z" w16du:dateUtc="2026-03-30T10:14:00Z">
            <w:rPr>
              <w:rFonts w:asciiTheme="majorBidi" w:eastAsia="Calibri" w:hAnsiTheme="majorBidi" w:cstheme="majorBidi"/>
              <w:color w:val="000000" w:themeColor="text1"/>
              <w:sz w:val="22"/>
            </w:rPr>
          </w:rPrChange>
        </w:rPr>
        <w:pPrChange w:id="1662" w:author="Al Oraimi, Ahmed Mubarak OLNG-ICV/T2" w:date="2026-03-28T15:48:00Z" w16du:dateUtc="2026-03-28T11:48:00Z">
          <w:pPr>
            <w:numPr>
              <w:ilvl w:val="1"/>
              <w:numId w:val="29"/>
            </w:numPr>
            <w:suppressAutoHyphens/>
            <w:autoSpaceDN w:val="0"/>
            <w:spacing w:before="120"/>
            <w:ind w:left="1134" w:hanging="1134"/>
            <w:jc w:val="both"/>
            <w:textAlignment w:val="baseline"/>
          </w:pPr>
        </w:pPrChange>
      </w:pPr>
      <w:r w:rsidRPr="005F252C">
        <w:rPr>
          <w:rFonts w:ascii="Candara" w:hAnsi="Candara"/>
          <w:rPrChange w:id="1663" w:author="Al Riyami, Azza OLNG-SCC/12" w:date="2026-03-30T14:14:00Z" w16du:dateUtc="2026-03-30T10:14:00Z">
            <w:rPr>
              <w:rFonts w:asciiTheme="majorBidi" w:eastAsia="Calibri" w:hAnsiTheme="majorBidi" w:cstheme="majorBidi"/>
              <w:color w:val="000000" w:themeColor="text1"/>
            </w:rPr>
          </w:rPrChange>
        </w:rPr>
        <w:t xml:space="preserve">All </w:t>
      </w:r>
      <w:r w:rsidRPr="005F252C">
        <w:rPr>
          <w:rFonts w:ascii="Candara" w:hAnsi="Candara"/>
          <w:rPrChange w:id="1664" w:author="Al Riyami, Azza OLNG-SCC/12" w:date="2026-03-30T14:14:00Z" w16du:dateUtc="2026-03-30T10:14:00Z">
            <w:rPr>
              <w:rFonts w:asciiTheme="majorBidi" w:eastAsia="Calibri" w:hAnsiTheme="majorBidi" w:cstheme="majorBidi"/>
              <w:bCs/>
              <w:color w:val="000000" w:themeColor="text1"/>
            </w:rPr>
          </w:rPrChange>
        </w:rPr>
        <w:t xml:space="preserve">costs associated with delivering the ICV Plan shall be deemed to be included within the </w:t>
      </w:r>
      <w:del w:id="1665" w:author="Al Hashmi, Ahmed OLNG-ICV/1" w:date="2026-03-18T12:10:00Z" w16du:dateUtc="2026-03-18T08:10:00Z">
        <w:r w:rsidRPr="005F252C" w:rsidDel="00833133">
          <w:rPr>
            <w:rFonts w:ascii="Candara" w:hAnsi="Candara"/>
            <w:rPrChange w:id="1666" w:author="Al Riyami, Azza OLNG-SCC/12" w:date="2026-03-30T14:14:00Z" w16du:dateUtc="2026-03-30T10:14:00Z">
              <w:rPr>
                <w:rFonts w:asciiTheme="majorBidi" w:eastAsia="Calibri" w:hAnsiTheme="majorBidi" w:cstheme="majorBidi"/>
                <w:bCs/>
                <w:color w:val="000000" w:themeColor="text1"/>
              </w:rPr>
            </w:rPrChange>
          </w:rPr>
          <w:delText>CONTRACTOR</w:delText>
        </w:r>
      </w:del>
      <w:ins w:id="1667" w:author="Al Hashmi, Ahmed OLNG-ICV/1" w:date="2026-03-18T12:10:00Z" w16du:dateUtc="2026-03-18T08:10:00Z">
        <w:r w:rsidR="00833133" w:rsidRPr="005F252C">
          <w:rPr>
            <w:rFonts w:ascii="Candara" w:hAnsi="Candara"/>
            <w:rPrChange w:id="1668" w:author="Al Riyami, Azza OLNG-SCC/12" w:date="2026-03-30T14:14:00Z" w16du:dateUtc="2026-03-30T10:14:00Z">
              <w:rPr>
                <w:rFonts w:asciiTheme="majorBidi" w:eastAsia="Calibri" w:hAnsiTheme="majorBidi" w:cstheme="majorBidi"/>
                <w:bCs/>
                <w:color w:val="000000" w:themeColor="text1"/>
              </w:rPr>
            </w:rPrChange>
          </w:rPr>
          <w:t>CONTRACTOR</w:t>
        </w:r>
      </w:ins>
      <w:r w:rsidRPr="005F252C">
        <w:rPr>
          <w:rFonts w:ascii="Candara" w:hAnsi="Candara"/>
          <w:rPrChange w:id="1669" w:author="Al Riyami, Azza OLNG-SCC/12" w:date="2026-03-30T14:14:00Z" w16du:dateUtc="2026-03-30T10:14:00Z">
            <w:rPr>
              <w:rFonts w:asciiTheme="majorBidi" w:eastAsia="Calibri" w:hAnsiTheme="majorBidi" w:cstheme="majorBidi"/>
              <w:bCs/>
              <w:color w:val="000000" w:themeColor="text1"/>
            </w:rPr>
          </w:rPrChange>
        </w:rPr>
        <w:t>’S base bid price</w:t>
      </w:r>
      <w:r w:rsidRPr="005F252C">
        <w:rPr>
          <w:rFonts w:ascii="Candara" w:hAnsi="Candara"/>
          <w:rPrChange w:id="1670" w:author="Al Riyami, Azza OLNG-SCC/12" w:date="2026-03-30T14:14:00Z" w16du:dateUtc="2026-03-30T10:14:00Z">
            <w:rPr>
              <w:rFonts w:asciiTheme="majorBidi" w:eastAsia="Calibri" w:hAnsiTheme="majorBidi" w:cstheme="majorBidi"/>
              <w:color w:val="000000" w:themeColor="text1"/>
            </w:rPr>
          </w:rPrChange>
        </w:rPr>
        <w:t>.</w:t>
      </w:r>
    </w:p>
    <w:p w14:paraId="50880509" w14:textId="2FDF0B28" w:rsidR="00B506B6" w:rsidRPr="005F252C" w:rsidRDefault="00B506B6">
      <w:pPr>
        <w:pStyle w:val="Level3"/>
        <w:rPr>
          <w:rFonts w:ascii="Candara" w:hAnsi="Candara"/>
          <w:rPrChange w:id="1671" w:author="Al Riyami, Azza OLNG-SCC/12" w:date="2026-03-30T14:14:00Z" w16du:dateUtc="2026-03-30T10:14:00Z">
            <w:rPr>
              <w:rFonts w:asciiTheme="majorBidi" w:eastAsia="Calibri" w:hAnsiTheme="majorBidi" w:cstheme="majorBidi"/>
              <w:color w:val="000000" w:themeColor="text1"/>
              <w:sz w:val="22"/>
            </w:rPr>
          </w:rPrChange>
        </w:rPr>
        <w:pPrChange w:id="1672" w:author="Al Oraimi, Ahmed Mubarak OLNG-ICV/T2" w:date="2026-03-28T15:48:00Z" w16du:dateUtc="2026-03-28T11:48:00Z">
          <w:pPr>
            <w:numPr>
              <w:ilvl w:val="1"/>
              <w:numId w:val="29"/>
            </w:numPr>
            <w:suppressAutoHyphens/>
            <w:autoSpaceDN w:val="0"/>
            <w:spacing w:before="120"/>
            <w:ind w:left="1134" w:hanging="1134"/>
            <w:jc w:val="both"/>
            <w:textAlignment w:val="baseline"/>
          </w:pPr>
        </w:pPrChange>
      </w:pPr>
      <w:r w:rsidRPr="005F252C">
        <w:rPr>
          <w:rFonts w:ascii="Candara" w:hAnsi="Candara"/>
          <w:rPrChange w:id="1673" w:author="Al Riyami, Azza OLNG-SCC/12" w:date="2026-03-30T14:14:00Z" w16du:dateUtc="2026-03-30T10:14:00Z">
            <w:rPr>
              <w:rFonts w:asciiTheme="majorBidi" w:eastAsia="Calibri" w:hAnsiTheme="majorBidi" w:cstheme="majorBidi"/>
              <w:color w:val="000000" w:themeColor="text1"/>
            </w:rPr>
          </w:rPrChange>
        </w:rPr>
        <w:t xml:space="preserve">Within the </w:t>
      </w:r>
      <w:del w:id="1674" w:author="Al Hashmi, Ahmed OLNG-ICV/1" w:date="2026-03-18T12:10:00Z" w16du:dateUtc="2026-03-18T08:10:00Z">
        <w:r w:rsidRPr="005F252C" w:rsidDel="00833133">
          <w:rPr>
            <w:rFonts w:ascii="Candara" w:hAnsi="Candara"/>
            <w:rPrChange w:id="1675" w:author="Al Riyami, Azza OLNG-SCC/12" w:date="2026-03-30T14:14:00Z" w16du:dateUtc="2026-03-30T10:14:00Z">
              <w:rPr>
                <w:rFonts w:asciiTheme="majorBidi" w:eastAsia="Calibri" w:hAnsiTheme="majorBidi" w:cstheme="majorBidi"/>
                <w:color w:val="000000" w:themeColor="text1"/>
              </w:rPr>
            </w:rPrChange>
          </w:rPr>
          <w:delText>CONTRACTOR</w:delText>
        </w:r>
      </w:del>
      <w:ins w:id="1676" w:author="Al Hashmi, Ahmed OLNG-ICV/1" w:date="2026-03-18T12:10:00Z" w16du:dateUtc="2026-03-18T08:10:00Z">
        <w:r w:rsidR="00833133" w:rsidRPr="005F252C">
          <w:rPr>
            <w:rFonts w:ascii="Candara" w:hAnsi="Candara"/>
            <w:rPrChange w:id="1677"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678" w:author="Al Riyami, Azza OLNG-SCC/12" w:date="2026-03-30T14:14:00Z" w16du:dateUtc="2026-03-30T10:14:00Z">
            <w:rPr>
              <w:rFonts w:asciiTheme="majorBidi" w:eastAsia="Calibri" w:hAnsiTheme="majorBidi" w:cstheme="majorBidi"/>
              <w:color w:val="000000" w:themeColor="text1"/>
            </w:rPr>
          </w:rPrChange>
        </w:rPr>
        <w:t xml:space="preserve">’S base bid price, costs associated with implementing the ICV Plan shall be </w:t>
      </w:r>
      <w:r w:rsidRPr="005F252C">
        <w:rPr>
          <w:rFonts w:ascii="Candara" w:hAnsi="Candara"/>
          <w:rPrChange w:id="1679" w:author="Al Riyami, Azza OLNG-SCC/12" w:date="2026-03-30T14:14:00Z" w16du:dateUtc="2026-03-30T10:14:00Z">
            <w:rPr>
              <w:rFonts w:asciiTheme="majorBidi" w:eastAsia="Calibri" w:hAnsiTheme="majorBidi" w:cstheme="majorBidi"/>
              <w:bCs/>
              <w:color w:val="000000" w:themeColor="text1"/>
            </w:rPr>
          </w:rPrChange>
        </w:rPr>
        <w:t>itemised.</w:t>
      </w:r>
      <w:r w:rsidRPr="005F252C">
        <w:rPr>
          <w:rFonts w:ascii="Candara" w:hAnsi="Candara"/>
          <w:rPrChange w:id="1680" w:author="Al Riyami, Azza OLNG-SCC/12" w:date="2026-03-30T14:14:00Z" w16du:dateUtc="2026-03-30T10:14:00Z">
            <w:rPr>
              <w:rFonts w:asciiTheme="majorBidi" w:eastAsia="Calibri" w:hAnsiTheme="majorBidi" w:cstheme="majorBidi"/>
              <w:color w:val="000000" w:themeColor="text1"/>
            </w:rPr>
          </w:rPrChange>
        </w:rPr>
        <w:t xml:space="preserve">  </w:t>
      </w:r>
    </w:p>
    <w:p w14:paraId="0D3603F6" w14:textId="0EC5FB86" w:rsidR="00B506B6" w:rsidRPr="005F252C" w:rsidRDefault="00B506B6">
      <w:pPr>
        <w:pStyle w:val="Level3"/>
        <w:rPr>
          <w:rFonts w:ascii="Candara" w:hAnsi="Candara"/>
          <w:rPrChange w:id="1681" w:author="Al Riyami, Azza OLNG-SCC/12" w:date="2026-03-30T14:14:00Z" w16du:dateUtc="2026-03-30T10:14:00Z">
            <w:rPr>
              <w:rFonts w:asciiTheme="majorBidi" w:eastAsia="Calibri" w:hAnsiTheme="majorBidi" w:cstheme="majorBidi"/>
              <w:bCs/>
              <w:sz w:val="22"/>
            </w:rPr>
          </w:rPrChange>
        </w:rPr>
        <w:pPrChange w:id="1682" w:author="Al Oraimi, Ahmed Mubarak OLNG-ICV/T2" w:date="2026-03-28T15:48:00Z" w16du:dateUtc="2026-03-28T11:48:00Z">
          <w:pPr>
            <w:numPr>
              <w:ilvl w:val="1"/>
              <w:numId w:val="29"/>
            </w:numPr>
            <w:suppressAutoHyphens/>
            <w:autoSpaceDN w:val="0"/>
            <w:spacing w:before="120"/>
            <w:ind w:left="1134" w:hanging="1134"/>
            <w:jc w:val="both"/>
            <w:textAlignment w:val="baseline"/>
          </w:pPr>
        </w:pPrChange>
      </w:pPr>
      <w:del w:id="1683" w:author="Al Hashmi, Ahmed OLNG-ICV/1" w:date="2026-03-18T12:10:00Z" w16du:dateUtc="2026-03-18T08:10:00Z">
        <w:r w:rsidRPr="005F252C" w:rsidDel="00833133">
          <w:rPr>
            <w:rFonts w:ascii="Candara" w:hAnsi="Candara"/>
            <w:rPrChange w:id="1684" w:author="Al Riyami, Azza OLNG-SCC/12" w:date="2026-03-30T14:14:00Z" w16du:dateUtc="2026-03-30T10:14:00Z">
              <w:rPr>
                <w:rFonts w:asciiTheme="majorBidi" w:eastAsia="Calibri" w:hAnsiTheme="majorBidi" w:cstheme="majorBidi"/>
                <w:color w:val="000000" w:themeColor="text1"/>
              </w:rPr>
            </w:rPrChange>
          </w:rPr>
          <w:delText>CONTRACTOR</w:delText>
        </w:r>
      </w:del>
      <w:ins w:id="1685" w:author="Al Hashmi, Ahmed OLNG-ICV/1" w:date="2026-03-18T12:10:00Z" w16du:dateUtc="2026-03-18T08:10:00Z">
        <w:r w:rsidR="00833133" w:rsidRPr="005F252C">
          <w:rPr>
            <w:rFonts w:ascii="Candara" w:hAnsi="Candara"/>
            <w:rPrChange w:id="1686"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687" w:author="Al Riyami, Azza OLNG-SCC/12" w:date="2026-03-30T14:14:00Z" w16du:dateUtc="2026-03-30T10:14:00Z">
            <w:rPr>
              <w:rFonts w:asciiTheme="majorBidi" w:eastAsia="Calibri" w:hAnsiTheme="majorBidi" w:cstheme="majorBidi"/>
              <w:color w:val="000000" w:themeColor="text1"/>
            </w:rPr>
          </w:rPrChange>
        </w:rPr>
        <w:t xml:space="preserve"> shall take note that </w:t>
      </w:r>
      <w:del w:id="1688" w:author="Al Hashmi, Ahmed OLNG-ICV/1" w:date="2026-03-18T12:11:00Z" w16du:dateUtc="2026-03-18T08:11:00Z">
        <w:r w:rsidRPr="005F252C" w:rsidDel="00833133">
          <w:rPr>
            <w:rFonts w:ascii="Candara" w:hAnsi="Candara"/>
            <w:rPrChange w:id="1689" w:author="Al Riyami, Azza OLNG-SCC/12" w:date="2026-03-30T14:14:00Z" w16du:dateUtc="2026-03-30T10:14:00Z">
              <w:rPr>
                <w:rFonts w:asciiTheme="majorBidi" w:eastAsia="Calibri" w:hAnsiTheme="majorBidi" w:cstheme="majorBidi"/>
                <w:color w:val="000000" w:themeColor="text1"/>
              </w:rPr>
            </w:rPrChange>
          </w:rPr>
          <w:delText>COMPANY</w:delText>
        </w:r>
      </w:del>
      <w:ins w:id="1690" w:author="Al Hashmi, Ahmed OLNG-ICV/1" w:date="2026-03-18T12:11:00Z" w16du:dateUtc="2026-03-18T08:11:00Z">
        <w:r w:rsidR="00833133" w:rsidRPr="005F252C">
          <w:rPr>
            <w:rFonts w:ascii="Candara" w:hAnsi="Candara"/>
            <w:rPrChange w:id="1691" w:author="Al Riyami, Azza OLNG-SCC/12" w:date="2026-03-30T14:14:00Z" w16du:dateUtc="2026-03-30T10:14:00Z">
              <w:rPr>
                <w:rFonts w:asciiTheme="majorBidi" w:eastAsia="Calibri" w:hAnsiTheme="majorBidi" w:cstheme="majorBidi"/>
                <w:color w:val="000000" w:themeColor="text1"/>
              </w:rPr>
            </w:rPrChange>
          </w:rPr>
          <w:t>COMPANY</w:t>
        </w:r>
      </w:ins>
      <w:r w:rsidRPr="005F252C">
        <w:rPr>
          <w:rFonts w:ascii="Candara" w:hAnsi="Candara"/>
          <w:rPrChange w:id="1692" w:author="Al Riyami, Azza OLNG-SCC/12" w:date="2026-03-30T14:14:00Z" w16du:dateUtc="2026-03-30T10:14:00Z">
            <w:rPr>
              <w:rFonts w:asciiTheme="majorBidi" w:eastAsia="Calibri" w:hAnsiTheme="majorBidi" w:cstheme="majorBidi"/>
              <w:color w:val="000000" w:themeColor="text1"/>
            </w:rPr>
          </w:rPrChange>
        </w:rPr>
        <w:t xml:space="preserve"> shall convert the information submitted in the </w:t>
      </w:r>
      <w:del w:id="1693" w:author="Al Hashmi, Ahmed OLNG-ICV/1" w:date="2026-03-18T12:10:00Z" w16du:dateUtc="2026-03-18T08:10:00Z">
        <w:r w:rsidRPr="005F252C" w:rsidDel="00833133">
          <w:rPr>
            <w:rFonts w:ascii="Candara" w:hAnsi="Candara"/>
            <w:rPrChange w:id="1694" w:author="Al Riyami, Azza OLNG-SCC/12" w:date="2026-03-30T14:14:00Z" w16du:dateUtc="2026-03-30T10:14:00Z">
              <w:rPr>
                <w:rFonts w:asciiTheme="majorBidi" w:eastAsia="Calibri" w:hAnsiTheme="majorBidi" w:cstheme="majorBidi"/>
                <w:color w:val="000000" w:themeColor="text1"/>
              </w:rPr>
            </w:rPrChange>
          </w:rPr>
          <w:delText>CONTRACTOR</w:delText>
        </w:r>
      </w:del>
      <w:ins w:id="1695" w:author="Al Hashmi, Ahmed OLNG-ICV/1" w:date="2026-03-18T12:10:00Z" w16du:dateUtc="2026-03-18T08:10:00Z">
        <w:r w:rsidR="00833133" w:rsidRPr="005F252C">
          <w:rPr>
            <w:rFonts w:ascii="Candara" w:hAnsi="Candara"/>
            <w:rPrChange w:id="1696"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697" w:author="Al Riyami, Azza OLNG-SCC/12" w:date="2026-03-30T14:14:00Z" w16du:dateUtc="2026-03-30T10:14:00Z">
            <w:rPr>
              <w:rFonts w:asciiTheme="majorBidi" w:eastAsia="Calibri" w:hAnsiTheme="majorBidi" w:cstheme="majorBidi"/>
              <w:color w:val="000000" w:themeColor="text1"/>
            </w:rPr>
          </w:rPrChange>
        </w:rPr>
        <w:t>’S ICV Plan into</w:t>
      </w:r>
      <w:r w:rsidRPr="005F252C">
        <w:rPr>
          <w:rFonts w:ascii="Candara" w:hAnsi="Candara"/>
          <w:rPrChange w:id="1698" w:author="Al Riyami, Azza OLNG-SCC/12" w:date="2026-03-30T14:14:00Z" w16du:dateUtc="2026-03-30T10:14:00Z">
            <w:rPr>
              <w:rFonts w:asciiTheme="majorBidi" w:eastAsia="Calibri" w:hAnsiTheme="majorBidi" w:cstheme="majorBidi"/>
              <w:color w:val="000000"/>
            </w:rPr>
          </w:rPrChange>
        </w:rPr>
        <w:t xml:space="preserve"> </w:t>
      </w:r>
      <w:r w:rsidRPr="005F252C">
        <w:rPr>
          <w:rFonts w:ascii="Candara" w:hAnsi="Candara"/>
          <w:rPrChange w:id="1699" w:author="Al Riyami, Azza OLNG-SCC/12" w:date="2026-03-30T14:14:00Z" w16du:dateUtc="2026-03-30T10:14:00Z">
            <w:rPr>
              <w:rFonts w:asciiTheme="majorBidi" w:eastAsia="Calibri" w:hAnsiTheme="majorBidi" w:cstheme="majorBidi"/>
              <w:bCs/>
              <w:color w:val="000000"/>
            </w:rPr>
          </w:rPrChange>
        </w:rPr>
        <w:t xml:space="preserve">binding contractual commitments, including the completed Tables A to </w:t>
      </w:r>
      <w:r w:rsidR="00150316" w:rsidRPr="005F252C">
        <w:rPr>
          <w:rFonts w:ascii="Candara" w:hAnsi="Candara"/>
          <w:rPrChange w:id="1700" w:author="Al Riyami, Azza OLNG-SCC/12" w:date="2026-03-30T14:14:00Z" w16du:dateUtc="2026-03-30T10:14:00Z">
            <w:rPr>
              <w:rFonts w:asciiTheme="majorBidi" w:eastAsia="Calibri" w:hAnsiTheme="majorBidi" w:cstheme="majorBidi"/>
              <w:bCs/>
              <w:color w:val="000000"/>
            </w:rPr>
          </w:rPrChange>
        </w:rPr>
        <w:t>D</w:t>
      </w:r>
      <w:r w:rsidRPr="005F252C">
        <w:rPr>
          <w:rFonts w:ascii="Candara" w:hAnsi="Candara"/>
          <w:rPrChange w:id="1701" w:author="Al Riyami, Azza OLNG-SCC/12" w:date="2026-03-30T14:14:00Z" w16du:dateUtc="2026-03-30T10:14:00Z">
            <w:rPr>
              <w:rFonts w:asciiTheme="majorBidi" w:eastAsia="Calibri" w:hAnsiTheme="majorBidi" w:cstheme="majorBidi"/>
              <w:bCs/>
              <w:color w:val="000000"/>
            </w:rPr>
          </w:rPrChange>
        </w:rPr>
        <w:t>.</w:t>
      </w:r>
    </w:p>
    <w:p w14:paraId="6C42B81A" w14:textId="750D5C3E" w:rsidR="00B506B6" w:rsidRPr="005F252C" w:rsidRDefault="00B506B6">
      <w:pPr>
        <w:pStyle w:val="Level3"/>
        <w:rPr>
          <w:rFonts w:ascii="Candara" w:hAnsi="Candara"/>
          <w:rPrChange w:id="1702" w:author="Al Riyami, Azza OLNG-SCC/12" w:date="2026-03-30T14:14:00Z" w16du:dateUtc="2026-03-30T10:14:00Z">
            <w:rPr>
              <w:rFonts w:asciiTheme="majorBidi" w:eastAsia="Calibri" w:hAnsiTheme="majorBidi" w:cstheme="majorBidi"/>
              <w:sz w:val="22"/>
            </w:rPr>
          </w:rPrChange>
        </w:rPr>
        <w:pPrChange w:id="1703" w:author="Al Oraimi, Ahmed Mubarak OLNG-ICV/T2" w:date="2026-03-28T15:48:00Z" w16du:dateUtc="2026-03-28T11:48:00Z">
          <w:pPr>
            <w:numPr>
              <w:ilvl w:val="1"/>
              <w:numId w:val="29"/>
            </w:numPr>
            <w:suppressAutoHyphens/>
            <w:autoSpaceDN w:val="0"/>
            <w:spacing w:before="120"/>
            <w:ind w:left="1134" w:hanging="1134"/>
            <w:jc w:val="both"/>
            <w:textAlignment w:val="baseline"/>
          </w:pPr>
        </w:pPrChange>
      </w:pPr>
      <w:del w:id="1704" w:author="Al Hashmi, Ahmed OLNG-ICV/1" w:date="2026-03-18T12:10:00Z" w16du:dateUtc="2026-03-18T08:10:00Z">
        <w:r w:rsidRPr="005F252C" w:rsidDel="00833133">
          <w:rPr>
            <w:rFonts w:ascii="Candara" w:hAnsi="Candara"/>
            <w:rPrChange w:id="1705" w:author="Al Riyami, Azza OLNG-SCC/12" w:date="2026-03-30T14:14:00Z" w16du:dateUtc="2026-03-30T10:14:00Z">
              <w:rPr>
                <w:rFonts w:asciiTheme="majorBidi" w:eastAsia="Calibri" w:hAnsiTheme="majorBidi" w:cstheme="majorBidi"/>
              </w:rPr>
            </w:rPrChange>
          </w:rPr>
          <w:delText>CONTRACTOR</w:delText>
        </w:r>
      </w:del>
      <w:ins w:id="1706" w:author="Al Hashmi, Ahmed OLNG-ICV/1" w:date="2026-03-18T12:10:00Z" w16du:dateUtc="2026-03-18T08:10:00Z">
        <w:r w:rsidR="00833133" w:rsidRPr="005F252C">
          <w:rPr>
            <w:rFonts w:ascii="Candara" w:hAnsi="Candara"/>
            <w:rPrChange w:id="1707"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708" w:author="Al Riyami, Azza OLNG-SCC/12" w:date="2026-03-30T14:14:00Z" w16du:dateUtc="2026-03-30T10:14:00Z">
            <w:rPr>
              <w:rFonts w:asciiTheme="majorBidi" w:eastAsia="Calibri" w:hAnsiTheme="majorBidi" w:cstheme="majorBidi"/>
            </w:rPr>
          </w:rPrChange>
        </w:rPr>
        <w:t xml:space="preserve"> shall maintain a true and </w:t>
      </w:r>
      <w:r w:rsidRPr="005F252C">
        <w:rPr>
          <w:rFonts w:ascii="Candara" w:hAnsi="Candara"/>
          <w:rPrChange w:id="1709" w:author="Al Riyami, Azza OLNG-SCC/12" w:date="2026-03-30T14:14:00Z" w16du:dateUtc="2026-03-30T10:14:00Z">
            <w:rPr>
              <w:rFonts w:asciiTheme="majorBidi" w:eastAsia="Calibri" w:hAnsiTheme="majorBidi" w:cstheme="majorBidi"/>
              <w:bCs/>
            </w:rPr>
          </w:rPrChange>
        </w:rPr>
        <w:t>auditable set of records</w:t>
      </w:r>
      <w:r w:rsidRPr="005F252C">
        <w:rPr>
          <w:rFonts w:ascii="Candara" w:hAnsi="Candara"/>
          <w:rPrChange w:id="1710" w:author="Al Riyami, Azza OLNG-SCC/12" w:date="2026-03-30T14:14:00Z" w16du:dateUtc="2026-03-30T10:14:00Z">
            <w:rPr>
              <w:rFonts w:asciiTheme="majorBidi" w:eastAsia="Calibri" w:hAnsiTheme="majorBidi" w:cstheme="majorBidi"/>
            </w:rPr>
          </w:rPrChange>
        </w:rPr>
        <w:t xml:space="preserve"> pertaining to the ICV Plan, including the assumptions and calculations used to generate the figures entered into Tables A to </w:t>
      </w:r>
      <w:r w:rsidR="00150316" w:rsidRPr="005F252C">
        <w:rPr>
          <w:rFonts w:ascii="Candara" w:hAnsi="Candara"/>
          <w:rPrChange w:id="1711" w:author="Al Riyami, Azza OLNG-SCC/12" w:date="2026-03-30T14:14:00Z" w16du:dateUtc="2026-03-30T10:14:00Z">
            <w:rPr>
              <w:rFonts w:asciiTheme="majorBidi" w:eastAsia="Calibri" w:hAnsiTheme="majorBidi" w:cstheme="majorBidi"/>
            </w:rPr>
          </w:rPrChange>
        </w:rPr>
        <w:t>D</w:t>
      </w:r>
      <w:r w:rsidRPr="005F252C">
        <w:rPr>
          <w:rFonts w:ascii="Candara" w:hAnsi="Candara"/>
          <w:rPrChange w:id="1712" w:author="Al Riyami, Azza OLNG-SCC/12" w:date="2026-03-30T14:14:00Z" w16du:dateUtc="2026-03-30T10:14:00Z">
            <w:rPr>
              <w:rFonts w:asciiTheme="majorBidi" w:eastAsia="Calibri" w:hAnsiTheme="majorBidi" w:cstheme="majorBidi"/>
            </w:rPr>
          </w:rPrChange>
        </w:rPr>
        <w:t>.</w:t>
      </w:r>
    </w:p>
    <w:p w14:paraId="569D9F13" w14:textId="5C4EEECD" w:rsidR="00B506B6" w:rsidRPr="005F252C" w:rsidRDefault="00B506B6">
      <w:pPr>
        <w:pStyle w:val="Level3"/>
        <w:rPr>
          <w:rFonts w:ascii="Candara" w:hAnsi="Candara"/>
          <w:rPrChange w:id="1713" w:author="Al Riyami, Azza OLNG-SCC/12" w:date="2026-03-30T14:14:00Z" w16du:dateUtc="2026-03-30T10:14:00Z">
            <w:rPr>
              <w:rFonts w:asciiTheme="majorBidi" w:eastAsia="Calibri" w:hAnsiTheme="majorBidi" w:cstheme="majorBidi"/>
              <w:sz w:val="22"/>
            </w:rPr>
          </w:rPrChange>
        </w:rPr>
        <w:pPrChange w:id="1714" w:author="Al Oraimi, Ahmed Mubarak OLNG-ICV/T2" w:date="2026-03-28T15:49:00Z" w16du:dateUtc="2026-03-28T11:49:00Z">
          <w:pPr>
            <w:numPr>
              <w:ilvl w:val="1"/>
              <w:numId w:val="29"/>
            </w:numPr>
            <w:suppressAutoHyphens/>
            <w:autoSpaceDN w:val="0"/>
            <w:spacing w:before="120"/>
            <w:ind w:left="1134" w:hanging="1134"/>
            <w:jc w:val="both"/>
            <w:textAlignment w:val="baseline"/>
          </w:pPr>
        </w:pPrChange>
      </w:pPr>
      <w:del w:id="1715" w:author="Al Hashmi, Ahmed OLNG-ICV/1" w:date="2026-03-18T12:11:00Z" w16du:dateUtc="2026-03-18T08:11:00Z">
        <w:r w:rsidRPr="005F252C" w:rsidDel="00833133">
          <w:rPr>
            <w:rFonts w:ascii="Candara" w:hAnsi="Candara"/>
            <w:rPrChange w:id="1716" w:author="Al Riyami, Azza OLNG-SCC/12" w:date="2026-03-30T14:14:00Z" w16du:dateUtc="2026-03-30T10:14:00Z">
              <w:rPr>
                <w:rFonts w:asciiTheme="majorBidi" w:eastAsia="Calibri" w:hAnsiTheme="majorBidi" w:cstheme="majorBidi"/>
              </w:rPr>
            </w:rPrChange>
          </w:rPr>
          <w:delText>COMPANY</w:delText>
        </w:r>
      </w:del>
      <w:ins w:id="1717" w:author="Al Hashmi, Ahmed OLNG-ICV/1" w:date="2026-03-18T12:11:00Z" w16du:dateUtc="2026-03-18T08:11:00Z">
        <w:r w:rsidR="00833133" w:rsidRPr="005F252C">
          <w:rPr>
            <w:rFonts w:ascii="Candara" w:hAnsi="Candara"/>
            <w:rPrChange w:id="1718"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719" w:author="Al Riyami, Azza OLNG-SCC/12" w:date="2026-03-30T14:14:00Z" w16du:dateUtc="2026-03-30T10:14:00Z">
            <w:rPr>
              <w:rFonts w:asciiTheme="majorBidi" w:eastAsia="Calibri" w:hAnsiTheme="majorBidi" w:cstheme="majorBidi"/>
            </w:rPr>
          </w:rPrChange>
        </w:rPr>
        <w:t xml:space="preserve"> shall have the </w:t>
      </w:r>
      <w:r w:rsidRPr="005F252C">
        <w:rPr>
          <w:rFonts w:ascii="Candara" w:hAnsi="Candara"/>
          <w:rPrChange w:id="1720" w:author="Al Riyami, Azza OLNG-SCC/12" w:date="2026-03-30T14:14:00Z" w16du:dateUtc="2026-03-30T10:14:00Z">
            <w:rPr>
              <w:rFonts w:asciiTheme="majorBidi" w:eastAsia="Calibri" w:hAnsiTheme="majorBidi" w:cstheme="majorBidi"/>
              <w:bCs/>
            </w:rPr>
          </w:rPrChange>
        </w:rPr>
        <w:t>right to verify and audit</w:t>
      </w:r>
      <w:r w:rsidRPr="005F252C">
        <w:rPr>
          <w:rFonts w:ascii="Candara" w:hAnsi="Candara"/>
          <w:rPrChange w:id="1721" w:author="Al Riyami, Azza OLNG-SCC/12" w:date="2026-03-30T14:14:00Z" w16du:dateUtc="2026-03-30T10:14:00Z">
            <w:rPr>
              <w:rFonts w:asciiTheme="majorBidi" w:eastAsia="Calibri" w:hAnsiTheme="majorBidi" w:cstheme="majorBidi"/>
            </w:rPr>
          </w:rPrChange>
        </w:rPr>
        <w:t xml:space="preserve"> the information contained in the ICV Plan in accordance with the standard terms and conditions contained in the ICV Exhibit (“Exhibit X – ICV”).</w:t>
      </w:r>
    </w:p>
    <w:p w14:paraId="77EC8FD0" w14:textId="77777777" w:rsidR="00B506B6" w:rsidRPr="005F252C" w:rsidRDefault="00B506B6">
      <w:pPr>
        <w:pStyle w:val="Level3"/>
        <w:rPr>
          <w:rFonts w:ascii="Candara" w:hAnsi="Candara"/>
          <w:rPrChange w:id="1722" w:author="Al Riyami, Azza OLNG-SCC/12" w:date="2026-03-30T14:14:00Z" w16du:dateUtc="2026-03-30T10:14:00Z">
            <w:rPr>
              <w:rFonts w:asciiTheme="majorBidi" w:eastAsia="Calibri" w:hAnsiTheme="majorBidi" w:cstheme="majorBidi"/>
              <w:sz w:val="22"/>
            </w:rPr>
          </w:rPrChange>
        </w:rPr>
        <w:pPrChange w:id="1723" w:author="Al Oraimi, Ahmed Mubarak OLNG-ICV/T2" w:date="2026-03-28T15:49:00Z" w16du:dateUtc="2026-03-28T11:49:00Z">
          <w:pPr>
            <w:numPr>
              <w:ilvl w:val="1"/>
              <w:numId w:val="29"/>
            </w:numPr>
            <w:suppressAutoHyphens/>
            <w:autoSpaceDN w:val="0"/>
            <w:spacing w:before="120"/>
            <w:ind w:left="1134" w:hanging="1134"/>
            <w:jc w:val="both"/>
            <w:textAlignment w:val="baseline"/>
          </w:pPr>
        </w:pPrChange>
      </w:pPr>
      <w:r w:rsidRPr="005F252C">
        <w:rPr>
          <w:rFonts w:ascii="Candara" w:hAnsi="Candara"/>
          <w:rPrChange w:id="1724" w:author="Al Riyami, Azza OLNG-SCC/12" w:date="2026-03-30T14:14:00Z" w16du:dateUtc="2026-03-30T10:14:00Z">
            <w:rPr>
              <w:rFonts w:asciiTheme="majorBidi" w:eastAsia="Calibri" w:hAnsiTheme="majorBidi" w:cstheme="majorBidi"/>
            </w:rPr>
          </w:rPrChange>
        </w:rPr>
        <w:t>In case of any variations in scope of work and/or CONTRACT value, whether plus or minus, the overall originally committed ICV value will be measured as a percentage of the original contract value, or as per agreed between CONTRACT parties.</w:t>
      </w:r>
    </w:p>
    <w:p w14:paraId="49561EB1" w14:textId="77777777" w:rsidR="00B506B6" w:rsidRPr="005F252C" w:rsidDel="003074D1" w:rsidRDefault="00B506B6">
      <w:pPr>
        <w:pStyle w:val="Heading2"/>
        <w:rPr>
          <w:del w:id="1725" w:author="Al Oraimi, Ahmed Mubarak OLNG-ICV/T2" w:date="2026-03-28T15:51:00Z" w16du:dateUtc="2026-03-28T11:51:00Z"/>
          <w:rFonts w:ascii="Candara" w:hAnsi="Candara"/>
          <w:rPrChange w:id="1726" w:author="Al Riyami, Azza OLNG-SCC/12" w:date="2026-03-30T14:14:00Z" w16du:dateUtc="2026-03-30T10:14:00Z">
            <w:rPr>
              <w:del w:id="1727" w:author="Al Oraimi, Ahmed Mubarak OLNG-ICV/T2" w:date="2026-03-28T15:51:00Z" w16du:dateUtc="2026-03-28T11:51:00Z"/>
              <w:rFonts w:eastAsia="Calibri"/>
            </w:rPr>
          </w:rPrChange>
        </w:rPr>
        <w:pPrChange w:id="1728" w:author="Al Oraimi, Ahmed Mubarak OLNG-ICV/T2" w:date="2026-03-29T03:48:00Z" w16du:dateUtc="2026-03-28T23:48:00Z">
          <w:pPr>
            <w:pStyle w:val="Heading1"/>
            <w:numPr>
              <w:numId w:val="29"/>
            </w:numPr>
            <w:tabs>
              <w:tab w:val="clear" w:pos="576"/>
            </w:tabs>
            <w:ind w:left="360" w:hanging="360"/>
          </w:pPr>
        </w:pPrChange>
      </w:pPr>
      <w:bookmarkStart w:id="1729" w:name="_Toc225666158"/>
      <w:r w:rsidRPr="005F252C">
        <w:rPr>
          <w:rFonts w:ascii="Candara" w:hAnsi="Candara"/>
          <w:b w:val="0"/>
          <w:rPrChange w:id="1730" w:author="Al Riyami, Azza OLNG-SCC/12" w:date="2026-03-30T14:14:00Z" w16du:dateUtc="2026-03-30T10:14:00Z">
            <w:rPr>
              <w:rFonts w:eastAsia="Calibri"/>
              <w:b w:val="0"/>
            </w:rPr>
          </w:rPrChange>
        </w:rPr>
        <w:t>INSTRUCTIONS TO PREPARE ICV PLAN</w:t>
      </w:r>
      <w:bookmarkEnd w:id="1729"/>
    </w:p>
    <w:p w14:paraId="2463C593" w14:textId="77777777" w:rsidR="003074D1" w:rsidRPr="005F252C" w:rsidRDefault="003074D1">
      <w:pPr>
        <w:pStyle w:val="Heading2"/>
        <w:rPr>
          <w:ins w:id="1731" w:author="Al Oraimi, Ahmed Mubarak OLNG-ICV/T2" w:date="2026-03-28T15:51:00Z" w16du:dateUtc="2026-03-28T11:51:00Z"/>
          <w:rFonts w:ascii="Candara" w:hAnsi="Candara"/>
          <w:rPrChange w:id="1732" w:author="Al Riyami, Azza OLNG-SCC/12" w:date="2026-03-30T14:14:00Z" w16du:dateUtc="2026-03-30T10:14:00Z">
            <w:rPr>
              <w:ins w:id="1733" w:author="Al Oraimi, Ahmed Mubarak OLNG-ICV/T2" w:date="2026-03-28T15:51:00Z" w16du:dateUtc="2026-03-28T11:51:00Z"/>
              <w:rFonts w:eastAsia="Calibri"/>
              <w:smallCaps/>
            </w:rPr>
          </w:rPrChange>
        </w:rPr>
        <w:pPrChange w:id="1734" w:author="Al Oraimi, Ahmed Mubarak OLNG-ICV/T2" w:date="2026-03-29T03:48:00Z" w16du:dateUtc="2026-03-28T23:48:00Z">
          <w:pPr>
            <w:pStyle w:val="Heading1"/>
            <w:numPr>
              <w:numId w:val="29"/>
            </w:numPr>
            <w:tabs>
              <w:tab w:val="clear" w:pos="576"/>
              <w:tab w:val="left" w:pos="1134"/>
            </w:tabs>
            <w:spacing w:before="120"/>
            <w:ind w:left="1134" w:hanging="1134"/>
          </w:pPr>
        </w:pPrChange>
      </w:pPr>
      <w:bookmarkStart w:id="1735" w:name="_Toc225666159"/>
      <w:bookmarkEnd w:id="1735"/>
    </w:p>
    <w:p w14:paraId="07E43728" w14:textId="77777777" w:rsidR="00B506B6" w:rsidRPr="005F252C" w:rsidDel="003074D1" w:rsidRDefault="00B506B6">
      <w:pPr>
        <w:pStyle w:val="Level3"/>
        <w:rPr>
          <w:del w:id="1736" w:author="Al Oraimi, Ahmed Mubarak OLNG-ICV/T2" w:date="2026-03-28T15:52:00Z" w16du:dateUtc="2026-03-28T11:52:00Z"/>
          <w:rFonts w:ascii="Candara" w:hAnsi="Candara"/>
          <w:b/>
          <w:bCs/>
          <w:rPrChange w:id="1737" w:author="Al Riyami, Azza OLNG-SCC/12" w:date="2026-03-30T14:14:00Z" w16du:dateUtc="2026-03-30T10:14:00Z">
            <w:rPr>
              <w:del w:id="1738" w:author="Al Oraimi, Ahmed Mubarak OLNG-ICV/T2" w:date="2026-03-28T15:52:00Z" w16du:dateUtc="2026-03-28T11:52:00Z"/>
            </w:rPr>
          </w:rPrChange>
        </w:rPr>
      </w:pPr>
      <w:r w:rsidRPr="005F252C">
        <w:rPr>
          <w:rFonts w:ascii="Candara" w:hAnsi="Candara"/>
          <w:b/>
          <w:bCs/>
          <w:rPrChange w:id="1739" w:author="Al Riyami, Azza OLNG-SCC/12" w:date="2026-03-30T14:14:00Z" w16du:dateUtc="2026-03-30T10:14:00Z">
            <w:rPr>
              <w:rFonts w:eastAsia="Calibri"/>
            </w:rPr>
          </w:rPrChange>
        </w:rPr>
        <w:t>Overview</w:t>
      </w:r>
    </w:p>
    <w:p w14:paraId="6C34B901" w14:textId="77777777" w:rsidR="003074D1" w:rsidRPr="005F252C" w:rsidRDefault="003074D1">
      <w:pPr>
        <w:pStyle w:val="Level3"/>
        <w:rPr>
          <w:ins w:id="1740" w:author="Al Oraimi, Ahmed Mubarak OLNG-ICV/T2" w:date="2026-03-28T15:52:00Z" w16du:dateUtc="2026-03-28T11:52:00Z"/>
          <w:rFonts w:ascii="Candara" w:hAnsi="Candara"/>
          <w:rPrChange w:id="1741" w:author="Al Riyami, Azza OLNG-SCC/12" w:date="2026-03-30T14:14:00Z" w16du:dateUtc="2026-03-30T10:14:00Z">
            <w:rPr>
              <w:ins w:id="1742" w:author="Al Oraimi, Ahmed Mubarak OLNG-ICV/T2" w:date="2026-03-28T15:52:00Z" w16du:dateUtc="2026-03-28T11:52:00Z"/>
              <w:rFonts w:eastAsia="Calibri"/>
              <w:smallCaps/>
            </w:rPr>
          </w:rPrChange>
        </w:rPr>
        <w:pPrChange w:id="1743" w:author="Al Oraimi, Ahmed Mubarak OLNG-ICV/T2" w:date="2026-03-28T15:52:00Z" w16du:dateUtc="2026-03-28T11:52:00Z">
          <w:pPr>
            <w:pStyle w:val="Heading1"/>
            <w:numPr>
              <w:ilvl w:val="1"/>
              <w:numId w:val="29"/>
            </w:numPr>
            <w:tabs>
              <w:tab w:val="clear" w:pos="576"/>
              <w:tab w:val="left" w:pos="1134"/>
            </w:tabs>
            <w:spacing w:before="120"/>
            <w:ind w:left="1134" w:hanging="1134"/>
          </w:pPr>
        </w:pPrChange>
      </w:pPr>
    </w:p>
    <w:p w14:paraId="5924BE9D" w14:textId="5B2C099F" w:rsidR="00B506B6" w:rsidRPr="005F252C" w:rsidDel="00156E4C" w:rsidRDefault="00B506B6">
      <w:pPr>
        <w:pStyle w:val="ParagraphLevel3"/>
        <w:rPr>
          <w:del w:id="1744" w:author="Al Oraimi, Ahmed Mubarak OLNG-ICV/T2" w:date="2026-03-28T17:23:00Z" w16du:dateUtc="2026-03-28T13:23:00Z"/>
          <w:rFonts w:ascii="Candara" w:hAnsi="Candara"/>
          <w:rPrChange w:id="1745" w:author="Al Riyami, Azza OLNG-SCC/12" w:date="2026-03-30T14:14:00Z" w16du:dateUtc="2026-03-30T10:14:00Z">
            <w:rPr>
              <w:del w:id="1746" w:author="Al Oraimi, Ahmed Mubarak OLNG-ICV/T2" w:date="2026-03-28T17:23:00Z" w16du:dateUtc="2026-03-28T13:23:00Z"/>
            </w:rPr>
          </w:rPrChange>
        </w:rPr>
      </w:pPr>
      <w:del w:id="1747" w:author="Al Hashmi, Ahmed OLNG-ICV/1" w:date="2026-03-18T12:10:00Z" w16du:dateUtc="2026-03-18T08:10:00Z">
        <w:r w:rsidRPr="005F252C" w:rsidDel="00833133">
          <w:rPr>
            <w:rFonts w:ascii="Candara" w:hAnsi="Candara"/>
            <w:rPrChange w:id="1748" w:author="Al Riyami, Azza OLNG-SCC/12" w:date="2026-03-30T14:14:00Z" w16du:dateUtc="2026-03-30T10:14:00Z">
              <w:rPr>
                <w:rFonts w:asciiTheme="majorBidi" w:eastAsia="Calibri" w:hAnsiTheme="majorBidi" w:cstheme="majorBidi"/>
              </w:rPr>
            </w:rPrChange>
          </w:rPr>
          <w:delText>CONTRACTOR</w:delText>
        </w:r>
      </w:del>
      <w:ins w:id="1749" w:author="Al Hashmi, Ahmed OLNG-ICV/1" w:date="2026-03-18T12:10:00Z" w16du:dateUtc="2026-03-18T08:10:00Z">
        <w:r w:rsidR="00833133" w:rsidRPr="005F252C">
          <w:rPr>
            <w:rFonts w:ascii="Candara" w:hAnsi="Candara"/>
            <w:rPrChange w:id="175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751" w:author="Al Riyami, Azza OLNG-SCC/12" w:date="2026-03-30T14:14:00Z" w16du:dateUtc="2026-03-30T10:14:00Z">
            <w:rPr>
              <w:rFonts w:asciiTheme="majorBidi" w:eastAsia="Calibri" w:hAnsiTheme="majorBidi" w:cstheme="majorBidi"/>
            </w:rPr>
          </w:rPrChange>
        </w:rPr>
        <w:t xml:space="preserve"> shall provide a concise </w:t>
      </w:r>
      <w:r w:rsidRPr="005F252C">
        <w:rPr>
          <w:rFonts w:ascii="Candara" w:hAnsi="Candara"/>
          <w:rPrChange w:id="1752" w:author="Al Riyami, Azza OLNG-SCC/12" w:date="2026-03-30T14:14:00Z" w16du:dateUtc="2026-03-30T10:14:00Z">
            <w:rPr>
              <w:rFonts w:asciiTheme="majorBidi" w:eastAsia="Calibri" w:hAnsiTheme="majorBidi" w:cstheme="majorBidi"/>
              <w:bCs/>
            </w:rPr>
          </w:rPrChange>
        </w:rPr>
        <w:t>overview</w:t>
      </w:r>
      <w:r w:rsidRPr="005F252C">
        <w:rPr>
          <w:rFonts w:ascii="Candara" w:hAnsi="Candara"/>
          <w:rPrChange w:id="1753" w:author="Al Riyami, Azza OLNG-SCC/12" w:date="2026-03-30T14:14:00Z" w16du:dateUtc="2026-03-30T10:14:00Z">
            <w:rPr>
              <w:rFonts w:asciiTheme="majorBidi" w:eastAsia="Calibri" w:hAnsiTheme="majorBidi" w:cstheme="majorBidi"/>
            </w:rPr>
          </w:rPrChange>
        </w:rPr>
        <w:t xml:space="preserve"> of their detailed ICV Plan summarising the level of ICV the </w:t>
      </w:r>
      <w:del w:id="1754" w:author="Al Hashmi, Ahmed OLNG-ICV/1" w:date="2026-03-18T12:10:00Z" w16du:dateUtc="2026-03-18T08:10:00Z">
        <w:r w:rsidRPr="005F252C" w:rsidDel="00833133">
          <w:rPr>
            <w:rFonts w:ascii="Candara" w:hAnsi="Candara"/>
            <w:rPrChange w:id="1755" w:author="Al Riyami, Azza OLNG-SCC/12" w:date="2026-03-30T14:14:00Z" w16du:dateUtc="2026-03-30T10:14:00Z">
              <w:rPr>
                <w:rFonts w:asciiTheme="majorBidi" w:eastAsia="Calibri" w:hAnsiTheme="majorBidi" w:cstheme="majorBidi"/>
              </w:rPr>
            </w:rPrChange>
          </w:rPr>
          <w:delText>CONTRACTOR</w:delText>
        </w:r>
      </w:del>
      <w:ins w:id="1756" w:author="Al Hashmi, Ahmed OLNG-ICV/1" w:date="2026-03-18T12:10:00Z" w16du:dateUtc="2026-03-18T08:10:00Z">
        <w:r w:rsidR="00833133" w:rsidRPr="005F252C">
          <w:rPr>
            <w:rFonts w:ascii="Candara" w:hAnsi="Candara"/>
            <w:rPrChange w:id="1757"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758" w:author="Al Riyami, Azza OLNG-SCC/12" w:date="2026-03-30T14:14:00Z" w16du:dateUtc="2026-03-30T10:14:00Z">
            <w:rPr>
              <w:rFonts w:asciiTheme="majorBidi" w:eastAsia="Calibri" w:hAnsiTheme="majorBidi" w:cstheme="majorBidi"/>
            </w:rPr>
          </w:rPrChange>
        </w:rPr>
        <w:t xml:space="preserve"> proposes to deliver in execution of the CONTRACT, and any compelling strategies or programmes that the </w:t>
      </w:r>
      <w:del w:id="1759" w:author="Al Hashmi, Ahmed OLNG-ICV/1" w:date="2026-03-18T12:10:00Z" w16du:dateUtc="2026-03-18T08:10:00Z">
        <w:r w:rsidRPr="005F252C" w:rsidDel="00833133">
          <w:rPr>
            <w:rFonts w:ascii="Candara" w:hAnsi="Candara"/>
            <w:rPrChange w:id="1760" w:author="Al Riyami, Azza OLNG-SCC/12" w:date="2026-03-30T14:14:00Z" w16du:dateUtc="2026-03-30T10:14:00Z">
              <w:rPr>
                <w:rFonts w:asciiTheme="majorBidi" w:eastAsia="Calibri" w:hAnsiTheme="majorBidi" w:cstheme="majorBidi"/>
              </w:rPr>
            </w:rPrChange>
          </w:rPr>
          <w:delText>CONTRACTOR</w:delText>
        </w:r>
      </w:del>
      <w:ins w:id="1761" w:author="Al Hashmi, Ahmed OLNG-ICV/1" w:date="2026-03-18T12:10:00Z" w16du:dateUtc="2026-03-18T08:10:00Z">
        <w:r w:rsidR="00833133" w:rsidRPr="005F252C">
          <w:rPr>
            <w:rFonts w:ascii="Candara" w:hAnsi="Candara"/>
            <w:rPrChange w:id="1762"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763" w:author="Al Riyami, Azza OLNG-SCC/12" w:date="2026-03-30T14:14:00Z" w16du:dateUtc="2026-03-30T10:14:00Z">
            <w:rPr>
              <w:rFonts w:asciiTheme="majorBidi" w:eastAsia="Calibri" w:hAnsiTheme="majorBidi" w:cstheme="majorBidi"/>
            </w:rPr>
          </w:rPrChange>
        </w:rPr>
        <w:t xml:space="preserve"> wishes to draw to the attention of the </w:t>
      </w:r>
      <w:del w:id="1764" w:author="Al Hashmi, Ahmed OLNG-ICV/1" w:date="2026-03-18T12:11:00Z" w16du:dateUtc="2026-03-18T08:11:00Z">
        <w:r w:rsidRPr="005F252C" w:rsidDel="00833133">
          <w:rPr>
            <w:rFonts w:ascii="Candara" w:hAnsi="Candara"/>
            <w:rPrChange w:id="1765" w:author="Al Riyami, Azza OLNG-SCC/12" w:date="2026-03-30T14:14:00Z" w16du:dateUtc="2026-03-30T10:14:00Z">
              <w:rPr>
                <w:rFonts w:asciiTheme="majorBidi" w:eastAsia="Calibri" w:hAnsiTheme="majorBidi" w:cstheme="majorBidi"/>
              </w:rPr>
            </w:rPrChange>
          </w:rPr>
          <w:delText>COMPANY</w:delText>
        </w:r>
      </w:del>
      <w:ins w:id="1766" w:author="Al Hashmi, Ahmed OLNG-ICV/1" w:date="2026-03-18T12:11:00Z" w16du:dateUtc="2026-03-18T08:11:00Z">
        <w:r w:rsidR="00833133" w:rsidRPr="005F252C">
          <w:rPr>
            <w:rFonts w:ascii="Candara" w:hAnsi="Candara"/>
            <w:rPrChange w:id="1767"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768" w:author="Al Riyami, Azza OLNG-SCC/12" w:date="2026-03-30T14:14:00Z" w16du:dateUtc="2026-03-30T10:14:00Z">
            <w:rPr>
              <w:rFonts w:asciiTheme="majorBidi" w:eastAsia="Calibri" w:hAnsiTheme="majorBidi" w:cstheme="majorBidi"/>
            </w:rPr>
          </w:rPrChange>
        </w:rPr>
        <w:t>.</w:t>
      </w:r>
    </w:p>
    <w:p w14:paraId="4BAA7D2C" w14:textId="77777777" w:rsidR="00156E4C" w:rsidRPr="005F252C" w:rsidRDefault="00156E4C">
      <w:pPr>
        <w:pStyle w:val="ParagraphLevel3"/>
        <w:rPr>
          <w:ins w:id="1769" w:author="Al Oraimi, Ahmed Mubarak OLNG-ICV/T2" w:date="2026-03-28T17:23:00Z" w16du:dateUtc="2026-03-28T13:23:00Z"/>
          <w:rFonts w:ascii="Candara" w:hAnsi="Candara"/>
          <w:rPrChange w:id="1770" w:author="Al Riyami, Azza OLNG-SCC/12" w:date="2026-03-30T14:14:00Z" w16du:dateUtc="2026-03-30T10:14:00Z">
            <w:rPr>
              <w:ins w:id="1771" w:author="Al Oraimi, Ahmed Mubarak OLNG-ICV/T2" w:date="2026-03-28T17:23:00Z" w16du:dateUtc="2026-03-28T13:23:00Z"/>
              <w:rFonts w:asciiTheme="majorBidi" w:eastAsia="Calibri" w:hAnsiTheme="majorBidi" w:cstheme="majorBidi"/>
              <w:sz w:val="22"/>
            </w:rPr>
          </w:rPrChange>
        </w:rPr>
        <w:pPrChange w:id="1772" w:author="Al Oraimi, Ahmed Mubarak OLNG-ICV/T2" w:date="2026-03-28T17:24:00Z" w16du:dateUtc="2026-03-28T13:24:00Z">
          <w:pPr>
            <w:suppressAutoHyphens/>
            <w:autoSpaceDN w:val="0"/>
            <w:spacing w:before="120"/>
            <w:ind w:left="1134"/>
            <w:jc w:val="both"/>
            <w:textAlignment w:val="baseline"/>
          </w:pPr>
        </w:pPrChange>
      </w:pPr>
    </w:p>
    <w:p w14:paraId="71B17901" w14:textId="77777777" w:rsidR="00B506B6" w:rsidRPr="005F252C" w:rsidDel="00156E4C" w:rsidRDefault="00B506B6">
      <w:pPr>
        <w:pStyle w:val="Level3"/>
        <w:rPr>
          <w:del w:id="1773" w:author="Al Oraimi, Ahmed Mubarak OLNG-ICV/T2" w:date="2026-03-28T17:24:00Z" w16du:dateUtc="2026-03-28T13:24:00Z"/>
          <w:rFonts w:ascii="Candara" w:hAnsi="Candara"/>
          <w:b/>
          <w:bCs/>
          <w:rPrChange w:id="1774" w:author="Al Riyami, Azza OLNG-SCC/12" w:date="2026-03-30T14:14:00Z" w16du:dateUtc="2026-03-30T10:14:00Z">
            <w:rPr>
              <w:del w:id="1775" w:author="Al Oraimi, Ahmed Mubarak OLNG-ICV/T2" w:date="2026-03-28T17:24:00Z" w16du:dateUtc="2026-03-28T13:24:00Z"/>
            </w:rPr>
          </w:rPrChange>
        </w:rPr>
      </w:pPr>
      <w:r w:rsidRPr="005F252C">
        <w:rPr>
          <w:rFonts w:ascii="Candara" w:hAnsi="Candara"/>
          <w:b/>
          <w:bCs/>
          <w:rPrChange w:id="1776" w:author="Al Riyami, Azza OLNG-SCC/12" w:date="2026-03-30T14:14:00Z" w16du:dateUtc="2026-03-30T10:14:00Z">
            <w:rPr>
              <w:rFonts w:eastAsia="Calibri"/>
              <w:sz w:val="26"/>
              <w:szCs w:val="40"/>
            </w:rPr>
          </w:rPrChange>
        </w:rPr>
        <w:t>Investments in Fixed Assets in Oman</w:t>
      </w:r>
    </w:p>
    <w:p w14:paraId="025E6AC2" w14:textId="77777777" w:rsidR="00156E4C" w:rsidRPr="005F252C" w:rsidRDefault="00156E4C">
      <w:pPr>
        <w:pStyle w:val="Level3"/>
        <w:rPr>
          <w:ins w:id="1777" w:author="Al Oraimi, Ahmed Mubarak OLNG-ICV/T2" w:date="2026-03-28T17:24:00Z" w16du:dateUtc="2026-03-28T13:24:00Z"/>
          <w:rFonts w:ascii="Candara" w:hAnsi="Candara"/>
          <w:rPrChange w:id="1778" w:author="Al Riyami, Azza OLNG-SCC/12" w:date="2026-03-30T14:14:00Z" w16du:dateUtc="2026-03-30T10:14:00Z">
            <w:rPr>
              <w:ins w:id="1779" w:author="Al Oraimi, Ahmed Mubarak OLNG-ICV/T2" w:date="2026-03-28T17:24:00Z" w16du:dateUtc="2026-03-28T13:24:00Z"/>
              <w:rFonts w:eastAsia="Calibri"/>
              <w:smallCaps/>
            </w:rPr>
          </w:rPrChange>
        </w:rPr>
        <w:pPrChange w:id="1780" w:author="Al Oraimi, Ahmed Mubarak OLNG-ICV/T2" w:date="2026-03-28T17:25:00Z" w16du:dateUtc="2026-03-28T13:25:00Z">
          <w:pPr>
            <w:pStyle w:val="Heading1"/>
            <w:numPr>
              <w:ilvl w:val="1"/>
              <w:numId w:val="29"/>
            </w:numPr>
            <w:tabs>
              <w:tab w:val="clear" w:pos="576"/>
              <w:tab w:val="left" w:pos="1134"/>
            </w:tabs>
            <w:spacing w:before="120"/>
            <w:ind w:left="1134" w:hanging="1134"/>
          </w:pPr>
        </w:pPrChange>
      </w:pPr>
    </w:p>
    <w:p w14:paraId="407C11C0" w14:textId="7E72E9CC" w:rsidR="004E0F68" w:rsidRPr="005F252C" w:rsidRDefault="00B506B6" w:rsidP="004E0F68">
      <w:pPr>
        <w:pStyle w:val="Level4"/>
        <w:rPr>
          <w:ins w:id="1781" w:author="Al Oraimi, Ahmed Mubarak OLNG-ICV/T2" w:date="2026-03-29T01:34:00Z" w16du:dateUtc="2026-03-28T21:34:00Z"/>
          <w:rFonts w:ascii="Candara" w:hAnsi="Candara"/>
          <w:rPrChange w:id="1782" w:author="Al Riyami, Azza OLNG-SCC/12" w:date="2026-03-30T14:14:00Z" w16du:dateUtc="2026-03-30T10:14:00Z">
            <w:rPr>
              <w:ins w:id="1783" w:author="Al Oraimi, Ahmed Mubarak OLNG-ICV/T2" w:date="2026-03-29T01:34:00Z" w16du:dateUtc="2026-03-28T21:34:00Z"/>
            </w:rPr>
          </w:rPrChange>
        </w:rPr>
      </w:pPr>
      <w:r w:rsidRPr="005F252C">
        <w:rPr>
          <w:rFonts w:ascii="Candara" w:hAnsi="Candara"/>
          <w:rPrChange w:id="1784" w:author="Al Riyami, Azza OLNG-SCC/12" w:date="2026-03-30T14:14:00Z" w16du:dateUtc="2026-03-30T10:14:00Z">
            <w:rPr>
              <w:rFonts w:asciiTheme="majorBidi" w:eastAsia="Calibri" w:hAnsiTheme="majorBidi" w:cstheme="majorBidi"/>
              <w:sz w:val="20"/>
            </w:rPr>
          </w:rPrChange>
        </w:rPr>
        <w:t xml:space="preserve">The </w:t>
      </w:r>
      <w:del w:id="1785" w:author="Al Hashmi, Ahmed OLNG-ICV/1" w:date="2026-03-18T12:11:00Z" w16du:dateUtc="2026-03-18T08:11:00Z">
        <w:r w:rsidRPr="005F252C" w:rsidDel="00833133">
          <w:rPr>
            <w:rFonts w:ascii="Candara" w:hAnsi="Candara"/>
            <w:rPrChange w:id="1786" w:author="Al Riyami, Azza OLNG-SCC/12" w:date="2026-03-30T14:14:00Z" w16du:dateUtc="2026-03-30T10:14:00Z">
              <w:rPr>
                <w:rFonts w:asciiTheme="majorBidi" w:eastAsia="Calibri" w:hAnsiTheme="majorBidi" w:cstheme="majorBidi"/>
                <w:sz w:val="20"/>
              </w:rPr>
            </w:rPrChange>
          </w:rPr>
          <w:delText>COMPANY</w:delText>
        </w:r>
      </w:del>
      <w:ins w:id="1787" w:author="Al Hashmi, Ahmed OLNG-ICV/1" w:date="2026-03-18T12:11:00Z" w16du:dateUtc="2026-03-18T08:11:00Z">
        <w:r w:rsidR="00833133" w:rsidRPr="005F252C">
          <w:rPr>
            <w:rFonts w:ascii="Candara" w:hAnsi="Candara"/>
            <w:rPrChange w:id="1788" w:author="Al Riyami, Azza OLNG-SCC/12" w:date="2026-03-30T14:14:00Z" w16du:dateUtc="2026-03-30T10:14:00Z">
              <w:rPr>
                <w:rFonts w:asciiTheme="majorBidi" w:eastAsia="Calibri" w:hAnsiTheme="majorBidi" w:cstheme="majorBidi"/>
                <w:sz w:val="20"/>
              </w:rPr>
            </w:rPrChange>
          </w:rPr>
          <w:t>COMPANY</w:t>
        </w:r>
      </w:ins>
      <w:r w:rsidRPr="005F252C">
        <w:rPr>
          <w:rFonts w:ascii="Candara" w:hAnsi="Candara"/>
          <w:rPrChange w:id="1789" w:author="Al Riyami, Azza OLNG-SCC/12" w:date="2026-03-30T14:14:00Z" w16du:dateUtc="2026-03-30T10:14:00Z">
            <w:rPr>
              <w:rFonts w:asciiTheme="majorBidi" w:eastAsia="Calibri" w:hAnsiTheme="majorBidi" w:cstheme="majorBidi"/>
              <w:sz w:val="20"/>
            </w:rPr>
          </w:rPrChange>
        </w:rPr>
        <w:t xml:space="preserve"> aims to maximise ICV during the execution of the CONTRACT and beyond. Investments by the </w:t>
      </w:r>
      <w:del w:id="1790" w:author="Al Hashmi, Ahmed OLNG-ICV/1" w:date="2026-03-18T12:10:00Z" w16du:dateUtc="2026-03-18T08:10:00Z">
        <w:r w:rsidRPr="005F252C" w:rsidDel="00833133">
          <w:rPr>
            <w:rFonts w:ascii="Candara" w:hAnsi="Candara"/>
            <w:rPrChange w:id="1791" w:author="Al Riyami, Azza OLNG-SCC/12" w:date="2026-03-30T14:14:00Z" w16du:dateUtc="2026-03-30T10:14:00Z">
              <w:rPr>
                <w:rFonts w:asciiTheme="majorBidi" w:eastAsia="Calibri" w:hAnsiTheme="majorBidi" w:cstheme="majorBidi"/>
                <w:sz w:val="20"/>
              </w:rPr>
            </w:rPrChange>
          </w:rPr>
          <w:delText>CONTRACTOR</w:delText>
        </w:r>
      </w:del>
      <w:ins w:id="1792" w:author="Al Hashmi, Ahmed OLNG-ICV/1" w:date="2026-03-18T12:10:00Z" w16du:dateUtc="2026-03-18T08:10:00Z">
        <w:r w:rsidR="00833133" w:rsidRPr="005F252C">
          <w:rPr>
            <w:rFonts w:ascii="Candara" w:hAnsi="Candara"/>
            <w:rPrChange w:id="1793" w:author="Al Riyami, Azza OLNG-SCC/12" w:date="2026-03-30T14:14:00Z" w16du:dateUtc="2026-03-30T10:14:00Z">
              <w:rPr>
                <w:rFonts w:asciiTheme="majorBidi" w:eastAsia="Calibri" w:hAnsiTheme="majorBidi" w:cstheme="majorBidi"/>
                <w:sz w:val="20"/>
              </w:rPr>
            </w:rPrChange>
          </w:rPr>
          <w:t>CONTRACTOR</w:t>
        </w:r>
      </w:ins>
      <w:r w:rsidRPr="005F252C">
        <w:rPr>
          <w:rFonts w:ascii="Candara" w:hAnsi="Candara"/>
          <w:rPrChange w:id="1794" w:author="Al Riyami, Azza OLNG-SCC/12" w:date="2026-03-30T14:14:00Z" w16du:dateUtc="2026-03-30T10:14:00Z">
            <w:rPr>
              <w:rFonts w:asciiTheme="majorBidi" w:eastAsia="Calibri" w:hAnsiTheme="majorBidi" w:cstheme="majorBidi"/>
              <w:sz w:val="20"/>
            </w:rPr>
          </w:rPrChange>
        </w:rPr>
        <w:t xml:space="preserve"> in operational offices, manufacturing facilities, service facilities or other fixed assets related to the oil and gas industry in Oman is key to achieving this objective.</w:t>
      </w:r>
    </w:p>
    <w:p w14:paraId="1980361E" w14:textId="77777777" w:rsidR="004E0F68" w:rsidRPr="005F252C" w:rsidDel="003D5766" w:rsidRDefault="004E0F68">
      <w:pPr>
        <w:rPr>
          <w:ins w:id="1795" w:author="Al Oraimi, Ahmed Mubarak OLNG-ICV/T2" w:date="2026-03-29T01:34:00Z" w16du:dateUtc="2026-03-28T21:34:00Z"/>
          <w:del w:id="1796" w:author="Al Riyami, Azza OLNG-SCC/12" w:date="2026-03-30T14:18:00Z" w16du:dateUtc="2026-03-30T10:18:00Z"/>
          <w:sz w:val="22"/>
          <w:rPrChange w:id="1797" w:author="Al Riyami, Azza OLNG-SCC/12" w:date="2026-03-30T14:14:00Z" w16du:dateUtc="2026-03-30T10:14:00Z">
            <w:rPr>
              <w:ins w:id="1798" w:author="Al Oraimi, Ahmed Mubarak OLNG-ICV/T2" w:date="2026-03-29T01:34:00Z" w16du:dateUtc="2026-03-28T21:34:00Z"/>
              <w:del w:id="1799" w:author="Al Riyami, Azza OLNG-SCC/12" w:date="2026-03-30T14:18:00Z" w16du:dateUtc="2026-03-30T10:18:00Z"/>
              <w:rFonts w:ascii="Times New Roman" w:hAnsi="Times New Roman"/>
              <w:sz w:val="22"/>
            </w:rPr>
          </w:rPrChange>
        </w:rPr>
      </w:pPr>
      <w:ins w:id="1800" w:author="Al Oraimi, Ahmed Mubarak OLNG-ICV/T2" w:date="2026-03-29T01:34:00Z" w16du:dateUtc="2026-03-28T21:34:00Z">
        <w:del w:id="1801" w:author="Al Riyami, Azza OLNG-SCC/12" w:date="2026-03-30T14:18:00Z" w16du:dateUtc="2026-03-30T10:18:00Z">
          <w:r w:rsidRPr="005F252C" w:rsidDel="003D5766">
            <w:br w:type="page"/>
          </w:r>
        </w:del>
      </w:ins>
    </w:p>
    <w:p w14:paraId="4BE72B3F" w14:textId="77777777" w:rsidR="00B506B6" w:rsidRPr="005F252C" w:rsidDel="004E0F68" w:rsidRDefault="00B506B6">
      <w:pPr>
        <w:pStyle w:val="Level4"/>
        <w:rPr>
          <w:del w:id="1802" w:author="Al Oraimi, Ahmed Mubarak OLNG-ICV/T2" w:date="2026-03-29T01:34:00Z" w16du:dateUtc="2026-03-28T21:34:00Z"/>
          <w:rFonts w:ascii="Candara" w:hAnsi="Candara"/>
          <w:rPrChange w:id="1803" w:author="Al Riyami, Azza OLNG-SCC/12" w:date="2026-03-30T14:14:00Z" w16du:dateUtc="2026-03-30T10:14:00Z">
            <w:rPr>
              <w:del w:id="1804" w:author="Al Oraimi, Ahmed Mubarak OLNG-ICV/T2" w:date="2026-03-29T01:34:00Z" w16du:dateUtc="2026-03-28T21:34:00Z"/>
              <w:rFonts w:asciiTheme="majorBidi" w:eastAsia="Calibri" w:hAnsiTheme="majorBidi" w:cstheme="majorBidi"/>
              <w:sz w:val="22"/>
            </w:rPr>
          </w:rPrChange>
        </w:rPr>
        <w:pPrChange w:id="1805" w:author="Al Oraimi, Ahmed Mubarak OLNG-ICV/T2" w:date="2026-03-28T17:25:00Z" w16du:dateUtc="2026-03-28T13:25:00Z">
          <w:pPr>
            <w:pStyle w:val="ListParagraph"/>
            <w:numPr>
              <w:ilvl w:val="2"/>
              <w:numId w:val="29"/>
            </w:numPr>
            <w:suppressAutoHyphens/>
            <w:autoSpaceDN w:val="0"/>
            <w:spacing w:before="120"/>
            <w:ind w:left="1134" w:hanging="1134"/>
            <w:contextualSpacing w:val="0"/>
            <w:jc w:val="both"/>
            <w:textAlignment w:val="baseline"/>
          </w:pPr>
        </w:pPrChange>
      </w:pPr>
    </w:p>
    <w:p w14:paraId="72C1CC49" w14:textId="15EED0DC" w:rsidR="00156E4C" w:rsidRPr="005F252C" w:rsidRDefault="00B506B6" w:rsidP="004E0F68">
      <w:pPr>
        <w:pStyle w:val="Level4"/>
        <w:rPr>
          <w:ins w:id="1806" w:author="Al Oraimi, Ahmed Mubarak OLNG-ICV/T2" w:date="2026-03-28T17:25:00Z" w16du:dateUtc="2026-03-28T13:25:00Z"/>
          <w:rFonts w:ascii="Candara" w:hAnsi="Candara"/>
          <w:rPrChange w:id="1807" w:author="Al Riyami, Azza OLNG-SCC/12" w:date="2026-03-30T14:14:00Z" w16du:dateUtc="2026-03-30T10:14:00Z">
            <w:rPr>
              <w:ins w:id="1808" w:author="Al Oraimi, Ahmed Mubarak OLNG-ICV/T2" w:date="2026-03-28T17:25:00Z" w16du:dateUtc="2026-03-28T13:25:00Z"/>
            </w:rPr>
          </w:rPrChange>
        </w:rPr>
      </w:pPr>
      <w:del w:id="1809" w:author="Al Hashmi, Ahmed OLNG-ICV/1" w:date="2026-03-18T12:10:00Z" w16du:dateUtc="2026-03-18T08:10:00Z">
        <w:r w:rsidRPr="005F252C" w:rsidDel="00833133">
          <w:rPr>
            <w:rFonts w:ascii="Candara" w:hAnsi="Candara"/>
            <w:rPrChange w:id="1810" w:author="Al Riyami, Azza OLNG-SCC/12" w:date="2026-03-30T14:14:00Z" w16du:dateUtc="2026-03-30T10:14:00Z">
              <w:rPr>
                <w:rFonts w:asciiTheme="majorBidi" w:eastAsia="Calibri" w:hAnsiTheme="majorBidi" w:cstheme="majorBidi"/>
                <w:color w:val="000000" w:themeColor="text1"/>
              </w:rPr>
            </w:rPrChange>
          </w:rPr>
          <w:delText>CONTRACTOR</w:delText>
        </w:r>
      </w:del>
      <w:ins w:id="1811" w:author="Al Hashmi, Ahmed OLNG-ICV/1" w:date="2026-03-18T12:10:00Z" w16du:dateUtc="2026-03-18T08:10:00Z">
        <w:r w:rsidR="00833133" w:rsidRPr="005F252C">
          <w:rPr>
            <w:rFonts w:ascii="Candara" w:hAnsi="Candara"/>
            <w:rPrChange w:id="1812"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813" w:author="Al Riyami, Azza OLNG-SCC/12" w:date="2026-03-30T14:14:00Z" w16du:dateUtc="2026-03-30T10:14:00Z">
            <w:rPr>
              <w:rFonts w:asciiTheme="majorBidi" w:eastAsia="Calibri" w:hAnsiTheme="majorBidi" w:cstheme="majorBidi"/>
              <w:color w:val="000000" w:themeColor="text1"/>
            </w:rPr>
          </w:rPrChange>
        </w:rPr>
        <w:t xml:space="preserve"> </w:t>
      </w:r>
      <w:r w:rsidRPr="005F252C">
        <w:rPr>
          <w:rFonts w:ascii="Candara" w:hAnsi="Candara"/>
          <w:rPrChange w:id="1814" w:author="Al Riyami, Azza OLNG-SCC/12" w:date="2026-03-30T14:14:00Z" w16du:dateUtc="2026-03-30T10:14:00Z">
            <w:rPr>
              <w:rFonts w:asciiTheme="majorBidi" w:eastAsia="Calibri" w:hAnsiTheme="majorBidi" w:cstheme="majorBidi"/>
              <w:color w:val="000000"/>
            </w:rPr>
          </w:rPrChange>
        </w:rPr>
        <w:t xml:space="preserve">shall complete </w:t>
      </w:r>
      <w:r w:rsidRPr="005F252C">
        <w:rPr>
          <w:rFonts w:ascii="Candara" w:hAnsi="Candara"/>
          <w:rPrChange w:id="1815" w:author="Al Riyami, Azza OLNG-SCC/12" w:date="2026-03-30T14:14:00Z" w16du:dateUtc="2026-03-30T10:14:00Z">
            <w:rPr>
              <w:rFonts w:asciiTheme="majorBidi" w:eastAsia="Calibri" w:hAnsiTheme="majorBidi" w:cstheme="majorBidi"/>
              <w:bCs/>
              <w:color w:val="000000"/>
            </w:rPr>
          </w:rPrChange>
        </w:rPr>
        <w:t xml:space="preserve">Table </w:t>
      </w:r>
      <w:r w:rsidRPr="005F252C">
        <w:rPr>
          <w:rFonts w:ascii="Candara" w:hAnsi="Candara"/>
          <w:rPrChange w:id="1816" w:author="Al Riyami, Azza OLNG-SCC/12" w:date="2026-03-30T14:14:00Z" w16du:dateUtc="2026-03-30T10:14:00Z">
            <w:rPr>
              <w:rFonts w:asciiTheme="majorBidi" w:eastAsia="Calibri" w:hAnsiTheme="majorBidi" w:cstheme="majorBidi"/>
              <w:bCs/>
              <w:color w:val="000000" w:themeColor="text1"/>
            </w:rPr>
          </w:rPrChange>
        </w:rPr>
        <w:t xml:space="preserve">A in Appendix A </w:t>
      </w:r>
      <w:r w:rsidRPr="005F252C">
        <w:rPr>
          <w:rFonts w:ascii="Candara" w:hAnsi="Candara"/>
          <w:rPrChange w:id="1817" w:author="Al Riyami, Azza OLNG-SCC/12" w:date="2026-03-30T14:14:00Z" w16du:dateUtc="2026-03-30T10:14:00Z">
            <w:rPr>
              <w:rFonts w:asciiTheme="majorBidi" w:eastAsia="Calibri" w:hAnsiTheme="majorBidi" w:cstheme="majorBidi"/>
              <w:bCs/>
              <w:color w:val="000000"/>
            </w:rPr>
          </w:rPrChange>
        </w:rPr>
        <w:t xml:space="preserve">describing in detail </w:t>
      </w:r>
      <w:r w:rsidRPr="005F252C">
        <w:rPr>
          <w:rFonts w:ascii="Candara" w:hAnsi="Candara"/>
          <w:rPrChange w:id="1818" w:author="Al Riyami, Azza OLNG-SCC/12" w:date="2026-03-30T14:14:00Z" w16du:dateUtc="2026-03-30T10:14:00Z">
            <w:rPr>
              <w:rFonts w:asciiTheme="majorBidi" w:eastAsia="Calibri" w:hAnsiTheme="majorBidi" w:cstheme="majorBidi"/>
              <w:bCs/>
            </w:rPr>
          </w:rPrChange>
        </w:rPr>
        <w:t xml:space="preserve">(i) past capital investments made by </w:t>
      </w:r>
      <w:del w:id="1819" w:author="Al Hashmi, Ahmed OLNG-ICV/1" w:date="2026-03-18T12:10:00Z" w16du:dateUtc="2026-03-18T08:10:00Z">
        <w:r w:rsidRPr="005F252C" w:rsidDel="00833133">
          <w:rPr>
            <w:rFonts w:ascii="Candara" w:hAnsi="Candara"/>
            <w:rPrChange w:id="1820" w:author="Al Riyami, Azza OLNG-SCC/12" w:date="2026-03-30T14:14:00Z" w16du:dateUtc="2026-03-30T10:14:00Z">
              <w:rPr>
                <w:rFonts w:asciiTheme="majorBidi" w:eastAsia="Calibri" w:hAnsiTheme="majorBidi" w:cstheme="majorBidi"/>
                <w:bCs/>
              </w:rPr>
            </w:rPrChange>
          </w:rPr>
          <w:delText>CONTRACTOR</w:delText>
        </w:r>
      </w:del>
      <w:ins w:id="1821" w:author="Al Hashmi, Ahmed OLNG-ICV/1" w:date="2026-03-18T12:10:00Z" w16du:dateUtc="2026-03-18T08:10:00Z">
        <w:r w:rsidR="00833133" w:rsidRPr="005F252C">
          <w:rPr>
            <w:rFonts w:ascii="Candara" w:hAnsi="Candara"/>
            <w:rPrChange w:id="1822" w:author="Al Riyami, Azza OLNG-SCC/12" w:date="2026-03-30T14:14:00Z" w16du:dateUtc="2026-03-30T10:14:00Z">
              <w:rPr>
                <w:rFonts w:asciiTheme="majorBidi" w:eastAsia="Calibri" w:hAnsiTheme="majorBidi" w:cstheme="majorBidi"/>
                <w:bCs/>
              </w:rPr>
            </w:rPrChange>
          </w:rPr>
          <w:t>CONTRACTOR</w:t>
        </w:r>
      </w:ins>
      <w:r w:rsidRPr="005F252C">
        <w:rPr>
          <w:rFonts w:ascii="Candara" w:hAnsi="Candara"/>
          <w:rPrChange w:id="1823" w:author="Al Riyami, Azza OLNG-SCC/12" w:date="2026-03-30T14:14:00Z" w16du:dateUtc="2026-03-30T10:14:00Z">
            <w:rPr>
              <w:rFonts w:asciiTheme="majorBidi" w:eastAsia="Calibri" w:hAnsiTheme="majorBidi" w:cstheme="majorBidi"/>
              <w:bCs/>
            </w:rPr>
          </w:rPrChange>
        </w:rPr>
        <w:t xml:space="preserve"> to purchase, construct or rehabilitate fixed assets in Oman over the last 3 years in</w:t>
      </w:r>
      <w:r w:rsidRPr="005F252C">
        <w:rPr>
          <w:rFonts w:ascii="Candara" w:hAnsi="Candara"/>
          <w:rPrChange w:id="1824" w:author="Al Riyami, Azza OLNG-SCC/12" w:date="2026-03-30T14:14:00Z" w16du:dateUtc="2026-03-30T10:14:00Z">
            <w:rPr>
              <w:rFonts w:asciiTheme="majorBidi" w:eastAsia="Calibri" w:hAnsiTheme="majorBidi" w:cstheme="majorBidi"/>
            </w:rPr>
          </w:rPrChange>
        </w:rPr>
        <w:t xml:space="preserve"> relation to the development of the Oman petroleum industry (e.g., transport-related, logistics-related, manufacturing facility, repair and maintenance facility, office/depot construction/ refurbishment, physical infrastructure, training centres, research establishments); and (ii) </w:t>
      </w:r>
      <w:r w:rsidRPr="005F252C">
        <w:rPr>
          <w:rFonts w:ascii="Candara" w:hAnsi="Candara"/>
          <w:rPrChange w:id="1825" w:author="Al Riyami, Azza OLNG-SCC/12" w:date="2026-03-30T14:14:00Z" w16du:dateUtc="2026-03-30T10:14:00Z">
            <w:rPr>
              <w:rFonts w:asciiTheme="majorBidi" w:eastAsia="Calibri" w:hAnsiTheme="majorBidi" w:cstheme="majorBidi"/>
              <w:bCs/>
            </w:rPr>
          </w:rPrChange>
        </w:rPr>
        <w:t>planned capital investments</w:t>
      </w:r>
      <w:r w:rsidRPr="005F252C">
        <w:rPr>
          <w:rFonts w:ascii="Candara" w:hAnsi="Candara"/>
          <w:rPrChange w:id="1826" w:author="Al Riyami, Azza OLNG-SCC/12" w:date="2026-03-30T14:14:00Z" w16du:dateUtc="2026-03-30T10:14:00Z">
            <w:rPr>
              <w:rFonts w:asciiTheme="majorBidi" w:eastAsia="Calibri" w:hAnsiTheme="majorBidi" w:cstheme="majorBidi"/>
            </w:rPr>
          </w:rPrChange>
        </w:rPr>
        <w:t xml:space="preserve"> to be made by the </w:t>
      </w:r>
      <w:del w:id="1827" w:author="Al Hashmi, Ahmed OLNG-ICV/1" w:date="2026-03-18T12:10:00Z" w16du:dateUtc="2026-03-18T08:10:00Z">
        <w:r w:rsidRPr="005F252C" w:rsidDel="00833133">
          <w:rPr>
            <w:rFonts w:ascii="Candara" w:hAnsi="Candara"/>
            <w:rPrChange w:id="1828" w:author="Al Riyami, Azza OLNG-SCC/12" w:date="2026-03-30T14:14:00Z" w16du:dateUtc="2026-03-30T10:14:00Z">
              <w:rPr>
                <w:rFonts w:asciiTheme="majorBidi" w:eastAsia="Calibri" w:hAnsiTheme="majorBidi" w:cstheme="majorBidi"/>
              </w:rPr>
            </w:rPrChange>
          </w:rPr>
          <w:delText>CONTRACTOR</w:delText>
        </w:r>
      </w:del>
      <w:ins w:id="1829" w:author="Al Hashmi, Ahmed OLNG-ICV/1" w:date="2026-03-18T12:10:00Z" w16du:dateUtc="2026-03-18T08:10:00Z">
        <w:r w:rsidR="00833133" w:rsidRPr="005F252C">
          <w:rPr>
            <w:rFonts w:ascii="Candara" w:hAnsi="Candara"/>
            <w:rPrChange w:id="183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31" w:author="Al Riyami, Azza OLNG-SCC/12" w:date="2026-03-30T14:14:00Z" w16du:dateUtc="2026-03-30T10:14:00Z">
            <w:rPr>
              <w:rFonts w:asciiTheme="majorBidi" w:eastAsia="Calibri" w:hAnsiTheme="majorBidi" w:cstheme="majorBidi"/>
            </w:rPr>
          </w:rPrChange>
        </w:rPr>
        <w:t xml:space="preserve"> in similar fixed assets over the next three (3) years.</w:t>
      </w:r>
    </w:p>
    <w:p w14:paraId="05CF52EE" w14:textId="08C9DDDB" w:rsidR="00156E4C" w:rsidRPr="005F252C" w:rsidDel="004E0F68" w:rsidRDefault="00156E4C">
      <w:pPr>
        <w:rPr>
          <w:del w:id="1832" w:author="Al Oraimi, Ahmed Mubarak OLNG-ICV/T2" w:date="2026-03-29T01:34:00Z" w16du:dateUtc="2026-03-28T21:34:00Z"/>
          <w:sz w:val="22"/>
          <w:rPrChange w:id="1833" w:author="Al Riyami, Azza OLNG-SCC/12" w:date="2026-03-30T14:14:00Z" w16du:dateUtc="2026-03-30T10:14:00Z">
            <w:rPr>
              <w:del w:id="1834" w:author="Al Oraimi, Ahmed Mubarak OLNG-ICV/T2" w:date="2026-03-29T01:34:00Z" w16du:dateUtc="2026-03-28T21:34:00Z"/>
              <w:rFonts w:ascii="Times New Roman" w:hAnsi="Times New Roman"/>
              <w:sz w:val="22"/>
            </w:rPr>
          </w:rPrChange>
        </w:rPr>
      </w:pPr>
      <w:del w:id="1835" w:author="Al Oraimi, Ahmed Mubarak OLNG-ICV/T2" w:date="2026-03-29T01:34:00Z" w16du:dateUtc="2026-03-28T21:34:00Z">
        <w:r w:rsidRPr="003D5766" w:rsidDel="004E0F68">
          <w:br w:type="page"/>
        </w:r>
      </w:del>
    </w:p>
    <w:p w14:paraId="2D50F5B4" w14:textId="77777777" w:rsidR="00B506B6" w:rsidRPr="005F252C" w:rsidDel="00156E4C" w:rsidRDefault="00B506B6">
      <w:pPr>
        <w:pStyle w:val="Level4"/>
        <w:rPr>
          <w:del w:id="1836" w:author="Al Oraimi, Ahmed Mubarak OLNG-ICV/T2" w:date="2026-03-28T17:25:00Z" w16du:dateUtc="2026-03-28T13:25:00Z"/>
          <w:rFonts w:ascii="Candara" w:hAnsi="Candara"/>
          <w:rPrChange w:id="1837" w:author="Al Riyami, Azza OLNG-SCC/12" w:date="2026-03-30T14:14:00Z" w16du:dateUtc="2026-03-30T10:14:00Z">
            <w:rPr>
              <w:del w:id="1838" w:author="Al Oraimi, Ahmed Mubarak OLNG-ICV/T2" w:date="2026-03-28T17:25:00Z" w16du:dateUtc="2026-03-28T13:25:00Z"/>
              <w:rFonts w:asciiTheme="majorBidi" w:eastAsia="Calibri" w:hAnsiTheme="majorBidi" w:cstheme="majorBidi"/>
              <w:sz w:val="22"/>
            </w:rPr>
          </w:rPrChange>
        </w:rPr>
        <w:pPrChange w:id="1839" w:author="Al Oraimi, Ahmed Mubarak OLNG-ICV/T2" w:date="2026-03-28T17:23:00Z" w16du:dateUtc="2026-03-28T13:23:00Z">
          <w:pPr>
            <w:pStyle w:val="ListParagraph"/>
            <w:numPr>
              <w:ilvl w:val="2"/>
              <w:numId w:val="29"/>
            </w:numPr>
            <w:suppressAutoHyphens/>
            <w:autoSpaceDN w:val="0"/>
            <w:spacing w:before="120"/>
            <w:ind w:left="1134" w:hanging="1134"/>
            <w:contextualSpacing w:val="0"/>
            <w:jc w:val="both"/>
            <w:textAlignment w:val="baseline"/>
          </w:pPr>
        </w:pPrChange>
      </w:pPr>
    </w:p>
    <w:p w14:paraId="0FC70F0C" w14:textId="3B0BD0B5" w:rsidR="00B506B6" w:rsidRPr="005F252C" w:rsidRDefault="00B506B6">
      <w:pPr>
        <w:pStyle w:val="Level4"/>
        <w:rPr>
          <w:rFonts w:ascii="Candara" w:hAnsi="Candara"/>
          <w:rPrChange w:id="1840" w:author="Al Riyami, Azza OLNG-SCC/12" w:date="2026-03-30T14:14:00Z" w16du:dateUtc="2026-03-30T10:14:00Z">
            <w:rPr>
              <w:rFonts w:asciiTheme="majorBidi" w:eastAsia="Calibri" w:hAnsiTheme="majorBidi" w:cstheme="majorBidi"/>
              <w:sz w:val="22"/>
            </w:rPr>
          </w:rPrChange>
        </w:rPr>
        <w:pPrChange w:id="1841" w:author="Al Oraimi, Ahmed Mubarak OLNG-ICV/T2" w:date="2026-03-28T17:26:00Z" w16du:dateUtc="2026-03-28T13:26:00Z">
          <w:pPr>
            <w:pStyle w:val="ListParagraph"/>
            <w:numPr>
              <w:ilvl w:val="2"/>
              <w:numId w:val="29"/>
            </w:numPr>
            <w:suppressAutoHyphens/>
            <w:autoSpaceDN w:val="0"/>
            <w:spacing w:before="120"/>
            <w:ind w:left="1134" w:hanging="1134"/>
            <w:contextualSpacing w:val="0"/>
            <w:jc w:val="both"/>
            <w:textAlignment w:val="baseline"/>
          </w:pPr>
        </w:pPrChange>
      </w:pPr>
      <w:del w:id="1842" w:author="Al Hashmi, Ahmed OLNG-ICV/1" w:date="2026-03-18T12:10:00Z" w16du:dateUtc="2026-03-18T08:10:00Z">
        <w:r w:rsidRPr="005F252C" w:rsidDel="00833133">
          <w:rPr>
            <w:rFonts w:ascii="Candara" w:hAnsi="Candara"/>
            <w:rPrChange w:id="1843" w:author="Al Riyami, Azza OLNG-SCC/12" w:date="2026-03-30T14:14:00Z" w16du:dateUtc="2026-03-30T10:14:00Z">
              <w:rPr>
                <w:rFonts w:asciiTheme="majorBidi" w:eastAsia="Calibri" w:hAnsiTheme="majorBidi" w:cstheme="majorBidi"/>
              </w:rPr>
            </w:rPrChange>
          </w:rPr>
          <w:delText>CONTRACTOR</w:delText>
        </w:r>
      </w:del>
      <w:ins w:id="1844" w:author="Al Hashmi, Ahmed OLNG-ICV/1" w:date="2026-03-18T12:10:00Z" w16du:dateUtc="2026-03-18T08:10:00Z">
        <w:r w:rsidR="00833133" w:rsidRPr="005F252C">
          <w:rPr>
            <w:rFonts w:ascii="Candara" w:hAnsi="Candara"/>
            <w:rPrChange w:id="1845"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46" w:author="Al Riyami, Azza OLNG-SCC/12" w:date="2026-03-30T14:14:00Z" w16du:dateUtc="2026-03-30T10:14:00Z">
            <w:rPr>
              <w:rFonts w:asciiTheme="majorBidi" w:eastAsia="Calibri" w:hAnsiTheme="majorBidi" w:cstheme="majorBidi"/>
            </w:rPr>
          </w:rPrChange>
        </w:rPr>
        <w:t xml:space="preserve"> shall include in Table A only those past investments in fixed assets made directly by the </w:t>
      </w:r>
      <w:del w:id="1847" w:author="Al Hashmi, Ahmed OLNG-ICV/1" w:date="2026-03-18T12:10:00Z" w16du:dateUtc="2026-03-18T08:10:00Z">
        <w:r w:rsidRPr="005F252C" w:rsidDel="00833133">
          <w:rPr>
            <w:rFonts w:ascii="Candara" w:hAnsi="Candara"/>
            <w:rPrChange w:id="1848" w:author="Al Riyami, Azza OLNG-SCC/12" w:date="2026-03-30T14:14:00Z" w16du:dateUtc="2026-03-30T10:14:00Z">
              <w:rPr>
                <w:rFonts w:asciiTheme="majorBidi" w:eastAsia="Calibri" w:hAnsiTheme="majorBidi" w:cstheme="majorBidi"/>
              </w:rPr>
            </w:rPrChange>
          </w:rPr>
          <w:delText>CONTRACTOR</w:delText>
        </w:r>
      </w:del>
      <w:ins w:id="1849" w:author="Al Hashmi, Ahmed OLNG-ICV/1" w:date="2026-03-18T12:10:00Z" w16du:dateUtc="2026-03-18T08:10:00Z">
        <w:r w:rsidR="00833133" w:rsidRPr="005F252C">
          <w:rPr>
            <w:rFonts w:ascii="Candara" w:hAnsi="Candara"/>
            <w:rPrChange w:id="185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51" w:author="Al Riyami, Azza OLNG-SCC/12" w:date="2026-03-30T14:14:00Z" w16du:dateUtc="2026-03-30T10:14:00Z">
            <w:rPr>
              <w:rFonts w:asciiTheme="majorBidi" w:eastAsia="Calibri" w:hAnsiTheme="majorBidi" w:cstheme="majorBidi"/>
            </w:rPr>
          </w:rPrChange>
        </w:rPr>
        <w:t xml:space="preserve"> from its own, or raised, capital, and that are included within the </w:t>
      </w:r>
      <w:del w:id="1852" w:author="Al Hashmi, Ahmed OLNG-ICV/1" w:date="2026-03-18T12:10:00Z" w16du:dateUtc="2026-03-18T08:10:00Z">
        <w:r w:rsidRPr="005F252C" w:rsidDel="00833133">
          <w:rPr>
            <w:rFonts w:ascii="Candara" w:hAnsi="Candara"/>
            <w:rPrChange w:id="1853" w:author="Al Riyami, Azza OLNG-SCC/12" w:date="2026-03-30T14:14:00Z" w16du:dateUtc="2026-03-30T10:14:00Z">
              <w:rPr>
                <w:rFonts w:asciiTheme="majorBidi" w:eastAsia="Calibri" w:hAnsiTheme="majorBidi" w:cstheme="majorBidi"/>
              </w:rPr>
            </w:rPrChange>
          </w:rPr>
          <w:delText>CONTRACTOR</w:delText>
        </w:r>
      </w:del>
      <w:ins w:id="1854" w:author="Al Hashmi, Ahmed OLNG-ICV/1" w:date="2026-03-18T12:10:00Z" w16du:dateUtc="2026-03-18T08:10:00Z">
        <w:r w:rsidR="00833133" w:rsidRPr="005F252C">
          <w:rPr>
            <w:rFonts w:ascii="Candara" w:hAnsi="Candara"/>
            <w:rPrChange w:id="1855"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56" w:author="Al Riyami, Azza OLNG-SCC/12" w:date="2026-03-30T14:14:00Z" w16du:dateUtc="2026-03-30T10:14:00Z">
            <w:rPr>
              <w:rFonts w:asciiTheme="majorBidi" w:eastAsia="Calibri" w:hAnsiTheme="majorBidi" w:cstheme="majorBidi"/>
            </w:rPr>
          </w:rPrChange>
        </w:rPr>
        <w:t xml:space="preserve">’s Balance Sheet. For clarity, </w:t>
      </w:r>
      <w:del w:id="1857" w:author="Al Hashmi, Ahmed OLNG-ICV/1" w:date="2026-03-18T12:10:00Z" w16du:dateUtc="2026-03-18T08:10:00Z">
        <w:r w:rsidRPr="005F252C" w:rsidDel="00833133">
          <w:rPr>
            <w:rFonts w:ascii="Candara" w:hAnsi="Candara"/>
            <w:rPrChange w:id="1858" w:author="Al Riyami, Azza OLNG-SCC/12" w:date="2026-03-30T14:14:00Z" w16du:dateUtc="2026-03-30T10:14:00Z">
              <w:rPr>
                <w:rFonts w:asciiTheme="majorBidi" w:eastAsia="Calibri" w:hAnsiTheme="majorBidi" w:cstheme="majorBidi"/>
              </w:rPr>
            </w:rPrChange>
          </w:rPr>
          <w:delText>CONTRACTOR</w:delText>
        </w:r>
      </w:del>
      <w:ins w:id="1859" w:author="Al Hashmi, Ahmed OLNG-ICV/1" w:date="2026-03-18T12:10:00Z" w16du:dateUtc="2026-03-18T08:10:00Z">
        <w:r w:rsidR="00833133" w:rsidRPr="005F252C">
          <w:rPr>
            <w:rFonts w:ascii="Candara" w:hAnsi="Candara"/>
            <w:rPrChange w:id="186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61" w:author="Al Riyami, Azza OLNG-SCC/12" w:date="2026-03-30T14:14:00Z" w16du:dateUtc="2026-03-30T10:14:00Z">
            <w:rPr>
              <w:rFonts w:asciiTheme="majorBidi" w:eastAsia="Calibri" w:hAnsiTheme="majorBidi" w:cstheme="majorBidi"/>
            </w:rPr>
          </w:rPrChange>
        </w:rPr>
        <w:t xml:space="preserve"> is to exclude from Table A any capital investments in fixed assets that have been (or are planned to be) directly charged to the </w:t>
      </w:r>
      <w:del w:id="1862" w:author="Al Hashmi, Ahmed OLNG-ICV/1" w:date="2026-03-18T12:11:00Z" w16du:dateUtc="2026-03-18T08:11:00Z">
        <w:r w:rsidRPr="005F252C" w:rsidDel="00833133">
          <w:rPr>
            <w:rFonts w:ascii="Candara" w:hAnsi="Candara"/>
            <w:rPrChange w:id="1863" w:author="Al Riyami, Azza OLNG-SCC/12" w:date="2026-03-30T14:14:00Z" w16du:dateUtc="2026-03-30T10:14:00Z">
              <w:rPr>
                <w:rFonts w:asciiTheme="majorBidi" w:eastAsia="Calibri" w:hAnsiTheme="majorBidi" w:cstheme="majorBidi"/>
              </w:rPr>
            </w:rPrChange>
          </w:rPr>
          <w:delText>COMPANY</w:delText>
        </w:r>
      </w:del>
      <w:ins w:id="1864" w:author="Al Hashmi, Ahmed OLNG-ICV/1" w:date="2026-03-18T12:11:00Z" w16du:dateUtc="2026-03-18T08:11:00Z">
        <w:r w:rsidR="00833133" w:rsidRPr="005F252C">
          <w:rPr>
            <w:rFonts w:ascii="Candara" w:hAnsi="Candara"/>
            <w:rPrChange w:id="1865"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866" w:author="Al Riyami, Azza OLNG-SCC/12" w:date="2026-03-30T14:14:00Z" w16du:dateUtc="2026-03-30T10:14:00Z">
            <w:rPr>
              <w:rFonts w:asciiTheme="majorBidi" w:eastAsia="Calibri" w:hAnsiTheme="majorBidi" w:cstheme="majorBidi"/>
            </w:rPr>
          </w:rPrChange>
        </w:rPr>
        <w:t xml:space="preserve">, in whole or in part. </w:t>
      </w:r>
      <w:del w:id="1867" w:author="Al Hashmi, Ahmed OLNG-ICV/1" w:date="2026-03-18T12:10:00Z" w16du:dateUtc="2026-03-18T08:10:00Z">
        <w:r w:rsidRPr="005F252C" w:rsidDel="00833133">
          <w:rPr>
            <w:rFonts w:ascii="Candara" w:hAnsi="Candara"/>
            <w:rPrChange w:id="1868" w:author="Al Riyami, Azza OLNG-SCC/12" w:date="2026-03-30T14:14:00Z" w16du:dateUtc="2026-03-30T10:14:00Z">
              <w:rPr>
                <w:rFonts w:asciiTheme="majorBidi" w:eastAsia="Calibri" w:hAnsiTheme="majorBidi" w:cstheme="majorBidi"/>
              </w:rPr>
            </w:rPrChange>
          </w:rPr>
          <w:delText>CONTRACTOR</w:delText>
        </w:r>
      </w:del>
      <w:ins w:id="1869" w:author="Al Hashmi, Ahmed OLNG-ICV/1" w:date="2026-03-18T12:10:00Z" w16du:dateUtc="2026-03-18T08:10:00Z">
        <w:r w:rsidR="00833133" w:rsidRPr="005F252C">
          <w:rPr>
            <w:rFonts w:ascii="Candara" w:hAnsi="Candara"/>
            <w:rPrChange w:id="187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71" w:author="Al Riyami, Azza OLNG-SCC/12" w:date="2026-03-30T14:14:00Z" w16du:dateUtc="2026-03-30T10:14:00Z">
            <w:rPr>
              <w:rFonts w:asciiTheme="majorBidi" w:eastAsia="Calibri" w:hAnsiTheme="majorBidi" w:cstheme="majorBidi"/>
            </w:rPr>
          </w:rPrChange>
        </w:rPr>
        <w:t xml:space="preserve"> shall also exclude from Table A expenditures by the </w:t>
      </w:r>
      <w:del w:id="1872" w:author="Al Hashmi, Ahmed OLNG-ICV/1" w:date="2026-03-18T12:10:00Z" w16du:dateUtc="2026-03-18T08:10:00Z">
        <w:r w:rsidRPr="005F252C" w:rsidDel="00833133">
          <w:rPr>
            <w:rFonts w:ascii="Candara" w:hAnsi="Candara"/>
            <w:rPrChange w:id="1873" w:author="Al Riyami, Azza OLNG-SCC/12" w:date="2026-03-30T14:14:00Z" w16du:dateUtc="2026-03-30T10:14:00Z">
              <w:rPr>
                <w:rFonts w:asciiTheme="majorBidi" w:eastAsia="Calibri" w:hAnsiTheme="majorBidi" w:cstheme="majorBidi"/>
              </w:rPr>
            </w:rPrChange>
          </w:rPr>
          <w:delText>CONTRACTOR</w:delText>
        </w:r>
      </w:del>
      <w:ins w:id="1874" w:author="Al Hashmi, Ahmed OLNG-ICV/1" w:date="2026-03-18T12:10:00Z" w16du:dateUtc="2026-03-18T08:10:00Z">
        <w:r w:rsidR="00833133" w:rsidRPr="005F252C">
          <w:rPr>
            <w:rFonts w:ascii="Candara" w:hAnsi="Candara"/>
            <w:rPrChange w:id="1875"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76" w:author="Al Riyami, Azza OLNG-SCC/12" w:date="2026-03-30T14:14:00Z" w16du:dateUtc="2026-03-30T10:14:00Z">
            <w:rPr>
              <w:rFonts w:asciiTheme="majorBidi" w:eastAsia="Calibri" w:hAnsiTheme="majorBidi" w:cstheme="majorBidi"/>
            </w:rPr>
          </w:rPrChange>
        </w:rPr>
        <w:t xml:space="preserve"> on corporate social responsibility projects, unless in the form of capital investments in fixed assets intended explicitly to increase ICV, as defined in Artic</w:t>
      </w:r>
      <w:r w:rsidR="00150316" w:rsidRPr="005F252C">
        <w:rPr>
          <w:rFonts w:ascii="Candara" w:hAnsi="Candara"/>
          <w:rPrChange w:id="1877" w:author="Al Riyami, Azza OLNG-SCC/12" w:date="2026-03-30T14:14:00Z" w16du:dateUtc="2026-03-30T10:14:00Z">
            <w:rPr>
              <w:rFonts w:asciiTheme="majorBidi" w:eastAsia="Calibri" w:hAnsiTheme="majorBidi" w:cstheme="majorBidi"/>
            </w:rPr>
          </w:rPrChange>
        </w:rPr>
        <w:t>le 2.1.</w:t>
      </w:r>
    </w:p>
    <w:p w14:paraId="12EACB7C" w14:textId="4F5295A8" w:rsidR="00C0588E" w:rsidRPr="005F252C" w:rsidDel="000B6FD6" w:rsidRDefault="00B506B6">
      <w:pPr>
        <w:pStyle w:val="Level4"/>
        <w:rPr>
          <w:del w:id="1878" w:author="Al Oraimi, Ahmed Mubarak OLNG-ICV/T2" w:date="2026-03-28T16:02:00Z" w16du:dateUtc="2026-03-28T12:02:00Z"/>
          <w:rFonts w:ascii="Candara" w:hAnsi="Candara"/>
          <w:rPrChange w:id="1879" w:author="Al Riyami, Azza OLNG-SCC/12" w:date="2026-03-30T14:14:00Z" w16du:dateUtc="2026-03-30T10:14:00Z">
            <w:rPr>
              <w:del w:id="1880" w:author="Al Oraimi, Ahmed Mubarak OLNG-ICV/T2" w:date="2026-03-28T16:02:00Z" w16du:dateUtc="2026-03-28T12:02:00Z"/>
            </w:rPr>
          </w:rPrChange>
        </w:rPr>
      </w:pPr>
      <w:del w:id="1881" w:author="Al Hashmi, Ahmed OLNG-ICV/1" w:date="2026-03-18T12:10:00Z" w16du:dateUtc="2026-03-18T08:10:00Z">
        <w:r w:rsidRPr="005F252C" w:rsidDel="00833133">
          <w:rPr>
            <w:rFonts w:ascii="Candara" w:hAnsi="Candara"/>
            <w:rPrChange w:id="1882" w:author="Al Riyami, Azza OLNG-SCC/12" w:date="2026-03-30T14:14:00Z" w16du:dateUtc="2026-03-30T10:14:00Z">
              <w:rPr>
                <w:rFonts w:asciiTheme="majorBidi" w:eastAsia="Calibri" w:hAnsiTheme="majorBidi" w:cstheme="majorBidi"/>
              </w:rPr>
            </w:rPrChange>
          </w:rPr>
          <w:delText>CONTRACTOR</w:delText>
        </w:r>
      </w:del>
      <w:ins w:id="1883" w:author="Al Hashmi, Ahmed OLNG-ICV/1" w:date="2026-03-18T12:10:00Z" w16du:dateUtc="2026-03-18T08:10:00Z">
        <w:r w:rsidR="00833133" w:rsidRPr="005F252C">
          <w:rPr>
            <w:rFonts w:ascii="Candara" w:hAnsi="Candara"/>
            <w:rPrChange w:id="1884"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85" w:author="Al Riyami, Azza OLNG-SCC/12" w:date="2026-03-30T14:14:00Z" w16du:dateUtc="2026-03-30T10:14:00Z">
            <w:rPr>
              <w:rFonts w:asciiTheme="majorBidi" w:eastAsia="Calibri" w:hAnsiTheme="majorBidi" w:cstheme="majorBidi"/>
            </w:rPr>
          </w:rPrChange>
        </w:rPr>
        <w:t xml:space="preserve"> shall provide evidence that relates the </w:t>
      </w:r>
      <w:del w:id="1886" w:author="Al Hashmi, Ahmed OLNG-ICV/1" w:date="2026-03-18T12:11:00Z" w16du:dateUtc="2026-03-18T08:11:00Z">
        <w:r w:rsidRPr="005F252C" w:rsidDel="00833133">
          <w:rPr>
            <w:rFonts w:ascii="Candara" w:hAnsi="Candara"/>
            <w:rPrChange w:id="1887" w:author="Al Riyami, Azza OLNG-SCC/12" w:date="2026-03-30T14:14:00Z" w16du:dateUtc="2026-03-30T10:14:00Z">
              <w:rPr>
                <w:rFonts w:asciiTheme="majorBidi" w:eastAsia="Calibri" w:hAnsiTheme="majorBidi" w:cstheme="majorBidi"/>
              </w:rPr>
            </w:rPrChange>
          </w:rPr>
          <w:delText>COMPANY</w:delText>
        </w:r>
      </w:del>
      <w:ins w:id="1888" w:author="Al Hashmi, Ahmed OLNG-ICV/1" w:date="2026-03-18T12:11:00Z" w16du:dateUtc="2026-03-18T08:11:00Z">
        <w:r w:rsidR="00833133" w:rsidRPr="005F252C">
          <w:rPr>
            <w:rFonts w:ascii="Candara" w:hAnsi="Candara"/>
            <w:rPrChange w:id="1889"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1890" w:author="Al Riyami, Azza OLNG-SCC/12" w:date="2026-03-30T14:14:00Z" w16du:dateUtc="2026-03-30T10:14:00Z">
            <w:rPr>
              <w:rFonts w:asciiTheme="majorBidi" w:eastAsia="Calibri" w:hAnsiTheme="majorBidi" w:cstheme="majorBidi"/>
            </w:rPr>
          </w:rPrChange>
        </w:rPr>
        <w:t xml:space="preserve"> Balance Sheet to the figures stated in Table A for past 3 years’ investments in Oman. </w:t>
      </w:r>
      <w:del w:id="1891" w:author="Al Hashmi, Ahmed OLNG-ICV/1" w:date="2026-03-18T12:10:00Z" w16du:dateUtc="2026-03-18T08:10:00Z">
        <w:r w:rsidRPr="005F252C" w:rsidDel="00833133">
          <w:rPr>
            <w:rFonts w:ascii="Candara" w:hAnsi="Candara"/>
            <w:rPrChange w:id="1892" w:author="Al Riyami, Azza OLNG-SCC/12" w:date="2026-03-30T14:14:00Z" w16du:dateUtc="2026-03-30T10:14:00Z">
              <w:rPr>
                <w:rFonts w:asciiTheme="majorBidi" w:eastAsia="Calibri" w:hAnsiTheme="majorBidi" w:cstheme="majorBidi"/>
              </w:rPr>
            </w:rPrChange>
          </w:rPr>
          <w:delText>CONTRACTOR</w:delText>
        </w:r>
      </w:del>
      <w:ins w:id="1893" w:author="Al Hashmi, Ahmed OLNG-ICV/1" w:date="2026-03-18T12:10:00Z" w16du:dateUtc="2026-03-18T08:10:00Z">
        <w:r w:rsidR="00833133" w:rsidRPr="005F252C">
          <w:rPr>
            <w:rFonts w:ascii="Candara" w:hAnsi="Candara"/>
            <w:rPrChange w:id="1894"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895" w:author="Al Riyami, Azza OLNG-SCC/12" w:date="2026-03-30T14:14:00Z" w16du:dateUtc="2026-03-30T10:14:00Z">
            <w:rPr>
              <w:rFonts w:asciiTheme="majorBidi" w:eastAsia="Calibri" w:hAnsiTheme="majorBidi" w:cstheme="majorBidi"/>
            </w:rPr>
          </w:rPrChange>
        </w:rPr>
        <w:t xml:space="preserve"> shall provide information clarifying the likelihood that the figures stated in Table A for future investment over the next 3 years will be realised.</w:t>
      </w:r>
    </w:p>
    <w:p w14:paraId="57F74ECE" w14:textId="77777777" w:rsidR="000B6FD6" w:rsidRPr="005F252C" w:rsidRDefault="000B6FD6">
      <w:pPr>
        <w:pStyle w:val="Level4"/>
        <w:rPr>
          <w:ins w:id="1896" w:author="Al Oraimi, Ahmed Mubarak OLNG-ICV/T2" w:date="2026-03-28T16:03:00Z" w16du:dateUtc="2026-03-28T12:03:00Z"/>
          <w:rFonts w:ascii="Candara" w:hAnsi="Candara"/>
          <w:rPrChange w:id="1897" w:author="Al Riyami, Azza OLNG-SCC/12" w:date="2026-03-30T14:14:00Z" w16du:dateUtc="2026-03-30T10:14:00Z">
            <w:rPr>
              <w:ins w:id="1898" w:author="Al Oraimi, Ahmed Mubarak OLNG-ICV/T2" w:date="2026-03-28T16:03:00Z" w16du:dateUtc="2026-03-28T12:03:00Z"/>
              <w:rFonts w:asciiTheme="majorBidi" w:eastAsia="Calibri" w:hAnsiTheme="majorBidi" w:cstheme="majorBidi"/>
              <w:sz w:val="22"/>
            </w:rPr>
          </w:rPrChange>
        </w:rPr>
        <w:pPrChange w:id="1899" w:author="Al Oraimi, Ahmed Mubarak OLNG-ICV/T2" w:date="2026-03-28T17:26:00Z" w16du:dateUtc="2026-03-28T13:26:00Z">
          <w:pPr>
            <w:pStyle w:val="ListParagraph"/>
            <w:numPr>
              <w:ilvl w:val="2"/>
              <w:numId w:val="29"/>
            </w:numPr>
            <w:suppressAutoHyphens/>
            <w:autoSpaceDN w:val="0"/>
            <w:spacing w:before="120"/>
            <w:ind w:left="1134" w:hanging="1134"/>
            <w:contextualSpacing w:val="0"/>
            <w:jc w:val="both"/>
            <w:textAlignment w:val="baseline"/>
          </w:pPr>
        </w:pPrChange>
      </w:pPr>
    </w:p>
    <w:p w14:paraId="3F1C42D3" w14:textId="689D0F32" w:rsidR="00C0588E" w:rsidRPr="005F252C" w:rsidDel="000B6FD6" w:rsidRDefault="00C0588E">
      <w:pPr>
        <w:rPr>
          <w:del w:id="1900" w:author="Al Oraimi, Ahmed Mubarak OLNG-ICV/T2" w:date="2026-03-28T16:02:00Z" w16du:dateUtc="2026-03-28T12:02:00Z"/>
          <w:rPrChange w:id="1901" w:author="Al Riyami, Azza OLNG-SCC/12" w:date="2026-03-30T14:14:00Z" w16du:dateUtc="2026-03-30T10:14:00Z">
            <w:rPr>
              <w:del w:id="1902" w:author="Al Oraimi, Ahmed Mubarak OLNG-ICV/T2" w:date="2026-03-28T16:02:00Z" w16du:dateUtc="2026-03-28T12:02:00Z"/>
              <w:rFonts w:eastAsia="Calibri"/>
            </w:rPr>
          </w:rPrChange>
        </w:rPr>
        <w:pPrChange w:id="1903" w:author="Al Oraimi, Ahmed Mubarak OLNG-ICV/T2" w:date="2026-03-28T17:27:00Z" w16du:dateUtc="2026-03-28T13:27:00Z">
          <w:pPr>
            <w:pStyle w:val="ListParagraph"/>
            <w:numPr>
              <w:ilvl w:val="2"/>
              <w:numId w:val="29"/>
            </w:numPr>
            <w:suppressAutoHyphens/>
            <w:autoSpaceDN w:val="0"/>
            <w:spacing w:before="120"/>
            <w:ind w:left="1134" w:hanging="1134"/>
            <w:contextualSpacing w:val="0"/>
            <w:jc w:val="both"/>
            <w:textAlignment w:val="baseline"/>
          </w:pPr>
        </w:pPrChange>
      </w:pPr>
    </w:p>
    <w:p w14:paraId="2315B17B" w14:textId="52924739" w:rsidR="00B506B6" w:rsidRPr="005F252C" w:rsidDel="00107D8A" w:rsidRDefault="00B506B6">
      <w:pPr>
        <w:pStyle w:val="Level3"/>
        <w:rPr>
          <w:del w:id="1904" w:author="Al Oraimi, Ahmed Mubarak OLNG-ICV/T2" w:date="2026-03-28T17:27:00Z" w16du:dateUtc="2026-03-28T13:27:00Z"/>
          <w:rFonts w:ascii="Candara" w:hAnsi="Candara"/>
          <w:b/>
          <w:bCs/>
          <w:rPrChange w:id="1905" w:author="Al Riyami, Azza OLNG-SCC/12" w:date="2026-03-30T14:14:00Z" w16du:dateUtc="2026-03-30T10:14:00Z">
            <w:rPr>
              <w:del w:id="1906" w:author="Al Oraimi, Ahmed Mubarak OLNG-ICV/T2" w:date="2026-03-28T17:27:00Z" w16du:dateUtc="2026-03-28T13:27:00Z"/>
            </w:rPr>
          </w:rPrChange>
        </w:rPr>
      </w:pPr>
      <w:r w:rsidRPr="005F252C">
        <w:rPr>
          <w:rFonts w:ascii="Candara" w:hAnsi="Candara"/>
          <w:b/>
          <w:bCs/>
          <w:rPrChange w:id="1907" w:author="Al Riyami, Azza OLNG-SCC/12" w:date="2026-03-30T14:14:00Z" w16du:dateUtc="2026-03-30T10:14:00Z">
            <w:rPr>
              <w:rFonts w:eastAsia="Calibri"/>
              <w:sz w:val="26"/>
              <w:szCs w:val="40"/>
            </w:rPr>
          </w:rPrChange>
        </w:rPr>
        <w:t>Omanisation in the Workforce</w:t>
      </w:r>
      <w:ins w:id="1908" w:author="Al Oraimi, Ahmed Mubarak OLNG-ICV/T2" w:date="2026-03-28T17:28:00Z" w16du:dateUtc="2026-03-28T13:28:00Z">
        <w:r w:rsidR="00107D8A" w:rsidRPr="005F252C">
          <w:rPr>
            <w:rFonts w:ascii="Candara" w:hAnsi="Candara"/>
            <w:b/>
            <w:bCs/>
            <w:rPrChange w:id="1909" w:author="Al Riyami, Azza OLNG-SCC/12" w:date="2026-03-30T14:14:00Z" w16du:dateUtc="2026-03-30T10:14:00Z">
              <w:rPr/>
            </w:rPrChange>
          </w:rPr>
          <w:t>.</w:t>
        </w:r>
      </w:ins>
      <w:del w:id="1910" w:author="Al Oraimi, Ahmed Mubarak OLNG-ICV/T2" w:date="2026-03-28T17:28:00Z" w16du:dateUtc="2026-03-28T13:28:00Z">
        <w:r w:rsidRPr="005F252C" w:rsidDel="00107D8A">
          <w:rPr>
            <w:rFonts w:ascii="Candara" w:hAnsi="Candara"/>
            <w:b/>
            <w:bCs/>
            <w:rPrChange w:id="1911" w:author="Al Riyami, Azza OLNG-SCC/12" w:date="2026-03-30T14:14:00Z" w16du:dateUtc="2026-03-30T10:14:00Z">
              <w:rPr>
                <w:rFonts w:eastAsia="Calibri"/>
                <w:sz w:val="26"/>
                <w:szCs w:val="40"/>
              </w:rPr>
            </w:rPrChange>
          </w:rPr>
          <w:delText xml:space="preserve"> </w:delText>
        </w:r>
      </w:del>
    </w:p>
    <w:p w14:paraId="0BB89A33" w14:textId="77777777" w:rsidR="00107D8A" w:rsidRPr="005F252C" w:rsidRDefault="00107D8A">
      <w:pPr>
        <w:pStyle w:val="Level3"/>
        <w:rPr>
          <w:ins w:id="1912" w:author="Al Oraimi, Ahmed Mubarak OLNG-ICV/T2" w:date="2026-03-28T17:33:00Z" w16du:dateUtc="2026-03-28T13:33:00Z"/>
          <w:b/>
          <w:bCs/>
          <w:rPrChange w:id="1913" w:author="Al Riyami, Azza OLNG-SCC/12" w:date="2026-03-30T14:14:00Z" w16du:dateUtc="2026-03-30T10:14:00Z">
            <w:rPr>
              <w:ins w:id="1914" w:author="Al Oraimi, Ahmed Mubarak OLNG-ICV/T2" w:date="2026-03-28T17:33:00Z" w16du:dateUtc="2026-03-28T13:33:00Z"/>
            </w:rPr>
          </w:rPrChange>
        </w:rPr>
        <w:pPrChange w:id="1915" w:author="Al Oraimi, Ahmed Mubarak OLNG-ICV/T2" w:date="2026-03-28T17:34:00Z" w16du:dateUtc="2026-03-28T13:34:00Z">
          <w:pPr/>
        </w:pPrChange>
      </w:pPr>
    </w:p>
    <w:p w14:paraId="12468D49" w14:textId="3F8AF867" w:rsidR="00B506B6" w:rsidRPr="00BA56F3" w:rsidDel="00107D8A" w:rsidRDefault="00B506B6">
      <w:pPr>
        <w:pStyle w:val="ParagraphLevel3"/>
        <w:rPr>
          <w:del w:id="1916" w:author="Al Oraimi, Ahmed Mubarak OLNG-ICV/T2" w:date="2026-03-28T17:27:00Z" w16du:dateUtc="2026-03-28T13:27:00Z"/>
        </w:rPr>
        <w:pPrChange w:id="1917" w:author="Al Oraimi, Ahmed Mubarak OLNG-ICV/T2" w:date="2026-03-28T17:34:00Z" w16du:dateUtc="2026-03-28T13:34:00Z">
          <w:pPr/>
        </w:pPrChange>
      </w:pPr>
      <w:del w:id="1918" w:author="Al Hashmi, Ahmed OLNG-ICV/1" w:date="2026-03-18T12:10:00Z" w16du:dateUtc="2026-03-18T08:10:00Z">
        <w:r w:rsidRPr="005F252C" w:rsidDel="00833133">
          <w:rPr>
            <w:rFonts w:ascii="Candara" w:hAnsi="Candara"/>
            <w:rPrChange w:id="1919" w:author="Al Riyami, Azza OLNG-SCC/12" w:date="2026-03-30T14:14:00Z" w16du:dateUtc="2026-03-30T10:14:00Z">
              <w:rPr>
                <w:rFonts w:asciiTheme="majorBidi" w:eastAsia="Calibri" w:hAnsiTheme="majorBidi" w:cstheme="majorBidi"/>
              </w:rPr>
            </w:rPrChange>
          </w:rPr>
          <w:delText>CONTRACTOR</w:delText>
        </w:r>
      </w:del>
      <w:ins w:id="1920" w:author="Al Hashmi, Ahmed OLNG-ICV/1" w:date="2026-03-18T12:10:00Z" w16du:dateUtc="2026-03-18T08:10:00Z">
        <w:r w:rsidR="00833133" w:rsidRPr="005F252C">
          <w:rPr>
            <w:rFonts w:ascii="Candara" w:hAnsi="Candara"/>
            <w:rPrChange w:id="1921"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1922" w:author="Al Riyami, Azza OLNG-SCC/12" w:date="2026-03-30T14:14:00Z" w16du:dateUtc="2026-03-30T10:14:00Z">
            <w:rPr>
              <w:rFonts w:asciiTheme="majorBidi" w:eastAsia="Calibri" w:hAnsiTheme="majorBidi" w:cstheme="majorBidi"/>
            </w:rPr>
          </w:rPrChange>
        </w:rPr>
        <w:t xml:space="preserve"> shall</w:t>
      </w:r>
      <w:ins w:id="1923" w:author="Al Oraimi, Ahmed Mubarak OLNG-ICV/T2" w:date="2026-03-28T17:33:00Z" w16du:dateUtc="2026-03-28T13:33:00Z">
        <w:r w:rsidR="00107D8A" w:rsidRPr="00BA56F3">
          <w:t xml:space="preserve"> </w:t>
        </w:r>
      </w:ins>
      <w:del w:id="1924" w:author="Al Oraimi, Ahmed Mubarak OLNG-ICV/T2" w:date="2026-03-28T17:33:00Z" w16du:dateUtc="2026-03-28T13:33:00Z">
        <w:r w:rsidRPr="005F252C" w:rsidDel="00107D8A">
          <w:rPr>
            <w:rFonts w:ascii="Candara" w:hAnsi="Candara"/>
            <w:rPrChange w:id="1925" w:author="Al Riyami, Azza OLNG-SCC/12" w:date="2026-03-30T14:14:00Z" w16du:dateUtc="2026-03-30T10:14:00Z">
              <w:rPr>
                <w:rFonts w:asciiTheme="majorBidi" w:eastAsia="Calibri" w:hAnsiTheme="majorBidi" w:cstheme="majorBidi"/>
              </w:rPr>
            </w:rPrChange>
          </w:rPr>
          <w:delText xml:space="preserve"> </w:delText>
        </w:r>
      </w:del>
      <w:r w:rsidRPr="005F252C">
        <w:rPr>
          <w:rFonts w:ascii="Candara" w:hAnsi="Candara"/>
          <w:rPrChange w:id="1926" w:author="Al Riyami, Azza OLNG-SCC/12" w:date="2026-03-30T14:14:00Z" w16du:dateUtc="2026-03-30T10:14:00Z">
            <w:rPr>
              <w:rFonts w:asciiTheme="majorBidi" w:eastAsia="Calibri" w:hAnsiTheme="majorBidi" w:cstheme="majorBidi"/>
            </w:rPr>
          </w:rPrChange>
        </w:rPr>
        <w:t xml:space="preserve">complete </w:t>
      </w:r>
      <w:r w:rsidRPr="005F252C">
        <w:rPr>
          <w:rFonts w:ascii="Candara" w:hAnsi="Candara"/>
          <w:rPrChange w:id="1927" w:author="Al Riyami, Azza OLNG-SCC/12" w:date="2026-03-30T14:14:00Z" w16du:dateUtc="2026-03-30T10:14:00Z">
            <w:rPr>
              <w:rFonts w:asciiTheme="majorBidi" w:eastAsia="Calibri" w:hAnsiTheme="majorBidi" w:cstheme="majorBidi"/>
              <w:bCs/>
            </w:rPr>
          </w:rPrChange>
        </w:rPr>
        <w:t>Table B in Appendix A</w:t>
      </w:r>
      <w:r w:rsidRPr="005F252C">
        <w:rPr>
          <w:rFonts w:ascii="Candara" w:hAnsi="Candara"/>
          <w:rPrChange w:id="1928" w:author="Al Riyami, Azza OLNG-SCC/12" w:date="2026-03-30T14:14:00Z" w16du:dateUtc="2026-03-30T10:14:00Z">
            <w:rPr>
              <w:rFonts w:asciiTheme="majorBidi" w:eastAsia="Calibri" w:hAnsiTheme="majorBidi" w:cstheme="majorBidi"/>
            </w:rPr>
          </w:rPrChange>
        </w:rPr>
        <w:t xml:space="preserve"> with figures for the total level of Omanisation to be utilised by </w:t>
      </w:r>
      <w:del w:id="1929" w:author="Al Hashmi, Ahmed OLNG-ICV/1" w:date="2026-03-18T12:10:00Z" w16du:dateUtc="2026-03-18T08:10:00Z">
        <w:r w:rsidRPr="005F252C" w:rsidDel="00833133">
          <w:rPr>
            <w:rFonts w:ascii="Candara" w:hAnsi="Candara"/>
            <w:rPrChange w:id="1930" w:author="Al Riyami, Azza OLNG-SCC/12" w:date="2026-03-30T14:14:00Z" w16du:dateUtc="2026-03-30T10:14:00Z">
              <w:rPr>
                <w:rFonts w:asciiTheme="majorBidi" w:eastAsia="Calibri" w:hAnsiTheme="majorBidi" w:cstheme="majorBidi"/>
                <w:color w:val="000000" w:themeColor="text1"/>
              </w:rPr>
            </w:rPrChange>
          </w:rPr>
          <w:delText>CONTRACTOR</w:delText>
        </w:r>
      </w:del>
      <w:ins w:id="1931" w:author="Al Hashmi, Ahmed OLNG-ICV/1" w:date="2026-03-18T12:10:00Z" w16du:dateUtc="2026-03-18T08:10:00Z">
        <w:r w:rsidR="00833133" w:rsidRPr="005F252C">
          <w:rPr>
            <w:rFonts w:ascii="Candara" w:hAnsi="Candara"/>
            <w:rPrChange w:id="1932"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933" w:author="Al Riyami, Azza OLNG-SCC/12" w:date="2026-03-30T14:14:00Z" w16du:dateUtc="2026-03-30T10:14:00Z">
            <w:rPr>
              <w:rFonts w:asciiTheme="majorBidi" w:eastAsia="Calibri" w:hAnsiTheme="majorBidi" w:cstheme="majorBidi"/>
              <w:color w:val="000000" w:themeColor="text1"/>
            </w:rPr>
          </w:rPrChange>
        </w:rPr>
        <w:t xml:space="preserve"> and Third Party SUB</w:t>
      </w:r>
      <w:del w:id="1934" w:author="Al Hashmi, Ahmed OLNG-ICV/1" w:date="2026-03-18T12:10:00Z" w16du:dateUtc="2026-03-18T08:10:00Z">
        <w:r w:rsidRPr="005F252C" w:rsidDel="00833133">
          <w:rPr>
            <w:rFonts w:ascii="Candara" w:hAnsi="Candara"/>
            <w:rPrChange w:id="1935" w:author="Al Riyami, Azza OLNG-SCC/12" w:date="2026-03-30T14:14:00Z" w16du:dateUtc="2026-03-30T10:14:00Z">
              <w:rPr>
                <w:rFonts w:asciiTheme="majorBidi" w:eastAsia="Calibri" w:hAnsiTheme="majorBidi" w:cstheme="majorBidi"/>
                <w:color w:val="000000" w:themeColor="text1"/>
              </w:rPr>
            </w:rPrChange>
          </w:rPr>
          <w:delText>CONTRACTOR</w:delText>
        </w:r>
      </w:del>
      <w:ins w:id="1936" w:author="Al Hashmi, Ahmed OLNG-ICV/1" w:date="2026-03-18T12:10:00Z" w16du:dateUtc="2026-03-18T08:10:00Z">
        <w:r w:rsidR="00833133" w:rsidRPr="005F252C">
          <w:rPr>
            <w:rFonts w:ascii="Candara" w:hAnsi="Candara"/>
            <w:rPrChange w:id="1937" w:author="Al Riyami, Azza OLNG-SCC/12" w:date="2026-03-30T14:14:00Z" w16du:dateUtc="2026-03-30T10:14:00Z">
              <w:rPr>
                <w:rFonts w:asciiTheme="majorBidi" w:eastAsia="Calibri" w:hAnsiTheme="majorBidi" w:cstheme="majorBidi"/>
                <w:color w:val="000000" w:themeColor="text1"/>
              </w:rPr>
            </w:rPrChange>
          </w:rPr>
          <w:t>CONTRACTOR</w:t>
        </w:r>
      </w:ins>
      <w:r w:rsidRPr="005F252C">
        <w:rPr>
          <w:rFonts w:ascii="Candara" w:hAnsi="Candara"/>
          <w:rPrChange w:id="1938" w:author="Al Riyami, Azza OLNG-SCC/12" w:date="2026-03-30T14:14:00Z" w16du:dateUtc="2026-03-30T10:14:00Z">
            <w:rPr>
              <w:rFonts w:asciiTheme="majorBidi" w:eastAsia="Calibri" w:hAnsiTheme="majorBidi" w:cstheme="majorBidi"/>
              <w:color w:val="000000" w:themeColor="text1"/>
            </w:rPr>
          </w:rPrChange>
        </w:rPr>
        <w:t xml:space="preserve">S in </w:t>
      </w:r>
      <w:r w:rsidRPr="005F252C">
        <w:rPr>
          <w:rFonts w:ascii="Candara" w:hAnsi="Candara"/>
          <w:rPrChange w:id="1939" w:author="Al Riyami, Azza OLNG-SCC/12" w:date="2026-03-30T14:14:00Z" w16du:dateUtc="2026-03-30T10:14:00Z">
            <w:rPr>
              <w:rFonts w:asciiTheme="majorBidi" w:eastAsia="Calibri" w:hAnsiTheme="majorBidi" w:cstheme="majorBidi"/>
            </w:rPr>
          </w:rPrChange>
        </w:rPr>
        <w:t>execution of the CONTRACT, as Headcount, Ma</w:t>
      </w:r>
      <w:r w:rsidRPr="005F252C">
        <w:rPr>
          <w:rFonts w:ascii="Candara" w:hAnsi="Candara"/>
          <w:rPrChange w:id="1940" w:author="Al Riyami, Azza OLNG-SCC/12" w:date="2026-03-30T14:14:00Z" w16du:dateUtc="2026-03-30T10:14:00Z">
            <w:rPr>
              <w:rFonts w:asciiTheme="majorBidi" w:eastAsia="Calibri" w:hAnsiTheme="majorBidi" w:cstheme="majorBidi"/>
              <w:color w:val="000000" w:themeColor="text1"/>
            </w:rPr>
          </w:rPrChange>
        </w:rPr>
        <w:t>n-hours and USD$ Compensation, for the following categories of job position (see Definitions):</w:t>
      </w:r>
    </w:p>
    <w:p w14:paraId="277DC46A" w14:textId="77777777" w:rsidR="00107D8A" w:rsidRPr="00BA56F3" w:rsidRDefault="00107D8A">
      <w:pPr>
        <w:pStyle w:val="ParagraphLevel3"/>
        <w:rPr>
          <w:ins w:id="1941" w:author="Al Oraimi, Ahmed Mubarak OLNG-ICV/T2" w:date="2026-03-28T17:29:00Z" w16du:dateUtc="2026-03-28T13:29:00Z"/>
        </w:rPr>
        <w:pPrChange w:id="1942" w:author="Al Oraimi, Ahmed Mubarak OLNG-ICV/T2" w:date="2026-03-28T17:34:00Z" w16du:dateUtc="2026-03-28T13:34:00Z">
          <w:pPr/>
        </w:pPrChange>
      </w:pPr>
    </w:p>
    <w:p w14:paraId="37A6D594" w14:textId="04D9997C" w:rsidR="00B506B6" w:rsidRPr="005F252C" w:rsidDel="00107D8A" w:rsidRDefault="00B506B6">
      <w:pPr>
        <w:pStyle w:val="Level9abc"/>
        <w:rPr>
          <w:del w:id="1943" w:author="Al Oraimi, Ahmed Mubarak OLNG-ICV/T2" w:date="2026-03-28T17:27:00Z" w16du:dateUtc="2026-03-28T13:27:00Z"/>
          <w:rFonts w:ascii="Candara" w:hAnsi="Candara"/>
          <w:rPrChange w:id="1944" w:author="Al Riyami, Azza OLNG-SCC/12" w:date="2026-03-30T14:14:00Z" w16du:dateUtc="2026-03-30T10:14:00Z">
            <w:rPr>
              <w:del w:id="1945" w:author="Al Oraimi, Ahmed Mubarak OLNG-ICV/T2" w:date="2026-03-28T17:27:00Z" w16du:dateUtc="2026-03-28T13:27:00Z"/>
            </w:rPr>
          </w:rPrChange>
        </w:rPr>
      </w:pPr>
      <w:del w:id="1946" w:author="Al Oraimi, Ahmed Mubarak OLNG-ICV/T2" w:date="2026-03-29T01:35:00Z" w16du:dateUtc="2026-03-28T21:35:00Z">
        <w:r w:rsidRPr="005F252C" w:rsidDel="00C01EFA">
          <w:rPr>
            <w:rFonts w:ascii="Candara" w:hAnsi="Candara"/>
            <w:rPrChange w:id="1947" w:author="Al Riyami, Azza OLNG-SCC/12" w:date="2026-03-30T14:14:00Z" w16du:dateUtc="2026-03-30T10:14:00Z">
              <w:rPr>
                <w:rFonts w:cstheme="majorBidi"/>
                <w:bCs/>
                <w:color w:val="000000" w:themeColor="text1"/>
              </w:rPr>
            </w:rPrChange>
          </w:rPr>
          <w:delText>Junior/</w:delText>
        </w:r>
      </w:del>
      <w:r w:rsidRPr="005F252C">
        <w:rPr>
          <w:rFonts w:ascii="Candara" w:hAnsi="Candara"/>
          <w:rPrChange w:id="1948" w:author="Al Riyami, Azza OLNG-SCC/12" w:date="2026-03-30T14:14:00Z" w16du:dateUtc="2026-03-30T10:14:00Z">
            <w:rPr>
              <w:rFonts w:cstheme="majorBidi"/>
              <w:bCs/>
              <w:color w:val="000000" w:themeColor="text1"/>
            </w:rPr>
          </w:rPrChange>
        </w:rPr>
        <w:t>Senior Management</w:t>
      </w:r>
      <w:del w:id="1949" w:author="Al Oraimi, Ahmed Mubarak OLNG-ICV/T2" w:date="2026-03-28T17:29:00Z" w16du:dateUtc="2026-03-28T13:29:00Z">
        <w:r w:rsidRPr="005F252C" w:rsidDel="00107D8A">
          <w:rPr>
            <w:rFonts w:ascii="Candara" w:hAnsi="Candara"/>
            <w:rPrChange w:id="1950" w:author="Al Riyami, Azza OLNG-SCC/12" w:date="2026-03-30T14:14:00Z" w16du:dateUtc="2026-03-30T10:14:00Z">
              <w:rPr>
                <w:rFonts w:cstheme="majorBidi"/>
                <w:bCs/>
                <w:color w:val="000000" w:themeColor="text1"/>
              </w:rPr>
            </w:rPrChange>
          </w:rPr>
          <w:delText xml:space="preserve"> </w:delText>
        </w:r>
      </w:del>
    </w:p>
    <w:p w14:paraId="45CBF6C6" w14:textId="77777777" w:rsidR="00107D8A" w:rsidRPr="00BA56F3" w:rsidRDefault="00107D8A">
      <w:pPr>
        <w:pStyle w:val="Level9abc"/>
        <w:rPr>
          <w:ins w:id="1951" w:author="Al Oraimi, Ahmed Mubarak OLNG-ICV/T2" w:date="2026-03-28T17:32:00Z" w16du:dateUtc="2026-03-28T13:32:00Z"/>
        </w:rPr>
        <w:pPrChange w:id="1952" w:author="Al Oraimi, Ahmed Mubarak OLNG-ICV/T2" w:date="2026-03-28T17:39:00Z" w16du:dateUtc="2026-03-28T13:39:00Z">
          <w:pPr/>
        </w:pPrChange>
      </w:pPr>
    </w:p>
    <w:p w14:paraId="165C611D" w14:textId="09D57E74" w:rsidR="00B506B6" w:rsidRPr="005F252C" w:rsidDel="00107D8A" w:rsidRDefault="00B506B6">
      <w:pPr>
        <w:pStyle w:val="Level9abc"/>
        <w:rPr>
          <w:del w:id="1953" w:author="Al Oraimi, Ahmed Mubarak OLNG-ICV/T2" w:date="2026-03-28T17:27:00Z" w16du:dateUtc="2026-03-28T13:27:00Z"/>
          <w:rFonts w:ascii="Candara" w:hAnsi="Candara"/>
          <w:rPrChange w:id="1954" w:author="Al Riyami, Azza OLNG-SCC/12" w:date="2026-03-30T14:14:00Z" w16du:dateUtc="2026-03-30T10:14:00Z">
            <w:rPr>
              <w:del w:id="1955" w:author="Al Oraimi, Ahmed Mubarak OLNG-ICV/T2" w:date="2026-03-28T17:27:00Z" w16du:dateUtc="2026-03-28T13:27:00Z"/>
            </w:rPr>
          </w:rPrChange>
        </w:rPr>
      </w:pPr>
      <w:del w:id="1956" w:author="Al Oraimi, Ahmed Mubarak OLNG-ICV/T2" w:date="2026-03-29T01:36:00Z" w16du:dateUtc="2026-03-28T21:36:00Z">
        <w:r w:rsidRPr="005F252C" w:rsidDel="00325FAF">
          <w:rPr>
            <w:rFonts w:ascii="Candara" w:hAnsi="Candara"/>
            <w:rPrChange w:id="1957" w:author="Al Riyami, Azza OLNG-SCC/12" w:date="2026-03-30T14:14:00Z" w16du:dateUtc="2026-03-30T10:14:00Z">
              <w:rPr>
                <w:rFonts w:cstheme="majorBidi"/>
                <w:bCs/>
                <w:color w:val="000000" w:themeColor="text1"/>
              </w:rPr>
            </w:rPrChange>
          </w:rPr>
          <w:delText>Technical</w:delText>
        </w:r>
      </w:del>
      <w:del w:id="1958" w:author="Al Oraimi, Ahmed Mubarak OLNG-ICV/T2" w:date="2026-03-28T17:30:00Z" w16du:dateUtc="2026-03-28T13:30:00Z">
        <w:r w:rsidRPr="005F252C" w:rsidDel="00107D8A">
          <w:rPr>
            <w:rFonts w:ascii="Candara" w:hAnsi="Candara"/>
            <w:rPrChange w:id="1959" w:author="Al Riyami, Azza OLNG-SCC/12" w:date="2026-03-30T14:14:00Z" w16du:dateUtc="2026-03-30T10:14:00Z">
              <w:rPr>
                <w:rFonts w:cstheme="majorBidi"/>
                <w:bCs/>
                <w:color w:val="000000" w:themeColor="text1"/>
              </w:rPr>
            </w:rPrChange>
          </w:rPr>
          <w:delText xml:space="preserve"> </w:delText>
        </w:r>
      </w:del>
      <w:r w:rsidRPr="005F252C">
        <w:rPr>
          <w:rFonts w:ascii="Candara" w:hAnsi="Candara"/>
          <w:rPrChange w:id="1960" w:author="Al Riyami, Azza OLNG-SCC/12" w:date="2026-03-30T14:14:00Z" w16du:dateUtc="2026-03-30T10:14:00Z">
            <w:rPr>
              <w:rFonts w:cstheme="majorBidi"/>
              <w:bCs/>
              <w:color w:val="000000" w:themeColor="text1"/>
            </w:rPr>
          </w:rPrChange>
        </w:rPr>
        <w:t>Professional</w:t>
      </w:r>
      <w:del w:id="1961" w:author="Al Oraimi, Ahmed Mubarak OLNG-ICV/T2" w:date="2026-03-28T17:32:00Z" w16du:dateUtc="2026-03-28T13:32:00Z">
        <w:r w:rsidRPr="005F252C" w:rsidDel="00107D8A">
          <w:rPr>
            <w:rFonts w:ascii="Candara" w:hAnsi="Candara"/>
            <w:rPrChange w:id="1962" w:author="Al Riyami, Azza OLNG-SCC/12" w:date="2026-03-30T14:14:00Z" w16du:dateUtc="2026-03-30T10:14:00Z">
              <w:rPr>
                <w:rFonts w:cstheme="majorBidi"/>
                <w:bCs/>
                <w:color w:val="000000" w:themeColor="text1"/>
              </w:rPr>
            </w:rPrChange>
          </w:rPr>
          <w:delText xml:space="preserve"> </w:delText>
        </w:r>
      </w:del>
    </w:p>
    <w:p w14:paraId="7D2F539C" w14:textId="77777777" w:rsidR="00107D8A" w:rsidRPr="005F252C" w:rsidRDefault="00107D8A">
      <w:pPr>
        <w:pStyle w:val="Level9abc"/>
        <w:rPr>
          <w:ins w:id="1963" w:author="Al Oraimi, Ahmed Mubarak OLNG-ICV/T2" w:date="2026-03-28T17:32:00Z" w16du:dateUtc="2026-03-28T13:32:00Z"/>
          <w:rFonts w:ascii="Candara" w:hAnsi="Candara"/>
          <w:rPrChange w:id="1964" w:author="Al Riyami, Azza OLNG-SCC/12" w:date="2026-03-30T14:14:00Z" w16du:dateUtc="2026-03-30T10:14:00Z">
            <w:rPr>
              <w:ins w:id="1965" w:author="Al Oraimi, Ahmed Mubarak OLNG-ICV/T2" w:date="2026-03-28T17:32:00Z" w16du:dateUtc="2026-03-28T13:32:00Z"/>
              <w:rFonts w:asciiTheme="majorBidi" w:hAnsiTheme="majorBidi" w:cstheme="majorBidi"/>
              <w:bCs/>
              <w:color w:val="000000" w:themeColor="text1"/>
              <w:sz w:val="22"/>
            </w:rPr>
          </w:rPrChange>
        </w:rPr>
        <w:pPrChange w:id="1966" w:author="Al Oraimi, Ahmed Mubarak OLNG-ICV/T2" w:date="2026-03-28T17:39:00Z" w16du:dateUtc="2026-03-28T13:39:00Z">
          <w:pPr>
            <w:numPr>
              <w:numId w:val="36"/>
            </w:numPr>
            <w:suppressAutoHyphens/>
            <w:autoSpaceDN w:val="0"/>
            <w:spacing w:before="120"/>
            <w:ind w:left="1701" w:hanging="567"/>
            <w:textAlignment w:val="baseline"/>
          </w:pPr>
        </w:pPrChange>
      </w:pPr>
    </w:p>
    <w:p w14:paraId="710660E9" w14:textId="0FF59DCC" w:rsidR="00B506B6" w:rsidRPr="005F252C" w:rsidDel="00107D8A" w:rsidRDefault="00B506B6">
      <w:pPr>
        <w:pStyle w:val="Level9abc"/>
        <w:rPr>
          <w:del w:id="1967" w:author="Al Oraimi, Ahmed Mubarak OLNG-ICV/T2" w:date="2026-03-28T17:27:00Z" w16du:dateUtc="2026-03-28T13:27:00Z"/>
          <w:rFonts w:ascii="Candara" w:hAnsi="Candara"/>
          <w:rPrChange w:id="1968" w:author="Al Riyami, Azza OLNG-SCC/12" w:date="2026-03-30T14:14:00Z" w16du:dateUtc="2026-03-30T10:14:00Z">
            <w:rPr>
              <w:del w:id="1969" w:author="Al Oraimi, Ahmed Mubarak OLNG-ICV/T2" w:date="2026-03-28T17:27:00Z" w16du:dateUtc="2026-03-28T13:27:00Z"/>
            </w:rPr>
          </w:rPrChange>
        </w:rPr>
      </w:pPr>
      <w:del w:id="1970" w:author="Al Oraimi, Ahmed Mubarak OLNG-ICV/T2" w:date="2026-03-29T01:36:00Z" w16du:dateUtc="2026-03-28T21:36:00Z">
        <w:r w:rsidRPr="005F252C" w:rsidDel="00325FAF">
          <w:rPr>
            <w:rFonts w:ascii="Candara" w:hAnsi="Candara"/>
            <w:rPrChange w:id="1971" w:author="Al Riyami, Azza OLNG-SCC/12" w:date="2026-03-30T14:14:00Z" w16du:dateUtc="2026-03-30T10:14:00Z">
              <w:rPr>
                <w:rFonts w:cstheme="majorBidi"/>
                <w:bCs/>
                <w:color w:val="000000" w:themeColor="text1"/>
              </w:rPr>
            </w:rPrChange>
          </w:rPr>
          <w:delText>Technician</w:delText>
        </w:r>
      </w:del>
      <w:ins w:id="1972" w:author="Al Oraimi, Ahmed Mubarak OLNG-ICV/T2" w:date="2026-03-29T01:36:00Z" w16du:dateUtc="2026-03-28T21:36:00Z">
        <w:r w:rsidR="00325FAF" w:rsidRPr="005F252C">
          <w:rPr>
            <w:rFonts w:ascii="Candara" w:hAnsi="Candara"/>
            <w:rPrChange w:id="1973" w:author="Al Riyami, Azza OLNG-SCC/12" w:date="2026-03-30T14:14:00Z" w16du:dateUtc="2026-03-30T10:14:00Z">
              <w:rPr/>
            </w:rPrChange>
          </w:rPr>
          <w:t>Supervisory</w:t>
        </w:r>
      </w:ins>
    </w:p>
    <w:p w14:paraId="04425C98" w14:textId="77777777" w:rsidR="00107D8A" w:rsidRPr="005F252C" w:rsidRDefault="00107D8A">
      <w:pPr>
        <w:pStyle w:val="Level9abc"/>
        <w:rPr>
          <w:ins w:id="1974" w:author="Al Oraimi, Ahmed Mubarak OLNG-ICV/T2" w:date="2026-03-28T17:32:00Z" w16du:dateUtc="2026-03-28T13:32:00Z"/>
          <w:rFonts w:ascii="Candara" w:hAnsi="Candara"/>
          <w:rPrChange w:id="1975" w:author="Al Riyami, Azza OLNG-SCC/12" w:date="2026-03-30T14:14:00Z" w16du:dateUtc="2026-03-30T10:14:00Z">
            <w:rPr>
              <w:ins w:id="1976" w:author="Al Oraimi, Ahmed Mubarak OLNG-ICV/T2" w:date="2026-03-28T17:32:00Z" w16du:dateUtc="2026-03-28T13:32:00Z"/>
              <w:rFonts w:asciiTheme="majorBidi" w:hAnsiTheme="majorBidi" w:cstheme="majorBidi"/>
              <w:bCs/>
              <w:color w:val="000000" w:themeColor="text1"/>
              <w:sz w:val="22"/>
            </w:rPr>
          </w:rPrChange>
        </w:rPr>
        <w:pPrChange w:id="1977" w:author="Al Oraimi, Ahmed Mubarak OLNG-ICV/T2" w:date="2026-03-28T17:39:00Z" w16du:dateUtc="2026-03-28T13:39:00Z">
          <w:pPr>
            <w:numPr>
              <w:numId w:val="36"/>
            </w:numPr>
            <w:suppressAutoHyphens/>
            <w:autoSpaceDN w:val="0"/>
            <w:spacing w:before="120"/>
            <w:ind w:left="1701" w:hanging="567"/>
            <w:textAlignment w:val="baseline"/>
          </w:pPr>
        </w:pPrChange>
      </w:pPr>
    </w:p>
    <w:p w14:paraId="29A60A6D" w14:textId="7B332366" w:rsidR="00B506B6" w:rsidRPr="005F252C" w:rsidDel="00385DC0" w:rsidRDefault="00150316">
      <w:pPr>
        <w:pStyle w:val="Level9abc"/>
        <w:rPr>
          <w:del w:id="1978" w:author="Al Oraimi, Ahmed Mubarak OLNG-ICV/T2" w:date="2026-03-28T17:27:00Z" w16du:dateUtc="2026-03-28T13:27:00Z"/>
          <w:rFonts w:ascii="Candara" w:hAnsi="Candara"/>
          <w:rPrChange w:id="1979" w:author="Al Riyami, Azza OLNG-SCC/12" w:date="2026-03-30T14:14:00Z" w16du:dateUtc="2026-03-30T10:14:00Z">
            <w:rPr>
              <w:del w:id="1980" w:author="Al Oraimi, Ahmed Mubarak OLNG-ICV/T2" w:date="2026-03-28T17:27:00Z" w16du:dateUtc="2026-03-28T13:27:00Z"/>
            </w:rPr>
          </w:rPrChange>
        </w:rPr>
      </w:pPr>
      <w:r w:rsidRPr="005F252C">
        <w:rPr>
          <w:rFonts w:ascii="Candara" w:hAnsi="Candara"/>
          <w:rPrChange w:id="1981" w:author="Al Riyami, Azza OLNG-SCC/12" w:date="2026-03-30T14:14:00Z" w16du:dateUtc="2026-03-30T10:14:00Z">
            <w:rPr>
              <w:rFonts w:cstheme="majorBidi"/>
              <w:bCs/>
              <w:color w:val="000000" w:themeColor="text1"/>
            </w:rPr>
          </w:rPrChange>
        </w:rPr>
        <w:t>Skilled/</w:t>
      </w:r>
      <w:r w:rsidR="00B506B6" w:rsidRPr="005F252C">
        <w:rPr>
          <w:rFonts w:ascii="Candara" w:hAnsi="Candara"/>
          <w:rPrChange w:id="1982" w:author="Al Riyami, Azza OLNG-SCC/12" w:date="2026-03-30T14:14:00Z" w16du:dateUtc="2026-03-30T10:14:00Z">
            <w:rPr>
              <w:rFonts w:cstheme="majorBidi"/>
              <w:bCs/>
              <w:color w:val="000000" w:themeColor="text1"/>
            </w:rPr>
          </w:rPrChange>
        </w:rPr>
        <w:t>Semi-skilled</w:t>
      </w:r>
      <w:del w:id="1983" w:author="Al Oraimi, Ahmed Mubarak OLNG-ICV/T2" w:date="2026-03-28T17:32:00Z" w16du:dateUtc="2026-03-28T13:32:00Z">
        <w:r w:rsidR="00B506B6" w:rsidRPr="005F252C" w:rsidDel="00107D8A">
          <w:rPr>
            <w:rFonts w:ascii="Candara" w:hAnsi="Candara"/>
            <w:rPrChange w:id="1984" w:author="Al Riyami, Azza OLNG-SCC/12" w:date="2026-03-30T14:14:00Z" w16du:dateUtc="2026-03-30T10:14:00Z">
              <w:rPr>
                <w:rFonts w:cstheme="majorBidi"/>
                <w:bCs/>
                <w:color w:val="000000" w:themeColor="text1"/>
              </w:rPr>
            </w:rPrChange>
          </w:rPr>
          <w:delText xml:space="preserve"> </w:delText>
        </w:r>
      </w:del>
    </w:p>
    <w:p w14:paraId="2852E6E0" w14:textId="77777777" w:rsidR="00385DC0" w:rsidRPr="00BA56F3" w:rsidRDefault="00385DC0">
      <w:pPr>
        <w:pStyle w:val="Level9abc"/>
        <w:rPr>
          <w:ins w:id="1985" w:author="Al Oraimi, Ahmed Mubarak OLNG-ICV/T2" w:date="2026-03-28T17:40:00Z" w16du:dateUtc="2026-03-28T13:40:00Z"/>
        </w:rPr>
        <w:pPrChange w:id="1986" w:author="Al Oraimi, Ahmed Mubarak OLNG-ICV/T2" w:date="2026-03-28T17:41:00Z" w16du:dateUtc="2026-03-28T13:41:00Z">
          <w:pPr/>
        </w:pPrChange>
      </w:pPr>
    </w:p>
    <w:p w14:paraId="38A79967" w14:textId="24E408C1" w:rsidR="00385DC0" w:rsidRPr="005F252C" w:rsidRDefault="00385DC0">
      <w:pPr>
        <w:pStyle w:val="Level4"/>
        <w:numPr>
          <w:ilvl w:val="3"/>
          <w:numId w:val="54"/>
        </w:numPr>
        <w:rPr>
          <w:ins w:id="1987" w:author="Al Oraimi, Ahmed Mubarak OLNG-ICV/T2" w:date="2026-03-28T17:40:00Z" w16du:dateUtc="2026-03-28T13:40:00Z"/>
          <w:rFonts w:ascii="Candara" w:hAnsi="Candara"/>
          <w:rPrChange w:id="1988" w:author="Al Riyami, Azza OLNG-SCC/12" w:date="2026-03-30T14:14:00Z" w16du:dateUtc="2026-03-30T10:14:00Z">
            <w:rPr>
              <w:ins w:id="1989" w:author="Al Oraimi, Ahmed Mubarak OLNG-ICV/T2" w:date="2026-03-28T17:40:00Z" w16du:dateUtc="2026-03-28T13:40:00Z"/>
            </w:rPr>
          </w:rPrChange>
        </w:rPr>
        <w:pPrChange w:id="1990" w:author="Al Oraimi, Ahmed Mubarak OLNG-ICV/T2" w:date="2026-03-28T17:41:00Z" w16du:dateUtc="2026-03-28T13:41:00Z">
          <w:pPr>
            <w:pStyle w:val="Level9abc"/>
          </w:pPr>
        </w:pPrChange>
      </w:pPr>
      <w:ins w:id="1991" w:author="Al Oraimi, Ahmed Mubarak OLNG-ICV/T2" w:date="2026-03-28T17:41:00Z" w16du:dateUtc="2026-03-28T13:41:00Z">
        <w:r w:rsidRPr="005F252C">
          <w:rPr>
            <w:rFonts w:ascii="Candara" w:hAnsi="Candara"/>
            <w:rPrChange w:id="1992" w:author="Al Riyami, Azza OLNG-SCC/12" w:date="2026-03-30T14:14:00Z" w16du:dateUtc="2026-03-30T10:14:00Z">
              <w:rPr/>
            </w:rPrChange>
          </w:rPr>
          <w:lastRenderedPageBreak/>
          <w:t>In the event that the CONTRACTOR did not provide hourly rates in Table B, the COMPANY will consider its input as zero and therefore will lose any potential ICV credit out of that area.</w:t>
        </w:r>
      </w:ins>
    </w:p>
    <w:p w14:paraId="0868E7C0" w14:textId="7D204127" w:rsidR="00B506B6" w:rsidRPr="00BA56F3" w:rsidDel="00107D8A" w:rsidRDefault="00B506B6">
      <w:pPr>
        <w:pStyle w:val="Level4"/>
        <w:rPr>
          <w:del w:id="1993" w:author="Al Oraimi, Ahmed Mubarak OLNG-ICV/T2" w:date="2026-03-28T17:29:00Z" w16du:dateUtc="2026-03-28T13:29:00Z"/>
        </w:rPr>
        <w:pPrChange w:id="1994" w:author="Al Oraimi, Ahmed Mubarak OLNG-ICV/T2" w:date="2026-03-28T17:37:00Z" w16du:dateUtc="2026-03-28T13:37:00Z">
          <w:pPr/>
        </w:pPrChange>
      </w:pPr>
      <w:del w:id="1995" w:author="Al Oraimi, Ahmed Mubarak OLNG-ICV/T2" w:date="2026-03-28T17:39:00Z" w16du:dateUtc="2026-03-28T13:39:00Z">
        <w:r w:rsidRPr="005F252C" w:rsidDel="00385DC0">
          <w:rPr>
            <w:rFonts w:ascii="Candara" w:hAnsi="Candara"/>
            <w:rPrChange w:id="1996" w:author="Al Riyami, Azza OLNG-SCC/12" w:date="2026-03-30T14:14:00Z" w16du:dateUtc="2026-03-30T10:14:00Z">
              <w:rPr>
                <w:rFonts w:asciiTheme="majorBidi" w:eastAsia="Calibri" w:hAnsiTheme="majorBidi" w:cstheme="majorBidi"/>
                <w:sz w:val="22"/>
              </w:rPr>
            </w:rPrChange>
          </w:rPr>
          <w:delText>In the event that the CONTRACTOR</w:delText>
        </w:r>
      </w:del>
      <w:ins w:id="1997" w:author="Al Hashmi, Ahmed OLNG-ICV/1" w:date="2026-03-18T12:10:00Z" w16du:dateUtc="2026-03-18T08:10:00Z">
        <w:del w:id="1998" w:author="Al Oraimi, Ahmed Mubarak OLNG-ICV/T2" w:date="2026-03-28T17:39:00Z" w16du:dateUtc="2026-03-28T13:39:00Z">
          <w:r w:rsidR="00833133" w:rsidRPr="005F252C" w:rsidDel="00385DC0">
            <w:rPr>
              <w:rFonts w:ascii="Candara" w:hAnsi="Candara"/>
              <w:rPrChange w:id="1999" w:author="Al Riyami, Azza OLNG-SCC/12" w:date="2026-03-30T14:14:00Z" w16du:dateUtc="2026-03-30T10:14:00Z">
                <w:rPr>
                  <w:rFonts w:asciiTheme="majorBidi" w:eastAsia="Calibri" w:hAnsiTheme="majorBidi" w:cstheme="majorBidi"/>
                  <w:sz w:val="22"/>
                </w:rPr>
              </w:rPrChange>
            </w:rPr>
            <w:delText>CONTRACTOR</w:delText>
          </w:r>
        </w:del>
      </w:ins>
      <w:del w:id="2000" w:author="Al Oraimi, Ahmed Mubarak OLNG-ICV/T2" w:date="2026-03-28T17:39:00Z" w16du:dateUtc="2026-03-28T13:39:00Z">
        <w:r w:rsidRPr="005F252C" w:rsidDel="00385DC0">
          <w:rPr>
            <w:rFonts w:ascii="Candara" w:hAnsi="Candara"/>
            <w:rPrChange w:id="2001" w:author="Al Riyami, Azza OLNG-SCC/12" w:date="2026-03-30T14:14:00Z" w16du:dateUtc="2026-03-30T10:14:00Z">
              <w:rPr>
                <w:rFonts w:asciiTheme="majorBidi" w:eastAsia="Calibri" w:hAnsiTheme="majorBidi" w:cstheme="majorBidi"/>
                <w:sz w:val="22"/>
              </w:rPr>
            </w:rPrChange>
          </w:rPr>
          <w:delText xml:space="preserve"> did not provide hourly rates in Table B, the COMPANY</w:delText>
        </w:r>
      </w:del>
      <w:ins w:id="2002" w:author="Al Hashmi, Ahmed OLNG-ICV/1" w:date="2026-03-18T12:11:00Z" w16du:dateUtc="2026-03-18T08:11:00Z">
        <w:del w:id="2003" w:author="Al Oraimi, Ahmed Mubarak OLNG-ICV/T2" w:date="2026-03-28T17:39:00Z" w16du:dateUtc="2026-03-28T13:39:00Z">
          <w:r w:rsidR="00833133" w:rsidRPr="005F252C" w:rsidDel="00385DC0">
            <w:rPr>
              <w:rFonts w:ascii="Candara" w:hAnsi="Candara"/>
              <w:rPrChange w:id="2004" w:author="Al Riyami, Azza OLNG-SCC/12" w:date="2026-03-30T14:14:00Z" w16du:dateUtc="2026-03-30T10:14:00Z">
                <w:rPr>
                  <w:rFonts w:asciiTheme="majorBidi" w:eastAsia="Calibri" w:hAnsiTheme="majorBidi" w:cstheme="majorBidi"/>
                  <w:sz w:val="22"/>
                </w:rPr>
              </w:rPrChange>
            </w:rPr>
            <w:delText>COMPANY</w:delText>
          </w:r>
        </w:del>
      </w:ins>
      <w:del w:id="2005" w:author="Al Oraimi, Ahmed Mubarak OLNG-ICV/T2" w:date="2026-03-28T17:39:00Z" w16du:dateUtc="2026-03-28T13:39:00Z">
        <w:r w:rsidRPr="005F252C" w:rsidDel="00385DC0">
          <w:rPr>
            <w:rFonts w:ascii="Candara" w:hAnsi="Candara"/>
            <w:rPrChange w:id="2006" w:author="Al Riyami, Azza OLNG-SCC/12" w:date="2026-03-30T14:14:00Z" w16du:dateUtc="2026-03-30T10:14:00Z">
              <w:rPr>
                <w:rFonts w:asciiTheme="majorBidi" w:eastAsia="Calibri" w:hAnsiTheme="majorBidi" w:cstheme="majorBidi"/>
                <w:sz w:val="22"/>
              </w:rPr>
            </w:rPrChange>
          </w:rPr>
          <w:delText xml:space="preserve"> will consider its input as zero and therefore will lose any potential ICV credit out of that area.</w:delText>
        </w:r>
      </w:del>
    </w:p>
    <w:p w14:paraId="3B8F7024" w14:textId="2D07F1DD" w:rsidR="00B506B6" w:rsidRPr="005F252C" w:rsidRDefault="00B506B6">
      <w:pPr>
        <w:pStyle w:val="Level4"/>
        <w:rPr>
          <w:rFonts w:ascii="Candara" w:hAnsi="Candara"/>
          <w:rPrChange w:id="2007" w:author="Al Riyami, Azza OLNG-SCC/12" w:date="2026-03-30T14:14:00Z" w16du:dateUtc="2026-03-30T10:14:00Z">
            <w:rPr>
              <w:rFonts w:asciiTheme="majorBidi" w:eastAsia="Calibri" w:hAnsiTheme="majorBidi" w:cstheme="majorBidi"/>
              <w:sz w:val="22"/>
            </w:rPr>
          </w:rPrChange>
        </w:rPr>
        <w:pPrChange w:id="2008" w:author="Al Oraimi, Ahmed Mubarak OLNG-ICV/T2" w:date="2026-03-28T17:42:00Z" w16du:dateUtc="2026-03-28T13:42:00Z">
          <w:pPr>
            <w:numPr>
              <w:ilvl w:val="2"/>
              <w:numId w:val="29"/>
            </w:numPr>
            <w:suppressAutoHyphens/>
            <w:autoSpaceDN w:val="0"/>
            <w:spacing w:before="120"/>
            <w:ind w:left="1134" w:hanging="1134"/>
            <w:jc w:val="both"/>
            <w:textAlignment w:val="baseline"/>
          </w:pPr>
        </w:pPrChange>
      </w:pPr>
      <w:r w:rsidRPr="005F252C">
        <w:rPr>
          <w:rFonts w:ascii="Candara" w:hAnsi="Candara"/>
          <w:rPrChange w:id="2009" w:author="Al Riyami, Azza OLNG-SCC/12" w:date="2026-03-30T14:14:00Z" w16du:dateUtc="2026-03-30T10:14:00Z">
            <w:rPr>
              <w:rFonts w:asciiTheme="majorBidi" w:eastAsia="Calibri" w:hAnsiTheme="majorBidi" w:cstheme="majorBidi"/>
            </w:rPr>
          </w:rPrChange>
        </w:rPr>
        <w:t xml:space="preserve">Where </w:t>
      </w:r>
      <w:del w:id="2010" w:author="Al Hashmi, Ahmed OLNG-ICV/1" w:date="2026-03-18T12:10:00Z" w16du:dateUtc="2026-03-18T08:10:00Z">
        <w:r w:rsidRPr="005F252C" w:rsidDel="00833133">
          <w:rPr>
            <w:rFonts w:ascii="Candara" w:hAnsi="Candara"/>
            <w:rPrChange w:id="2011" w:author="Al Riyami, Azza OLNG-SCC/12" w:date="2026-03-30T14:14:00Z" w16du:dateUtc="2026-03-30T10:14:00Z">
              <w:rPr>
                <w:rFonts w:asciiTheme="majorBidi" w:eastAsia="Calibri" w:hAnsiTheme="majorBidi" w:cstheme="majorBidi"/>
              </w:rPr>
            </w:rPrChange>
          </w:rPr>
          <w:delText>CONTRACTOR</w:delText>
        </w:r>
      </w:del>
      <w:ins w:id="2012" w:author="Al Hashmi, Ahmed OLNG-ICV/1" w:date="2026-03-18T12:10:00Z" w16du:dateUtc="2026-03-18T08:10:00Z">
        <w:r w:rsidR="00833133" w:rsidRPr="005F252C">
          <w:rPr>
            <w:rFonts w:ascii="Candara" w:hAnsi="Candara"/>
            <w:rPrChange w:id="2013"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014" w:author="Al Riyami, Azza OLNG-SCC/12" w:date="2026-03-30T14:14:00Z" w16du:dateUtc="2026-03-30T10:14:00Z">
            <w:rPr>
              <w:rFonts w:asciiTheme="majorBidi" w:eastAsia="Calibri" w:hAnsiTheme="majorBidi" w:cstheme="majorBidi"/>
            </w:rPr>
          </w:rPrChange>
        </w:rPr>
        <w:t xml:space="preserve"> is to involve Omani citizens residing outside Oman in the execution of the CONTRACT, these may be included in Table B. In its overall ICV Plan document, </w:t>
      </w:r>
      <w:del w:id="2015" w:author="Al Hashmi, Ahmed OLNG-ICV/1" w:date="2026-03-18T12:10:00Z" w16du:dateUtc="2026-03-18T08:10:00Z">
        <w:r w:rsidRPr="005F252C" w:rsidDel="00833133">
          <w:rPr>
            <w:rFonts w:ascii="Candara" w:hAnsi="Candara"/>
            <w:rPrChange w:id="2016" w:author="Al Riyami, Azza OLNG-SCC/12" w:date="2026-03-30T14:14:00Z" w16du:dateUtc="2026-03-30T10:14:00Z">
              <w:rPr>
                <w:rFonts w:asciiTheme="majorBidi" w:eastAsia="Calibri" w:hAnsiTheme="majorBidi" w:cstheme="majorBidi"/>
              </w:rPr>
            </w:rPrChange>
          </w:rPr>
          <w:delText>CONTRACTOR</w:delText>
        </w:r>
      </w:del>
      <w:ins w:id="2017" w:author="Al Hashmi, Ahmed OLNG-ICV/1" w:date="2026-03-18T12:10:00Z" w16du:dateUtc="2026-03-18T08:10:00Z">
        <w:r w:rsidR="00833133" w:rsidRPr="005F252C">
          <w:rPr>
            <w:rFonts w:ascii="Candara" w:hAnsi="Candara"/>
            <w:rPrChange w:id="2018"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019" w:author="Al Riyami, Azza OLNG-SCC/12" w:date="2026-03-30T14:14:00Z" w16du:dateUtc="2026-03-30T10:14:00Z">
            <w:rPr>
              <w:rFonts w:asciiTheme="majorBidi" w:eastAsia="Calibri" w:hAnsiTheme="majorBidi" w:cstheme="majorBidi"/>
            </w:rPr>
          </w:rPrChange>
        </w:rPr>
        <w:t xml:space="preserve"> shall clarify which figures, or proportion of figures, in Table B relate to overseas Omanis.</w:t>
      </w:r>
    </w:p>
    <w:p w14:paraId="6D8452A6" w14:textId="07E8659E" w:rsidR="00445B6C" w:rsidRPr="005F252C" w:rsidRDefault="00445B6C">
      <w:pPr>
        <w:pStyle w:val="Level4"/>
        <w:rPr>
          <w:rFonts w:ascii="Candara" w:hAnsi="Candara"/>
          <w:rPrChange w:id="2020" w:author="Al Riyami, Azza OLNG-SCC/12" w:date="2026-03-30T14:14:00Z" w16du:dateUtc="2026-03-30T10:14:00Z">
            <w:rPr>
              <w:rFonts w:asciiTheme="majorBidi" w:eastAsia="Calibri" w:hAnsiTheme="majorBidi" w:cstheme="majorBidi"/>
              <w:sz w:val="22"/>
            </w:rPr>
          </w:rPrChange>
        </w:rPr>
        <w:pPrChange w:id="2021" w:author="Al Oraimi, Ahmed Mubarak OLNG-ICV/T2" w:date="2026-03-28T17:42:00Z" w16du:dateUtc="2026-03-28T13:42:00Z">
          <w:pPr>
            <w:numPr>
              <w:ilvl w:val="2"/>
              <w:numId w:val="29"/>
            </w:numPr>
            <w:suppressAutoHyphens/>
            <w:autoSpaceDN w:val="0"/>
            <w:spacing w:before="120"/>
            <w:ind w:left="1134" w:hanging="1134"/>
            <w:jc w:val="both"/>
            <w:textAlignment w:val="baseline"/>
          </w:pPr>
        </w:pPrChange>
      </w:pPr>
      <w:del w:id="2022" w:author="Al Hashmi, Ahmed OLNG-ICV/1" w:date="2026-03-18T12:10:00Z" w16du:dateUtc="2026-03-18T08:10:00Z">
        <w:r w:rsidRPr="005F252C" w:rsidDel="00833133">
          <w:rPr>
            <w:rFonts w:ascii="Candara" w:hAnsi="Candara"/>
            <w:rPrChange w:id="2023" w:author="Al Riyami, Azza OLNG-SCC/12" w:date="2026-03-30T14:14:00Z" w16du:dateUtc="2026-03-30T10:14:00Z">
              <w:rPr>
                <w:rFonts w:asciiTheme="majorBidi" w:eastAsia="Calibri" w:hAnsiTheme="majorBidi" w:cstheme="majorBidi"/>
              </w:rPr>
            </w:rPrChange>
          </w:rPr>
          <w:delText>CONTRACTOR</w:delText>
        </w:r>
      </w:del>
      <w:ins w:id="2024" w:author="Al Hashmi, Ahmed OLNG-ICV/1" w:date="2026-03-18T12:10:00Z" w16du:dateUtc="2026-03-18T08:10:00Z">
        <w:r w:rsidR="00833133" w:rsidRPr="005F252C">
          <w:rPr>
            <w:rFonts w:ascii="Candara" w:hAnsi="Candara"/>
            <w:rPrChange w:id="2025"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026" w:author="Al Riyami, Azza OLNG-SCC/12" w:date="2026-03-30T14:14:00Z" w16du:dateUtc="2026-03-30T10:14:00Z">
            <w:rPr>
              <w:rFonts w:asciiTheme="majorBidi" w:eastAsia="Calibri" w:hAnsiTheme="majorBidi" w:cstheme="majorBidi"/>
            </w:rPr>
          </w:rPrChange>
        </w:rPr>
        <w:t xml:space="preserve"> shall ensure that any recruitment process is approved by </w:t>
      </w:r>
      <w:del w:id="2027" w:author="Al Hashmi, Ahmed OLNG-ICV/1" w:date="2026-03-18T12:11:00Z" w16du:dateUtc="2026-03-18T08:11:00Z">
        <w:r w:rsidRPr="005F252C" w:rsidDel="00833133">
          <w:rPr>
            <w:rFonts w:ascii="Candara" w:hAnsi="Candara"/>
            <w:rPrChange w:id="2028" w:author="Al Riyami, Azza OLNG-SCC/12" w:date="2026-03-30T14:14:00Z" w16du:dateUtc="2026-03-30T10:14:00Z">
              <w:rPr>
                <w:rFonts w:asciiTheme="majorBidi" w:eastAsia="Calibri" w:hAnsiTheme="majorBidi" w:cstheme="majorBidi"/>
              </w:rPr>
            </w:rPrChange>
          </w:rPr>
          <w:delText>COMPANY</w:delText>
        </w:r>
      </w:del>
      <w:ins w:id="2029" w:author="Al Hashmi, Ahmed OLNG-ICV/1" w:date="2026-03-18T12:11:00Z" w16du:dateUtc="2026-03-18T08:11:00Z">
        <w:r w:rsidR="00833133" w:rsidRPr="005F252C">
          <w:rPr>
            <w:rFonts w:ascii="Candara" w:hAnsi="Candara"/>
            <w:rPrChange w:id="2030"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2031" w:author="Al Riyami, Azza OLNG-SCC/12" w:date="2026-03-30T14:14:00Z" w16du:dateUtc="2026-03-30T10:14:00Z">
            <w:rPr>
              <w:rFonts w:asciiTheme="majorBidi" w:eastAsia="Calibri" w:hAnsiTheme="majorBidi" w:cstheme="majorBidi"/>
            </w:rPr>
          </w:rPrChange>
        </w:rPr>
        <w:t>, failure to obtain the approval will result in default.</w:t>
      </w:r>
    </w:p>
    <w:p w14:paraId="67A8CBFD" w14:textId="3494FC02" w:rsidR="00996A30" w:rsidRPr="005F252C" w:rsidRDefault="007A63BA">
      <w:pPr>
        <w:pStyle w:val="Level4"/>
        <w:rPr>
          <w:ins w:id="2032" w:author="Al Hashmi, Ahmed OLNG-ICV/1" w:date="2025-12-06T16:49:00Z" w16du:dateUtc="2025-12-06T12:49:00Z"/>
          <w:rFonts w:ascii="Candara" w:hAnsi="Candara"/>
          <w:rPrChange w:id="2033" w:author="Al Riyami, Azza OLNG-SCC/12" w:date="2026-03-30T14:14:00Z" w16du:dateUtc="2026-03-30T10:14:00Z">
            <w:rPr>
              <w:ins w:id="2034" w:author="Al Hashmi, Ahmed OLNG-ICV/1" w:date="2025-12-06T16:49:00Z" w16du:dateUtc="2025-12-06T12:49:00Z"/>
              <w:rFonts w:asciiTheme="majorBidi" w:eastAsia="Calibri" w:hAnsiTheme="majorBidi" w:cstheme="majorBidi"/>
              <w:sz w:val="22"/>
            </w:rPr>
          </w:rPrChange>
        </w:rPr>
        <w:pPrChange w:id="2035" w:author="Al Oraimi, Ahmed Mubarak OLNG-ICV/T2" w:date="2026-03-28T17:42:00Z" w16du:dateUtc="2026-03-28T13:42:00Z">
          <w:pPr>
            <w:numPr>
              <w:ilvl w:val="2"/>
              <w:numId w:val="29"/>
            </w:numPr>
            <w:suppressAutoHyphens/>
            <w:autoSpaceDN w:val="0"/>
            <w:spacing w:before="120"/>
            <w:ind w:left="1134" w:hanging="1134"/>
            <w:jc w:val="both"/>
            <w:textAlignment w:val="baseline"/>
          </w:pPr>
        </w:pPrChange>
      </w:pPr>
      <w:del w:id="2036" w:author="Al Hashmi, Ahmed OLNG-ICV/1" w:date="2026-03-18T12:10:00Z" w16du:dateUtc="2026-03-18T08:10:00Z">
        <w:r w:rsidRPr="005F252C" w:rsidDel="00833133">
          <w:rPr>
            <w:rFonts w:ascii="Candara" w:hAnsi="Candara"/>
            <w:rPrChange w:id="2037" w:author="Al Riyami, Azza OLNG-SCC/12" w:date="2026-03-30T14:14:00Z" w16du:dateUtc="2026-03-30T10:14:00Z">
              <w:rPr>
                <w:rFonts w:asciiTheme="majorBidi" w:eastAsia="Calibri" w:hAnsiTheme="majorBidi" w:cstheme="majorBidi"/>
              </w:rPr>
            </w:rPrChange>
          </w:rPr>
          <w:delText>CONTRACTOR</w:delText>
        </w:r>
      </w:del>
      <w:ins w:id="2038" w:author="Al Hashmi, Ahmed OLNG-ICV/1" w:date="2026-03-18T12:10:00Z" w16du:dateUtc="2026-03-18T08:10:00Z">
        <w:r w:rsidR="00833133" w:rsidRPr="005F252C">
          <w:rPr>
            <w:rFonts w:ascii="Candara" w:hAnsi="Candara"/>
            <w:rPrChange w:id="2039"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040" w:author="Al Riyami, Azza OLNG-SCC/12" w:date="2026-03-30T14:14:00Z" w16du:dateUtc="2026-03-30T10:14:00Z">
            <w:rPr>
              <w:rFonts w:asciiTheme="majorBidi" w:eastAsia="Calibri" w:hAnsiTheme="majorBidi" w:cstheme="majorBidi"/>
            </w:rPr>
          </w:rPrChange>
        </w:rPr>
        <w:t xml:space="preserve"> shall comply with MD 235-2022 which prohibits non-Omanis from practicing the 207 </w:t>
      </w:r>
      <w:del w:id="2041" w:author="Al Hashmi, Ahmed OLNG-ICV/1" w:date="2025-12-06T16:07:00Z" w16du:dateUtc="2025-12-06T12:07:00Z">
        <w:r w:rsidR="00935796" w:rsidRPr="005F252C" w:rsidDel="005130BE">
          <w:rPr>
            <w:rFonts w:ascii="Candara" w:hAnsi="Candara"/>
            <w:rPrChange w:id="2042" w:author="Al Riyami, Azza OLNG-SCC/12" w:date="2026-03-30T14:14:00Z" w16du:dateUtc="2026-03-30T10:14:00Z">
              <w:rPr>
                <w:rFonts w:asciiTheme="majorBidi" w:eastAsia="Calibri" w:hAnsiTheme="majorBidi" w:cstheme="majorBidi"/>
              </w:rPr>
            </w:rPrChange>
          </w:rPr>
          <w:delText>professions</w:delText>
        </w:r>
      </w:del>
      <w:ins w:id="2043" w:author="Al Hashmi, Ahmed OLNG-ICV/1" w:date="2025-12-06T16:07:00Z" w16du:dateUtc="2025-12-06T12:07:00Z">
        <w:r w:rsidR="005130BE" w:rsidRPr="005F252C">
          <w:rPr>
            <w:rFonts w:ascii="Candara" w:hAnsi="Candara"/>
            <w:rPrChange w:id="2044" w:author="Al Riyami, Azza OLNG-SCC/12" w:date="2026-03-30T14:14:00Z" w16du:dateUtc="2026-03-30T10:14:00Z">
              <w:rPr>
                <w:rFonts w:asciiTheme="majorBidi" w:eastAsia="Calibri" w:hAnsiTheme="majorBidi" w:cstheme="majorBidi"/>
              </w:rPr>
            </w:rPrChange>
          </w:rPr>
          <w:t>professions, and</w:t>
        </w:r>
      </w:ins>
      <w:ins w:id="2045" w:author="Al Hashmi, Ahmed OLNG-ICV/1" w:date="2025-12-06T16:05:00Z">
        <w:r w:rsidR="004B7FFA" w:rsidRPr="005F252C">
          <w:rPr>
            <w:rFonts w:ascii="Candara" w:hAnsi="Candara"/>
            <w:rPrChange w:id="2046" w:author="Al Riyami, Azza OLNG-SCC/12" w:date="2026-03-30T14:14:00Z" w16du:dateUtc="2026-03-30T10:14:00Z">
              <w:rPr>
                <w:rFonts w:asciiTheme="majorBidi" w:eastAsia="Calibri" w:hAnsiTheme="majorBidi" w:cstheme="majorBidi"/>
              </w:rPr>
            </w:rPrChange>
          </w:rPr>
          <w:t xml:space="preserve"> shall also </w:t>
        </w:r>
      </w:ins>
      <w:ins w:id="2047" w:author="Al Hashmi, Ahmed OLNG-ICV/1" w:date="2025-12-06T16:12:00Z">
        <w:r w:rsidR="005130BE" w:rsidRPr="005F252C">
          <w:rPr>
            <w:rFonts w:ascii="Candara" w:hAnsi="Candara"/>
            <w:rPrChange w:id="2048" w:author="Al Riyami, Azza OLNG-SCC/12" w:date="2026-03-30T14:14:00Z" w16du:dateUtc="2026-03-30T10:14:00Z">
              <w:rPr>
                <w:rFonts w:asciiTheme="majorBidi" w:eastAsia="Calibri" w:hAnsiTheme="majorBidi" w:cstheme="majorBidi"/>
              </w:rPr>
            </w:rPrChange>
          </w:rPr>
          <w:t>fully adhere to all mandatory Omanisation requirements issued by the relevant governmental entities and applicable to this Contract</w:t>
        </w:r>
      </w:ins>
      <w:ins w:id="2049" w:author="Al Hashmi, Ahmed OLNG-ICV/1" w:date="2025-12-06T16:05:00Z">
        <w:r w:rsidR="004B7FFA" w:rsidRPr="005F252C">
          <w:rPr>
            <w:rFonts w:ascii="Candara" w:hAnsi="Candara"/>
            <w:rPrChange w:id="2050" w:author="Al Riyami, Azza OLNG-SCC/12" w:date="2026-03-30T14:14:00Z" w16du:dateUtc="2026-03-30T10:14:00Z">
              <w:rPr>
                <w:rFonts w:asciiTheme="majorBidi" w:eastAsia="Calibri" w:hAnsiTheme="majorBidi" w:cstheme="majorBidi"/>
              </w:rPr>
            </w:rPrChange>
          </w:rPr>
          <w:t>.</w:t>
        </w:r>
      </w:ins>
      <w:del w:id="2051" w:author="Al Hashmi, Ahmed OLNG-ICV/1" w:date="2025-12-06T16:05:00Z" w16du:dateUtc="2025-12-06T12:05:00Z">
        <w:r w:rsidR="00562CC6" w:rsidRPr="005F252C" w:rsidDel="004B7FFA">
          <w:rPr>
            <w:rFonts w:ascii="Candara" w:hAnsi="Candara"/>
            <w:rPrChange w:id="2052" w:author="Al Riyami, Azza OLNG-SCC/12" w:date="2026-03-30T14:14:00Z" w16du:dateUtc="2026-03-30T10:14:00Z">
              <w:rPr>
                <w:rFonts w:asciiTheme="majorBidi" w:eastAsia="Calibri" w:hAnsiTheme="majorBidi" w:cstheme="majorBidi"/>
              </w:rPr>
            </w:rPrChange>
          </w:rPr>
          <w:delText>.</w:delText>
        </w:r>
      </w:del>
    </w:p>
    <w:p w14:paraId="12D824E8" w14:textId="3FACC2DE" w:rsidR="00456028" w:rsidRPr="005F252C" w:rsidRDefault="00996A30">
      <w:pPr>
        <w:pStyle w:val="Level4"/>
        <w:rPr>
          <w:ins w:id="2053" w:author="Al Hashmi, Ahmed OLNG-ICV/1" w:date="2026-03-18T11:13:00Z" w16du:dateUtc="2026-03-18T07:13:00Z"/>
          <w:sz w:val="20"/>
          <w:rPrChange w:id="2054" w:author="Al Riyami, Azza OLNG-SCC/12" w:date="2026-03-30T14:14:00Z" w16du:dateUtc="2026-03-30T10:14:00Z">
            <w:rPr>
              <w:ins w:id="2055" w:author="Al Hashmi, Ahmed OLNG-ICV/1" w:date="2026-03-18T11:13:00Z" w16du:dateUtc="2026-03-18T07:13:00Z"/>
              <w:rFonts w:eastAsia="Calibri"/>
              <w:sz w:val="22"/>
            </w:rPr>
          </w:rPrChange>
        </w:rPr>
        <w:pPrChange w:id="2056" w:author="Al Oraimi, Ahmed Mubarak OLNG-ICV/T2" w:date="2026-03-28T17:42:00Z" w16du:dateUtc="2026-03-28T13:42:00Z">
          <w:pPr/>
        </w:pPrChange>
      </w:pPr>
      <w:ins w:id="2057" w:author="Al Hashmi, Ahmed OLNG-ICV/1" w:date="2025-12-06T16:49:00Z" w16du:dateUtc="2025-12-06T12:49:00Z">
        <w:r w:rsidRPr="005F252C">
          <w:rPr>
            <w:rFonts w:ascii="Candara" w:hAnsi="Candara"/>
            <w:rPrChange w:id="2058" w:author="Al Riyami, Azza OLNG-SCC/12" w:date="2026-03-30T14:14:00Z" w16du:dateUtc="2026-03-30T10:14:00Z">
              <w:rPr>
                <w:lang w:bidi="ar-OM"/>
              </w:rPr>
            </w:rPrChange>
          </w:rPr>
          <w:t xml:space="preserve">The </w:t>
        </w:r>
      </w:ins>
      <w:ins w:id="2059" w:author="Al Hashmi, Ahmed OLNG-ICV/1" w:date="2026-03-18T12:10:00Z" w16du:dateUtc="2026-03-18T08:10:00Z">
        <w:r w:rsidR="00833133" w:rsidRPr="005F252C">
          <w:rPr>
            <w:rFonts w:ascii="Candara" w:hAnsi="Candara"/>
            <w:sz w:val="20"/>
            <w:rPrChange w:id="2060" w:author="Al Riyami, Azza OLNG-SCC/12" w:date="2026-03-30T14:14:00Z" w16du:dateUtc="2026-03-30T10:14:00Z">
              <w:rPr>
                <w:rFonts w:asciiTheme="majorBidi" w:eastAsia="Calibri" w:hAnsiTheme="majorBidi" w:cstheme="majorBidi"/>
              </w:rPr>
            </w:rPrChange>
          </w:rPr>
          <w:t>CONTRACTOR</w:t>
        </w:r>
      </w:ins>
      <w:ins w:id="2061" w:author="Al Hashmi, Ahmed OLNG-ICV/1" w:date="2026-03-18T10:59:00Z" w16du:dateUtc="2026-03-18T06:59:00Z">
        <w:r w:rsidR="00774E0E" w:rsidRPr="005F252C">
          <w:rPr>
            <w:rFonts w:ascii="Candara" w:hAnsi="Candara"/>
            <w:sz w:val="20"/>
            <w:rPrChange w:id="2062" w:author="Al Riyami, Azza OLNG-SCC/12" w:date="2026-03-30T14:14:00Z" w16du:dateUtc="2026-03-30T10:14:00Z">
              <w:rPr>
                <w:rFonts w:asciiTheme="majorBidi" w:eastAsia="Calibri" w:hAnsiTheme="majorBidi" w:cstheme="majorBidi"/>
              </w:rPr>
            </w:rPrChange>
          </w:rPr>
          <w:t xml:space="preserve"> and its</w:t>
        </w:r>
      </w:ins>
      <w:ins w:id="2063" w:author="Al Hashmi, Ahmed OLNG-ICV/1" w:date="2026-03-18T11:02:00Z" w16du:dateUtc="2026-03-18T07:02:00Z">
        <w:r w:rsidR="00774E0E" w:rsidRPr="005F252C">
          <w:rPr>
            <w:rFonts w:ascii="Candara" w:hAnsi="Candara"/>
            <w:sz w:val="20"/>
            <w:rPrChange w:id="2064" w:author="Al Riyami, Azza OLNG-SCC/12" w:date="2026-03-30T14:14:00Z" w16du:dateUtc="2026-03-30T10:14:00Z">
              <w:rPr>
                <w:rFonts w:asciiTheme="majorBidi" w:eastAsia="Calibri" w:hAnsiTheme="majorBidi" w:cstheme="majorBidi"/>
              </w:rPr>
            </w:rPrChange>
          </w:rPr>
          <w:t xml:space="preserve"> </w:t>
        </w:r>
      </w:ins>
      <w:ins w:id="2065" w:author="Al Hashmi, Ahmed OLNG-ICV/1" w:date="2026-03-18T11:02:00Z">
        <w:r w:rsidR="00774E0E" w:rsidRPr="005F252C">
          <w:rPr>
            <w:rFonts w:ascii="Candara" w:hAnsi="Candara"/>
            <w:sz w:val="20"/>
            <w:rPrChange w:id="2066" w:author="Al Riyami, Azza OLNG-SCC/12" w:date="2026-03-30T14:14:00Z" w16du:dateUtc="2026-03-30T10:14:00Z">
              <w:rPr>
                <w:rFonts w:asciiTheme="majorBidi" w:eastAsia="Calibri" w:hAnsiTheme="majorBidi" w:cstheme="majorBidi"/>
              </w:rPr>
            </w:rPrChange>
          </w:rPr>
          <w:t>SUB</w:t>
        </w:r>
      </w:ins>
      <w:ins w:id="2067" w:author="Al Hashmi, Ahmed OLNG-ICV/1" w:date="2026-03-18T12:10:00Z" w16du:dateUtc="2026-03-18T08:10:00Z">
        <w:r w:rsidR="00833133" w:rsidRPr="005F252C">
          <w:rPr>
            <w:rFonts w:ascii="Candara" w:hAnsi="Candara"/>
            <w:sz w:val="20"/>
            <w:rPrChange w:id="2068" w:author="Al Riyami, Azza OLNG-SCC/12" w:date="2026-03-30T14:14:00Z" w16du:dateUtc="2026-03-30T10:14:00Z">
              <w:rPr>
                <w:rFonts w:asciiTheme="majorBidi" w:eastAsia="Calibri" w:hAnsiTheme="majorBidi" w:cstheme="majorBidi"/>
              </w:rPr>
            </w:rPrChange>
          </w:rPr>
          <w:t>CONTRACTOR</w:t>
        </w:r>
      </w:ins>
      <w:ins w:id="2069" w:author="Al Hashmi, Ahmed OLNG-ICV/1" w:date="2026-03-18T11:02:00Z">
        <w:r w:rsidR="00774E0E" w:rsidRPr="005F252C">
          <w:rPr>
            <w:rFonts w:ascii="Candara" w:hAnsi="Candara"/>
            <w:sz w:val="20"/>
            <w:rPrChange w:id="2070" w:author="Al Riyami, Azza OLNG-SCC/12" w:date="2026-03-30T14:14:00Z" w16du:dateUtc="2026-03-30T10:14:00Z">
              <w:rPr>
                <w:rFonts w:asciiTheme="majorBidi" w:eastAsia="Calibri" w:hAnsiTheme="majorBidi" w:cstheme="majorBidi"/>
              </w:rPr>
            </w:rPrChange>
          </w:rPr>
          <w:t>S</w:t>
        </w:r>
      </w:ins>
      <w:ins w:id="2071" w:author="Al Hashmi, Ahmed OLNG-ICV/1" w:date="2026-03-18T11:02:00Z" w16du:dateUtc="2026-03-18T07:02:00Z">
        <w:r w:rsidR="00774E0E" w:rsidRPr="005F252C">
          <w:rPr>
            <w:rFonts w:ascii="Candara" w:hAnsi="Candara"/>
            <w:sz w:val="20"/>
            <w:rPrChange w:id="2072" w:author="Al Riyami, Azza OLNG-SCC/12" w:date="2026-03-30T14:14:00Z" w16du:dateUtc="2026-03-30T10:14:00Z">
              <w:rPr>
                <w:rFonts w:asciiTheme="majorBidi" w:eastAsia="Calibri" w:hAnsiTheme="majorBidi" w:cstheme="majorBidi"/>
              </w:rPr>
            </w:rPrChange>
          </w:rPr>
          <w:t xml:space="preserve"> </w:t>
        </w:r>
      </w:ins>
      <w:ins w:id="2073" w:author="Al Hashmi, Ahmed OLNG-ICV/1" w:date="2025-12-06T16:49:00Z" w16du:dateUtc="2025-12-06T12:49:00Z">
        <w:r w:rsidRPr="005F252C">
          <w:rPr>
            <w:rFonts w:ascii="Candara" w:hAnsi="Candara"/>
            <w:rPrChange w:id="2074" w:author="Al Riyami, Azza OLNG-SCC/12" w:date="2026-03-30T14:14:00Z" w16du:dateUtc="2026-03-30T10:14:00Z">
              <w:rPr>
                <w:lang w:bidi="ar-OM"/>
              </w:rPr>
            </w:rPrChange>
          </w:rPr>
          <w:t>shall comply with the Ministry of Labor (MoL) Omanisation requirements and shall submit an Omanisation Compliance Report issued by the MoL, reflecting their compliance status. The report must not be older than one month from the date of submission and shall be included as part of the technical tender submission during the tender process.</w:t>
        </w:r>
      </w:ins>
    </w:p>
    <w:p w14:paraId="090CA2EA" w14:textId="48D6E42E" w:rsidR="00456028" w:rsidRPr="005F252C" w:rsidRDefault="00456028">
      <w:pPr>
        <w:pStyle w:val="Level4"/>
        <w:rPr>
          <w:ins w:id="2075" w:author="Al Hashmi, Ahmed OLNG-ICV/1" w:date="2026-03-18T11:13:00Z" w16du:dateUtc="2026-03-18T07:13:00Z"/>
          <w:rFonts w:ascii="Candara" w:hAnsi="Candara"/>
          <w:rPrChange w:id="2076" w:author="Al Riyami, Azza OLNG-SCC/12" w:date="2026-03-30T14:14:00Z" w16du:dateUtc="2026-03-30T10:14:00Z">
            <w:rPr>
              <w:ins w:id="2077" w:author="Al Hashmi, Ahmed OLNG-ICV/1" w:date="2026-03-18T11:13:00Z" w16du:dateUtc="2026-03-18T07:13:00Z"/>
              <w:rFonts w:asciiTheme="majorBidi" w:eastAsia="Calibri" w:hAnsiTheme="majorBidi" w:cstheme="majorBidi"/>
              <w:sz w:val="22"/>
            </w:rPr>
          </w:rPrChange>
        </w:rPr>
        <w:pPrChange w:id="2078" w:author="Al Oraimi, Ahmed Mubarak OLNG-ICV/T2" w:date="2026-03-28T17:43:00Z" w16du:dateUtc="2026-03-28T13:43:00Z">
          <w:pPr>
            <w:pStyle w:val="ListParagraph"/>
            <w:numPr>
              <w:ilvl w:val="2"/>
              <w:numId w:val="29"/>
            </w:numPr>
            <w:suppressAutoHyphens/>
            <w:autoSpaceDN w:val="0"/>
            <w:spacing w:before="120"/>
            <w:ind w:left="1134" w:hanging="1134"/>
            <w:jc w:val="both"/>
            <w:textAlignment w:val="baseline"/>
          </w:pPr>
        </w:pPrChange>
      </w:pPr>
      <w:ins w:id="2079" w:author="Al Hashmi, Ahmed OLNG-ICV/1" w:date="2026-03-18T11:13:00Z" w16du:dateUtc="2026-03-18T07:13:00Z">
        <w:r w:rsidRPr="005F252C">
          <w:rPr>
            <w:rFonts w:ascii="Candara" w:hAnsi="Candara"/>
            <w:rPrChange w:id="2080" w:author="Al Riyami, Azza OLNG-SCC/12" w:date="2026-03-30T14:14:00Z" w16du:dateUtc="2026-03-30T10:14:00Z">
              <w:rPr>
                <w:rFonts w:asciiTheme="majorBidi" w:eastAsia="Calibri" w:hAnsiTheme="majorBidi" w:cstheme="majorBidi"/>
              </w:rPr>
            </w:rPrChange>
          </w:rPr>
          <w:t xml:space="preserve">The </w:t>
        </w:r>
      </w:ins>
      <w:ins w:id="2081" w:author="Al Hashmi, Ahmed OLNG-ICV/1" w:date="2026-03-18T12:10:00Z" w16du:dateUtc="2026-03-18T08:10:00Z">
        <w:r w:rsidR="00833133" w:rsidRPr="005F252C">
          <w:rPr>
            <w:rFonts w:ascii="Candara" w:hAnsi="Candara"/>
            <w:rPrChange w:id="2082" w:author="Al Riyami, Azza OLNG-SCC/12" w:date="2026-03-30T14:14:00Z" w16du:dateUtc="2026-03-30T10:14:00Z">
              <w:rPr>
                <w:rFonts w:asciiTheme="majorBidi" w:eastAsia="Calibri" w:hAnsiTheme="majorBidi" w:cstheme="majorBidi"/>
              </w:rPr>
            </w:rPrChange>
          </w:rPr>
          <w:t>CONTRACTOR</w:t>
        </w:r>
      </w:ins>
      <w:ins w:id="2083" w:author="Al Hashmi, Ahmed OLNG-ICV/1" w:date="2026-03-18T11:53:00Z" w16du:dateUtc="2026-03-18T07:53:00Z">
        <w:r w:rsidR="007660FC" w:rsidRPr="005F252C">
          <w:rPr>
            <w:rFonts w:ascii="Candara" w:hAnsi="Candara"/>
            <w:rPrChange w:id="2084" w:author="Al Riyami, Azza OLNG-SCC/12" w:date="2026-03-30T14:14:00Z" w16du:dateUtc="2026-03-30T10:14:00Z">
              <w:rPr>
                <w:rFonts w:asciiTheme="majorBidi" w:eastAsia="Calibri" w:hAnsiTheme="majorBidi" w:cstheme="majorBidi"/>
              </w:rPr>
            </w:rPrChange>
          </w:rPr>
          <w:t xml:space="preserve"> and its SUB</w:t>
        </w:r>
      </w:ins>
      <w:ins w:id="2085" w:author="Al Hashmi, Ahmed OLNG-ICV/1" w:date="2026-03-18T12:10:00Z" w16du:dateUtc="2026-03-18T08:10:00Z">
        <w:r w:rsidR="00833133" w:rsidRPr="005F252C">
          <w:rPr>
            <w:rFonts w:ascii="Candara" w:hAnsi="Candara"/>
            <w:rPrChange w:id="2086" w:author="Al Riyami, Azza OLNG-SCC/12" w:date="2026-03-30T14:14:00Z" w16du:dateUtc="2026-03-30T10:14:00Z">
              <w:rPr>
                <w:rFonts w:asciiTheme="majorBidi" w:eastAsia="Calibri" w:hAnsiTheme="majorBidi" w:cstheme="majorBidi"/>
              </w:rPr>
            </w:rPrChange>
          </w:rPr>
          <w:t>CONTRACTOR</w:t>
        </w:r>
      </w:ins>
      <w:ins w:id="2087" w:author="Al Hashmi, Ahmed OLNG-ICV/1" w:date="2026-03-18T11:53:00Z" w16du:dateUtc="2026-03-18T07:53:00Z">
        <w:r w:rsidR="007660FC" w:rsidRPr="005F252C">
          <w:rPr>
            <w:rFonts w:ascii="Candara" w:hAnsi="Candara"/>
            <w:rPrChange w:id="2088" w:author="Al Riyami, Azza OLNG-SCC/12" w:date="2026-03-30T14:14:00Z" w16du:dateUtc="2026-03-30T10:14:00Z">
              <w:rPr>
                <w:rFonts w:asciiTheme="majorBidi" w:eastAsia="Calibri" w:hAnsiTheme="majorBidi" w:cstheme="majorBidi"/>
              </w:rPr>
            </w:rPrChange>
          </w:rPr>
          <w:t>S</w:t>
        </w:r>
      </w:ins>
      <w:ins w:id="2089" w:author="Al Hashmi, Ahmed OLNG-ICV/1" w:date="2026-03-18T11:13:00Z" w16du:dateUtc="2026-03-18T07:13:00Z">
        <w:r w:rsidRPr="005F252C">
          <w:rPr>
            <w:rFonts w:ascii="Candara" w:hAnsi="Candara"/>
            <w:rPrChange w:id="2090" w:author="Al Riyami, Azza OLNG-SCC/12" w:date="2026-03-30T14:14:00Z" w16du:dateUtc="2026-03-30T10:14:00Z">
              <w:rPr>
                <w:rFonts w:asciiTheme="majorBidi" w:eastAsia="Calibri" w:hAnsiTheme="majorBidi" w:cstheme="majorBidi"/>
              </w:rPr>
            </w:rPrChange>
          </w:rPr>
          <w:t xml:space="preserve"> shall adhere to Omanisation</w:t>
        </w:r>
      </w:ins>
      <w:ins w:id="2091" w:author="Al Hashmi, Ahmed OLNG-ICV/1" w:date="2026-03-18T11:47:00Z" w16du:dateUtc="2026-03-18T07:47:00Z">
        <w:r w:rsidR="00C0588E" w:rsidRPr="005F252C">
          <w:rPr>
            <w:rFonts w:ascii="Candara" w:hAnsi="Candara"/>
            <w:rPrChange w:id="2092" w:author="Al Riyami, Azza OLNG-SCC/12" w:date="2026-03-30T14:14:00Z" w16du:dateUtc="2026-03-30T10:14:00Z">
              <w:rPr>
                <w:rFonts w:asciiTheme="majorBidi" w:eastAsia="Calibri" w:hAnsiTheme="majorBidi" w:cstheme="majorBidi"/>
              </w:rPr>
            </w:rPrChange>
          </w:rPr>
          <w:t xml:space="preserve"> </w:t>
        </w:r>
      </w:ins>
      <w:ins w:id="2093" w:author="Al Hashmi, Ahmed OLNG-ICV/1" w:date="2026-03-18T11:48:00Z" w16du:dateUtc="2026-03-18T07:48:00Z">
        <w:r w:rsidR="00C0588E" w:rsidRPr="005F252C">
          <w:rPr>
            <w:rFonts w:ascii="Candara" w:hAnsi="Candara"/>
            <w:rPrChange w:id="2094" w:author="Al Riyami, Azza OLNG-SCC/12" w:date="2026-03-30T14:14:00Z" w16du:dateUtc="2026-03-30T10:14:00Z">
              <w:rPr>
                <w:rFonts w:asciiTheme="majorBidi" w:eastAsia="Calibri" w:hAnsiTheme="majorBidi" w:cstheme="majorBidi"/>
              </w:rPr>
            </w:rPrChange>
          </w:rPr>
          <w:t>Mandatory List</w:t>
        </w:r>
      </w:ins>
      <w:ins w:id="2095" w:author="Al Hashmi, Ahmed OLNG-ICV/1" w:date="2026-03-18T11:13:00Z" w16du:dateUtc="2026-03-18T07:13:00Z">
        <w:r w:rsidRPr="005F252C">
          <w:rPr>
            <w:rFonts w:ascii="Candara" w:hAnsi="Candara"/>
            <w:rPrChange w:id="2096" w:author="Al Riyami, Azza OLNG-SCC/12" w:date="2026-03-30T14:14:00Z" w16du:dateUtc="2026-03-30T10:14:00Z">
              <w:rPr>
                <w:rFonts w:asciiTheme="majorBidi" w:eastAsia="Calibri" w:hAnsiTheme="majorBidi" w:cstheme="majorBidi"/>
              </w:rPr>
            </w:rPrChange>
          </w:rPr>
          <w:t xml:space="preserve"> requirements wherever applicable, as per Appendix </w:t>
        </w:r>
        <w:del w:id="2097" w:author="Al Oraimi, Ahmed Mubarak OLNG-ICV/T2" w:date="2026-03-29T02:01:00Z" w16du:dateUtc="2026-03-28T22:01:00Z">
          <w:r w:rsidRPr="005F252C" w:rsidDel="00344E82">
            <w:rPr>
              <w:rFonts w:ascii="Candara" w:hAnsi="Candara"/>
              <w:rPrChange w:id="2098" w:author="Al Riyami, Azza OLNG-SCC/12" w:date="2026-03-30T14:14:00Z" w16du:dateUtc="2026-03-30T10:14:00Z">
                <w:rPr>
                  <w:rFonts w:asciiTheme="majorBidi" w:eastAsia="Calibri" w:hAnsiTheme="majorBidi" w:cstheme="majorBidi"/>
                </w:rPr>
              </w:rPrChange>
            </w:rPr>
            <w:delText>G</w:delText>
          </w:r>
        </w:del>
      </w:ins>
      <w:ins w:id="2099" w:author="Al Oraimi, Ahmed Mubarak OLNG-ICV/T2" w:date="2026-03-29T02:01:00Z" w16du:dateUtc="2026-03-28T22:01:00Z">
        <w:r w:rsidR="00344E82" w:rsidRPr="005F252C">
          <w:rPr>
            <w:rFonts w:ascii="Candara" w:hAnsi="Candara"/>
            <w:rPrChange w:id="2100" w:author="Al Riyami, Azza OLNG-SCC/12" w:date="2026-03-30T14:14:00Z" w16du:dateUtc="2026-03-30T10:14:00Z">
              <w:rPr/>
            </w:rPrChange>
          </w:rPr>
          <w:t>F</w:t>
        </w:r>
      </w:ins>
      <w:ins w:id="2101" w:author="Al Hashmi, Ahmed OLNG-ICV/1" w:date="2026-03-18T11:13:00Z" w16du:dateUtc="2026-03-18T07:13:00Z">
        <w:r w:rsidRPr="005F252C">
          <w:rPr>
            <w:rFonts w:ascii="Candara" w:hAnsi="Candara"/>
            <w:rPrChange w:id="2102" w:author="Al Riyami, Azza OLNG-SCC/12" w:date="2026-03-30T14:14:00Z" w16du:dateUtc="2026-03-30T10:14:00Z">
              <w:rPr>
                <w:rFonts w:asciiTheme="majorBidi" w:eastAsia="Calibri" w:hAnsiTheme="majorBidi" w:cstheme="majorBidi"/>
              </w:rPr>
            </w:rPrChange>
          </w:rPr>
          <w:t>, and comply with any future updates issued by governmental entities.</w:t>
        </w:r>
      </w:ins>
    </w:p>
    <w:p w14:paraId="44D29B30" w14:textId="0A893BE6" w:rsidR="00456028" w:rsidRPr="005F252C" w:rsidRDefault="00456028">
      <w:pPr>
        <w:pStyle w:val="Level4"/>
        <w:rPr>
          <w:ins w:id="2103" w:author="Al Hashmi, Ahmed OLNG-ICV/1" w:date="2026-03-18T11:13:00Z" w16du:dateUtc="2026-03-18T07:13:00Z"/>
          <w:rFonts w:ascii="Candara" w:hAnsi="Candara"/>
          <w:rPrChange w:id="2104" w:author="Al Riyami, Azza OLNG-SCC/12" w:date="2026-03-30T14:14:00Z" w16du:dateUtc="2026-03-30T10:14:00Z">
            <w:rPr>
              <w:ins w:id="2105" w:author="Al Hashmi, Ahmed OLNG-ICV/1" w:date="2026-03-18T11:13:00Z" w16du:dateUtc="2026-03-18T07:13:00Z"/>
              <w:rFonts w:asciiTheme="majorBidi" w:eastAsia="Calibri" w:hAnsiTheme="majorBidi" w:cstheme="majorBidi"/>
              <w:sz w:val="22"/>
            </w:rPr>
          </w:rPrChange>
        </w:rPr>
        <w:pPrChange w:id="2106" w:author="Al Oraimi, Ahmed Mubarak OLNG-ICV/T2" w:date="2026-03-28T17:44:00Z" w16du:dateUtc="2026-03-28T13:44:00Z">
          <w:pPr>
            <w:pStyle w:val="ListParagraph"/>
            <w:numPr>
              <w:ilvl w:val="2"/>
              <w:numId w:val="29"/>
            </w:numPr>
            <w:suppressAutoHyphens/>
            <w:autoSpaceDN w:val="0"/>
            <w:spacing w:before="120"/>
            <w:ind w:left="1134" w:hanging="1134"/>
            <w:contextualSpacing w:val="0"/>
            <w:jc w:val="both"/>
            <w:textAlignment w:val="baseline"/>
          </w:pPr>
        </w:pPrChange>
      </w:pPr>
      <w:ins w:id="2107" w:author="Al Hashmi, Ahmed OLNG-ICV/1" w:date="2026-03-18T11:13:00Z" w16du:dateUtc="2026-03-18T07:13:00Z">
        <w:r w:rsidRPr="005F252C">
          <w:rPr>
            <w:rFonts w:ascii="Candara" w:hAnsi="Candara"/>
            <w:rPrChange w:id="2108" w:author="Al Riyami, Azza OLNG-SCC/12" w:date="2026-03-30T14:14:00Z" w16du:dateUtc="2026-03-30T10:14:00Z">
              <w:rPr>
                <w:rFonts w:asciiTheme="majorBidi" w:eastAsia="Calibri" w:hAnsiTheme="majorBidi" w:cstheme="majorBidi"/>
              </w:rPr>
            </w:rPrChange>
          </w:rPr>
          <w:t xml:space="preserve">The </w:t>
        </w:r>
      </w:ins>
      <w:ins w:id="2109" w:author="Al Hashmi, Ahmed OLNG-ICV/1" w:date="2026-03-18T12:10:00Z" w16du:dateUtc="2026-03-18T08:10:00Z">
        <w:r w:rsidR="00833133" w:rsidRPr="005F252C">
          <w:rPr>
            <w:rFonts w:ascii="Candara" w:hAnsi="Candara"/>
            <w:rPrChange w:id="2110" w:author="Al Riyami, Azza OLNG-SCC/12" w:date="2026-03-30T14:14:00Z" w16du:dateUtc="2026-03-30T10:14:00Z">
              <w:rPr>
                <w:rFonts w:asciiTheme="majorBidi" w:eastAsia="Calibri" w:hAnsiTheme="majorBidi" w:cstheme="majorBidi"/>
              </w:rPr>
            </w:rPrChange>
          </w:rPr>
          <w:t>CONTRACTOR</w:t>
        </w:r>
      </w:ins>
      <w:ins w:id="2111" w:author="Al Hashmi, Ahmed OLNG-ICV/1" w:date="2026-03-18T11:13:00Z" w16du:dateUtc="2026-03-18T07:13:00Z">
        <w:r w:rsidRPr="005F252C">
          <w:rPr>
            <w:rFonts w:ascii="Candara" w:hAnsi="Candara"/>
            <w:rPrChange w:id="2112" w:author="Al Riyami, Azza OLNG-SCC/12" w:date="2026-03-30T14:14:00Z" w16du:dateUtc="2026-03-30T10:14:00Z">
              <w:rPr>
                <w:rFonts w:asciiTheme="majorBidi" w:eastAsia="Calibri" w:hAnsiTheme="majorBidi" w:cstheme="majorBidi"/>
              </w:rPr>
            </w:rPrChange>
          </w:rPr>
          <w:t xml:space="preserve"> shall confirm the compliance </w:t>
        </w:r>
      </w:ins>
      <w:ins w:id="2113" w:author="Al Hashmi, Ahmed OLNG-ICV/1" w:date="2026-03-18T11:55:00Z" w16du:dateUtc="2026-03-18T07:55:00Z">
        <w:r w:rsidR="007660FC" w:rsidRPr="005F252C">
          <w:rPr>
            <w:rFonts w:ascii="Candara" w:hAnsi="Candara"/>
            <w:rPrChange w:id="2114" w:author="Al Riyami, Azza OLNG-SCC/12" w:date="2026-03-30T14:14:00Z" w16du:dateUtc="2026-03-30T10:14:00Z">
              <w:rPr>
                <w:rFonts w:asciiTheme="majorBidi" w:eastAsia="Calibri" w:hAnsiTheme="majorBidi" w:cstheme="majorBidi"/>
              </w:rPr>
            </w:rPrChange>
          </w:rPr>
          <w:t xml:space="preserve">with the </w:t>
        </w:r>
      </w:ins>
      <w:ins w:id="2115" w:author="Al Hashmi, Ahmed OLNG-ICV/1" w:date="2026-03-18T11:13:00Z" w16du:dateUtc="2026-03-18T07:13:00Z">
        <w:r w:rsidRPr="005F252C">
          <w:rPr>
            <w:rFonts w:ascii="Candara" w:hAnsi="Candara"/>
            <w:rPrChange w:id="2116" w:author="Al Riyami, Azza OLNG-SCC/12" w:date="2026-03-30T14:14:00Z" w16du:dateUtc="2026-03-30T10:14:00Z">
              <w:rPr>
                <w:rFonts w:asciiTheme="majorBidi" w:eastAsia="Calibri" w:hAnsiTheme="majorBidi" w:cstheme="majorBidi"/>
              </w:rPr>
            </w:rPrChange>
          </w:rPr>
          <w:t xml:space="preserve">Omanisation </w:t>
        </w:r>
      </w:ins>
      <w:ins w:id="2117" w:author="Al Hashmi, Ahmed OLNG-ICV/1" w:date="2026-03-18T11:55:00Z" w16du:dateUtc="2026-03-18T07:55:00Z">
        <w:r w:rsidR="007660FC" w:rsidRPr="005F252C">
          <w:rPr>
            <w:rFonts w:ascii="Candara" w:hAnsi="Candara"/>
            <w:rPrChange w:id="2118" w:author="Al Riyami, Azza OLNG-SCC/12" w:date="2026-03-30T14:14:00Z" w16du:dateUtc="2026-03-30T10:14:00Z">
              <w:rPr>
                <w:rFonts w:asciiTheme="majorBidi" w:eastAsia="Calibri" w:hAnsiTheme="majorBidi" w:cstheme="majorBidi"/>
              </w:rPr>
            </w:rPrChange>
          </w:rPr>
          <w:t xml:space="preserve">requirement </w:t>
        </w:r>
      </w:ins>
      <w:ins w:id="2119" w:author="Al Hashmi, Ahmed OLNG-ICV/1" w:date="2026-03-18T11:13:00Z" w16du:dateUtc="2026-03-18T07:13:00Z">
        <w:r w:rsidRPr="005F252C">
          <w:rPr>
            <w:rFonts w:ascii="Candara" w:hAnsi="Candara"/>
            <w:rPrChange w:id="2120" w:author="Al Riyami, Azza OLNG-SCC/12" w:date="2026-03-30T14:14:00Z" w16du:dateUtc="2026-03-30T10:14:00Z">
              <w:rPr>
                <w:rFonts w:asciiTheme="majorBidi" w:eastAsia="Calibri" w:hAnsiTheme="majorBidi" w:cstheme="majorBidi"/>
              </w:rPr>
            </w:rPrChange>
          </w:rPr>
          <w:t xml:space="preserve">as per Appendix </w:t>
        </w:r>
        <w:del w:id="2121" w:author="Al Oraimi, Ahmed Mubarak OLNG-ICV/T2" w:date="2026-03-29T02:01:00Z" w16du:dateUtc="2026-03-28T22:01:00Z">
          <w:r w:rsidRPr="005F252C" w:rsidDel="00344E82">
            <w:rPr>
              <w:rFonts w:ascii="Candara" w:hAnsi="Candara"/>
              <w:rPrChange w:id="2122" w:author="Al Riyami, Azza OLNG-SCC/12" w:date="2026-03-30T14:14:00Z" w16du:dateUtc="2026-03-30T10:14:00Z">
                <w:rPr>
                  <w:rFonts w:asciiTheme="majorBidi" w:eastAsia="Calibri" w:hAnsiTheme="majorBidi" w:cstheme="majorBidi"/>
                </w:rPr>
              </w:rPrChange>
            </w:rPr>
            <w:delText>G</w:delText>
          </w:r>
        </w:del>
      </w:ins>
      <w:ins w:id="2123" w:author="Al Oraimi, Ahmed Mubarak OLNG-ICV/T2" w:date="2026-03-29T02:01:00Z" w16du:dateUtc="2026-03-28T22:01:00Z">
        <w:r w:rsidR="00344E82" w:rsidRPr="005F252C">
          <w:rPr>
            <w:rFonts w:ascii="Candara" w:hAnsi="Candara"/>
            <w:rPrChange w:id="2124" w:author="Al Riyami, Azza OLNG-SCC/12" w:date="2026-03-30T14:14:00Z" w16du:dateUtc="2026-03-30T10:14:00Z">
              <w:rPr/>
            </w:rPrChange>
          </w:rPr>
          <w:t>F</w:t>
        </w:r>
      </w:ins>
      <w:ins w:id="2125" w:author="Al Hashmi, Ahmed OLNG-ICV/1" w:date="2026-03-18T11:13:00Z" w16du:dateUtc="2026-03-18T07:13:00Z">
        <w:r w:rsidRPr="005F252C">
          <w:rPr>
            <w:rFonts w:ascii="Candara" w:hAnsi="Candara"/>
            <w:rPrChange w:id="2126" w:author="Al Riyami, Azza OLNG-SCC/12" w:date="2026-03-30T14:14:00Z" w16du:dateUtc="2026-03-30T10:14:00Z">
              <w:rPr>
                <w:rFonts w:asciiTheme="majorBidi" w:eastAsia="Calibri" w:hAnsiTheme="majorBidi" w:cstheme="majorBidi"/>
              </w:rPr>
            </w:rPrChange>
          </w:rPr>
          <w:t xml:space="preserve"> in the execution of the Contract.</w:t>
        </w:r>
      </w:ins>
    </w:p>
    <w:p w14:paraId="3AC8AC07" w14:textId="0A38CD11" w:rsidR="00456028" w:rsidRPr="005F252C" w:rsidRDefault="00456028">
      <w:pPr>
        <w:pStyle w:val="Level4"/>
        <w:rPr>
          <w:ins w:id="2127" w:author="Al Hashmi, Ahmed OLNG-ICV/1" w:date="2026-03-18T11:12:00Z" w16du:dateUtc="2026-03-18T07:12:00Z"/>
          <w:rPrChange w:id="2128" w:author="Al Riyami, Azza OLNG-SCC/12" w:date="2026-03-30T14:14:00Z" w16du:dateUtc="2026-03-30T10:14:00Z">
            <w:rPr>
              <w:ins w:id="2129" w:author="Al Hashmi, Ahmed OLNG-ICV/1" w:date="2026-03-18T11:12:00Z" w16du:dateUtc="2026-03-18T07:12:00Z"/>
              <w:rFonts w:eastAsia="Calibri"/>
            </w:rPr>
          </w:rPrChange>
        </w:rPr>
        <w:pPrChange w:id="2130" w:author="Al Oraimi, Ahmed Mubarak OLNG-ICV/T2" w:date="2026-03-28T17:44:00Z" w16du:dateUtc="2026-03-28T13:44:00Z">
          <w:pPr>
            <w:numPr>
              <w:ilvl w:val="2"/>
              <w:numId w:val="29"/>
            </w:numPr>
            <w:suppressAutoHyphens/>
            <w:autoSpaceDN w:val="0"/>
            <w:spacing w:before="120"/>
            <w:ind w:left="1134" w:hanging="1134"/>
            <w:jc w:val="both"/>
            <w:textAlignment w:val="baseline"/>
          </w:pPr>
        </w:pPrChange>
      </w:pPr>
      <w:ins w:id="2131" w:author="Al Hashmi, Ahmed OLNG-ICV/1" w:date="2026-03-18T11:13:00Z" w16du:dateUtc="2026-03-18T07:13:00Z">
        <w:r w:rsidRPr="005F252C">
          <w:rPr>
            <w:rFonts w:ascii="Candara" w:hAnsi="Candara"/>
            <w:rPrChange w:id="2132" w:author="Al Riyami, Azza OLNG-SCC/12" w:date="2026-03-30T14:14:00Z" w16du:dateUtc="2026-03-30T10:14:00Z">
              <w:rPr/>
            </w:rPrChange>
          </w:rPr>
          <w:t xml:space="preserve">The </w:t>
        </w:r>
      </w:ins>
      <w:ins w:id="2133" w:author="Al Hashmi, Ahmed OLNG-ICV/1" w:date="2026-03-18T12:10:00Z" w16du:dateUtc="2026-03-18T08:10:00Z">
        <w:r w:rsidR="00833133" w:rsidRPr="005F252C">
          <w:rPr>
            <w:rFonts w:ascii="Candara" w:hAnsi="Candara"/>
            <w:rPrChange w:id="2134" w:author="Al Riyami, Azza OLNG-SCC/12" w:date="2026-03-30T14:14:00Z" w16du:dateUtc="2026-03-30T10:14:00Z">
              <w:rPr>
                <w:rFonts w:asciiTheme="majorBidi" w:eastAsia="Calibri" w:hAnsiTheme="majorBidi" w:cstheme="majorBidi"/>
              </w:rPr>
            </w:rPrChange>
          </w:rPr>
          <w:t>CONTRACTOR</w:t>
        </w:r>
      </w:ins>
      <w:ins w:id="2135" w:author="Al Hashmi, Ahmed OLNG-ICV/1" w:date="2026-03-18T11:13:00Z" w16du:dateUtc="2026-03-18T07:13:00Z">
        <w:r w:rsidRPr="005F252C">
          <w:rPr>
            <w:rFonts w:ascii="Candara" w:hAnsi="Candara"/>
            <w:rPrChange w:id="2136" w:author="Al Riyami, Azza OLNG-SCC/12" w:date="2026-03-30T14:14:00Z" w16du:dateUtc="2026-03-30T10:14:00Z">
              <w:rPr>
                <w:rFonts w:asciiTheme="majorBidi" w:eastAsia="Calibri" w:hAnsiTheme="majorBidi" w:cstheme="majorBidi"/>
              </w:rPr>
            </w:rPrChange>
          </w:rPr>
          <w:t xml:space="preserve"> shall provide to the </w:t>
        </w:r>
      </w:ins>
      <w:ins w:id="2137" w:author="Al Hashmi, Ahmed OLNG-ICV/1" w:date="2026-03-18T12:11:00Z" w16du:dateUtc="2026-03-18T08:11:00Z">
        <w:r w:rsidR="00833133" w:rsidRPr="005F252C">
          <w:rPr>
            <w:rFonts w:ascii="Candara" w:hAnsi="Candara"/>
            <w:rPrChange w:id="2138" w:author="Al Riyami, Azza OLNG-SCC/12" w:date="2026-03-30T14:14:00Z" w16du:dateUtc="2026-03-30T10:14:00Z">
              <w:rPr>
                <w:rFonts w:asciiTheme="majorBidi" w:eastAsia="Calibri" w:hAnsiTheme="majorBidi" w:cstheme="majorBidi"/>
              </w:rPr>
            </w:rPrChange>
          </w:rPr>
          <w:t>COMPANY</w:t>
        </w:r>
      </w:ins>
      <w:ins w:id="2139" w:author="Al Hashmi, Ahmed OLNG-ICV/1" w:date="2026-03-18T11:13:00Z" w16du:dateUtc="2026-03-18T07:13:00Z">
        <w:r w:rsidRPr="005F252C">
          <w:rPr>
            <w:rFonts w:ascii="Candara" w:hAnsi="Candara"/>
            <w:rPrChange w:id="2140" w:author="Al Riyami, Azza OLNG-SCC/12" w:date="2026-03-30T14:14:00Z" w16du:dateUtc="2026-03-30T10:14:00Z">
              <w:rPr>
                <w:rFonts w:asciiTheme="majorBidi" w:eastAsia="Calibri" w:hAnsiTheme="majorBidi" w:cstheme="majorBidi"/>
              </w:rPr>
            </w:rPrChange>
          </w:rPr>
          <w:t xml:space="preserve"> a list </w:t>
        </w:r>
      </w:ins>
      <w:ins w:id="2141" w:author="Al Hashmi, Ahmed OLNG-ICV/1" w:date="2026-03-18T12:14:00Z" w16du:dateUtc="2026-03-18T08:14:00Z">
        <w:r w:rsidR="00833133" w:rsidRPr="005F252C">
          <w:rPr>
            <w:rFonts w:ascii="Candara" w:hAnsi="Candara"/>
            <w:rPrChange w:id="2142" w:author="Al Riyami, Azza OLNG-SCC/12" w:date="2026-03-30T14:14:00Z" w16du:dateUtc="2026-03-30T10:14:00Z">
              <w:rPr>
                <w:rFonts w:asciiTheme="majorBidi" w:eastAsia="Calibri" w:hAnsiTheme="majorBidi" w:cstheme="majorBidi"/>
              </w:rPr>
            </w:rPrChange>
          </w:rPr>
          <w:t>of applicable</w:t>
        </w:r>
      </w:ins>
      <w:ins w:id="2143" w:author="Al Hashmi, Ahmed OLNG-ICV/1" w:date="2026-03-18T12:13:00Z" w16du:dateUtc="2026-03-18T08:13:00Z">
        <w:r w:rsidR="00833133" w:rsidRPr="005F252C">
          <w:rPr>
            <w:rFonts w:ascii="Candara" w:hAnsi="Candara"/>
            <w:rPrChange w:id="2144" w:author="Al Riyami, Azza OLNG-SCC/12" w:date="2026-03-30T14:14:00Z" w16du:dateUtc="2026-03-30T10:14:00Z">
              <w:rPr>
                <w:rFonts w:asciiTheme="majorBidi" w:eastAsia="Calibri" w:hAnsiTheme="majorBidi" w:cstheme="majorBidi"/>
              </w:rPr>
            </w:rPrChange>
          </w:rPr>
          <w:t xml:space="preserve"> </w:t>
        </w:r>
      </w:ins>
      <w:ins w:id="2145" w:author="Al Hashmi, Ahmed OLNG-ICV/1" w:date="2026-03-18T11:58:00Z" w16du:dateUtc="2026-03-18T07:58:00Z">
        <w:r w:rsidR="007660FC" w:rsidRPr="005F252C">
          <w:rPr>
            <w:rFonts w:ascii="Candara" w:hAnsi="Candara"/>
            <w:rPrChange w:id="2146" w:author="Al Riyami, Azza OLNG-SCC/12" w:date="2026-03-30T14:14:00Z" w16du:dateUtc="2026-03-30T10:14:00Z">
              <w:rPr>
                <w:rFonts w:asciiTheme="majorBidi" w:eastAsia="Calibri" w:hAnsiTheme="majorBidi" w:cstheme="majorBidi"/>
              </w:rPr>
            </w:rPrChange>
          </w:rPr>
          <w:t>positions</w:t>
        </w:r>
      </w:ins>
      <w:ins w:id="2147" w:author="Al Hashmi, Ahmed OLNG-ICV/1" w:date="2026-03-18T11:13:00Z" w16du:dateUtc="2026-03-18T07:13:00Z">
        <w:r w:rsidRPr="005F252C">
          <w:rPr>
            <w:rFonts w:ascii="Candara" w:hAnsi="Candara"/>
            <w:rPrChange w:id="2148" w:author="Al Riyami, Azza OLNG-SCC/12" w:date="2026-03-30T14:14:00Z" w16du:dateUtc="2026-03-30T10:14:00Z">
              <w:rPr>
                <w:rFonts w:asciiTheme="majorBidi" w:eastAsia="Calibri" w:hAnsiTheme="majorBidi" w:cstheme="majorBidi"/>
              </w:rPr>
            </w:rPrChange>
          </w:rPr>
          <w:t xml:space="preserve"> from Appendix </w:t>
        </w:r>
        <w:del w:id="2149" w:author="Al Oraimi, Ahmed Mubarak OLNG-ICV/T2" w:date="2026-03-29T02:01:00Z" w16du:dateUtc="2026-03-28T22:01:00Z">
          <w:r w:rsidRPr="005F252C" w:rsidDel="00344E82">
            <w:rPr>
              <w:rFonts w:ascii="Candara" w:hAnsi="Candara"/>
              <w:rPrChange w:id="2150" w:author="Al Riyami, Azza OLNG-SCC/12" w:date="2026-03-30T14:14:00Z" w16du:dateUtc="2026-03-30T10:14:00Z">
                <w:rPr>
                  <w:rFonts w:asciiTheme="majorBidi" w:eastAsia="Calibri" w:hAnsiTheme="majorBidi" w:cstheme="majorBidi"/>
                </w:rPr>
              </w:rPrChange>
            </w:rPr>
            <w:delText>G</w:delText>
          </w:r>
        </w:del>
      </w:ins>
      <w:ins w:id="2151" w:author="Al Oraimi, Ahmed Mubarak OLNG-ICV/T2" w:date="2026-03-29T02:01:00Z" w16du:dateUtc="2026-03-28T22:01:00Z">
        <w:r w:rsidR="00344E82" w:rsidRPr="005F252C">
          <w:rPr>
            <w:rFonts w:ascii="Candara" w:hAnsi="Candara"/>
            <w:rPrChange w:id="2152" w:author="Al Riyami, Azza OLNG-SCC/12" w:date="2026-03-30T14:14:00Z" w16du:dateUtc="2026-03-30T10:14:00Z">
              <w:rPr/>
            </w:rPrChange>
          </w:rPr>
          <w:t>F</w:t>
        </w:r>
      </w:ins>
      <w:ins w:id="2153" w:author="Al Hashmi, Ahmed OLNG-ICV/1" w:date="2026-03-18T12:00:00Z" w16du:dateUtc="2026-03-18T08:00:00Z">
        <w:r w:rsidR="00D57309" w:rsidRPr="005F252C">
          <w:rPr>
            <w:rFonts w:ascii="Candara" w:hAnsi="Candara"/>
            <w:rPrChange w:id="2154" w:author="Al Riyami, Azza OLNG-SCC/12" w:date="2026-03-30T14:14:00Z" w16du:dateUtc="2026-03-30T10:14:00Z">
              <w:rPr>
                <w:rFonts w:asciiTheme="majorBidi" w:eastAsia="Calibri" w:hAnsiTheme="majorBidi" w:cstheme="majorBidi"/>
              </w:rPr>
            </w:rPrChange>
          </w:rPr>
          <w:t xml:space="preserve"> </w:t>
        </w:r>
      </w:ins>
      <w:ins w:id="2155" w:author="Al Hashmi, Ahmed OLNG-ICV/1" w:date="2026-03-18T12:02:00Z" w16du:dateUtc="2026-03-18T08:02:00Z">
        <w:r w:rsidR="00D57309" w:rsidRPr="005F252C">
          <w:rPr>
            <w:rFonts w:ascii="Candara" w:hAnsi="Candara"/>
            <w:rPrChange w:id="2156" w:author="Al Riyami, Azza OLNG-SCC/12" w:date="2026-03-30T14:14:00Z" w16du:dateUtc="2026-03-30T10:14:00Z">
              <w:rPr>
                <w:rFonts w:asciiTheme="majorBidi" w:eastAsia="Calibri" w:hAnsiTheme="majorBidi" w:cstheme="majorBidi"/>
              </w:rPr>
            </w:rPrChange>
          </w:rPr>
          <w:t xml:space="preserve">which will </w:t>
        </w:r>
      </w:ins>
      <w:ins w:id="2157" w:author="Al Hashmi, Ahmed OLNG-ICV/1" w:date="2026-03-18T12:03:00Z" w16du:dateUtc="2026-03-18T08:03:00Z">
        <w:r w:rsidR="00D57309" w:rsidRPr="005F252C">
          <w:rPr>
            <w:rFonts w:ascii="Candara" w:hAnsi="Candara"/>
            <w:rPrChange w:id="2158" w:author="Al Riyami, Azza OLNG-SCC/12" w:date="2026-03-30T14:14:00Z" w16du:dateUtc="2026-03-30T10:14:00Z">
              <w:rPr>
                <w:rFonts w:asciiTheme="majorBidi" w:eastAsia="Calibri" w:hAnsiTheme="majorBidi" w:cstheme="majorBidi"/>
              </w:rPr>
            </w:rPrChange>
          </w:rPr>
          <w:t xml:space="preserve">be </w:t>
        </w:r>
      </w:ins>
      <w:ins w:id="2159" w:author="Al Hashmi, Ahmed OLNG-ICV/1" w:date="2026-03-18T11:13:00Z" w16du:dateUtc="2026-03-18T07:13:00Z">
        <w:r w:rsidRPr="005F252C">
          <w:rPr>
            <w:rFonts w:ascii="Candara" w:hAnsi="Candara"/>
            <w:rPrChange w:id="2160" w:author="Al Riyami, Azza OLNG-SCC/12" w:date="2026-03-30T14:14:00Z" w16du:dateUtc="2026-03-30T10:14:00Z">
              <w:rPr>
                <w:rFonts w:asciiTheme="majorBidi" w:eastAsia="Calibri" w:hAnsiTheme="majorBidi" w:cstheme="majorBidi"/>
              </w:rPr>
            </w:rPrChange>
          </w:rPr>
          <w:t xml:space="preserve">utilised </w:t>
        </w:r>
      </w:ins>
      <w:ins w:id="2161" w:author="Al Hashmi, Ahmed OLNG-ICV/1" w:date="2026-03-18T12:04:00Z" w16du:dateUtc="2026-03-18T08:04:00Z">
        <w:r w:rsidR="00D57309" w:rsidRPr="005F252C">
          <w:rPr>
            <w:rFonts w:ascii="Candara" w:hAnsi="Candara"/>
            <w:rPrChange w:id="2162" w:author="Al Riyami, Azza OLNG-SCC/12" w:date="2026-03-30T14:14:00Z" w16du:dateUtc="2026-03-30T10:14:00Z">
              <w:rPr>
                <w:rFonts w:asciiTheme="majorBidi" w:eastAsia="Calibri" w:hAnsiTheme="majorBidi" w:cstheme="majorBidi"/>
              </w:rPr>
            </w:rPrChange>
          </w:rPr>
          <w:t>in</w:t>
        </w:r>
      </w:ins>
      <w:ins w:id="2163" w:author="Al Hashmi, Ahmed OLNG-ICV/1" w:date="2026-03-18T11:13:00Z" w16du:dateUtc="2026-03-18T07:13:00Z">
        <w:r w:rsidRPr="005F252C">
          <w:rPr>
            <w:rFonts w:ascii="Candara" w:hAnsi="Candara"/>
            <w:rPrChange w:id="2164" w:author="Al Riyami, Azza OLNG-SCC/12" w:date="2026-03-30T14:14:00Z" w16du:dateUtc="2026-03-30T10:14:00Z">
              <w:rPr>
                <w:rFonts w:asciiTheme="majorBidi" w:eastAsia="Calibri" w:hAnsiTheme="majorBidi" w:cstheme="majorBidi"/>
              </w:rPr>
            </w:rPrChange>
          </w:rPr>
          <w:t xml:space="preserve"> the execution of the Contract along with </w:t>
        </w:r>
      </w:ins>
      <w:ins w:id="2165" w:author="Al Hashmi, Ahmed OLNG-ICV/1" w:date="2026-03-18T12:08:00Z" w16du:dateUtc="2026-03-18T08:08:00Z">
        <w:r w:rsidR="00D57309" w:rsidRPr="005F252C">
          <w:rPr>
            <w:rFonts w:ascii="Candara" w:hAnsi="Candara"/>
            <w:rPrChange w:id="2166" w:author="Al Riyami, Azza OLNG-SCC/12" w:date="2026-03-30T14:14:00Z" w16du:dateUtc="2026-03-30T10:14:00Z">
              <w:rPr>
                <w:rFonts w:asciiTheme="majorBidi" w:eastAsia="Calibri" w:hAnsiTheme="majorBidi" w:cstheme="majorBidi"/>
              </w:rPr>
            </w:rPrChange>
          </w:rPr>
          <w:t xml:space="preserve">Omani </w:t>
        </w:r>
      </w:ins>
      <w:ins w:id="2167" w:author="Al Hashmi, Ahmed OLNG-ICV/1" w:date="2026-03-18T12:15:00Z" w16du:dateUtc="2026-03-18T08:15:00Z">
        <w:r w:rsidR="00833133" w:rsidRPr="005F252C">
          <w:rPr>
            <w:rFonts w:ascii="Candara" w:hAnsi="Candara"/>
            <w:rPrChange w:id="2168" w:author="Al Riyami, Azza OLNG-SCC/12" w:date="2026-03-30T14:14:00Z" w16du:dateUtc="2026-03-30T10:14:00Z">
              <w:rPr>
                <w:rFonts w:asciiTheme="majorBidi" w:eastAsia="Calibri" w:hAnsiTheme="majorBidi" w:cstheme="majorBidi"/>
              </w:rPr>
            </w:rPrChange>
          </w:rPr>
          <w:t>nationals’</w:t>
        </w:r>
      </w:ins>
      <w:ins w:id="2169" w:author="Al Hashmi, Ahmed OLNG-ICV/1" w:date="2026-03-18T12:08:00Z" w16du:dateUtc="2026-03-18T08:08:00Z">
        <w:r w:rsidR="00D57309" w:rsidRPr="005F252C">
          <w:rPr>
            <w:rFonts w:ascii="Candara" w:hAnsi="Candara"/>
            <w:rPrChange w:id="2170" w:author="Al Riyami, Azza OLNG-SCC/12" w:date="2026-03-30T14:14:00Z" w16du:dateUtc="2026-03-30T10:14:00Z">
              <w:rPr>
                <w:rFonts w:asciiTheme="majorBidi" w:eastAsia="Calibri" w:hAnsiTheme="majorBidi" w:cstheme="majorBidi"/>
              </w:rPr>
            </w:rPrChange>
          </w:rPr>
          <w:t xml:space="preserve"> details</w:t>
        </w:r>
        <w:r w:rsidR="00833133" w:rsidRPr="005F252C">
          <w:rPr>
            <w:rFonts w:ascii="Candara" w:hAnsi="Candara"/>
            <w:rPrChange w:id="2171" w:author="Al Riyami, Azza OLNG-SCC/12" w:date="2026-03-30T14:14:00Z" w16du:dateUtc="2026-03-30T10:14:00Z">
              <w:rPr>
                <w:rFonts w:asciiTheme="majorBidi" w:eastAsia="Calibri" w:hAnsiTheme="majorBidi" w:cstheme="majorBidi"/>
              </w:rPr>
            </w:rPrChange>
          </w:rPr>
          <w:t xml:space="preserve"> holding these positions</w:t>
        </w:r>
      </w:ins>
      <w:ins w:id="2172" w:author="Al Hashmi, Ahmed OLNG-ICV/1" w:date="2026-03-18T12:09:00Z" w16du:dateUtc="2026-03-18T08:09:00Z">
        <w:r w:rsidR="00833133" w:rsidRPr="005F252C">
          <w:rPr>
            <w:rFonts w:ascii="Candara" w:hAnsi="Candara"/>
            <w:rPrChange w:id="2173" w:author="Al Riyami, Azza OLNG-SCC/12" w:date="2026-03-30T14:14:00Z" w16du:dateUtc="2026-03-30T10:14:00Z">
              <w:rPr>
                <w:rFonts w:asciiTheme="majorBidi" w:eastAsia="Calibri" w:hAnsiTheme="majorBidi" w:cstheme="majorBidi"/>
              </w:rPr>
            </w:rPrChange>
          </w:rPr>
          <w:t>.</w:t>
        </w:r>
      </w:ins>
    </w:p>
    <w:p w14:paraId="57A36E55" w14:textId="39517CA9" w:rsidR="00456028" w:rsidRPr="005F252C" w:rsidDel="000324A9" w:rsidRDefault="00456028">
      <w:pPr>
        <w:rPr>
          <w:del w:id="2174" w:author="Al Oraimi, Ahmed Mubarak OLNG-ICV/T2" w:date="2026-03-28T17:44:00Z" w16du:dateUtc="2026-03-28T13:44:00Z"/>
          <w:rPrChange w:id="2175" w:author="Al Riyami, Azza OLNG-SCC/12" w:date="2026-03-30T14:14:00Z" w16du:dateUtc="2026-03-30T10:14:00Z">
            <w:rPr>
              <w:del w:id="2176" w:author="Al Oraimi, Ahmed Mubarak OLNG-ICV/T2" w:date="2026-03-28T17:44:00Z" w16du:dateUtc="2026-03-28T13:44:00Z"/>
              <w:rFonts w:asciiTheme="majorBidi" w:eastAsia="Calibri" w:hAnsiTheme="majorBidi" w:cstheme="majorBidi"/>
              <w:sz w:val="22"/>
            </w:rPr>
          </w:rPrChange>
        </w:rPr>
        <w:pPrChange w:id="2177" w:author="Al Oraimi, Ahmed Mubarak OLNG-ICV/T2" w:date="2026-03-28T15:50:00Z" w16du:dateUtc="2026-03-28T11:50:00Z">
          <w:pPr>
            <w:numPr>
              <w:ilvl w:val="2"/>
              <w:numId w:val="29"/>
            </w:numPr>
            <w:suppressAutoHyphens/>
            <w:autoSpaceDN w:val="0"/>
            <w:spacing w:before="120"/>
            <w:ind w:left="1134" w:hanging="1134"/>
            <w:jc w:val="both"/>
            <w:textAlignment w:val="baseline"/>
          </w:pPr>
        </w:pPrChange>
      </w:pPr>
    </w:p>
    <w:p w14:paraId="5FA676C1" w14:textId="77777777" w:rsidR="00B506B6" w:rsidRPr="005F252C" w:rsidRDefault="00B506B6">
      <w:pPr>
        <w:pStyle w:val="Level3"/>
        <w:rPr>
          <w:rFonts w:ascii="Candara" w:hAnsi="Candara"/>
          <w:bCs/>
          <w:rPrChange w:id="2178" w:author="Al Riyami, Azza OLNG-SCC/12" w:date="2026-03-30T14:14:00Z" w16du:dateUtc="2026-03-30T10:14:00Z">
            <w:rPr>
              <w:rFonts w:eastAsia="Calibri"/>
              <w:smallCaps/>
            </w:rPr>
          </w:rPrChange>
        </w:rPr>
        <w:pPrChange w:id="2179" w:author="Al Oraimi, Ahmed Mubarak OLNG-ICV/T2" w:date="2026-03-28T17:44:00Z" w16du:dateUtc="2026-03-28T13:44:00Z">
          <w:pPr>
            <w:pStyle w:val="Heading1"/>
            <w:numPr>
              <w:ilvl w:val="1"/>
              <w:numId w:val="29"/>
            </w:numPr>
            <w:tabs>
              <w:tab w:val="clear" w:pos="576"/>
              <w:tab w:val="left" w:pos="1134"/>
            </w:tabs>
            <w:spacing w:before="120"/>
            <w:ind w:left="1134" w:hanging="1134"/>
          </w:pPr>
        </w:pPrChange>
      </w:pPr>
      <w:bookmarkStart w:id="2180" w:name="_Hlk215933903"/>
      <w:r w:rsidRPr="005F252C">
        <w:rPr>
          <w:rFonts w:ascii="Candara" w:hAnsi="Candara"/>
          <w:b/>
          <w:bCs/>
          <w:rPrChange w:id="2181" w:author="Al Riyami, Azza OLNG-SCC/12" w:date="2026-03-30T14:14:00Z" w16du:dateUtc="2026-03-30T10:14:00Z">
            <w:rPr>
              <w:rFonts w:eastAsia="Calibri"/>
            </w:rPr>
          </w:rPrChange>
        </w:rPr>
        <w:t>Local Sourcing of Goods</w:t>
      </w:r>
    </w:p>
    <w:p w14:paraId="1026B498" w14:textId="3F7D244A" w:rsidR="00B506B6" w:rsidRPr="005F252C" w:rsidRDefault="00B506B6">
      <w:pPr>
        <w:pStyle w:val="Level4"/>
        <w:rPr>
          <w:rFonts w:ascii="Candara" w:hAnsi="Candara"/>
          <w:rPrChange w:id="2182" w:author="Al Riyami, Azza OLNG-SCC/12" w:date="2026-03-30T14:14:00Z" w16du:dateUtc="2026-03-30T10:14:00Z">
            <w:rPr>
              <w:rFonts w:asciiTheme="majorBidi" w:eastAsia="Calibri" w:hAnsiTheme="majorBidi" w:cstheme="majorBidi"/>
              <w:sz w:val="22"/>
            </w:rPr>
          </w:rPrChange>
        </w:rPr>
        <w:pPrChange w:id="2183" w:author="Al Oraimi, Ahmed Mubarak OLNG-ICV/T2" w:date="2026-03-28T17:46:00Z" w16du:dateUtc="2026-03-28T13:46:00Z">
          <w:pPr>
            <w:pStyle w:val="ListParagraph"/>
            <w:numPr>
              <w:ilvl w:val="2"/>
              <w:numId w:val="29"/>
            </w:numPr>
            <w:suppressAutoHyphens/>
            <w:autoSpaceDN w:val="0"/>
            <w:spacing w:before="120"/>
            <w:ind w:hanging="720"/>
            <w:jc w:val="both"/>
            <w:textAlignment w:val="baseline"/>
          </w:pPr>
        </w:pPrChange>
      </w:pPr>
      <w:del w:id="2184" w:author="Al Hashmi, Ahmed OLNG-ICV/1" w:date="2026-03-18T12:10:00Z" w16du:dateUtc="2026-03-18T08:10:00Z">
        <w:r w:rsidRPr="005F252C" w:rsidDel="00833133">
          <w:rPr>
            <w:rFonts w:ascii="Candara" w:hAnsi="Candara"/>
            <w:rPrChange w:id="2185" w:author="Al Riyami, Azza OLNG-SCC/12" w:date="2026-03-30T14:14:00Z" w16du:dateUtc="2026-03-30T10:14:00Z">
              <w:rPr>
                <w:rFonts w:asciiTheme="majorBidi" w:eastAsia="Calibri" w:hAnsiTheme="majorBidi" w:cstheme="majorBidi"/>
              </w:rPr>
            </w:rPrChange>
          </w:rPr>
          <w:delText>CONTRACTOR</w:delText>
        </w:r>
      </w:del>
      <w:ins w:id="2186" w:author="Al Hashmi, Ahmed OLNG-ICV/1" w:date="2026-03-18T12:10:00Z" w16du:dateUtc="2026-03-18T08:10:00Z">
        <w:r w:rsidR="00833133" w:rsidRPr="005F252C">
          <w:rPr>
            <w:rFonts w:ascii="Candara" w:hAnsi="Candara"/>
            <w:rPrChange w:id="2187"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188" w:author="Al Riyami, Azza OLNG-SCC/12" w:date="2026-03-30T14:14:00Z" w16du:dateUtc="2026-03-30T10:14:00Z">
            <w:rPr>
              <w:rFonts w:asciiTheme="majorBidi" w:eastAsia="Calibri" w:hAnsiTheme="majorBidi" w:cstheme="majorBidi"/>
            </w:rPr>
          </w:rPrChange>
        </w:rPr>
        <w:t xml:space="preserve"> shall complete Table D1 in Appendix A with all Made-in-Oman materials, products, commodities and equipment to be </w:t>
      </w:r>
      <w:r w:rsidRPr="005F252C">
        <w:rPr>
          <w:rFonts w:ascii="Candara" w:hAnsi="Candara"/>
          <w:rPrChange w:id="2189" w:author="Al Riyami, Azza OLNG-SCC/12" w:date="2026-03-30T14:14:00Z" w16du:dateUtc="2026-03-30T10:14:00Z">
            <w:rPr>
              <w:rFonts w:asciiTheme="majorBidi" w:eastAsia="Calibri" w:hAnsiTheme="majorBidi" w:cstheme="majorBidi"/>
            </w:rPr>
          </w:rPrChange>
        </w:rPr>
        <w:lastRenderedPageBreak/>
        <w:t xml:space="preserve">utilised in execution of </w:t>
      </w:r>
      <w:del w:id="2190" w:author="Al Hashmi, Ahmed OLNG-ICV/1" w:date="2026-03-18T12:15:00Z" w16du:dateUtc="2026-03-18T08:15:00Z">
        <w:r w:rsidRPr="005F252C" w:rsidDel="00833133">
          <w:rPr>
            <w:rFonts w:ascii="Candara" w:hAnsi="Candara"/>
            <w:rPrChange w:id="2191" w:author="Al Riyami, Azza OLNG-SCC/12" w:date="2026-03-30T14:14:00Z" w16du:dateUtc="2026-03-30T10:14:00Z">
              <w:rPr>
                <w:rFonts w:asciiTheme="majorBidi" w:eastAsia="Calibri" w:hAnsiTheme="majorBidi" w:cstheme="majorBidi"/>
              </w:rPr>
            </w:rPrChange>
          </w:rPr>
          <w:delText>CONTRACT, and</w:delText>
        </w:r>
      </w:del>
      <w:ins w:id="2192" w:author="Al Hashmi, Ahmed OLNG-ICV/1" w:date="2026-03-18T12:15:00Z" w16du:dateUtc="2026-03-18T08:15:00Z">
        <w:r w:rsidR="00833133" w:rsidRPr="005F252C">
          <w:rPr>
            <w:rFonts w:ascii="Candara" w:hAnsi="Candara"/>
            <w:rPrChange w:id="2193" w:author="Al Riyami, Azza OLNG-SCC/12" w:date="2026-03-30T14:14:00Z" w16du:dateUtc="2026-03-30T10:14:00Z">
              <w:rPr>
                <w:rFonts w:asciiTheme="majorBidi" w:eastAsia="Calibri" w:hAnsiTheme="majorBidi" w:cstheme="majorBidi"/>
              </w:rPr>
            </w:rPrChange>
          </w:rPr>
          <w:t>CONTRACT and</w:t>
        </w:r>
      </w:ins>
      <w:r w:rsidRPr="005F252C">
        <w:rPr>
          <w:rFonts w:ascii="Candara" w:hAnsi="Candara"/>
          <w:rPrChange w:id="2194" w:author="Al Riyami, Azza OLNG-SCC/12" w:date="2026-03-30T14:14:00Z" w16du:dateUtc="2026-03-30T10:14:00Z">
            <w:rPr>
              <w:rFonts w:asciiTheme="majorBidi" w:eastAsia="Calibri" w:hAnsiTheme="majorBidi" w:cstheme="majorBidi"/>
            </w:rPr>
          </w:rPrChange>
        </w:rPr>
        <w:t xml:space="preserve"> indicate the billed rate of spend on </w:t>
      </w:r>
      <w:r w:rsidRPr="005F252C">
        <w:rPr>
          <w:rFonts w:ascii="Candara" w:hAnsi="Candara"/>
          <w:rPrChange w:id="2195" w:author="Al Riyami, Azza OLNG-SCC/12" w:date="2026-03-30T14:14:00Z" w16du:dateUtc="2026-03-30T10:14:00Z">
            <w:rPr>
              <w:rFonts w:asciiTheme="majorBidi" w:eastAsia="Calibri" w:hAnsiTheme="majorBidi" w:cstheme="majorBidi"/>
              <w:bCs/>
            </w:rPr>
          </w:rPrChange>
        </w:rPr>
        <w:t>each item</w:t>
      </w:r>
      <w:r w:rsidRPr="005F252C">
        <w:rPr>
          <w:rFonts w:ascii="Candara" w:hAnsi="Candara"/>
          <w:rPrChange w:id="2196" w:author="Al Riyami, Azza OLNG-SCC/12" w:date="2026-03-30T14:14:00Z" w16du:dateUtc="2026-03-30T10:14:00Z">
            <w:rPr>
              <w:rFonts w:asciiTheme="majorBidi" w:eastAsia="Calibri" w:hAnsiTheme="majorBidi" w:cstheme="majorBidi"/>
            </w:rPr>
          </w:rPrChange>
        </w:rPr>
        <w:t xml:space="preserve"> (see Definitions).</w:t>
      </w:r>
    </w:p>
    <w:p w14:paraId="37EAD39B" w14:textId="159B9F57" w:rsidR="00B506B6" w:rsidRPr="005F252C" w:rsidDel="000324A9" w:rsidRDefault="00B506B6">
      <w:pPr>
        <w:pStyle w:val="Level4"/>
        <w:rPr>
          <w:del w:id="2197" w:author="Al Oraimi, Ahmed Mubarak OLNG-ICV/T2" w:date="2026-03-28T17:45:00Z" w16du:dateUtc="2026-03-28T13:45:00Z"/>
          <w:rFonts w:ascii="Candara" w:hAnsi="Candara"/>
          <w:rPrChange w:id="2198" w:author="Al Riyami, Azza OLNG-SCC/12" w:date="2026-03-30T14:14:00Z" w16du:dateUtc="2026-03-30T10:14:00Z">
            <w:rPr>
              <w:del w:id="2199" w:author="Al Oraimi, Ahmed Mubarak OLNG-ICV/T2" w:date="2026-03-28T17:45:00Z" w16du:dateUtc="2026-03-28T13:45:00Z"/>
            </w:rPr>
          </w:rPrChange>
        </w:rPr>
      </w:pPr>
      <w:del w:id="2200" w:author="Al Hashmi, Ahmed OLNG-ICV/1" w:date="2026-03-18T12:10:00Z" w16du:dateUtc="2026-03-18T08:10:00Z">
        <w:r w:rsidRPr="005F252C" w:rsidDel="00833133">
          <w:rPr>
            <w:rFonts w:ascii="Candara" w:hAnsi="Candara"/>
            <w:rPrChange w:id="2201" w:author="Al Riyami, Azza OLNG-SCC/12" w:date="2026-03-30T14:14:00Z" w16du:dateUtc="2026-03-30T10:14:00Z">
              <w:rPr>
                <w:rFonts w:asciiTheme="majorBidi" w:eastAsia="Calibri" w:hAnsiTheme="majorBidi" w:cstheme="majorBidi"/>
              </w:rPr>
            </w:rPrChange>
          </w:rPr>
          <w:delText>CONTRACTOR</w:delText>
        </w:r>
      </w:del>
      <w:ins w:id="2202" w:author="Al Hashmi, Ahmed OLNG-ICV/1" w:date="2026-03-18T12:10:00Z" w16du:dateUtc="2026-03-18T08:10:00Z">
        <w:r w:rsidR="00833133" w:rsidRPr="005F252C">
          <w:rPr>
            <w:rFonts w:ascii="Candara" w:hAnsi="Candara"/>
            <w:rPrChange w:id="2203"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204" w:author="Al Riyami, Azza OLNG-SCC/12" w:date="2026-03-30T14:14:00Z" w16du:dateUtc="2026-03-30T10:14:00Z">
            <w:rPr>
              <w:rFonts w:asciiTheme="majorBidi" w:eastAsia="Calibri" w:hAnsiTheme="majorBidi" w:cstheme="majorBidi"/>
            </w:rPr>
          </w:rPrChange>
        </w:rPr>
        <w:t xml:space="preserve"> shall list at least 5 items under each selected category in </w:t>
      </w:r>
      <w:r w:rsidRPr="005F252C">
        <w:rPr>
          <w:rFonts w:ascii="Candara" w:hAnsi="Candara"/>
          <w:rPrChange w:id="2205" w:author="Al Riyami, Azza OLNG-SCC/12" w:date="2026-03-30T14:14:00Z" w16du:dateUtc="2026-03-30T10:14:00Z">
            <w:rPr>
              <w:rFonts w:asciiTheme="majorBidi" w:eastAsia="Calibri" w:hAnsiTheme="majorBidi" w:cstheme="majorBidi"/>
              <w:bCs/>
            </w:rPr>
          </w:rPrChange>
        </w:rPr>
        <w:t>Table D1 in Appendix A</w:t>
      </w:r>
      <w:r w:rsidRPr="005F252C">
        <w:rPr>
          <w:rFonts w:ascii="Candara" w:hAnsi="Candara"/>
          <w:rPrChange w:id="2206" w:author="Al Riyami, Azza OLNG-SCC/12" w:date="2026-03-30T14:14:00Z" w16du:dateUtc="2026-03-30T10:14:00Z">
            <w:rPr>
              <w:rFonts w:asciiTheme="majorBidi" w:eastAsia="Calibri" w:hAnsiTheme="majorBidi" w:cstheme="majorBidi"/>
            </w:rPr>
          </w:rPrChange>
        </w:rPr>
        <w:t xml:space="preserve">. </w:t>
      </w:r>
      <w:del w:id="2207" w:author="Al Hashmi, Ahmed OLNG-ICV/1" w:date="2026-03-18T12:10:00Z" w16du:dateUtc="2026-03-18T08:10:00Z">
        <w:r w:rsidRPr="005F252C" w:rsidDel="00833133">
          <w:rPr>
            <w:rFonts w:ascii="Candara" w:hAnsi="Candara"/>
            <w:rPrChange w:id="2208" w:author="Al Riyami, Azza OLNG-SCC/12" w:date="2026-03-30T14:14:00Z" w16du:dateUtc="2026-03-30T10:14:00Z">
              <w:rPr>
                <w:rFonts w:asciiTheme="majorBidi" w:eastAsia="Calibri" w:hAnsiTheme="majorBidi" w:cstheme="majorBidi"/>
              </w:rPr>
            </w:rPrChange>
          </w:rPr>
          <w:delText>CONTRACTOR</w:delText>
        </w:r>
      </w:del>
      <w:ins w:id="2209" w:author="Al Hashmi, Ahmed OLNG-ICV/1" w:date="2026-03-18T12:10:00Z" w16du:dateUtc="2026-03-18T08:10:00Z">
        <w:r w:rsidR="00833133" w:rsidRPr="005F252C">
          <w:rPr>
            <w:rFonts w:ascii="Candara" w:hAnsi="Candara"/>
            <w:rPrChange w:id="221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211" w:author="Al Riyami, Azza OLNG-SCC/12" w:date="2026-03-30T14:14:00Z" w16du:dateUtc="2026-03-30T10:14:00Z">
            <w:rPr>
              <w:rFonts w:asciiTheme="majorBidi" w:eastAsia="Calibri" w:hAnsiTheme="majorBidi" w:cstheme="majorBidi"/>
            </w:rPr>
          </w:rPrChange>
        </w:rPr>
        <w:t xml:space="preserve"> is also encouraged to list as many items per category as applicable.</w:t>
      </w:r>
    </w:p>
    <w:p w14:paraId="560F1415" w14:textId="77777777" w:rsidR="008A1E4C" w:rsidRPr="005F252C" w:rsidRDefault="000324A9">
      <w:pPr>
        <w:pStyle w:val="Level4"/>
        <w:rPr>
          <w:ins w:id="2212" w:author="Al Oraimi, Ahmed Mubarak OLNG-ICV/T2" w:date="2026-03-29T01:39:00Z" w16du:dateUtc="2026-03-28T21:39:00Z"/>
          <w:rFonts w:ascii="Candara" w:hAnsi="Candara"/>
          <w:rPrChange w:id="2213" w:author="Al Riyami, Azza OLNG-SCC/12" w:date="2026-03-30T14:14:00Z" w16du:dateUtc="2026-03-30T10:14:00Z">
            <w:rPr>
              <w:ins w:id="2214" w:author="Al Oraimi, Ahmed Mubarak OLNG-ICV/T2" w:date="2026-03-29T01:39:00Z" w16du:dateUtc="2026-03-28T21:39:00Z"/>
            </w:rPr>
          </w:rPrChange>
        </w:rPr>
      </w:pPr>
      <w:ins w:id="2215" w:author="Al Oraimi, Ahmed Mubarak OLNG-ICV/T2" w:date="2026-03-28T17:46:00Z" w16du:dateUtc="2026-03-28T13:46:00Z">
        <w:r w:rsidRPr="005F252C">
          <w:rPr>
            <w:rFonts w:ascii="Candara" w:hAnsi="Candara"/>
            <w:rPrChange w:id="2216" w:author="Al Riyami, Azza OLNG-SCC/12" w:date="2026-03-30T14:14:00Z" w16du:dateUtc="2026-03-30T10:14:00Z">
              <w:rPr/>
            </w:rPrChange>
          </w:rPr>
          <w:t xml:space="preserve"> </w:t>
        </w:r>
      </w:ins>
    </w:p>
    <w:p w14:paraId="46C4B77A" w14:textId="02CB8DE4" w:rsidR="00B506B6" w:rsidRPr="005F252C" w:rsidRDefault="00B506B6">
      <w:pPr>
        <w:pStyle w:val="Level4"/>
        <w:numPr>
          <w:ilvl w:val="0"/>
          <w:numId w:val="0"/>
        </w:numPr>
        <w:ind w:left="1440"/>
        <w:rPr>
          <w:rFonts w:ascii="Candara" w:hAnsi="Candara"/>
          <w:rPrChange w:id="2217" w:author="Al Riyami, Azza OLNG-SCC/12" w:date="2026-03-30T14:14:00Z" w16du:dateUtc="2026-03-30T10:14:00Z">
            <w:rPr>
              <w:rFonts w:asciiTheme="majorBidi" w:eastAsia="Calibri" w:hAnsiTheme="majorBidi" w:cstheme="majorBidi"/>
              <w:sz w:val="22"/>
            </w:rPr>
          </w:rPrChange>
        </w:rPr>
        <w:pPrChange w:id="2218" w:author="Al Oraimi, Ahmed Mubarak OLNG-ICV/T2" w:date="2026-03-29T01:39:00Z" w16du:dateUtc="2026-03-28T21:39:00Z">
          <w:pPr>
            <w:suppressAutoHyphens/>
            <w:autoSpaceDN w:val="0"/>
            <w:spacing w:before="120"/>
            <w:ind w:left="1134"/>
            <w:jc w:val="both"/>
            <w:textAlignment w:val="baseline"/>
          </w:pPr>
        </w:pPrChange>
      </w:pPr>
      <w:r w:rsidRPr="005F252C">
        <w:rPr>
          <w:rFonts w:ascii="Candara" w:hAnsi="Candara"/>
          <w:rPrChange w:id="2219" w:author="Al Riyami, Azza OLNG-SCC/12" w:date="2026-03-30T14:14:00Z" w16du:dateUtc="2026-03-30T10:14:00Z">
            <w:rPr>
              <w:rFonts w:asciiTheme="majorBidi" w:eastAsia="Calibri" w:hAnsiTheme="majorBidi" w:cstheme="majorBidi"/>
            </w:rPr>
          </w:rPrChange>
        </w:rPr>
        <w:t>The following are sources of information concerning the availability of local products and services in the Oman market:</w:t>
      </w:r>
    </w:p>
    <w:p w14:paraId="03BF98D1" w14:textId="77777777" w:rsidR="00B506B6" w:rsidRPr="005F252C" w:rsidRDefault="00B506B6">
      <w:pPr>
        <w:pStyle w:val="Level9abc"/>
        <w:rPr>
          <w:rFonts w:ascii="Candara" w:hAnsi="Candara"/>
          <w:rPrChange w:id="2220" w:author="Al Riyami, Azza OLNG-SCC/12" w:date="2026-03-30T14:14:00Z" w16du:dateUtc="2026-03-30T10:14:00Z">
            <w:rPr>
              <w:rFonts w:asciiTheme="majorBidi" w:eastAsia="Calibri" w:hAnsiTheme="majorBidi" w:cstheme="majorBidi"/>
              <w:sz w:val="22"/>
            </w:rPr>
          </w:rPrChange>
        </w:rPr>
        <w:pPrChange w:id="2221" w:author="Al Oraimi, Ahmed Mubarak OLNG-ICV/T2" w:date="2026-03-28T18:11:00Z" w16du:dateUtc="2026-03-28T14:11:00Z">
          <w:pPr>
            <w:numPr>
              <w:numId w:val="38"/>
            </w:numPr>
            <w:suppressAutoHyphens/>
            <w:autoSpaceDN w:val="0"/>
            <w:spacing w:before="120"/>
            <w:ind w:left="1701" w:hanging="567"/>
            <w:jc w:val="both"/>
            <w:textAlignment w:val="baseline"/>
          </w:pPr>
        </w:pPrChange>
      </w:pPr>
      <w:r w:rsidRPr="005F252C">
        <w:rPr>
          <w:rFonts w:ascii="Candara" w:hAnsi="Candara"/>
          <w:rPrChange w:id="2222" w:author="Al Riyami, Azza OLNG-SCC/12" w:date="2026-03-30T14:14:00Z" w16du:dateUtc="2026-03-30T10:14:00Z">
            <w:rPr/>
          </w:rPrChange>
        </w:rPr>
        <w:fldChar w:fldCharType="begin"/>
      </w:r>
      <w:r w:rsidRPr="005F252C">
        <w:rPr>
          <w:rFonts w:ascii="Candara" w:hAnsi="Candara"/>
          <w:rPrChange w:id="2223" w:author="Al Riyami, Azza OLNG-SCC/12" w:date="2026-03-30T14:14:00Z" w16du:dateUtc="2026-03-30T10:14:00Z">
            <w:rPr/>
          </w:rPrChange>
        </w:rPr>
        <w:instrText>HYPERLINK "http://www.mocioman.gov.om/"</w:instrText>
      </w:r>
      <w:r w:rsidRPr="00BA56F3">
        <w:rPr>
          <w:rFonts w:ascii="Candara" w:hAnsi="Candara"/>
        </w:rPr>
      </w:r>
      <w:r w:rsidRPr="005F252C">
        <w:rPr>
          <w:rFonts w:ascii="Candara" w:hAnsi="Candara"/>
          <w:rPrChange w:id="2224" w:author="Al Riyami, Azza OLNG-SCC/12" w:date="2026-03-30T14:14:00Z" w16du:dateUtc="2026-03-30T10:14:00Z">
            <w:rPr/>
          </w:rPrChange>
        </w:rPr>
        <w:fldChar w:fldCharType="separate"/>
      </w:r>
      <w:r w:rsidRPr="005F252C">
        <w:rPr>
          <w:rStyle w:val="Hyperlink"/>
          <w:rFonts w:ascii="Candara" w:hAnsi="Candara"/>
          <w:rPrChange w:id="2225" w:author="Al Riyami, Azza OLNG-SCC/12" w:date="2026-03-30T14:14:00Z" w16du:dateUtc="2026-03-30T10:14:00Z">
            <w:rPr>
              <w:rFonts w:asciiTheme="majorBidi" w:eastAsia="Calibri" w:hAnsiTheme="majorBidi" w:cstheme="majorBidi"/>
            </w:rPr>
          </w:rPrChange>
        </w:rPr>
        <w:t>MoCI</w:t>
      </w:r>
      <w:r w:rsidRPr="005F252C">
        <w:rPr>
          <w:rFonts w:ascii="Candara" w:hAnsi="Candara"/>
          <w:rPrChange w:id="2226" w:author="Al Riyami, Azza OLNG-SCC/12" w:date="2026-03-30T14:14:00Z" w16du:dateUtc="2026-03-30T10:14:00Z">
            <w:rPr/>
          </w:rPrChange>
        </w:rPr>
        <w:fldChar w:fldCharType="end"/>
      </w:r>
      <w:r w:rsidRPr="005F252C">
        <w:rPr>
          <w:rFonts w:ascii="Candara" w:hAnsi="Candara"/>
          <w:rPrChange w:id="2227" w:author="Al Riyami, Azza OLNG-SCC/12" w:date="2026-03-30T14:14:00Z" w16du:dateUtc="2026-03-30T10:14:00Z">
            <w:rPr>
              <w:rFonts w:asciiTheme="majorBidi" w:eastAsia="Calibri" w:hAnsiTheme="majorBidi" w:cstheme="majorBidi"/>
            </w:rPr>
          </w:rPrChange>
        </w:rPr>
        <w:t xml:space="preserve"> – Ministry of Chamber and Commerce</w:t>
      </w:r>
    </w:p>
    <w:p w14:paraId="68564711" w14:textId="77777777" w:rsidR="00B506B6" w:rsidRPr="005F252C" w:rsidRDefault="00B506B6">
      <w:pPr>
        <w:pStyle w:val="Level9abc"/>
        <w:rPr>
          <w:rFonts w:ascii="Candara" w:hAnsi="Candara"/>
          <w:rPrChange w:id="2228" w:author="Al Riyami, Azza OLNG-SCC/12" w:date="2026-03-30T14:14:00Z" w16du:dateUtc="2026-03-30T10:14:00Z">
            <w:rPr>
              <w:rFonts w:asciiTheme="majorBidi" w:eastAsia="Calibri" w:hAnsiTheme="majorBidi" w:cstheme="majorBidi"/>
              <w:sz w:val="22"/>
            </w:rPr>
          </w:rPrChange>
        </w:rPr>
        <w:pPrChange w:id="2229" w:author="Al Oraimi, Ahmed Mubarak OLNG-ICV/T2" w:date="2026-03-28T17:47:00Z" w16du:dateUtc="2026-03-28T13:47:00Z">
          <w:pPr>
            <w:numPr>
              <w:numId w:val="38"/>
            </w:numPr>
            <w:suppressAutoHyphens/>
            <w:autoSpaceDN w:val="0"/>
            <w:spacing w:before="120"/>
            <w:ind w:left="1701" w:hanging="567"/>
            <w:jc w:val="both"/>
            <w:textAlignment w:val="baseline"/>
          </w:pPr>
        </w:pPrChange>
      </w:pPr>
      <w:r w:rsidRPr="005F252C">
        <w:rPr>
          <w:rFonts w:ascii="Candara" w:hAnsi="Candara"/>
          <w:rPrChange w:id="2230" w:author="Al Riyami, Azza OLNG-SCC/12" w:date="2026-03-30T14:14:00Z" w16du:dateUtc="2026-03-30T10:14:00Z">
            <w:rPr/>
          </w:rPrChange>
        </w:rPr>
        <w:fldChar w:fldCharType="begin"/>
      </w:r>
      <w:r w:rsidRPr="005F252C">
        <w:rPr>
          <w:rFonts w:ascii="Candara" w:hAnsi="Candara"/>
          <w:rPrChange w:id="2231" w:author="Al Riyami, Azza OLNG-SCC/12" w:date="2026-03-30T14:14:00Z" w16du:dateUtc="2026-03-30T10:14:00Z">
            <w:rPr/>
          </w:rPrChange>
        </w:rPr>
        <w:instrText>HYPERLINK "http://www.ociped.com/"</w:instrText>
      </w:r>
      <w:r w:rsidRPr="00BA56F3">
        <w:rPr>
          <w:rFonts w:ascii="Candara" w:hAnsi="Candara"/>
        </w:rPr>
      </w:r>
      <w:r w:rsidRPr="005F252C">
        <w:rPr>
          <w:rFonts w:ascii="Candara" w:hAnsi="Candara"/>
          <w:rPrChange w:id="2232" w:author="Al Riyami, Azza OLNG-SCC/12" w:date="2026-03-30T14:14:00Z" w16du:dateUtc="2026-03-30T10:14:00Z">
            <w:rPr/>
          </w:rPrChange>
        </w:rPr>
        <w:fldChar w:fldCharType="separate"/>
      </w:r>
      <w:r w:rsidRPr="005F252C">
        <w:rPr>
          <w:rStyle w:val="Hyperlink"/>
          <w:rFonts w:ascii="Candara" w:hAnsi="Candara"/>
          <w:rPrChange w:id="2233" w:author="Al Riyami, Azza OLNG-SCC/12" w:date="2026-03-30T14:14:00Z" w16du:dateUtc="2026-03-30T10:14:00Z">
            <w:rPr>
              <w:rFonts w:asciiTheme="majorBidi" w:eastAsia="Calibri" w:hAnsiTheme="majorBidi" w:cstheme="majorBidi"/>
            </w:rPr>
          </w:rPrChange>
        </w:rPr>
        <w:t>PAIPED</w:t>
      </w:r>
      <w:r w:rsidRPr="005F252C">
        <w:rPr>
          <w:rFonts w:ascii="Candara" w:hAnsi="Candara"/>
          <w:rPrChange w:id="2234" w:author="Al Riyami, Azza OLNG-SCC/12" w:date="2026-03-30T14:14:00Z" w16du:dateUtc="2026-03-30T10:14:00Z">
            <w:rPr/>
          </w:rPrChange>
        </w:rPr>
        <w:fldChar w:fldCharType="end"/>
      </w:r>
      <w:r w:rsidRPr="005F252C">
        <w:rPr>
          <w:rFonts w:ascii="Candara" w:hAnsi="Candara"/>
          <w:rPrChange w:id="2235" w:author="Al Riyami, Azza OLNG-SCC/12" w:date="2026-03-30T14:14:00Z" w16du:dateUtc="2026-03-30T10:14:00Z">
            <w:rPr>
              <w:rFonts w:asciiTheme="majorBidi" w:eastAsia="Calibri" w:hAnsiTheme="majorBidi" w:cstheme="majorBidi"/>
            </w:rPr>
          </w:rPrChange>
        </w:rPr>
        <w:t xml:space="preserve"> – Public Authority for Investment, Promotion and Export Development</w:t>
      </w:r>
    </w:p>
    <w:p w14:paraId="50F13968" w14:textId="77777777" w:rsidR="00B506B6" w:rsidRPr="005F252C" w:rsidRDefault="00B506B6">
      <w:pPr>
        <w:pStyle w:val="Level9abc"/>
        <w:rPr>
          <w:rFonts w:ascii="Candara" w:hAnsi="Candara"/>
          <w:rPrChange w:id="2236" w:author="Al Riyami, Azza OLNG-SCC/12" w:date="2026-03-30T14:14:00Z" w16du:dateUtc="2026-03-30T10:14:00Z">
            <w:rPr>
              <w:rFonts w:asciiTheme="majorBidi" w:eastAsia="Calibri" w:hAnsiTheme="majorBidi" w:cstheme="majorBidi"/>
              <w:sz w:val="22"/>
            </w:rPr>
          </w:rPrChange>
        </w:rPr>
        <w:pPrChange w:id="2237" w:author="Al Oraimi, Ahmed Mubarak OLNG-ICV/T2" w:date="2026-03-28T17:47:00Z" w16du:dateUtc="2026-03-28T13:47:00Z">
          <w:pPr>
            <w:numPr>
              <w:numId w:val="38"/>
            </w:numPr>
            <w:suppressAutoHyphens/>
            <w:autoSpaceDN w:val="0"/>
            <w:spacing w:before="120"/>
            <w:ind w:left="1701" w:hanging="567"/>
            <w:jc w:val="both"/>
            <w:textAlignment w:val="baseline"/>
          </w:pPr>
        </w:pPrChange>
      </w:pPr>
      <w:r w:rsidRPr="005F252C">
        <w:rPr>
          <w:rFonts w:ascii="Candara" w:hAnsi="Candara"/>
          <w:rPrChange w:id="2238" w:author="Al Riyami, Azza OLNG-SCC/12" w:date="2026-03-30T14:14:00Z" w16du:dateUtc="2026-03-30T10:14:00Z">
            <w:rPr/>
          </w:rPrChange>
        </w:rPr>
        <w:fldChar w:fldCharType="begin"/>
      </w:r>
      <w:r w:rsidRPr="005F252C">
        <w:rPr>
          <w:rFonts w:ascii="Candara" w:hAnsi="Candara"/>
          <w:rPrChange w:id="2239" w:author="Al Riyami, Azza OLNG-SCC/12" w:date="2026-03-30T14:14:00Z" w16du:dateUtc="2026-03-30T10:14:00Z">
            <w:rPr/>
          </w:rPrChange>
        </w:rPr>
        <w:instrText>HYPERLINK "http://www.peie.om/"</w:instrText>
      </w:r>
      <w:r w:rsidRPr="00BA56F3">
        <w:rPr>
          <w:rFonts w:ascii="Candara" w:hAnsi="Candara"/>
        </w:rPr>
      </w:r>
      <w:r w:rsidRPr="005F252C">
        <w:rPr>
          <w:rFonts w:ascii="Candara" w:hAnsi="Candara"/>
          <w:rPrChange w:id="2240" w:author="Al Riyami, Azza OLNG-SCC/12" w:date="2026-03-30T14:14:00Z" w16du:dateUtc="2026-03-30T10:14:00Z">
            <w:rPr/>
          </w:rPrChange>
        </w:rPr>
        <w:fldChar w:fldCharType="separate"/>
      </w:r>
      <w:r w:rsidRPr="005F252C">
        <w:rPr>
          <w:rStyle w:val="Hyperlink"/>
          <w:rFonts w:ascii="Candara" w:hAnsi="Candara"/>
          <w:rPrChange w:id="2241" w:author="Al Riyami, Azza OLNG-SCC/12" w:date="2026-03-30T14:14:00Z" w16du:dateUtc="2026-03-30T10:14:00Z">
            <w:rPr>
              <w:rFonts w:asciiTheme="majorBidi" w:eastAsia="Calibri" w:hAnsiTheme="majorBidi" w:cstheme="majorBidi"/>
            </w:rPr>
          </w:rPrChange>
        </w:rPr>
        <w:t>PEIE</w:t>
      </w:r>
      <w:r w:rsidRPr="005F252C">
        <w:rPr>
          <w:rFonts w:ascii="Candara" w:hAnsi="Candara"/>
          <w:rPrChange w:id="2242" w:author="Al Riyami, Azza OLNG-SCC/12" w:date="2026-03-30T14:14:00Z" w16du:dateUtc="2026-03-30T10:14:00Z">
            <w:rPr/>
          </w:rPrChange>
        </w:rPr>
        <w:fldChar w:fldCharType="end"/>
      </w:r>
      <w:r w:rsidRPr="005F252C">
        <w:rPr>
          <w:rFonts w:ascii="Candara" w:hAnsi="Candara"/>
          <w:rPrChange w:id="2243" w:author="Al Riyami, Azza OLNG-SCC/12" w:date="2026-03-30T14:14:00Z" w16du:dateUtc="2026-03-30T10:14:00Z">
            <w:rPr>
              <w:rFonts w:asciiTheme="majorBidi" w:eastAsia="Calibri" w:hAnsiTheme="majorBidi" w:cstheme="majorBidi"/>
            </w:rPr>
          </w:rPrChange>
        </w:rPr>
        <w:t xml:space="preserve"> – Public Establishment for Industrial Estates</w:t>
      </w:r>
    </w:p>
    <w:p w14:paraId="513429A4" w14:textId="77777777" w:rsidR="00B506B6" w:rsidRPr="005F252C" w:rsidRDefault="00B506B6">
      <w:pPr>
        <w:pStyle w:val="Level9abc"/>
        <w:rPr>
          <w:ins w:id="2244" w:author="Al Hashmi, Ahmed OLNG-ICV/1" w:date="2025-12-06T16:23:00Z" w16du:dateUtc="2025-12-06T12:23:00Z"/>
          <w:rFonts w:ascii="Candara" w:hAnsi="Candara"/>
          <w:rtl/>
          <w:rPrChange w:id="2245" w:author="Al Riyami, Azza OLNG-SCC/12" w:date="2026-03-30T14:14:00Z" w16du:dateUtc="2026-03-30T10:14:00Z">
            <w:rPr>
              <w:ins w:id="2246" w:author="Al Hashmi, Ahmed OLNG-ICV/1" w:date="2025-12-06T16:23:00Z" w16du:dateUtc="2025-12-06T12:23:00Z"/>
              <w:rFonts w:asciiTheme="majorBidi" w:eastAsia="Calibri" w:hAnsiTheme="majorBidi" w:cstheme="majorBidi"/>
              <w:sz w:val="22"/>
              <w:rtl/>
            </w:rPr>
          </w:rPrChange>
        </w:rPr>
        <w:pPrChange w:id="2247" w:author="Al Oraimi, Ahmed Mubarak OLNG-ICV/T2" w:date="2026-03-28T17:47:00Z" w16du:dateUtc="2026-03-28T13:47:00Z">
          <w:pPr>
            <w:numPr>
              <w:numId w:val="38"/>
            </w:numPr>
            <w:suppressAutoHyphens/>
            <w:autoSpaceDN w:val="0"/>
            <w:spacing w:before="120"/>
            <w:ind w:left="1701" w:hanging="567"/>
            <w:jc w:val="both"/>
            <w:textAlignment w:val="baseline"/>
          </w:pPr>
        </w:pPrChange>
      </w:pPr>
      <w:r w:rsidRPr="005F252C">
        <w:rPr>
          <w:rFonts w:ascii="Candara" w:hAnsi="Candara"/>
          <w:rPrChange w:id="2248" w:author="Al Riyami, Azza OLNG-SCC/12" w:date="2026-03-30T14:14:00Z" w16du:dateUtc="2026-03-30T10:14:00Z">
            <w:rPr>
              <w:rFonts w:asciiTheme="majorBidi" w:eastAsia="Calibri" w:hAnsiTheme="majorBidi" w:cstheme="majorBidi"/>
            </w:rPr>
          </w:rPrChange>
        </w:rPr>
        <w:t>PASMED – Public Authority for SMEs Development</w:t>
      </w:r>
    </w:p>
    <w:p w14:paraId="7BA9E96D" w14:textId="03F0D0C6" w:rsidR="003E4283" w:rsidRPr="005F252C" w:rsidRDefault="003E4283">
      <w:pPr>
        <w:pStyle w:val="Level9abc"/>
        <w:rPr>
          <w:ins w:id="2249" w:author="Al Hashmi, Ahmed OLNG-ICV/1" w:date="2025-12-06T16:23:00Z" w16du:dateUtc="2025-12-06T12:23:00Z"/>
          <w:rFonts w:ascii="Candara" w:hAnsi="Candara"/>
          <w:rPrChange w:id="2250" w:author="Al Riyami, Azza OLNG-SCC/12" w:date="2026-03-30T14:14:00Z" w16du:dateUtc="2026-03-30T10:14:00Z">
            <w:rPr>
              <w:ins w:id="2251" w:author="Al Hashmi, Ahmed OLNG-ICV/1" w:date="2025-12-06T16:23:00Z" w16du:dateUtc="2025-12-06T12:23:00Z"/>
              <w:rFonts w:asciiTheme="majorBidi" w:eastAsia="Calibri" w:hAnsiTheme="majorBidi" w:cstheme="majorBidi"/>
              <w:sz w:val="22"/>
            </w:rPr>
          </w:rPrChange>
        </w:rPr>
        <w:pPrChange w:id="2252" w:author="Al Oraimi, Ahmed Mubarak OLNG-ICV/T2" w:date="2026-03-28T17:47:00Z" w16du:dateUtc="2026-03-28T13:47:00Z">
          <w:pPr>
            <w:numPr>
              <w:numId w:val="38"/>
            </w:numPr>
            <w:suppressAutoHyphens/>
            <w:autoSpaceDN w:val="0"/>
            <w:spacing w:before="120"/>
            <w:ind w:left="1701" w:hanging="567"/>
            <w:jc w:val="both"/>
            <w:textAlignment w:val="baseline"/>
          </w:pPr>
        </w:pPrChange>
      </w:pPr>
      <w:ins w:id="2253" w:author="Al Hashmi, Ahmed OLNG-ICV/1" w:date="2025-12-06T16:23:00Z">
        <w:r w:rsidRPr="005F252C">
          <w:rPr>
            <w:rFonts w:ascii="Candara" w:hAnsi="Candara"/>
            <w:rPrChange w:id="2254" w:author="Al Riyami, Azza OLNG-SCC/12" w:date="2026-03-30T14:14:00Z" w16du:dateUtc="2026-03-30T10:14:00Z">
              <w:rPr>
                <w:rFonts w:asciiTheme="majorBidi" w:eastAsia="Calibri" w:hAnsiTheme="majorBidi" w:cstheme="majorBidi"/>
              </w:rPr>
            </w:rPrChange>
          </w:rPr>
          <w:t>MEM - Ministry of Energy and Minerals</w:t>
        </w:r>
      </w:ins>
    </w:p>
    <w:p w14:paraId="4884DEDA" w14:textId="4FB2D4B5" w:rsidR="003E4283" w:rsidRPr="005F252C" w:rsidRDefault="003E4283">
      <w:pPr>
        <w:pStyle w:val="Level9abc"/>
        <w:rPr>
          <w:ins w:id="2255" w:author="Al Hashmi, Ahmed OLNG-ICV/1" w:date="2025-12-06T16:23:00Z" w16du:dateUtc="2025-12-06T12:23:00Z"/>
          <w:rFonts w:ascii="Candara" w:hAnsi="Candara"/>
          <w:rPrChange w:id="2256" w:author="Al Riyami, Azza OLNG-SCC/12" w:date="2026-03-30T14:14:00Z" w16du:dateUtc="2026-03-30T10:14:00Z">
            <w:rPr>
              <w:ins w:id="2257" w:author="Al Hashmi, Ahmed OLNG-ICV/1" w:date="2025-12-06T16:23:00Z" w16du:dateUtc="2025-12-06T12:23:00Z"/>
              <w:rFonts w:asciiTheme="majorBidi" w:eastAsia="Calibri" w:hAnsiTheme="majorBidi" w:cstheme="majorBidi"/>
              <w:sz w:val="22"/>
            </w:rPr>
          </w:rPrChange>
        </w:rPr>
        <w:pPrChange w:id="2258" w:author="Al Oraimi, Ahmed Mubarak OLNG-ICV/T2" w:date="2026-03-28T17:47:00Z" w16du:dateUtc="2026-03-28T13:47:00Z">
          <w:pPr>
            <w:numPr>
              <w:numId w:val="38"/>
            </w:numPr>
            <w:suppressAutoHyphens/>
            <w:autoSpaceDN w:val="0"/>
            <w:spacing w:before="120"/>
            <w:ind w:left="1701" w:hanging="567"/>
            <w:jc w:val="both"/>
            <w:textAlignment w:val="baseline"/>
          </w:pPr>
        </w:pPrChange>
      </w:pPr>
      <w:ins w:id="2259" w:author="Al Hashmi, Ahmed OLNG-ICV/1" w:date="2025-12-06T16:23:00Z">
        <w:r w:rsidRPr="005F252C">
          <w:rPr>
            <w:rFonts w:ascii="Candara" w:hAnsi="Candara"/>
            <w:rPrChange w:id="2260" w:author="Al Riyami, Azza OLNG-SCC/12" w:date="2026-03-30T14:14:00Z" w16du:dateUtc="2026-03-30T10:14:00Z">
              <w:rPr>
                <w:rFonts w:asciiTheme="majorBidi" w:eastAsia="Calibri" w:hAnsiTheme="majorBidi" w:cstheme="majorBidi"/>
              </w:rPr>
            </w:rPrChange>
          </w:rPr>
          <w:t>JSRS - Joint Suppliers Registration System</w:t>
        </w:r>
      </w:ins>
    </w:p>
    <w:p w14:paraId="7E60EE86" w14:textId="17C0C486" w:rsidR="003E4283" w:rsidRPr="005F252C" w:rsidRDefault="003E4283">
      <w:pPr>
        <w:pStyle w:val="Level9abc"/>
        <w:rPr>
          <w:ins w:id="2261" w:author="Al Hashmi, Ahmed OLNG-ICV/1" w:date="2025-12-06T16:23:00Z" w16du:dateUtc="2025-12-06T12:23:00Z"/>
          <w:rFonts w:ascii="Candara" w:hAnsi="Candara"/>
          <w:rPrChange w:id="2262" w:author="Al Riyami, Azza OLNG-SCC/12" w:date="2026-03-30T14:14:00Z" w16du:dateUtc="2026-03-30T10:14:00Z">
            <w:rPr>
              <w:ins w:id="2263" w:author="Al Hashmi, Ahmed OLNG-ICV/1" w:date="2025-12-06T16:23:00Z" w16du:dateUtc="2025-12-06T12:23:00Z"/>
              <w:rFonts w:asciiTheme="majorBidi" w:eastAsia="Calibri" w:hAnsiTheme="majorBidi" w:cstheme="majorBidi"/>
              <w:sz w:val="22"/>
            </w:rPr>
          </w:rPrChange>
        </w:rPr>
        <w:pPrChange w:id="2264" w:author="Al Oraimi, Ahmed Mubarak OLNG-ICV/T2" w:date="2026-03-28T17:47:00Z" w16du:dateUtc="2026-03-28T13:47:00Z">
          <w:pPr>
            <w:numPr>
              <w:numId w:val="38"/>
            </w:numPr>
            <w:suppressAutoHyphens/>
            <w:autoSpaceDN w:val="0"/>
            <w:spacing w:before="120"/>
            <w:ind w:left="1701" w:hanging="567"/>
            <w:jc w:val="both"/>
            <w:textAlignment w:val="baseline"/>
          </w:pPr>
        </w:pPrChange>
      </w:pPr>
      <w:ins w:id="2265" w:author="Al Hashmi, Ahmed OLNG-ICV/1" w:date="2025-12-06T16:23:00Z">
        <w:r w:rsidRPr="005F252C">
          <w:rPr>
            <w:rFonts w:ascii="Candara" w:hAnsi="Candara"/>
            <w:rPrChange w:id="2266" w:author="Al Riyami, Azza OLNG-SCC/12" w:date="2026-03-30T14:14:00Z" w16du:dateUtc="2026-03-30T10:14:00Z">
              <w:rPr>
                <w:rFonts w:asciiTheme="majorBidi" w:eastAsia="Calibri" w:hAnsiTheme="majorBidi" w:cstheme="majorBidi"/>
              </w:rPr>
            </w:rPrChange>
          </w:rPr>
          <w:t>eMassar - Madayn Tenants Directory</w:t>
        </w:r>
      </w:ins>
    </w:p>
    <w:p w14:paraId="6881DE19" w14:textId="33ACF45E" w:rsidR="008A1E4C" w:rsidRPr="005F252C" w:rsidRDefault="003E4283">
      <w:pPr>
        <w:pStyle w:val="Level9abc"/>
        <w:rPr>
          <w:ins w:id="2267" w:author="Al Oraimi, Ahmed Mubarak OLNG-ICV/T2" w:date="2026-03-29T01:39:00Z" w16du:dateUtc="2026-03-28T21:39:00Z"/>
          <w:rFonts w:ascii="Candara" w:hAnsi="Candara"/>
          <w:rPrChange w:id="2268" w:author="Al Riyami, Azza OLNG-SCC/12" w:date="2026-03-30T14:14:00Z" w16du:dateUtc="2026-03-30T10:14:00Z">
            <w:rPr>
              <w:ins w:id="2269" w:author="Al Oraimi, Ahmed Mubarak OLNG-ICV/T2" w:date="2026-03-29T01:39:00Z" w16du:dateUtc="2026-03-28T21:39:00Z"/>
            </w:rPr>
          </w:rPrChange>
        </w:rPr>
        <w:pPrChange w:id="2270" w:author="Al Oraimi, Ahmed Mubarak OLNG-ICV/T2" w:date="2026-03-29T01:40:00Z" w16du:dateUtc="2026-03-28T21:40:00Z">
          <w:pPr>
            <w:pStyle w:val="Level9abc"/>
            <w:numPr>
              <w:ilvl w:val="0"/>
              <w:numId w:val="0"/>
            </w:numPr>
            <w:tabs>
              <w:tab w:val="clear" w:pos="1584"/>
            </w:tabs>
            <w:ind w:left="864" w:firstLine="0"/>
          </w:pPr>
        </w:pPrChange>
      </w:pPr>
      <w:ins w:id="2271" w:author="Al Hashmi, Ahmed OLNG-ICV/1" w:date="2025-12-06T16:24:00Z">
        <w:r w:rsidRPr="005F252C">
          <w:rPr>
            <w:rFonts w:ascii="Candara" w:hAnsi="Candara"/>
            <w:rPrChange w:id="2272" w:author="Al Riyami, Azza OLNG-SCC/12" w:date="2026-03-30T14:14:00Z" w16du:dateUtc="2026-03-30T10:14:00Z">
              <w:rPr>
                <w:rFonts w:asciiTheme="majorBidi" w:eastAsia="Calibri" w:hAnsiTheme="majorBidi" w:cstheme="majorBidi"/>
                <w:sz w:val="20"/>
              </w:rPr>
            </w:rPrChange>
          </w:rPr>
          <w:t>Made in Oman website</w:t>
        </w:r>
      </w:ins>
    </w:p>
    <w:p w14:paraId="0D27865B" w14:textId="77777777" w:rsidR="008A1E4C" w:rsidRPr="005F252C" w:rsidDel="00217B5C" w:rsidRDefault="008A1E4C">
      <w:pPr>
        <w:rPr>
          <w:ins w:id="2273" w:author="Al Oraimi, Ahmed Mubarak OLNG-ICV/T2" w:date="2026-03-29T01:39:00Z" w16du:dateUtc="2026-03-28T21:39:00Z"/>
          <w:del w:id="2274" w:author="Al Riyami, Azza OLNG-SCC/12" w:date="2026-03-30T14:20:00Z" w16du:dateUtc="2026-03-30T10:20:00Z"/>
          <w:sz w:val="22"/>
          <w:rPrChange w:id="2275" w:author="Al Riyami, Azza OLNG-SCC/12" w:date="2026-03-30T14:14:00Z" w16du:dateUtc="2026-03-30T10:14:00Z">
            <w:rPr>
              <w:ins w:id="2276" w:author="Al Oraimi, Ahmed Mubarak OLNG-ICV/T2" w:date="2026-03-29T01:39:00Z" w16du:dateUtc="2026-03-28T21:39:00Z"/>
              <w:del w:id="2277" w:author="Al Riyami, Azza OLNG-SCC/12" w:date="2026-03-30T14:20:00Z" w16du:dateUtc="2026-03-30T10:20:00Z"/>
              <w:rFonts w:ascii="Times New Roman" w:hAnsi="Times New Roman"/>
              <w:sz w:val="22"/>
            </w:rPr>
          </w:rPrChange>
        </w:rPr>
      </w:pPr>
      <w:ins w:id="2278" w:author="Al Oraimi, Ahmed Mubarak OLNG-ICV/T2" w:date="2026-03-29T01:39:00Z" w16du:dateUtc="2026-03-28T21:39:00Z">
        <w:del w:id="2279" w:author="Al Riyami, Azza OLNG-SCC/12" w:date="2026-03-30T14:20:00Z" w16du:dateUtc="2026-03-30T10:20:00Z">
          <w:r w:rsidRPr="005F252C" w:rsidDel="00217B5C">
            <w:br w:type="page"/>
          </w:r>
        </w:del>
      </w:ins>
    </w:p>
    <w:p w14:paraId="56D13A0D" w14:textId="77777777" w:rsidR="003E4283" w:rsidRPr="005F252C" w:rsidDel="008A1E4C" w:rsidRDefault="003E4283">
      <w:pPr>
        <w:pStyle w:val="Level9abc"/>
        <w:numPr>
          <w:ilvl w:val="0"/>
          <w:numId w:val="0"/>
        </w:numPr>
        <w:ind w:left="1440"/>
        <w:rPr>
          <w:del w:id="2280" w:author="Al Oraimi, Ahmed Mubarak OLNG-ICV/T2" w:date="2026-03-29T01:39:00Z" w16du:dateUtc="2026-03-28T21:39:00Z"/>
          <w:rFonts w:ascii="Candara" w:hAnsi="Candara"/>
          <w:rPrChange w:id="2281" w:author="Al Riyami, Azza OLNG-SCC/12" w:date="2026-03-30T14:14:00Z" w16du:dateUtc="2026-03-30T10:14:00Z">
            <w:rPr>
              <w:del w:id="2282" w:author="Al Oraimi, Ahmed Mubarak OLNG-ICV/T2" w:date="2026-03-29T01:39:00Z" w16du:dateUtc="2026-03-28T21:39:00Z"/>
              <w:rFonts w:asciiTheme="majorBidi" w:eastAsia="Calibri" w:hAnsiTheme="majorBidi" w:cstheme="majorBidi"/>
              <w:sz w:val="22"/>
            </w:rPr>
          </w:rPrChange>
        </w:rPr>
        <w:pPrChange w:id="2283" w:author="Al Oraimi, Ahmed Mubarak OLNG-ICV/T2" w:date="2026-03-29T01:39:00Z" w16du:dateUtc="2026-03-28T21:39:00Z">
          <w:pPr>
            <w:numPr>
              <w:numId w:val="38"/>
            </w:numPr>
            <w:suppressAutoHyphens/>
            <w:autoSpaceDN w:val="0"/>
            <w:spacing w:before="120"/>
            <w:ind w:left="1701" w:hanging="567"/>
            <w:jc w:val="both"/>
            <w:textAlignment w:val="baseline"/>
          </w:pPr>
        </w:pPrChange>
      </w:pPr>
    </w:p>
    <w:p w14:paraId="592E50C4" w14:textId="7BFE6ECA" w:rsidR="00B506B6" w:rsidRPr="005F252C" w:rsidRDefault="00B506B6">
      <w:pPr>
        <w:pStyle w:val="Level4"/>
        <w:numPr>
          <w:ilvl w:val="0"/>
          <w:numId w:val="0"/>
        </w:numPr>
        <w:ind w:left="1440"/>
        <w:rPr>
          <w:rFonts w:ascii="Candara" w:hAnsi="Candara"/>
          <w:sz w:val="20"/>
          <w:rPrChange w:id="2284" w:author="Al Riyami, Azza OLNG-SCC/12" w:date="2026-03-30T14:14:00Z" w16du:dateUtc="2026-03-30T10:14:00Z">
            <w:rPr>
              <w:rFonts w:asciiTheme="majorBidi" w:eastAsiaTheme="minorEastAsia" w:hAnsiTheme="majorBidi" w:cstheme="majorBidi"/>
              <w:color w:val="000000" w:themeColor="text1"/>
              <w:kern w:val="24"/>
              <w:sz w:val="22"/>
            </w:rPr>
          </w:rPrChange>
        </w:rPr>
        <w:pPrChange w:id="2285" w:author="Al Oraimi, Ahmed Mubarak OLNG-ICV/T2" w:date="2026-03-29T01:39:00Z" w16du:dateUtc="2026-03-28T21:39:00Z">
          <w:pPr>
            <w:suppressAutoHyphens/>
            <w:autoSpaceDN w:val="0"/>
            <w:spacing w:before="120"/>
            <w:ind w:left="1134"/>
            <w:jc w:val="both"/>
            <w:textAlignment w:val="baseline"/>
          </w:pPr>
        </w:pPrChange>
      </w:pPr>
      <w:del w:id="2286" w:author="Al Hashmi, Ahmed OLNG-ICV/1" w:date="2026-03-18T12:10:00Z" w16du:dateUtc="2026-03-18T08:10:00Z">
        <w:r w:rsidRPr="005F252C" w:rsidDel="00833133">
          <w:rPr>
            <w:rFonts w:ascii="Candara" w:hAnsi="Candara"/>
            <w:rPrChange w:id="2287" w:author="Al Riyami, Azza OLNG-SCC/12" w:date="2026-03-30T14:14:00Z" w16du:dateUtc="2026-03-30T10:14:00Z">
              <w:rPr>
                <w:rFonts w:asciiTheme="majorBidi" w:eastAsia="Calibri" w:hAnsiTheme="majorBidi" w:cstheme="majorBidi"/>
              </w:rPr>
            </w:rPrChange>
          </w:rPr>
          <w:delText>CONTRACTOR</w:delText>
        </w:r>
      </w:del>
      <w:ins w:id="2288" w:author="Al Hashmi, Ahmed OLNG-ICV/1" w:date="2026-03-18T12:10:00Z" w16du:dateUtc="2026-03-18T08:10:00Z">
        <w:r w:rsidR="00833133" w:rsidRPr="005F252C">
          <w:rPr>
            <w:rFonts w:ascii="Candara" w:hAnsi="Candara"/>
            <w:rPrChange w:id="2289"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290" w:author="Al Riyami, Azza OLNG-SCC/12" w:date="2026-03-30T14:14:00Z" w16du:dateUtc="2026-03-30T10:14:00Z">
            <w:rPr>
              <w:rFonts w:asciiTheme="majorBidi" w:eastAsia="Calibri" w:hAnsiTheme="majorBidi" w:cstheme="majorBidi"/>
            </w:rPr>
          </w:rPrChange>
        </w:rPr>
        <w:t xml:space="preserve"> is eligible to include within table D1 any anticipated expenditure on Made-in-Oman goods to be utilized in execution of CONTRACT that the </w:t>
      </w:r>
      <w:del w:id="2291" w:author="Al Hashmi, Ahmed OLNG-ICV/1" w:date="2026-03-18T12:11:00Z" w16du:dateUtc="2026-03-18T08:11:00Z">
        <w:r w:rsidRPr="005F252C" w:rsidDel="00833133">
          <w:rPr>
            <w:rFonts w:ascii="Candara" w:hAnsi="Candara"/>
            <w:rPrChange w:id="2292" w:author="Al Riyami, Azza OLNG-SCC/12" w:date="2026-03-30T14:14:00Z" w16du:dateUtc="2026-03-30T10:14:00Z">
              <w:rPr>
                <w:rFonts w:asciiTheme="majorBidi" w:eastAsia="Calibri" w:hAnsiTheme="majorBidi" w:cstheme="majorBidi"/>
              </w:rPr>
            </w:rPrChange>
          </w:rPr>
          <w:delText>COMPANY</w:delText>
        </w:r>
      </w:del>
      <w:ins w:id="2293" w:author="Al Hashmi, Ahmed OLNG-ICV/1" w:date="2026-03-18T12:11:00Z" w16du:dateUtc="2026-03-18T08:11:00Z">
        <w:r w:rsidR="00833133" w:rsidRPr="005F252C">
          <w:rPr>
            <w:rFonts w:ascii="Candara" w:hAnsi="Candara"/>
            <w:rPrChange w:id="2294"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2295" w:author="Al Riyami, Azza OLNG-SCC/12" w:date="2026-03-30T14:14:00Z" w16du:dateUtc="2026-03-30T10:14:00Z">
            <w:rPr>
              <w:rFonts w:asciiTheme="majorBidi" w:eastAsia="Calibri" w:hAnsiTheme="majorBidi" w:cstheme="majorBidi"/>
            </w:rPr>
          </w:rPrChange>
        </w:rPr>
        <w:t xml:space="preserve"> has already committed to use through a Frame Agreement, Term Agreement or similar “ring-fenced” arrangem</w:t>
      </w:r>
      <w:r w:rsidRPr="005F252C">
        <w:rPr>
          <w:rFonts w:ascii="Candara" w:hAnsi="Candara"/>
          <w:sz w:val="20"/>
          <w:rPrChange w:id="2296" w:author="Al Riyami, Azza OLNG-SCC/12" w:date="2026-03-30T14:14:00Z" w16du:dateUtc="2026-03-30T10:14:00Z">
            <w:rPr>
              <w:rFonts w:asciiTheme="majorBidi" w:eastAsia="Calibri" w:hAnsiTheme="majorBidi" w:cstheme="majorBidi"/>
            </w:rPr>
          </w:rPrChange>
        </w:rPr>
        <w:t>ent.</w:t>
      </w:r>
    </w:p>
    <w:p w14:paraId="60DD6763" w14:textId="120BED02" w:rsidR="00B506B6" w:rsidRPr="005F252C" w:rsidRDefault="00B506B6">
      <w:pPr>
        <w:pStyle w:val="Level4"/>
        <w:rPr>
          <w:rFonts w:ascii="Candara" w:hAnsi="Candara"/>
          <w:rPrChange w:id="2297" w:author="Al Riyami, Azza OLNG-SCC/12" w:date="2026-03-30T14:14:00Z" w16du:dateUtc="2026-03-30T10:14:00Z">
            <w:rPr>
              <w:rFonts w:asciiTheme="majorBidi" w:eastAsia="Calibri" w:hAnsiTheme="majorBidi" w:cstheme="majorBidi"/>
              <w:sz w:val="22"/>
            </w:rPr>
          </w:rPrChange>
        </w:rPr>
        <w:pPrChange w:id="2298" w:author="Al Oraimi, Ahmed Mubarak OLNG-ICV/T2" w:date="2026-03-28T17:49:00Z" w16du:dateUtc="2026-03-28T13:49:00Z">
          <w:pPr>
            <w:pStyle w:val="ListParagraph"/>
            <w:numPr>
              <w:ilvl w:val="2"/>
              <w:numId w:val="29"/>
            </w:numPr>
            <w:suppressAutoHyphens/>
            <w:autoSpaceDN w:val="0"/>
            <w:spacing w:before="120"/>
            <w:ind w:left="1134" w:hanging="1134"/>
            <w:jc w:val="both"/>
            <w:textAlignment w:val="baseline"/>
          </w:pPr>
        </w:pPrChange>
      </w:pPr>
      <w:del w:id="2299" w:author="Al Hashmi, Ahmed OLNG-ICV/1" w:date="2026-03-18T12:10:00Z" w16du:dateUtc="2026-03-18T08:10:00Z">
        <w:r w:rsidRPr="005F252C" w:rsidDel="00833133">
          <w:rPr>
            <w:rFonts w:ascii="Candara" w:hAnsi="Candara"/>
            <w:rPrChange w:id="2300" w:author="Al Riyami, Azza OLNG-SCC/12" w:date="2026-03-30T14:14:00Z" w16du:dateUtc="2026-03-30T10:14:00Z">
              <w:rPr>
                <w:rFonts w:asciiTheme="majorBidi" w:eastAsia="Calibri" w:hAnsiTheme="majorBidi" w:cstheme="majorBidi"/>
              </w:rPr>
            </w:rPrChange>
          </w:rPr>
          <w:delText>CONTRACTOR</w:delText>
        </w:r>
      </w:del>
      <w:ins w:id="2301" w:author="Al Hashmi, Ahmed OLNG-ICV/1" w:date="2026-03-18T12:10:00Z" w16du:dateUtc="2026-03-18T08:10:00Z">
        <w:r w:rsidR="00833133" w:rsidRPr="005F252C">
          <w:rPr>
            <w:rFonts w:ascii="Candara" w:hAnsi="Candara"/>
            <w:rPrChange w:id="2302"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303" w:author="Al Riyami, Azza OLNG-SCC/12" w:date="2026-03-30T14:14:00Z" w16du:dateUtc="2026-03-30T10:14:00Z">
            <w:rPr>
              <w:rFonts w:asciiTheme="majorBidi" w:eastAsia="Calibri" w:hAnsiTheme="majorBidi" w:cstheme="majorBidi"/>
            </w:rPr>
          </w:rPrChange>
        </w:rPr>
        <w:t xml:space="preserve"> shall complete </w:t>
      </w:r>
      <w:r w:rsidRPr="005F252C">
        <w:rPr>
          <w:rFonts w:ascii="Candara" w:hAnsi="Candara"/>
          <w:rPrChange w:id="2304" w:author="Al Riyami, Azza OLNG-SCC/12" w:date="2026-03-30T14:14:00Z" w16du:dateUtc="2026-03-30T10:14:00Z">
            <w:rPr>
              <w:rFonts w:asciiTheme="majorBidi" w:eastAsia="Calibri" w:hAnsiTheme="majorBidi" w:cstheme="majorBidi"/>
              <w:bCs/>
            </w:rPr>
          </w:rPrChange>
        </w:rPr>
        <w:t>Table D2 in Appendix A with the total amount to be paid for all Non-Made-in-Oman goods (materials, equipment, products and commodities) to be sourced from either Nationally-registered Suppliers or Foreign-registered Suppliers to be utilized in CONTRACT execution, and indicate the billed rate of</w:t>
      </w:r>
      <w:r w:rsidRPr="005F252C">
        <w:rPr>
          <w:rFonts w:ascii="Candara" w:hAnsi="Candara"/>
          <w:rPrChange w:id="2305" w:author="Al Riyami, Azza OLNG-SCC/12" w:date="2026-03-30T14:14:00Z" w16du:dateUtc="2026-03-30T10:14:00Z">
            <w:rPr>
              <w:rFonts w:asciiTheme="majorBidi" w:eastAsia="Calibri" w:hAnsiTheme="majorBidi" w:cstheme="majorBidi"/>
            </w:rPr>
          </w:rPrChange>
        </w:rPr>
        <w:t xml:space="preserve"> spend on </w:t>
      </w:r>
      <w:r w:rsidRPr="005F252C">
        <w:rPr>
          <w:rFonts w:ascii="Candara" w:hAnsi="Candara"/>
          <w:rPrChange w:id="2306" w:author="Al Riyami, Azza OLNG-SCC/12" w:date="2026-03-30T14:14:00Z" w16du:dateUtc="2026-03-30T10:14:00Z">
            <w:rPr>
              <w:rFonts w:asciiTheme="majorBidi" w:eastAsia="Calibri" w:hAnsiTheme="majorBidi" w:cstheme="majorBidi"/>
              <w:bCs/>
            </w:rPr>
          </w:rPrChange>
        </w:rPr>
        <w:t>each item</w:t>
      </w:r>
      <w:r w:rsidRPr="005F252C">
        <w:rPr>
          <w:rFonts w:ascii="Candara" w:hAnsi="Candara"/>
          <w:rPrChange w:id="2307" w:author="Al Riyami, Azza OLNG-SCC/12" w:date="2026-03-30T14:14:00Z" w16du:dateUtc="2026-03-30T10:14:00Z">
            <w:rPr>
              <w:rFonts w:asciiTheme="majorBidi" w:eastAsia="Calibri" w:hAnsiTheme="majorBidi" w:cstheme="majorBidi"/>
            </w:rPr>
          </w:rPrChange>
        </w:rPr>
        <w:t xml:space="preserve"> (see Definitions).</w:t>
      </w:r>
    </w:p>
    <w:p w14:paraId="28D4284B" w14:textId="3EB2E104" w:rsidR="00F86CF4" w:rsidRPr="005F252C" w:rsidRDefault="00B506B6" w:rsidP="00F86CF4">
      <w:pPr>
        <w:pStyle w:val="Level4"/>
        <w:rPr>
          <w:ins w:id="2308" w:author="Al Oraimi, Ahmed Mubarak OLNG-ICV/T2" w:date="2026-03-28T17:50:00Z" w16du:dateUtc="2026-03-28T13:50:00Z"/>
          <w:rFonts w:ascii="Candara" w:hAnsi="Candara"/>
          <w:rPrChange w:id="2309" w:author="Al Riyami, Azza OLNG-SCC/12" w:date="2026-03-30T14:14:00Z" w16du:dateUtc="2026-03-30T10:14:00Z">
            <w:rPr>
              <w:ins w:id="2310" w:author="Al Oraimi, Ahmed Mubarak OLNG-ICV/T2" w:date="2026-03-28T17:50:00Z" w16du:dateUtc="2026-03-28T13:50:00Z"/>
            </w:rPr>
          </w:rPrChange>
        </w:rPr>
      </w:pPr>
      <w:del w:id="2311" w:author="Al Hashmi, Ahmed OLNG-ICV/1" w:date="2026-03-18T12:10:00Z" w16du:dateUtc="2026-03-18T08:10:00Z">
        <w:r w:rsidRPr="005F252C" w:rsidDel="00833133">
          <w:rPr>
            <w:rFonts w:ascii="Candara" w:hAnsi="Candara"/>
            <w:rPrChange w:id="2312" w:author="Al Riyami, Azza OLNG-SCC/12" w:date="2026-03-30T14:14:00Z" w16du:dateUtc="2026-03-30T10:14:00Z">
              <w:rPr>
                <w:rFonts w:asciiTheme="majorBidi" w:eastAsia="Calibri" w:hAnsiTheme="majorBidi" w:cstheme="majorBidi"/>
              </w:rPr>
            </w:rPrChange>
          </w:rPr>
          <w:delText>CONTRACTOR</w:delText>
        </w:r>
      </w:del>
      <w:ins w:id="2313" w:author="Al Hashmi, Ahmed OLNG-ICV/1" w:date="2026-03-18T12:10:00Z" w16du:dateUtc="2026-03-18T08:10:00Z">
        <w:r w:rsidR="00833133" w:rsidRPr="005F252C">
          <w:rPr>
            <w:rFonts w:ascii="Candara" w:hAnsi="Candara"/>
            <w:rPrChange w:id="2314"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315" w:author="Al Riyami, Azza OLNG-SCC/12" w:date="2026-03-30T14:14:00Z" w16du:dateUtc="2026-03-30T10:14:00Z">
            <w:rPr>
              <w:rFonts w:asciiTheme="majorBidi" w:eastAsia="Calibri" w:hAnsiTheme="majorBidi" w:cstheme="majorBidi"/>
            </w:rPr>
          </w:rPrChange>
        </w:rPr>
        <w:t xml:space="preserve"> shall list at least 5 items under each selected category in </w:t>
      </w:r>
      <w:r w:rsidRPr="005F252C">
        <w:rPr>
          <w:rFonts w:ascii="Candara" w:hAnsi="Candara"/>
          <w:rPrChange w:id="2316" w:author="Al Riyami, Azza OLNG-SCC/12" w:date="2026-03-30T14:14:00Z" w16du:dateUtc="2026-03-30T10:14:00Z">
            <w:rPr>
              <w:rFonts w:asciiTheme="majorBidi" w:eastAsia="Calibri" w:hAnsiTheme="majorBidi" w:cstheme="majorBidi"/>
              <w:bCs/>
            </w:rPr>
          </w:rPrChange>
        </w:rPr>
        <w:t>Table D2 in Appendix A</w:t>
      </w:r>
      <w:r w:rsidRPr="005F252C">
        <w:rPr>
          <w:rFonts w:ascii="Candara" w:hAnsi="Candara"/>
          <w:rPrChange w:id="2317" w:author="Al Riyami, Azza OLNG-SCC/12" w:date="2026-03-30T14:14:00Z" w16du:dateUtc="2026-03-30T10:14:00Z">
            <w:rPr>
              <w:rFonts w:asciiTheme="majorBidi" w:eastAsia="Calibri" w:hAnsiTheme="majorBidi" w:cstheme="majorBidi"/>
            </w:rPr>
          </w:rPrChange>
        </w:rPr>
        <w:t xml:space="preserve">. </w:t>
      </w:r>
      <w:del w:id="2318" w:author="Al Hashmi, Ahmed OLNG-ICV/1" w:date="2026-03-18T12:10:00Z" w16du:dateUtc="2026-03-18T08:10:00Z">
        <w:r w:rsidRPr="005F252C" w:rsidDel="00833133">
          <w:rPr>
            <w:rFonts w:ascii="Candara" w:hAnsi="Candara"/>
            <w:rPrChange w:id="2319" w:author="Al Riyami, Azza OLNG-SCC/12" w:date="2026-03-30T14:14:00Z" w16du:dateUtc="2026-03-30T10:14:00Z">
              <w:rPr>
                <w:rFonts w:asciiTheme="majorBidi" w:eastAsia="Calibri" w:hAnsiTheme="majorBidi" w:cstheme="majorBidi"/>
              </w:rPr>
            </w:rPrChange>
          </w:rPr>
          <w:delText>CONTRACTOR</w:delText>
        </w:r>
      </w:del>
      <w:ins w:id="2320" w:author="Al Hashmi, Ahmed OLNG-ICV/1" w:date="2026-03-18T12:10:00Z" w16du:dateUtc="2026-03-18T08:10:00Z">
        <w:r w:rsidR="00833133" w:rsidRPr="005F252C">
          <w:rPr>
            <w:rFonts w:ascii="Candara" w:hAnsi="Candara"/>
            <w:rPrChange w:id="2321"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322" w:author="Al Riyami, Azza OLNG-SCC/12" w:date="2026-03-30T14:14:00Z" w16du:dateUtc="2026-03-30T10:14:00Z">
            <w:rPr>
              <w:rFonts w:asciiTheme="majorBidi" w:eastAsia="Calibri" w:hAnsiTheme="majorBidi" w:cstheme="majorBidi"/>
            </w:rPr>
          </w:rPrChange>
        </w:rPr>
        <w:t xml:space="preserve"> is also encouraged to list as many items per category as applicable.</w:t>
      </w:r>
    </w:p>
    <w:p w14:paraId="6F6F2D25" w14:textId="4B5A0F05" w:rsidR="00F86CF4" w:rsidRPr="005F252C" w:rsidDel="000D23B8" w:rsidRDefault="00F86CF4">
      <w:pPr>
        <w:rPr>
          <w:del w:id="2323" w:author="Al Oraimi, Ahmed Mubarak OLNG-ICV/T2" w:date="2026-03-29T01:41:00Z" w16du:dateUtc="2026-03-28T21:41:00Z"/>
          <w:sz w:val="22"/>
          <w:rPrChange w:id="2324" w:author="Al Riyami, Azza OLNG-SCC/12" w:date="2026-03-30T14:14:00Z" w16du:dateUtc="2026-03-30T10:14:00Z">
            <w:rPr>
              <w:del w:id="2325" w:author="Al Oraimi, Ahmed Mubarak OLNG-ICV/T2" w:date="2026-03-29T01:41:00Z" w16du:dateUtc="2026-03-28T21:41:00Z"/>
              <w:rFonts w:ascii="Times New Roman" w:hAnsi="Times New Roman"/>
              <w:sz w:val="22"/>
            </w:rPr>
          </w:rPrChange>
        </w:rPr>
      </w:pPr>
      <w:del w:id="2326" w:author="Al Oraimi, Ahmed Mubarak OLNG-ICV/T2" w:date="2026-03-29T01:41:00Z" w16du:dateUtc="2026-03-28T21:41:00Z">
        <w:r w:rsidRPr="003D5766" w:rsidDel="000D23B8">
          <w:br w:type="page"/>
        </w:r>
      </w:del>
    </w:p>
    <w:p w14:paraId="0B9DC59D" w14:textId="77777777" w:rsidR="00B506B6" w:rsidRPr="005F252C" w:rsidDel="00F86CF4" w:rsidRDefault="00B506B6">
      <w:pPr>
        <w:pStyle w:val="Level4"/>
        <w:rPr>
          <w:del w:id="2327" w:author="Al Oraimi, Ahmed Mubarak OLNG-ICV/T2" w:date="2026-03-28T17:49:00Z" w16du:dateUtc="2026-03-28T13:49:00Z"/>
          <w:rFonts w:ascii="Candara" w:hAnsi="Candara"/>
          <w:rPrChange w:id="2328" w:author="Al Riyami, Azza OLNG-SCC/12" w:date="2026-03-30T14:14:00Z" w16du:dateUtc="2026-03-30T10:14:00Z">
            <w:rPr>
              <w:del w:id="2329" w:author="Al Oraimi, Ahmed Mubarak OLNG-ICV/T2" w:date="2026-03-28T17:49:00Z" w16du:dateUtc="2026-03-28T13:49:00Z"/>
              <w:rFonts w:asciiTheme="majorBidi" w:eastAsia="Calibri" w:hAnsiTheme="majorBidi" w:cstheme="majorBidi"/>
              <w:sz w:val="22"/>
            </w:rPr>
          </w:rPrChange>
        </w:rPr>
        <w:pPrChange w:id="2330" w:author="Al Oraimi, Ahmed Mubarak OLNG-ICV/T2" w:date="2026-03-28T17:49:00Z" w16du:dateUtc="2026-03-28T13:49:00Z">
          <w:pPr>
            <w:numPr>
              <w:ilvl w:val="2"/>
              <w:numId w:val="29"/>
            </w:numPr>
            <w:suppressAutoHyphens/>
            <w:autoSpaceDN w:val="0"/>
            <w:spacing w:before="120"/>
            <w:ind w:left="1134" w:hanging="1134"/>
            <w:jc w:val="both"/>
            <w:textAlignment w:val="baseline"/>
          </w:pPr>
        </w:pPrChange>
      </w:pPr>
    </w:p>
    <w:p w14:paraId="00F80E08" w14:textId="40997461" w:rsidR="00BF7969" w:rsidRPr="005F252C" w:rsidDel="00F86CF4" w:rsidRDefault="00BF7969">
      <w:pPr>
        <w:pStyle w:val="Level4"/>
        <w:rPr>
          <w:del w:id="2331" w:author="Al Oraimi, Ahmed Mubarak OLNG-ICV/T2" w:date="2026-03-28T17:50:00Z" w16du:dateUtc="2026-03-28T13:50:00Z"/>
          <w:rFonts w:ascii="Candara" w:hAnsi="Candara"/>
          <w:rPrChange w:id="2332" w:author="Al Riyami, Azza OLNG-SCC/12" w:date="2026-03-30T14:14:00Z" w16du:dateUtc="2026-03-30T10:14:00Z">
            <w:rPr>
              <w:del w:id="2333" w:author="Al Oraimi, Ahmed Mubarak OLNG-ICV/T2" w:date="2026-03-28T17:50:00Z" w16du:dateUtc="2026-03-28T13:50:00Z"/>
            </w:rPr>
          </w:rPrChange>
        </w:rPr>
      </w:pPr>
      <w:bookmarkStart w:id="2334" w:name="_Hlk215932508"/>
      <w:r w:rsidRPr="005F252C">
        <w:rPr>
          <w:rFonts w:ascii="Candara" w:hAnsi="Candara"/>
          <w:rPrChange w:id="2335" w:author="Al Riyami, Azza OLNG-SCC/12" w:date="2026-03-30T14:14:00Z" w16du:dateUtc="2026-03-30T10:14:00Z">
            <w:rPr>
              <w:rFonts w:asciiTheme="majorBidi" w:eastAsia="Calibri" w:hAnsiTheme="majorBidi" w:cstheme="majorBidi"/>
            </w:rPr>
          </w:rPrChange>
        </w:rPr>
        <w:t xml:space="preserve">All procurement shall be sourced from Oman and shall at all times give preference to concession area. </w:t>
      </w:r>
      <w:del w:id="2336" w:author="Al Hashmi, Ahmed OLNG-ICV/1" w:date="2026-03-18T12:10:00Z" w16du:dateUtc="2026-03-18T08:10:00Z">
        <w:r w:rsidRPr="005F252C" w:rsidDel="00833133">
          <w:rPr>
            <w:rFonts w:ascii="Candara" w:hAnsi="Candara"/>
            <w:rPrChange w:id="2337" w:author="Al Riyami, Azza OLNG-SCC/12" w:date="2026-03-30T14:14:00Z" w16du:dateUtc="2026-03-30T10:14:00Z">
              <w:rPr>
                <w:rFonts w:asciiTheme="majorBidi" w:eastAsia="Calibri" w:hAnsiTheme="majorBidi" w:cstheme="majorBidi"/>
              </w:rPr>
            </w:rPrChange>
          </w:rPr>
          <w:delText>CONTRACTOR</w:delText>
        </w:r>
      </w:del>
      <w:ins w:id="2338" w:author="Al Hashmi, Ahmed OLNG-ICV/1" w:date="2026-03-18T12:10:00Z" w16du:dateUtc="2026-03-18T08:10:00Z">
        <w:r w:rsidR="00833133" w:rsidRPr="005F252C">
          <w:rPr>
            <w:rFonts w:ascii="Candara" w:hAnsi="Candara"/>
            <w:rPrChange w:id="2339"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340" w:author="Al Riyami, Azza OLNG-SCC/12" w:date="2026-03-30T14:14:00Z" w16du:dateUtc="2026-03-30T10:14:00Z">
            <w:rPr>
              <w:rFonts w:asciiTheme="majorBidi" w:eastAsia="Calibri" w:hAnsiTheme="majorBidi" w:cstheme="majorBidi"/>
            </w:rPr>
          </w:rPrChange>
        </w:rPr>
        <w:t xml:space="preserve"> shall obtain CONTRACT HOLDER written approval to source from outside of Oman. Any direct procurement through this tender valued at RO </w:t>
      </w:r>
      <w:commentRangeStart w:id="2341"/>
      <w:del w:id="2342" w:author="Al Hashmi, Ahmed OLNG-ICV/1" w:date="2025-12-06T16:26:00Z" w16du:dateUtc="2025-12-06T12:26:00Z">
        <w:r w:rsidRPr="005F252C" w:rsidDel="003E4283">
          <w:rPr>
            <w:rFonts w:ascii="Candara" w:hAnsi="Candara"/>
            <w:rPrChange w:id="2343" w:author="Al Riyami, Azza OLNG-SCC/12" w:date="2026-03-30T14:14:00Z" w16du:dateUtc="2026-03-30T10:14:00Z">
              <w:rPr>
                <w:rFonts w:asciiTheme="majorBidi" w:eastAsia="Calibri" w:hAnsiTheme="majorBidi" w:cstheme="majorBidi"/>
              </w:rPr>
            </w:rPrChange>
          </w:rPr>
          <w:delText>10</w:delText>
        </w:r>
      </w:del>
      <w:ins w:id="2344" w:author="Al Hashmi, Ahmed OLNG-ICV/1" w:date="2025-12-06T16:26:00Z" w16du:dateUtc="2025-12-06T12:26:00Z">
        <w:r w:rsidR="003E4283" w:rsidRPr="005F252C">
          <w:rPr>
            <w:rFonts w:ascii="Candara" w:hAnsi="Candara"/>
            <w:rtl/>
            <w:rPrChange w:id="2345" w:author="Al Riyami, Azza OLNG-SCC/12" w:date="2026-03-30T14:14:00Z" w16du:dateUtc="2026-03-30T10:14:00Z">
              <w:rPr>
                <w:rFonts w:asciiTheme="majorBidi" w:eastAsia="Calibri" w:hAnsiTheme="majorBidi" w:cstheme="majorBidi"/>
                <w:rtl/>
              </w:rPr>
            </w:rPrChange>
          </w:rPr>
          <w:t>25</w:t>
        </w:r>
      </w:ins>
      <w:r w:rsidRPr="005F252C">
        <w:rPr>
          <w:rFonts w:ascii="Candara" w:hAnsi="Candara"/>
          <w:rPrChange w:id="2346" w:author="Al Riyami, Azza OLNG-SCC/12" w:date="2026-03-30T14:14:00Z" w16du:dateUtc="2026-03-30T10:14:00Z">
            <w:rPr>
              <w:rFonts w:asciiTheme="majorBidi" w:eastAsia="Calibri" w:hAnsiTheme="majorBidi" w:cstheme="majorBidi"/>
            </w:rPr>
          </w:rPrChange>
        </w:rPr>
        <w:t xml:space="preserve">,000 </w:t>
      </w:r>
      <w:commentRangeEnd w:id="2341"/>
      <w:r w:rsidR="000324A9" w:rsidRPr="005F252C">
        <w:rPr>
          <w:rStyle w:val="CommentReference"/>
          <w:rFonts w:ascii="Candara" w:hAnsi="Candara"/>
          <w:sz w:val="22"/>
          <w:szCs w:val="22"/>
          <w:rPrChange w:id="2347" w:author="Al Riyami, Azza OLNG-SCC/12" w:date="2026-03-30T14:14:00Z" w16du:dateUtc="2026-03-30T10:14:00Z">
            <w:rPr>
              <w:rStyle w:val="CommentReference"/>
              <w:rFonts w:asciiTheme="majorBidi" w:eastAsia="Calibri" w:hAnsiTheme="majorBidi" w:cstheme="majorBidi"/>
              <w:sz w:val="22"/>
              <w:szCs w:val="22"/>
            </w:rPr>
          </w:rPrChange>
        </w:rPr>
        <w:commentReference w:id="2341"/>
      </w:r>
      <w:r w:rsidRPr="005F252C">
        <w:rPr>
          <w:rFonts w:ascii="Candara" w:hAnsi="Candara"/>
          <w:rPrChange w:id="2348" w:author="Al Riyami, Azza OLNG-SCC/12" w:date="2026-03-30T14:14:00Z" w16du:dateUtc="2026-03-30T10:14:00Z">
            <w:rPr>
              <w:rFonts w:asciiTheme="majorBidi" w:eastAsia="Calibri" w:hAnsiTheme="majorBidi" w:cstheme="majorBidi"/>
            </w:rPr>
          </w:rPrChange>
        </w:rPr>
        <w:t>or lower must be awarded SMEs registered with the Public Authority for SME Development (Riyada) in line with MOF Circular No 1/2021.</w:t>
      </w:r>
    </w:p>
    <w:p w14:paraId="0EE06A89" w14:textId="77777777" w:rsidR="00F86CF4" w:rsidRPr="005F252C" w:rsidRDefault="00F86CF4">
      <w:pPr>
        <w:pStyle w:val="Level4"/>
        <w:rPr>
          <w:ins w:id="2349" w:author="Al Oraimi, Ahmed Mubarak OLNG-ICV/T2" w:date="2026-03-28T17:50:00Z" w16du:dateUtc="2026-03-28T13:50:00Z"/>
          <w:rFonts w:ascii="Candara" w:hAnsi="Candara"/>
          <w:rPrChange w:id="2350" w:author="Al Riyami, Azza OLNG-SCC/12" w:date="2026-03-30T14:14:00Z" w16du:dateUtc="2026-03-30T10:14:00Z">
            <w:rPr>
              <w:ins w:id="2351" w:author="Al Oraimi, Ahmed Mubarak OLNG-ICV/T2" w:date="2026-03-28T17:50:00Z" w16du:dateUtc="2026-03-28T13:50:00Z"/>
              <w:rFonts w:asciiTheme="majorBidi" w:eastAsia="Calibri" w:hAnsiTheme="majorBidi" w:cstheme="majorBidi"/>
              <w:sz w:val="22"/>
            </w:rPr>
          </w:rPrChange>
        </w:rPr>
        <w:pPrChange w:id="2352" w:author="Al Oraimi, Ahmed Mubarak OLNG-ICV/T2" w:date="2026-03-28T17:51:00Z" w16du:dateUtc="2026-03-28T13:51:00Z">
          <w:pPr>
            <w:numPr>
              <w:ilvl w:val="2"/>
              <w:numId w:val="29"/>
            </w:numPr>
            <w:suppressAutoHyphens/>
            <w:autoSpaceDN w:val="0"/>
            <w:spacing w:before="120"/>
            <w:ind w:left="1170" w:hanging="1170"/>
            <w:jc w:val="both"/>
            <w:textAlignment w:val="baseline"/>
          </w:pPr>
        </w:pPrChange>
      </w:pPr>
    </w:p>
    <w:p w14:paraId="2A1184DF" w14:textId="5A128248" w:rsidR="00456028" w:rsidRPr="005F252C" w:rsidDel="00F86CF4" w:rsidRDefault="00456028">
      <w:pPr>
        <w:rPr>
          <w:ins w:id="2353" w:author="Al Hashmi, Ahmed OLNG-ICV/1" w:date="2026-03-18T11:10:00Z" w16du:dateUtc="2026-03-18T07:10:00Z"/>
          <w:del w:id="2354" w:author="Al Oraimi, Ahmed Mubarak OLNG-ICV/T2" w:date="2026-03-28T17:50:00Z" w16du:dateUtc="2026-03-28T13:50:00Z"/>
          <w:rPrChange w:id="2355" w:author="Al Riyami, Azza OLNG-SCC/12" w:date="2026-03-30T14:14:00Z" w16du:dateUtc="2026-03-30T10:14:00Z">
            <w:rPr>
              <w:ins w:id="2356" w:author="Al Hashmi, Ahmed OLNG-ICV/1" w:date="2026-03-18T11:10:00Z" w16du:dateUtc="2026-03-18T07:10:00Z"/>
              <w:del w:id="2357" w:author="Al Oraimi, Ahmed Mubarak OLNG-ICV/T2" w:date="2026-03-28T17:50:00Z" w16du:dateUtc="2026-03-28T13:50:00Z"/>
              <w:rFonts w:asciiTheme="majorBidi" w:eastAsia="Calibri" w:hAnsiTheme="majorBidi" w:cstheme="majorBidi"/>
              <w:sz w:val="22"/>
            </w:rPr>
          </w:rPrChange>
        </w:rPr>
        <w:pPrChange w:id="2358" w:author="Al Oraimi, Ahmed Mubarak OLNG-ICV/T2" w:date="2026-03-28T15:50:00Z" w16du:dateUtc="2026-03-28T11:50:00Z">
          <w:pPr>
            <w:numPr>
              <w:ilvl w:val="2"/>
              <w:numId w:val="29"/>
            </w:numPr>
            <w:suppressAutoHyphens/>
            <w:autoSpaceDN w:val="0"/>
            <w:spacing w:before="120"/>
            <w:ind w:left="1170" w:hanging="1170"/>
            <w:jc w:val="both"/>
            <w:textAlignment w:val="baseline"/>
          </w:pPr>
        </w:pPrChange>
      </w:pPr>
    </w:p>
    <w:p w14:paraId="54450BFE" w14:textId="5A2030A1" w:rsidR="00456028" w:rsidRPr="005F252C" w:rsidRDefault="00456028">
      <w:pPr>
        <w:pStyle w:val="Level4"/>
        <w:rPr>
          <w:ins w:id="2359" w:author="Al Hashmi, Ahmed OLNG-ICV/1" w:date="2026-03-18T11:10:00Z" w16du:dateUtc="2026-03-18T07:10:00Z"/>
          <w:rFonts w:ascii="Candara" w:hAnsi="Candara"/>
          <w:rPrChange w:id="2360" w:author="Al Riyami, Azza OLNG-SCC/12" w:date="2026-03-30T14:14:00Z" w16du:dateUtc="2026-03-30T10:14:00Z">
            <w:rPr>
              <w:ins w:id="2361" w:author="Al Hashmi, Ahmed OLNG-ICV/1" w:date="2026-03-18T11:10:00Z" w16du:dateUtc="2026-03-18T07:10:00Z"/>
              <w:rFonts w:asciiTheme="majorBidi" w:eastAsia="Calibri" w:hAnsiTheme="majorBidi" w:cstheme="majorBidi"/>
              <w:sz w:val="22"/>
            </w:rPr>
          </w:rPrChange>
        </w:rPr>
        <w:pPrChange w:id="2362" w:author="Al Oraimi, Ahmed Mubarak OLNG-ICV/T2" w:date="2026-03-28T17:51:00Z" w16du:dateUtc="2026-03-28T13:51:00Z">
          <w:pPr>
            <w:pStyle w:val="ListParagraph"/>
            <w:numPr>
              <w:ilvl w:val="2"/>
              <w:numId w:val="29"/>
            </w:numPr>
            <w:suppressAutoHyphens/>
            <w:autoSpaceDN w:val="0"/>
            <w:spacing w:before="120"/>
            <w:ind w:left="1134" w:hanging="1134"/>
            <w:jc w:val="both"/>
            <w:textAlignment w:val="baseline"/>
          </w:pPr>
        </w:pPrChange>
      </w:pPr>
      <w:ins w:id="2363" w:author="Al Hashmi, Ahmed OLNG-ICV/1" w:date="2026-03-18T11:10:00Z" w16du:dateUtc="2026-03-18T07:10:00Z">
        <w:r w:rsidRPr="005F252C">
          <w:rPr>
            <w:rFonts w:ascii="Candara" w:hAnsi="Candara"/>
            <w:rPrChange w:id="2364" w:author="Al Riyami, Azza OLNG-SCC/12" w:date="2026-03-30T14:14:00Z" w16du:dateUtc="2026-03-30T10:14:00Z">
              <w:rPr>
                <w:rFonts w:asciiTheme="majorBidi" w:eastAsia="Calibri" w:hAnsiTheme="majorBidi" w:cstheme="majorBidi"/>
              </w:rPr>
            </w:rPrChange>
          </w:rPr>
          <w:t xml:space="preserve">The </w:t>
        </w:r>
      </w:ins>
      <w:ins w:id="2365" w:author="Al Hashmi, Ahmed OLNG-ICV/1" w:date="2026-03-18T12:10:00Z" w16du:dateUtc="2026-03-18T08:10:00Z">
        <w:r w:rsidR="00833133" w:rsidRPr="005F252C">
          <w:rPr>
            <w:rFonts w:ascii="Candara" w:hAnsi="Candara"/>
            <w:rPrChange w:id="2366" w:author="Al Riyami, Azza OLNG-SCC/12" w:date="2026-03-30T14:14:00Z" w16du:dateUtc="2026-03-30T10:14:00Z">
              <w:rPr>
                <w:rFonts w:asciiTheme="majorBidi" w:eastAsia="Calibri" w:hAnsiTheme="majorBidi" w:cstheme="majorBidi"/>
              </w:rPr>
            </w:rPrChange>
          </w:rPr>
          <w:t>CONTRACTOR</w:t>
        </w:r>
      </w:ins>
      <w:ins w:id="2367" w:author="Al Hashmi, Ahmed OLNG-ICV/1" w:date="2026-03-18T11:10:00Z" w16du:dateUtc="2026-03-18T07:10:00Z">
        <w:r w:rsidRPr="005F252C">
          <w:rPr>
            <w:rFonts w:ascii="Candara" w:hAnsi="Candara"/>
            <w:rPrChange w:id="2368" w:author="Al Riyami, Azza OLNG-SCC/12" w:date="2026-03-30T14:14:00Z" w16du:dateUtc="2026-03-30T10:14:00Z">
              <w:rPr>
                <w:rFonts w:asciiTheme="majorBidi" w:eastAsia="Calibri" w:hAnsiTheme="majorBidi" w:cstheme="majorBidi"/>
              </w:rPr>
            </w:rPrChange>
          </w:rPr>
          <w:t xml:space="preserve"> shall adhere to mandatory list </w:t>
        </w:r>
      </w:ins>
      <w:ins w:id="2369" w:author="Al Hashmi, Ahmed OLNG-ICV/1" w:date="2026-03-18T12:19:00Z" w16du:dateUtc="2026-03-18T08:19:00Z">
        <w:r w:rsidR="008A0128" w:rsidRPr="005F252C">
          <w:rPr>
            <w:rFonts w:ascii="Candara" w:hAnsi="Candara"/>
            <w:rPrChange w:id="2370" w:author="Al Riyami, Azza OLNG-SCC/12" w:date="2026-03-30T14:14:00Z" w16du:dateUtc="2026-03-30T10:14:00Z">
              <w:rPr>
                <w:rFonts w:asciiTheme="majorBidi" w:eastAsia="Calibri" w:hAnsiTheme="majorBidi" w:cstheme="majorBidi"/>
              </w:rPr>
            </w:rPrChange>
          </w:rPr>
          <w:t>of Made</w:t>
        </w:r>
      </w:ins>
      <w:ins w:id="2371" w:author="Al Hashmi, Ahmed OLNG-ICV/1" w:date="2026-03-18T11:10:00Z" w16du:dateUtc="2026-03-18T07:10:00Z">
        <w:r w:rsidRPr="005F252C">
          <w:rPr>
            <w:rFonts w:ascii="Candara" w:hAnsi="Candara"/>
            <w:rPrChange w:id="2372" w:author="Al Riyami, Azza OLNG-SCC/12" w:date="2026-03-30T14:14:00Z" w16du:dateUtc="2026-03-30T10:14:00Z">
              <w:rPr>
                <w:rFonts w:asciiTheme="majorBidi" w:eastAsia="Calibri" w:hAnsiTheme="majorBidi" w:cstheme="majorBidi"/>
              </w:rPr>
            </w:rPrChange>
          </w:rPr>
          <w:t xml:space="preserve">-in-Oman materials and Local Sourcing of Goods and Services wherever applicable, as per Appendix </w:t>
        </w:r>
        <w:del w:id="2373" w:author="Al Oraimi, Ahmed Mubarak OLNG-ICV/T2" w:date="2026-03-29T02:00:00Z" w16du:dateUtc="2026-03-28T22:00:00Z">
          <w:r w:rsidRPr="005F252C" w:rsidDel="00EB634F">
            <w:rPr>
              <w:rFonts w:ascii="Candara" w:hAnsi="Candara"/>
              <w:rPrChange w:id="2374" w:author="Al Riyami, Azza OLNG-SCC/12" w:date="2026-03-30T14:14:00Z" w16du:dateUtc="2026-03-30T10:14:00Z">
                <w:rPr>
                  <w:rFonts w:asciiTheme="majorBidi" w:eastAsia="Calibri" w:hAnsiTheme="majorBidi" w:cstheme="majorBidi"/>
                </w:rPr>
              </w:rPrChange>
            </w:rPr>
            <w:delText>F</w:delText>
          </w:r>
        </w:del>
      </w:ins>
      <w:ins w:id="2375" w:author="Al Oraimi, Ahmed Mubarak OLNG-ICV/T2" w:date="2026-03-29T02:00:00Z" w16du:dateUtc="2026-03-28T22:00:00Z">
        <w:r w:rsidR="00EB634F" w:rsidRPr="005F252C">
          <w:rPr>
            <w:rFonts w:ascii="Candara" w:hAnsi="Candara"/>
            <w:rPrChange w:id="2376" w:author="Al Riyami, Azza OLNG-SCC/12" w:date="2026-03-30T14:14:00Z" w16du:dateUtc="2026-03-30T10:14:00Z">
              <w:rPr/>
            </w:rPrChange>
          </w:rPr>
          <w:t>E</w:t>
        </w:r>
      </w:ins>
      <w:ins w:id="2377" w:author="Al Hashmi, Ahmed OLNG-ICV/1" w:date="2026-03-18T11:10:00Z" w16du:dateUtc="2026-03-18T07:10:00Z">
        <w:r w:rsidRPr="005F252C">
          <w:rPr>
            <w:rFonts w:ascii="Candara" w:hAnsi="Candara"/>
            <w:rPrChange w:id="2378" w:author="Al Riyami, Azza OLNG-SCC/12" w:date="2026-03-30T14:14:00Z" w16du:dateUtc="2026-03-30T10:14:00Z">
              <w:rPr>
                <w:rFonts w:asciiTheme="majorBidi" w:eastAsia="Calibri" w:hAnsiTheme="majorBidi" w:cstheme="majorBidi"/>
              </w:rPr>
            </w:rPrChange>
          </w:rPr>
          <w:t xml:space="preserve"> and comply with any future updates issued by governmental entities.</w:t>
        </w:r>
      </w:ins>
    </w:p>
    <w:p w14:paraId="77E9F9AB" w14:textId="29181F43" w:rsidR="00456028" w:rsidRPr="005F252C" w:rsidRDefault="00456028">
      <w:pPr>
        <w:pStyle w:val="Level4"/>
        <w:rPr>
          <w:ins w:id="2379" w:author="Al Hashmi, Ahmed OLNG-ICV/1" w:date="2026-03-18T11:10:00Z" w16du:dateUtc="2026-03-18T07:10:00Z"/>
          <w:rPrChange w:id="2380" w:author="Al Riyami, Azza OLNG-SCC/12" w:date="2026-03-30T14:14:00Z" w16du:dateUtc="2026-03-30T10:14:00Z">
            <w:rPr>
              <w:ins w:id="2381" w:author="Al Hashmi, Ahmed OLNG-ICV/1" w:date="2026-03-18T11:10:00Z" w16du:dateUtc="2026-03-18T07:10:00Z"/>
              <w:rFonts w:eastAsia="Calibri"/>
              <w:sz w:val="22"/>
            </w:rPr>
          </w:rPrChange>
        </w:rPr>
        <w:pPrChange w:id="2382" w:author="Al Oraimi, Ahmed Mubarak OLNG-ICV/T2" w:date="2026-03-28T17:51:00Z" w16du:dateUtc="2026-03-28T13:51:00Z">
          <w:pPr>
            <w:pStyle w:val="ListParagraph"/>
            <w:numPr>
              <w:ilvl w:val="2"/>
              <w:numId w:val="29"/>
            </w:numPr>
            <w:suppressAutoHyphens/>
            <w:autoSpaceDN w:val="0"/>
            <w:spacing w:before="120"/>
            <w:ind w:left="1134" w:hanging="1134"/>
            <w:contextualSpacing w:val="0"/>
            <w:jc w:val="both"/>
            <w:textAlignment w:val="baseline"/>
          </w:pPr>
        </w:pPrChange>
      </w:pPr>
      <w:ins w:id="2383" w:author="Al Hashmi, Ahmed OLNG-ICV/1" w:date="2026-03-18T11:10:00Z" w16du:dateUtc="2026-03-18T07:10:00Z">
        <w:r w:rsidRPr="005F252C">
          <w:rPr>
            <w:rFonts w:ascii="Candara" w:hAnsi="Candara"/>
            <w:rPrChange w:id="2384" w:author="Al Riyami, Azza OLNG-SCC/12" w:date="2026-03-30T14:14:00Z" w16du:dateUtc="2026-03-30T10:14:00Z">
              <w:rPr>
                <w:rFonts w:eastAsia="Calibri"/>
              </w:rPr>
            </w:rPrChange>
          </w:rPr>
          <w:t xml:space="preserve">The </w:t>
        </w:r>
      </w:ins>
      <w:ins w:id="2385" w:author="Al Hashmi, Ahmed OLNG-ICV/1" w:date="2026-03-18T12:10:00Z" w16du:dateUtc="2026-03-18T08:10:00Z">
        <w:r w:rsidR="00833133" w:rsidRPr="005F252C">
          <w:rPr>
            <w:rFonts w:ascii="Candara" w:hAnsi="Candara"/>
            <w:rPrChange w:id="2386" w:author="Al Riyami, Azza OLNG-SCC/12" w:date="2026-03-30T14:14:00Z" w16du:dateUtc="2026-03-30T10:14:00Z">
              <w:rPr>
                <w:rFonts w:eastAsia="Calibri"/>
              </w:rPr>
            </w:rPrChange>
          </w:rPr>
          <w:t>CONTRACTOR</w:t>
        </w:r>
      </w:ins>
      <w:ins w:id="2387" w:author="Al Hashmi, Ahmed OLNG-ICV/1" w:date="2026-03-18T11:10:00Z" w16du:dateUtc="2026-03-18T07:10:00Z">
        <w:r w:rsidRPr="005F252C">
          <w:rPr>
            <w:rFonts w:ascii="Candara" w:hAnsi="Candara"/>
            <w:rPrChange w:id="2388" w:author="Al Riyami, Azza OLNG-SCC/12" w:date="2026-03-30T14:14:00Z" w16du:dateUtc="2026-03-30T10:14:00Z">
              <w:rPr>
                <w:rFonts w:eastAsia="Calibri"/>
              </w:rPr>
            </w:rPrChange>
          </w:rPr>
          <w:t xml:space="preserve"> shall confirm the compliance of utilising all Made-in-Oman materials and Local Sourcing of Goods and Services as per Appendix </w:t>
        </w:r>
        <w:del w:id="2389" w:author="Al Oraimi, Ahmed Mubarak OLNG-ICV/T2" w:date="2026-03-29T02:01:00Z" w16du:dateUtc="2026-03-28T22:01:00Z">
          <w:r w:rsidRPr="005F252C" w:rsidDel="00EB634F">
            <w:rPr>
              <w:rFonts w:ascii="Candara" w:hAnsi="Candara"/>
              <w:rPrChange w:id="2390" w:author="Al Riyami, Azza OLNG-SCC/12" w:date="2026-03-30T14:14:00Z" w16du:dateUtc="2026-03-30T10:14:00Z">
                <w:rPr>
                  <w:rFonts w:eastAsia="Calibri"/>
                </w:rPr>
              </w:rPrChange>
            </w:rPr>
            <w:delText>F</w:delText>
          </w:r>
        </w:del>
      </w:ins>
      <w:ins w:id="2391" w:author="Al Oraimi, Ahmed Mubarak OLNG-ICV/T2" w:date="2026-03-29T02:01:00Z" w16du:dateUtc="2026-03-28T22:01:00Z">
        <w:r w:rsidR="00EB634F" w:rsidRPr="005F252C">
          <w:rPr>
            <w:rFonts w:ascii="Candara" w:hAnsi="Candara"/>
            <w:rPrChange w:id="2392" w:author="Al Riyami, Azza OLNG-SCC/12" w:date="2026-03-30T14:14:00Z" w16du:dateUtc="2026-03-30T10:14:00Z">
              <w:rPr/>
            </w:rPrChange>
          </w:rPr>
          <w:t>E</w:t>
        </w:r>
      </w:ins>
      <w:ins w:id="2393" w:author="Al Hashmi, Ahmed OLNG-ICV/1" w:date="2026-03-18T11:10:00Z" w16du:dateUtc="2026-03-18T07:10:00Z">
        <w:r w:rsidRPr="005F252C">
          <w:rPr>
            <w:rFonts w:ascii="Candara" w:hAnsi="Candara"/>
            <w:rPrChange w:id="2394" w:author="Al Riyami, Azza OLNG-SCC/12" w:date="2026-03-30T14:14:00Z" w16du:dateUtc="2026-03-30T10:14:00Z">
              <w:rPr>
                <w:rFonts w:eastAsia="Calibri"/>
              </w:rPr>
            </w:rPrChange>
          </w:rPr>
          <w:t xml:space="preserve"> in the execution of the Contract.</w:t>
        </w:r>
      </w:ins>
    </w:p>
    <w:p w14:paraId="2E0F7793" w14:textId="2D05B285" w:rsidR="00456028" w:rsidRPr="005F252C" w:rsidDel="005F4110" w:rsidRDefault="00456028">
      <w:pPr>
        <w:pStyle w:val="Level4"/>
        <w:rPr>
          <w:del w:id="2395" w:author="Al Oraimi, Ahmed Mubarak OLNG-ICV/T2" w:date="2026-03-28T17:53:00Z" w16du:dateUtc="2026-03-28T13:53:00Z"/>
          <w:rFonts w:ascii="Candara" w:hAnsi="Candara"/>
          <w:rPrChange w:id="2396" w:author="Al Riyami, Azza OLNG-SCC/12" w:date="2026-03-30T14:14:00Z" w16du:dateUtc="2026-03-30T10:14:00Z">
            <w:rPr>
              <w:del w:id="2397" w:author="Al Oraimi, Ahmed Mubarak OLNG-ICV/T2" w:date="2026-03-28T17:53:00Z" w16du:dateUtc="2026-03-28T13:53:00Z"/>
            </w:rPr>
          </w:rPrChange>
        </w:rPr>
      </w:pPr>
      <w:ins w:id="2398" w:author="Al Hashmi, Ahmed OLNG-ICV/1" w:date="2026-03-18T11:10:00Z" w16du:dateUtc="2026-03-18T07:10:00Z">
        <w:r w:rsidRPr="005F252C">
          <w:rPr>
            <w:rFonts w:ascii="Candara" w:hAnsi="Candara"/>
            <w:rPrChange w:id="2399" w:author="Al Riyami, Azza OLNG-SCC/12" w:date="2026-03-30T14:14:00Z" w16du:dateUtc="2026-03-30T10:14:00Z">
              <w:rPr>
                <w:rFonts w:eastAsia="Calibri"/>
              </w:rPr>
            </w:rPrChange>
          </w:rPr>
          <w:t xml:space="preserve">The </w:t>
        </w:r>
      </w:ins>
      <w:ins w:id="2400" w:author="Al Hashmi, Ahmed OLNG-ICV/1" w:date="2026-03-18T12:10:00Z" w16du:dateUtc="2026-03-18T08:10:00Z">
        <w:r w:rsidR="00833133" w:rsidRPr="005F252C">
          <w:rPr>
            <w:rFonts w:ascii="Candara" w:hAnsi="Candara"/>
            <w:rPrChange w:id="2401" w:author="Al Riyami, Azza OLNG-SCC/12" w:date="2026-03-30T14:14:00Z" w16du:dateUtc="2026-03-30T10:14:00Z">
              <w:rPr>
                <w:rFonts w:eastAsia="Calibri"/>
              </w:rPr>
            </w:rPrChange>
          </w:rPr>
          <w:t>CONTRACTOR</w:t>
        </w:r>
      </w:ins>
      <w:ins w:id="2402" w:author="Al Hashmi, Ahmed OLNG-ICV/1" w:date="2026-03-18T11:10:00Z" w16du:dateUtc="2026-03-18T07:10:00Z">
        <w:r w:rsidRPr="005F252C">
          <w:rPr>
            <w:rFonts w:ascii="Candara" w:hAnsi="Candara"/>
            <w:rPrChange w:id="2403" w:author="Al Riyami, Azza OLNG-SCC/12" w:date="2026-03-30T14:14:00Z" w16du:dateUtc="2026-03-30T10:14:00Z">
              <w:rPr>
                <w:rFonts w:eastAsia="Calibri"/>
              </w:rPr>
            </w:rPrChange>
          </w:rPr>
          <w:t xml:space="preserve"> shall provide to the </w:t>
        </w:r>
      </w:ins>
      <w:ins w:id="2404" w:author="Al Hashmi, Ahmed OLNG-ICV/1" w:date="2026-03-18T12:11:00Z" w16du:dateUtc="2026-03-18T08:11:00Z">
        <w:r w:rsidR="00833133" w:rsidRPr="005F252C">
          <w:rPr>
            <w:rFonts w:ascii="Candara" w:hAnsi="Candara"/>
            <w:rPrChange w:id="2405" w:author="Al Riyami, Azza OLNG-SCC/12" w:date="2026-03-30T14:14:00Z" w16du:dateUtc="2026-03-30T10:14:00Z">
              <w:rPr>
                <w:rFonts w:eastAsia="Calibri"/>
              </w:rPr>
            </w:rPrChange>
          </w:rPr>
          <w:t>COMPANY</w:t>
        </w:r>
      </w:ins>
      <w:ins w:id="2406" w:author="Al Hashmi, Ahmed OLNG-ICV/1" w:date="2026-03-18T11:10:00Z" w16du:dateUtc="2026-03-18T07:10:00Z">
        <w:r w:rsidRPr="005F252C">
          <w:rPr>
            <w:rFonts w:ascii="Candara" w:hAnsi="Candara"/>
            <w:rPrChange w:id="2407" w:author="Al Riyami, Azza OLNG-SCC/12" w:date="2026-03-30T14:14:00Z" w16du:dateUtc="2026-03-30T10:14:00Z">
              <w:rPr>
                <w:rFonts w:eastAsia="Calibri"/>
              </w:rPr>
            </w:rPrChange>
          </w:rPr>
          <w:t xml:space="preserve"> a list of Made-in-Oman materials and Local Sourcing of Goods and Services from Appendix </w:t>
        </w:r>
        <w:del w:id="2408" w:author="Al Oraimi, Ahmed Mubarak OLNG-ICV/T2" w:date="2026-03-29T02:01:00Z" w16du:dateUtc="2026-03-28T22:01:00Z">
          <w:r w:rsidRPr="005F252C" w:rsidDel="00EB634F">
            <w:rPr>
              <w:rFonts w:ascii="Candara" w:hAnsi="Candara"/>
              <w:rPrChange w:id="2409" w:author="Al Riyami, Azza OLNG-SCC/12" w:date="2026-03-30T14:14:00Z" w16du:dateUtc="2026-03-30T10:14:00Z">
                <w:rPr>
                  <w:rFonts w:eastAsia="Calibri"/>
                </w:rPr>
              </w:rPrChange>
            </w:rPr>
            <w:delText>F</w:delText>
          </w:r>
        </w:del>
      </w:ins>
      <w:ins w:id="2410" w:author="Al Oraimi, Ahmed Mubarak OLNG-ICV/T2" w:date="2026-03-29T02:01:00Z" w16du:dateUtc="2026-03-28T22:01:00Z">
        <w:r w:rsidR="00EB634F" w:rsidRPr="005F252C">
          <w:rPr>
            <w:rFonts w:ascii="Candara" w:hAnsi="Candara"/>
            <w:rPrChange w:id="2411" w:author="Al Riyami, Azza OLNG-SCC/12" w:date="2026-03-30T14:14:00Z" w16du:dateUtc="2026-03-30T10:14:00Z">
              <w:rPr/>
            </w:rPrChange>
          </w:rPr>
          <w:t>E</w:t>
        </w:r>
      </w:ins>
      <w:ins w:id="2412" w:author="Al Hashmi, Ahmed OLNG-ICV/1" w:date="2026-03-18T11:10:00Z" w16du:dateUtc="2026-03-18T07:10:00Z">
        <w:r w:rsidRPr="005F252C">
          <w:rPr>
            <w:rFonts w:ascii="Candara" w:hAnsi="Candara"/>
            <w:rPrChange w:id="2413" w:author="Al Riyami, Azza OLNG-SCC/12" w:date="2026-03-30T14:14:00Z" w16du:dateUtc="2026-03-30T10:14:00Z">
              <w:rPr>
                <w:rFonts w:eastAsia="Calibri"/>
              </w:rPr>
            </w:rPrChange>
          </w:rPr>
          <w:t xml:space="preserve"> utilised </w:t>
        </w:r>
      </w:ins>
      <w:ins w:id="2414" w:author="Al Hashmi, Ahmed OLNG-ICV/1" w:date="2026-03-18T12:19:00Z" w16du:dateUtc="2026-03-18T08:19:00Z">
        <w:r w:rsidR="008A0128" w:rsidRPr="005F252C">
          <w:rPr>
            <w:rFonts w:ascii="Candara" w:hAnsi="Candara"/>
            <w:rPrChange w:id="2415" w:author="Al Riyami, Azza OLNG-SCC/12" w:date="2026-03-30T14:14:00Z" w16du:dateUtc="2026-03-30T10:14:00Z">
              <w:rPr>
                <w:rFonts w:eastAsia="Calibri"/>
              </w:rPr>
            </w:rPrChange>
          </w:rPr>
          <w:t>in</w:t>
        </w:r>
      </w:ins>
      <w:ins w:id="2416" w:author="Al Hashmi, Ahmed OLNG-ICV/1" w:date="2026-03-18T11:10:00Z" w16du:dateUtc="2026-03-18T07:10:00Z">
        <w:r w:rsidRPr="005F252C">
          <w:rPr>
            <w:rFonts w:ascii="Candara" w:hAnsi="Candara"/>
            <w:rPrChange w:id="2417" w:author="Al Riyami, Azza OLNG-SCC/12" w:date="2026-03-30T14:14:00Z" w16du:dateUtc="2026-03-30T10:14:00Z">
              <w:rPr>
                <w:rFonts w:eastAsia="Calibri"/>
              </w:rPr>
            </w:rPrChange>
          </w:rPr>
          <w:t xml:space="preserve"> the execution of the Contract along with the supporting</w:t>
        </w:r>
      </w:ins>
      <w:ins w:id="2418" w:author="Al Hashmi, Ahmed OLNG-ICV/1" w:date="2026-03-18T12:18:00Z" w16du:dateUtc="2026-03-18T08:18:00Z">
        <w:r w:rsidR="00833133" w:rsidRPr="005F252C">
          <w:rPr>
            <w:rFonts w:ascii="Candara" w:hAnsi="Candara"/>
            <w:rPrChange w:id="2419" w:author="Al Riyami, Azza OLNG-SCC/12" w:date="2026-03-30T14:14:00Z" w16du:dateUtc="2026-03-30T10:14:00Z">
              <w:rPr>
                <w:rFonts w:eastAsia="Calibri"/>
              </w:rPr>
            </w:rPrChange>
          </w:rPr>
          <w:t xml:space="preserve"> </w:t>
        </w:r>
      </w:ins>
      <w:ins w:id="2420" w:author="Al Hashmi, Ahmed OLNG-ICV/1" w:date="2026-03-18T11:10:00Z" w16du:dateUtc="2026-03-18T07:10:00Z">
        <w:r w:rsidRPr="005F252C">
          <w:rPr>
            <w:rFonts w:ascii="Candara" w:hAnsi="Candara"/>
            <w:rPrChange w:id="2421" w:author="Al Riyami, Azza OLNG-SCC/12" w:date="2026-03-30T14:14:00Z" w16du:dateUtc="2026-03-30T10:14:00Z">
              <w:rPr>
                <w:rFonts w:eastAsia="Calibri"/>
              </w:rPr>
            </w:rPrChange>
          </w:rPr>
          <w:t>documents</w:t>
        </w:r>
      </w:ins>
      <w:ins w:id="2422" w:author="Al Hashmi, Ahmed OLNG-ICV/1" w:date="2026-03-18T12:19:00Z" w16du:dateUtc="2026-03-18T08:19:00Z">
        <w:r w:rsidR="008A0128" w:rsidRPr="005F252C">
          <w:rPr>
            <w:rFonts w:ascii="Candara" w:hAnsi="Candara"/>
            <w:rPrChange w:id="2423" w:author="Al Riyami, Azza OLNG-SCC/12" w:date="2026-03-30T14:14:00Z" w16du:dateUtc="2026-03-30T10:14:00Z">
              <w:rPr>
                <w:rFonts w:eastAsia="Calibri"/>
              </w:rPr>
            </w:rPrChange>
          </w:rPr>
          <w:t>.</w:t>
        </w:r>
      </w:ins>
    </w:p>
    <w:p w14:paraId="226FECCB" w14:textId="77777777" w:rsidR="005F4110" w:rsidRPr="005F252C" w:rsidRDefault="005F4110">
      <w:pPr>
        <w:pStyle w:val="Level4"/>
        <w:rPr>
          <w:ins w:id="2424" w:author="Al Oraimi, Ahmed Mubarak OLNG-ICV/T2" w:date="2026-03-28T17:53:00Z" w16du:dateUtc="2026-03-28T13:53:00Z"/>
          <w:rPrChange w:id="2425" w:author="Al Riyami, Azza OLNG-SCC/12" w:date="2026-03-30T14:14:00Z" w16du:dateUtc="2026-03-30T10:14:00Z">
            <w:rPr>
              <w:ins w:id="2426" w:author="Al Oraimi, Ahmed Mubarak OLNG-ICV/T2" w:date="2026-03-28T17:53:00Z" w16du:dateUtc="2026-03-28T13:53:00Z"/>
              <w:rFonts w:eastAsia="Calibri"/>
            </w:rPr>
          </w:rPrChange>
        </w:rPr>
        <w:pPrChange w:id="2427" w:author="Al Oraimi, Ahmed Mubarak OLNG-ICV/T2" w:date="2026-03-28T17:53:00Z" w16du:dateUtc="2026-03-28T13:53:00Z">
          <w:pPr>
            <w:suppressAutoHyphens/>
            <w:autoSpaceDN w:val="0"/>
            <w:spacing w:before="120"/>
            <w:jc w:val="both"/>
            <w:textAlignment w:val="baseline"/>
          </w:pPr>
        </w:pPrChange>
      </w:pPr>
    </w:p>
    <w:p w14:paraId="01589FCF" w14:textId="068C5C02" w:rsidR="00456028" w:rsidRPr="005F252C" w:rsidDel="005F4110" w:rsidRDefault="00456028">
      <w:pPr>
        <w:rPr>
          <w:del w:id="2428" w:author="Al Oraimi, Ahmed Mubarak OLNG-ICV/T2" w:date="2026-03-28T17:53:00Z" w16du:dateUtc="2026-03-28T13:53:00Z"/>
          <w:rPrChange w:id="2429" w:author="Al Riyami, Azza OLNG-SCC/12" w:date="2026-03-30T14:14:00Z" w16du:dateUtc="2026-03-30T10:14:00Z">
            <w:rPr>
              <w:del w:id="2430" w:author="Al Oraimi, Ahmed Mubarak OLNG-ICV/T2" w:date="2026-03-28T17:53:00Z" w16du:dateUtc="2026-03-28T13:53:00Z"/>
              <w:rFonts w:asciiTheme="majorBidi" w:eastAsia="Calibri" w:hAnsiTheme="majorBidi" w:cstheme="majorBidi"/>
              <w:sz w:val="22"/>
            </w:rPr>
          </w:rPrChange>
        </w:rPr>
        <w:pPrChange w:id="2431" w:author="Al Oraimi, Ahmed Mubarak OLNG-ICV/T2" w:date="2026-03-28T15:50:00Z" w16du:dateUtc="2026-03-28T11:50:00Z">
          <w:pPr>
            <w:numPr>
              <w:ilvl w:val="2"/>
              <w:numId w:val="29"/>
            </w:numPr>
            <w:suppressAutoHyphens/>
            <w:autoSpaceDN w:val="0"/>
            <w:spacing w:before="120"/>
            <w:ind w:left="1170" w:hanging="1170"/>
            <w:jc w:val="both"/>
            <w:textAlignment w:val="baseline"/>
          </w:pPr>
        </w:pPrChange>
      </w:pPr>
    </w:p>
    <w:p w14:paraId="6E1A8B3A" w14:textId="49EC7896" w:rsidR="00B506B6" w:rsidRPr="005F252C" w:rsidRDefault="00B506B6">
      <w:pPr>
        <w:pStyle w:val="Level3"/>
        <w:rPr>
          <w:ins w:id="2432" w:author="Al Hashmi, Ahmed OLNG-ICV/1" w:date="2025-12-06T17:14:00Z" w16du:dateUtc="2025-12-06T13:14:00Z"/>
          <w:rFonts w:ascii="Candara" w:hAnsi="Candara"/>
          <w:bCs/>
          <w:rPrChange w:id="2433" w:author="Al Riyami, Azza OLNG-SCC/12" w:date="2026-03-30T14:14:00Z" w16du:dateUtc="2026-03-30T10:14:00Z">
            <w:rPr>
              <w:ins w:id="2434" w:author="Al Hashmi, Ahmed OLNG-ICV/1" w:date="2025-12-06T17:14:00Z" w16du:dateUtc="2025-12-06T13:14:00Z"/>
              <w:rFonts w:eastAsia="Calibri"/>
              <w:smallCaps/>
            </w:rPr>
          </w:rPrChange>
        </w:rPr>
        <w:pPrChange w:id="2435" w:author="Al Oraimi, Ahmed Mubarak OLNG-ICV/T2" w:date="2026-03-28T17:53:00Z" w16du:dateUtc="2026-03-28T13:53:00Z">
          <w:pPr>
            <w:pStyle w:val="Heading1"/>
            <w:tabs>
              <w:tab w:val="left" w:pos="1134"/>
            </w:tabs>
            <w:spacing w:before="120"/>
          </w:pPr>
        </w:pPrChange>
      </w:pPr>
      <w:bookmarkStart w:id="2436" w:name="_Hlk215933854"/>
      <w:bookmarkEnd w:id="2180"/>
      <w:bookmarkEnd w:id="2334"/>
      <w:del w:id="2437" w:author="Al Oraimi, Ahmed Mubarak OLNG-ICV/T2" w:date="2026-03-28T17:53:00Z" w16du:dateUtc="2026-03-28T13:53:00Z">
        <w:r w:rsidRPr="005F252C" w:rsidDel="005F4110">
          <w:rPr>
            <w:rFonts w:ascii="Candara" w:hAnsi="Candara"/>
            <w:b/>
            <w:bCs/>
            <w:rPrChange w:id="2438" w:author="Al Riyami, Azza OLNG-SCC/12" w:date="2026-03-30T14:14:00Z" w16du:dateUtc="2026-03-30T10:14:00Z">
              <w:rPr>
                <w:rFonts w:eastAsia="Calibri"/>
              </w:rPr>
            </w:rPrChange>
          </w:rPr>
          <w:delText>3.</w:delText>
        </w:r>
        <w:r w:rsidR="00924569" w:rsidRPr="005F252C" w:rsidDel="005F4110">
          <w:rPr>
            <w:rFonts w:ascii="Candara" w:hAnsi="Candara"/>
            <w:b/>
            <w:bCs/>
            <w:rPrChange w:id="2439" w:author="Al Riyami, Azza OLNG-SCC/12" w:date="2026-03-30T14:14:00Z" w16du:dateUtc="2026-03-30T10:14:00Z">
              <w:rPr>
                <w:rFonts w:eastAsia="Calibri"/>
              </w:rPr>
            </w:rPrChange>
          </w:rPr>
          <w:delText>5</w:delText>
        </w:r>
        <w:r w:rsidRPr="005F252C" w:rsidDel="005F4110">
          <w:rPr>
            <w:rFonts w:ascii="Candara" w:hAnsi="Candara"/>
            <w:b/>
            <w:bCs/>
            <w:rPrChange w:id="2440" w:author="Al Riyami, Azza OLNG-SCC/12" w:date="2026-03-30T14:14:00Z" w16du:dateUtc="2026-03-30T10:14:00Z">
              <w:rPr>
                <w:rFonts w:eastAsia="Calibri"/>
              </w:rPr>
            </w:rPrChange>
          </w:rPr>
          <w:tab/>
        </w:r>
      </w:del>
      <w:r w:rsidRPr="005F252C">
        <w:rPr>
          <w:rFonts w:ascii="Candara" w:hAnsi="Candara"/>
          <w:b/>
          <w:bCs/>
          <w:rPrChange w:id="2441" w:author="Al Riyami, Azza OLNG-SCC/12" w:date="2026-03-30T14:14:00Z" w16du:dateUtc="2026-03-30T10:14:00Z">
            <w:rPr>
              <w:rFonts w:eastAsia="Calibri"/>
            </w:rPr>
          </w:rPrChange>
        </w:rPr>
        <w:t>Local Sourcing of SUBCONTRACTED Services</w:t>
      </w:r>
    </w:p>
    <w:p w14:paraId="1C515515" w14:textId="77777777" w:rsidR="00C53270" w:rsidRPr="005F252C" w:rsidDel="00C53270" w:rsidRDefault="00C53270">
      <w:pPr>
        <w:rPr>
          <w:del w:id="2442" w:author="Al Hashmi, Ahmed OLNG-ICV/1" w:date="2025-12-06T17:14:00Z" w16du:dateUtc="2025-12-06T13:14:00Z"/>
          <w:rPrChange w:id="2443" w:author="Al Riyami, Azza OLNG-SCC/12" w:date="2026-03-30T14:14:00Z" w16du:dateUtc="2026-03-30T10:14:00Z">
            <w:rPr>
              <w:del w:id="2444" w:author="Al Hashmi, Ahmed OLNG-ICV/1" w:date="2025-12-06T17:14:00Z" w16du:dateUtc="2025-12-06T13:14:00Z"/>
              <w:rFonts w:asciiTheme="majorBidi" w:eastAsia="Calibri" w:hAnsiTheme="majorBidi"/>
              <w:smallCaps/>
              <w:sz w:val="22"/>
              <w:szCs w:val="22"/>
            </w:rPr>
          </w:rPrChange>
        </w:rPr>
        <w:pPrChange w:id="2445" w:author="Al Oraimi, Ahmed Mubarak OLNG-ICV/T2" w:date="2026-03-28T15:50:00Z" w16du:dateUtc="2026-03-28T11:50:00Z">
          <w:pPr>
            <w:pStyle w:val="Heading1"/>
            <w:tabs>
              <w:tab w:val="left" w:pos="1134"/>
            </w:tabs>
            <w:spacing w:before="120"/>
          </w:pPr>
        </w:pPrChange>
      </w:pPr>
    </w:p>
    <w:p w14:paraId="0B5C22F0" w14:textId="50B83C66" w:rsidR="00B506B6" w:rsidRPr="00BA56F3" w:rsidDel="00045DD2" w:rsidRDefault="00B506B6">
      <w:pPr>
        <w:pStyle w:val="ParagraphLevel3"/>
        <w:rPr>
          <w:del w:id="2446" w:author="Al Oraimi, Ahmed Mubarak OLNG-ICV/T2" w:date="2026-03-28T17:54:00Z" w16du:dateUtc="2026-03-28T13:54:00Z"/>
        </w:rPr>
        <w:pPrChange w:id="2447" w:author="Al Oraimi, Ahmed Mubarak OLNG-ICV/T2" w:date="2026-03-28T18:00:00Z" w16du:dateUtc="2026-03-28T14:00:00Z">
          <w:pPr/>
        </w:pPrChange>
      </w:pPr>
      <w:del w:id="2448" w:author="Al Hashmi, Ahmed OLNG-ICV/1" w:date="2026-03-18T12:10:00Z" w16du:dateUtc="2026-03-18T08:10:00Z">
        <w:r w:rsidRPr="005F252C" w:rsidDel="00833133">
          <w:rPr>
            <w:rFonts w:ascii="Candara" w:hAnsi="Candara"/>
            <w:rPrChange w:id="2449" w:author="Al Riyami, Azza OLNG-SCC/12" w:date="2026-03-30T14:14:00Z" w16du:dateUtc="2026-03-30T10:14:00Z">
              <w:rPr>
                <w:rFonts w:asciiTheme="majorBidi" w:eastAsia="Calibri" w:hAnsiTheme="majorBidi" w:cstheme="majorBidi"/>
                <w:sz w:val="22"/>
              </w:rPr>
            </w:rPrChange>
          </w:rPr>
          <w:delText>CONTRACTOR</w:delText>
        </w:r>
      </w:del>
      <w:ins w:id="2450" w:author="Al Hashmi, Ahmed OLNG-ICV/1" w:date="2026-03-18T12:10:00Z" w16du:dateUtc="2026-03-18T08:10:00Z">
        <w:r w:rsidR="00833133" w:rsidRPr="005F252C">
          <w:rPr>
            <w:rFonts w:ascii="Candara" w:hAnsi="Candara"/>
            <w:rPrChange w:id="2451" w:author="Al Riyami, Azza OLNG-SCC/12" w:date="2026-03-30T14:14:00Z" w16du:dateUtc="2026-03-30T10:14:00Z">
              <w:rPr>
                <w:rFonts w:asciiTheme="majorBidi" w:eastAsia="Calibri" w:hAnsiTheme="majorBidi" w:cstheme="majorBidi"/>
                <w:sz w:val="22"/>
              </w:rPr>
            </w:rPrChange>
          </w:rPr>
          <w:t>CONTRACTOR</w:t>
        </w:r>
      </w:ins>
      <w:r w:rsidRPr="005F252C">
        <w:rPr>
          <w:rFonts w:ascii="Candara" w:hAnsi="Candara"/>
          <w:rPrChange w:id="2452" w:author="Al Riyami, Azza OLNG-SCC/12" w:date="2026-03-30T14:14:00Z" w16du:dateUtc="2026-03-30T10:14:00Z">
            <w:rPr>
              <w:rFonts w:asciiTheme="majorBidi" w:eastAsia="Calibri" w:hAnsiTheme="majorBidi" w:cstheme="majorBidi"/>
              <w:sz w:val="22"/>
            </w:rPr>
          </w:rPrChange>
        </w:rPr>
        <w:t xml:space="preserve"> shall complete </w:t>
      </w:r>
      <w:r w:rsidRPr="005F252C">
        <w:rPr>
          <w:rFonts w:ascii="Candara" w:hAnsi="Candara"/>
          <w:rPrChange w:id="2453" w:author="Al Riyami, Azza OLNG-SCC/12" w:date="2026-03-30T14:14:00Z" w16du:dateUtc="2026-03-30T10:14:00Z">
            <w:rPr>
              <w:rFonts w:asciiTheme="majorBidi" w:eastAsia="Calibri" w:hAnsiTheme="majorBidi" w:cstheme="majorBidi"/>
              <w:bCs/>
              <w:sz w:val="22"/>
            </w:rPr>
          </w:rPrChange>
        </w:rPr>
        <w:t xml:space="preserve">Table </w:t>
      </w:r>
      <w:r w:rsidR="00924569" w:rsidRPr="005F252C">
        <w:rPr>
          <w:rFonts w:ascii="Candara" w:hAnsi="Candara"/>
          <w:rPrChange w:id="2454" w:author="Al Riyami, Azza OLNG-SCC/12" w:date="2026-03-30T14:14:00Z" w16du:dateUtc="2026-03-30T10:14:00Z">
            <w:rPr>
              <w:rFonts w:asciiTheme="majorBidi" w:eastAsia="Calibri" w:hAnsiTheme="majorBidi" w:cstheme="majorBidi"/>
              <w:bCs/>
              <w:sz w:val="22"/>
            </w:rPr>
          </w:rPrChange>
        </w:rPr>
        <w:t>D</w:t>
      </w:r>
      <w:r w:rsidRPr="005F252C">
        <w:rPr>
          <w:rFonts w:ascii="Candara" w:hAnsi="Candara"/>
          <w:rPrChange w:id="2455" w:author="Al Riyami, Azza OLNG-SCC/12" w:date="2026-03-30T14:14:00Z" w16du:dateUtc="2026-03-30T10:14:00Z">
            <w:rPr>
              <w:rFonts w:asciiTheme="majorBidi" w:eastAsia="Calibri" w:hAnsiTheme="majorBidi" w:cstheme="majorBidi"/>
              <w:bCs/>
              <w:sz w:val="22"/>
            </w:rPr>
          </w:rPrChange>
        </w:rPr>
        <w:t xml:space="preserve"> in Appendix A</w:t>
      </w:r>
      <w:r w:rsidRPr="005F252C">
        <w:rPr>
          <w:rFonts w:ascii="Candara" w:hAnsi="Candara"/>
          <w:rPrChange w:id="2456" w:author="Al Riyami, Azza OLNG-SCC/12" w:date="2026-03-30T14:14:00Z" w16du:dateUtc="2026-03-30T10:14:00Z">
            <w:rPr>
              <w:rFonts w:asciiTheme="majorBidi" w:eastAsia="Calibri" w:hAnsiTheme="majorBidi" w:cstheme="majorBidi"/>
              <w:sz w:val="22"/>
            </w:rPr>
          </w:rPrChange>
        </w:rPr>
        <w:t xml:space="preserve"> with the amount paid for services that are to be sourced from Third Party Nationally-Registered SUB</w:t>
      </w:r>
      <w:del w:id="2457" w:author="Al Hashmi, Ahmed OLNG-ICV/1" w:date="2026-03-18T12:10:00Z" w16du:dateUtc="2026-03-18T08:10:00Z">
        <w:r w:rsidRPr="005F252C" w:rsidDel="00833133">
          <w:rPr>
            <w:rFonts w:ascii="Candara" w:hAnsi="Candara"/>
            <w:rPrChange w:id="2458" w:author="Al Riyami, Azza OLNG-SCC/12" w:date="2026-03-30T14:14:00Z" w16du:dateUtc="2026-03-30T10:14:00Z">
              <w:rPr>
                <w:rFonts w:asciiTheme="majorBidi" w:eastAsia="Calibri" w:hAnsiTheme="majorBidi" w:cstheme="majorBidi"/>
                <w:sz w:val="22"/>
              </w:rPr>
            </w:rPrChange>
          </w:rPr>
          <w:delText>CONTRACTOR</w:delText>
        </w:r>
      </w:del>
      <w:ins w:id="2459" w:author="Al Hashmi, Ahmed OLNG-ICV/1" w:date="2026-03-18T12:10:00Z" w16du:dateUtc="2026-03-18T08:10:00Z">
        <w:r w:rsidR="00833133" w:rsidRPr="005F252C">
          <w:rPr>
            <w:rFonts w:ascii="Candara" w:hAnsi="Candara"/>
            <w:rPrChange w:id="2460" w:author="Al Riyami, Azza OLNG-SCC/12" w:date="2026-03-30T14:14:00Z" w16du:dateUtc="2026-03-30T10:14:00Z">
              <w:rPr>
                <w:rFonts w:asciiTheme="majorBidi" w:eastAsia="Calibri" w:hAnsiTheme="majorBidi" w:cstheme="majorBidi"/>
                <w:sz w:val="22"/>
              </w:rPr>
            </w:rPrChange>
          </w:rPr>
          <w:t>CONTRACTOR</w:t>
        </w:r>
      </w:ins>
      <w:r w:rsidRPr="005F252C">
        <w:rPr>
          <w:rFonts w:ascii="Candara" w:hAnsi="Candara"/>
          <w:rPrChange w:id="2461" w:author="Al Riyami, Azza OLNG-SCC/12" w:date="2026-03-30T14:14:00Z" w16du:dateUtc="2026-03-30T10:14:00Z">
            <w:rPr>
              <w:rFonts w:asciiTheme="majorBidi" w:eastAsia="Calibri" w:hAnsiTheme="majorBidi" w:cstheme="majorBidi"/>
              <w:sz w:val="22"/>
            </w:rPr>
          </w:rPrChange>
        </w:rPr>
        <w:t xml:space="preserve">S for utilisation in execution of the CONTRACT. For clarity, only those services used in CONTRACT execution that are provided by Third Party Nationally-Registered Suppliers are to be included in </w:t>
      </w:r>
      <w:r w:rsidR="00924569" w:rsidRPr="005F252C">
        <w:rPr>
          <w:rFonts w:ascii="Candara" w:hAnsi="Candara"/>
          <w:rPrChange w:id="2462" w:author="Al Riyami, Azza OLNG-SCC/12" w:date="2026-03-30T14:14:00Z" w16du:dateUtc="2026-03-30T10:14:00Z">
            <w:rPr>
              <w:rFonts w:asciiTheme="majorBidi" w:eastAsia="Calibri" w:hAnsiTheme="majorBidi" w:cstheme="majorBidi"/>
              <w:sz w:val="22"/>
            </w:rPr>
          </w:rPrChange>
        </w:rPr>
        <w:t>Table D</w:t>
      </w:r>
      <w:ins w:id="2463" w:author="Al Oraimi, Ahmed Mubarak OLNG-ICV/T2" w:date="2026-03-28T17:54:00Z" w16du:dateUtc="2026-03-28T13:54:00Z">
        <w:r w:rsidR="00045DD2" w:rsidRPr="00BA56F3">
          <w:t>.</w:t>
        </w:r>
      </w:ins>
      <w:del w:id="2464" w:author="Al Oraimi, Ahmed Mubarak OLNG-ICV/T2" w:date="2026-03-28T17:54:00Z" w16du:dateUtc="2026-03-28T13:54:00Z">
        <w:r w:rsidRPr="005F252C" w:rsidDel="00045DD2">
          <w:rPr>
            <w:rFonts w:ascii="Candara" w:hAnsi="Candara"/>
            <w:rPrChange w:id="2465" w:author="Al Riyami, Azza OLNG-SCC/12" w:date="2026-03-30T14:14:00Z" w16du:dateUtc="2026-03-30T10:14:00Z">
              <w:rPr>
                <w:rFonts w:asciiTheme="majorBidi" w:eastAsia="Calibri" w:hAnsiTheme="majorBidi" w:cstheme="majorBidi"/>
                <w:sz w:val="22"/>
              </w:rPr>
            </w:rPrChange>
          </w:rPr>
          <w:delText>.</w:delText>
        </w:r>
      </w:del>
    </w:p>
    <w:p w14:paraId="6AB85861" w14:textId="77777777" w:rsidR="00045DD2" w:rsidRPr="005F252C" w:rsidRDefault="00045DD2">
      <w:pPr>
        <w:pStyle w:val="ParagraphLevel3"/>
        <w:rPr>
          <w:ins w:id="2466" w:author="Al Oraimi, Ahmed Mubarak OLNG-ICV/T2" w:date="2026-03-28T17:55:00Z" w16du:dateUtc="2026-03-28T13:55:00Z"/>
          <w:rFonts w:ascii="Candara" w:hAnsi="Candara"/>
          <w:rPrChange w:id="2467" w:author="Al Riyami, Azza OLNG-SCC/12" w:date="2026-03-30T14:14:00Z" w16du:dateUtc="2026-03-30T10:14:00Z">
            <w:rPr>
              <w:ins w:id="2468" w:author="Al Oraimi, Ahmed Mubarak OLNG-ICV/T2" w:date="2026-03-28T17:55:00Z" w16du:dateUtc="2026-03-28T13:55:00Z"/>
              <w:rFonts w:asciiTheme="majorBidi" w:eastAsia="Calibri" w:hAnsiTheme="majorBidi" w:cstheme="majorBidi"/>
              <w:sz w:val="22"/>
            </w:rPr>
          </w:rPrChange>
        </w:rPr>
        <w:pPrChange w:id="2469" w:author="Al Oraimi, Ahmed Mubarak OLNG-ICV/T2" w:date="2026-03-28T18:00:00Z" w16du:dateUtc="2026-03-28T14:00:00Z">
          <w:pPr>
            <w:suppressAutoHyphens/>
            <w:autoSpaceDN w:val="0"/>
            <w:spacing w:before="120"/>
            <w:ind w:left="1134"/>
            <w:jc w:val="both"/>
            <w:textAlignment w:val="baseline"/>
          </w:pPr>
        </w:pPrChange>
      </w:pPr>
    </w:p>
    <w:p w14:paraId="65A52E4E" w14:textId="1B814941" w:rsidR="00C53270" w:rsidRPr="005F252C" w:rsidDel="00C71EA8" w:rsidRDefault="00C53270">
      <w:pPr>
        <w:pStyle w:val="ParagraphLevel3"/>
        <w:rPr>
          <w:del w:id="2470" w:author="Al Oraimi, Ahmed Mubarak OLNG-ICV/T2" w:date="2026-03-28T17:55:00Z" w16du:dateUtc="2026-03-28T13:55:00Z"/>
          <w:rFonts w:ascii="Candara" w:hAnsi="Candara"/>
          <w:rPrChange w:id="2471" w:author="Al Riyami, Azza OLNG-SCC/12" w:date="2026-03-30T14:14:00Z" w16du:dateUtc="2026-03-30T10:14:00Z">
            <w:rPr>
              <w:del w:id="2472" w:author="Al Oraimi, Ahmed Mubarak OLNG-ICV/T2" w:date="2026-03-28T17:55:00Z" w16du:dateUtc="2026-03-28T13:55:00Z"/>
            </w:rPr>
          </w:rPrChange>
        </w:rPr>
      </w:pPr>
      <w:ins w:id="2473" w:author="Al Hashmi, Ahmed OLNG-ICV/1" w:date="2025-12-06T17:24:00Z">
        <w:r w:rsidRPr="005F252C">
          <w:rPr>
            <w:rFonts w:ascii="Candara" w:hAnsi="Candara"/>
            <w:rPrChange w:id="2474" w:author="Al Riyami, Azza OLNG-SCC/12" w:date="2026-03-30T14:14:00Z" w16du:dateUtc="2026-03-30T10:14:00Z">
              <w:rPr>
                <w:rFonts w:asciiTheme="majorBidi" w:eastAsia="Calibri" w:hAnsiTheme="majorBidi" w:cstheme="majorBidi"/>
              </w:rPr>
            </w:rPrChange>
          </w:rPr>
          <w:t xml:space="preserve">The </w:t>
        </w:r>
      </w:ins>
      <w:ins w:id="2475" w:author="Al Hashmi, Ahmed OLNG-ICV/1" w:date="2026-03-18T12:10:00Z" w16du:dateUtc="2026-03-18T08:10:00Z">
        <w:r w:rsidR="00833133" w:rsidRPr="005F252C">
          <w:rPr>
            <w:rFonts w:ascii="Candara" w:hAnsi="Candara"/>
            <w:rPrChange w:id="2476" w:author="Al Riyami, Azza OLNG-SCC/12" w:date="2026-03-30T14:14:00Z" w16du:dateUtc="2026-03-30T10:14:00Z">
              <w:rPr>
                <w:rFonts w:asciiTheme="majorBidi" w:eastAsia="Calibri" w:hAnsiTheme="majorBidi" w:cstheme="majorBidi"/>
              </w:rPr>
            </w:rPrChange>
          </w:rPr>
          <w:t>CONTRACTOR</w:t>
        </w:r>
      </w:ins>
      <w:ins w:id="2477" w:author="Al Hashmi, Ahmed OLNG-ICV/1" w:date="2025-12-06T17:24:00Z">
        <w:r w:rsidRPr="005F252C">
          <w:rPr>
            <w:rFonts w:ascii="Candara" w:hAnsi="Candara"/>
            <w:rPrChange w:id="2478" w:author="Al Riyami, Azza OLNG-SCC/12" w:date="2026-03-30T14:14:00Z" w16du:dateUtc="2026-03-30T10:14:00Z">
              <w:rPr>
                <w:rFonts w:asciiTheme="majorBidi" w:eastAsia="Calibri" w:hAnsiTheme="majorBidi" w:cstheme="majorBidi"/>
              </w:rPr>
            </w:rPrChange>
          </w:rPr>
          <w:t xml:space="preserve"> shall, at all times, give preference to local SMEs within the concession area for all third-party services. To facilitate this, the </w:t>
        </w:r>
      </w:ins>
      <w:ins w:id="2479" w:author="Al Hashmi, Ahmed OLNG-ICV/1" w:date="2026-03-18T12:10:00Z" w16du:dateUtc="2026-03-18T08:10:00Z">
        <w:r w:rsidR="00833133" w:rsidRPr="005F252C">
          <w:rPr>
            <w:rFonts w:ascii="Candara" w:hAnsi="Candara"/>
            <w:rPrChange w:id="2480" w:author="Al Riyami, Azza OLNG-SCC/12" w:date="2026-03-30T14:14:00Z" w16du:dateUtc="2026-03-30T10:14:00Z">
              <w:rPr>
                <w:rFonts w:asciiTheme="majorBidi" w:eastAsia="Calibri" w:hAnsiTheme="majorBidi" w:cstheme="majorBidi"/>
              </w:rPr>
            </w:rPrChange>
          </w:rPr>
          <w:t>CONTRACTOR</w:t>
        </w:r>
      </w:ins>
      <w:ins w:id="2481" w:author="Al Hashmi, Ahmed OLNG-ICV/1" w:date="2025-12-06T17:24:00Z">
        <w:r w:rsidRPr="005F252C">
          <w:rPr>
            <w:rFonts w:ascii="Candara" w:hAnsi="Candara"/>
            <w:rPrChange w:id="2482" w:author="Al Riyami, Azza OLNG-SCC/12" w:date="2026-03-30T14:14:00Z" w16du:dateUtc="2026-03-30T10:14:00Z">
              <w:rPr>
                <w:rFonts w:asciiTheme="majorBidi" w:eastAsia="Calibri" w:hAnsiTheme="majorBidi" w:cstheme="majorBidi"/>
              </w:rPr>
            </w:rPrChange>
          </w:rPr>
          <w:t xml:space="preserve"> shall coordinate with the </w:t>
        </w:r>
      </w:ins>
      <w:ins w:id="2483" w:author="Al Hashmi, Ahmed OLNG-ICV/1" w:date="2026-03-18T12:11:00Z" w16du:dateUtc="2026-03-18T08:11:00Z">
        <w:r w:rsidR="00833133" w:rsidRPr="005F252C">
          <w:rPr>
            <w:rFonts w:ascii="Candara" w:hAnsi="Candara"/>
            <w:rPrChange w:id="2484" w:author="Al Riyami, Azza OLNG-SCC/12" w:date="2026-03-30T14:14:00Z" w16du:dateUtc="2026-03-30T10:14:00Z">
              <w:rPr>
                <w:rFonts w:asciiTheme="majorBidi" w:eastAsia="Calibri" w:hAnsiTheme="majorBidi" w:cstheme="majorBidi"/>
              </w:rPr>
            </w:rPrChange>
          </w:rPr>
          <w:t>COMPANY</w:t>
        </w:r>
      </w:ins>
      <w:ins w:id="2485" w:author="Al Hashmi, Ahmed OLNG-ICV/1" w:date="2025-12-06T17:24:00Z">
        <w:r w:rsidRPr="005F252C">
          <w:rPr>
            <w:rFonts w:ascii="Candara" w:hAnsi="Candara"/>
            <w:rPrChange w:id="2486" w:author="Al Riyami, Azza OLNG-SCC/12" w:date="2026-03-30T14:14:00Z" w16du:dateUtc="2026-03-30T10:14:00Z">
              <w:rPr>
                <w:rFonts w:asciiTheme="majorBidi" w:eastAsia="Calibri" w:hAnsiTheme="majorBidi" w:cstheme="majorBidi"/>
              </w:rPr>
            </w:rPrChange>
          </w:rPr>
          <w:t xml:space="preserve"> ICV team and provide a list of the required third-party services under the Contract. The ICV team will liaise with the SME Development Authority (Riyada) in Sur to obtain a list of available suppliers for the </w:t>
        </w:r>
      </w:ins>
      <w:ins w:id="2487" w:author="Al Hashmi, Ahmed OLNG-ICV/1" w:date="2026-03-18T12:10:00Z" w16du:dateUtc="2026-03-18T08:10:00Z">
        <w:r w:rsidR="00833133" w:rsidRPr="005F252C">
          <w:rPr>
            <w:rFonts w:ascii="Candara" w:hAnsi="Candara"/>
            <w:rPrChange w:id="2488" w:author="Al Riyami, Azza OLNG-SCC/12" w:date="2026-03-30T14:14:00Z" w16du:dateUtc="2026-03-30T10:14:00Z">
              <w:rPr>
                <w:rFonts w:asciiTheme="majorBidi" w:eastAsia="Calibri" w:hAnsiTheme="majorBidi" w:cstheme="majorBidi"/>
              </w:rPr>
            </w:rPrChange>
          </w:rPr>
          <w:t>CONTRACTOR</w:t>
        </w:r>
      </w:ins>
      <w:ins w:id="2489" w:author="Al Hashmi, Ahmed OLNG-ICV/1" w:date="2025-12-06T17:24:00Z">
        <w:r w:rsidRPr="005F252C">
          <w:rPr>
            <w:rFonts w:ascii="Candara" w:hAnsi="Candara"/>
            <w:rPrChange w:id="2490" w:author="Al Riyami, Azza OLNG-SCC/12" w:date="2026-03-30T14:14:00Z" w16du:dateUtc="2026-03-30T10:14:00Z">
              <w:rPr>
                <w:rFonts w:asciiTheme="majorBidi" w:eastAsia="Calibri" w:hAnsiTheme="majorBidi" w:cstheme="majorBidi"/>
              </w:rPr>
            </w:rPrChange>
          </w:rPr>
          <w:t xml:space="preserve"> to review and evaluate.</w:t>
        </w:r>
      </w:ins>
    </w:p>
    <w:p w14:paraId="4C8E637C" w14:textId="77777777" w:rsidR="00C71EA8" w:rsidRPr="005F252C" w:rsidRDefault="00C71EA8">
      <w:pPr>
        <w:pStyle w:val="ParagraphLevel3"/>
        <w:rPr>
          <w:ins w:id="2491" w:author="Al Oraimi, Ahmed Mubarak OLNG-ICV/T2" w:date="2026-03-28T17:58:00Z" w16du:dateUtc="2026-03-28T13:58:00Z"/>
          <w:rFonts w:ascii="Candara" w:hAnsi="Candara"/>
          <w:rPrChange w:id="2492" w:author="Al Riyami, Azza OLNG-SCC/12" w:date="2026-03-30T14:14:00Z" w16du:dateUtc="2026-03-30T10:14:00Z">
            <w:rPr>
              <w:ins w:id="2493" w:author="Al Oraimi, Ahmed Mubarak OLNG-ICV/T2" w:date="2026-03-28T17:58:00Z" w16du:dateUtc="2026-03-28T13:58:00Z"/>
              <w:rFonts w:asciiTheme="majorBidi" w:eastAsia="Calibri" w:hAnsiTheme="majorBidi" w:cstheme="majorBidi"/>
              <w:sz w:val="22"/>
            </w:rPr>
          </w:rPrChange>
        </w:rPr>
        <w:pPrChange w:id="2494" w:author="Al Oraimi, Ahmed Mubarak OLNG-ICV/T2" w:date="2026-03-28T18:00:00Z" w16du:dateUtc="2026-03-28T14:00:00Z">
          <w:pPr>
            <w:suppressAutoHyphens/>
            <w:autoSpaceDN w:val="0"/>
            <w:spacing w:before="120"/>
            <w:ind w:left="1134"/>
            <w:jc w:val="both"/>
            <w:textAlignment w:val="baseline"/>
          </w:pPr>
        </w:pPrChange>
      </w:pPr>
    </w:p>
    <w:p w14:paraId="2B62AFA6" w14:textId="7D9DD160" w:rsidR="00C53270" w:rsidRPr="005F252C" w:rsidDel="00C71EA8" w:rsidRDefault="00C53270">
      <w:pPr>
        <w:rPr>
          <w:del w:id="2495" w:author="Al Oraimi, Ahmed Mubarak OLNG-ICV/T2" w:date="2026-03-28T17:55:00Z" w16du:dateUtc="2026-03-28T13:55:00Z"/>
          <w:rPrChange w:id="2496" w:author="Al Riyami, Azza OLNG-SCC/12" w:date="2026-03-30T14:14:00Z" w16du:dateUtc="2026-03-30T10:14:00Z">
            <w:rPr>
              <w:del w:id="2497" w:author="Al Oraimi, Ahmed Mubarak OLNG-ICV/T2" w:date="2026-03-28T17:55:00Z" w16du:dateUtc="2026-03-28T13:55:00Z"/>
              <w:rFonts w:asciiTheme="majorBidi" w:eastAsia="Calibri" w:hAnsiTheme="majorBidi" w:cstheme="majorBidi"/>
              <w:sz w:val="22"/>
            </w:rPr>
          </w:rPrChange>
        </w:rPr>
        <w:pPrChange w:id="2498" w:author="Al Oraimi, Ahmed Mubarak OLNG-ICV/T2" w:date="2026-03-28T18:01:00Z" w16du:dateUtc="2026-03-28T14:01:00Z">
          <w:pPr>
            <w:suppressAutoHyphens/>
            <w:autoSpaceDN w:val="0"/>
            <w:spacing w:before="120"/>
            <w:ind w:left="1134"/>
            <w:jc w:val="both"/>
            <w:textAlignment w:val="baseline"/>
          </w:pPr>
        </w:pPrChange>
      </w:pPr>
    </w:p>
    <w:p w14:paraId="4DFD21EE" w14:textId="1582579C" w:rsidR="00C32CD3" w:rsidRPr="005F252C" w:rsidDel="004622D8" w:rsidRDefault="00C32CD3" w:rsidP="00C71EA8">
      <w:pPr>
        <w:pStyle w:val="ParagraphLevel3"/>
        <w:rPr>
          <w:del w:id="2499" w:author="Al Oraimi, Ahmed Mubarak OLNG-ICV/T2" w:date="2026-03-28T17:56:00Z" w16du:dateUtc="2026-03-28T13:56:00Z"/>
          <w:rFonts w:ascii="Candara" w:hAnsi="Candara"/>
          <w:rPrChange w:id="2500" w:author="Al Riyami, Azza OLNG-SCC/12" w:date="2026-03-30T14:14:00Z" w16du:dateUtc="2026-03-30T10:14:00Z">
            <w:rPr>
              <w:del w:id="2501" w:author="Al Oraimi, Ahmed Mubarak OLNG-ICV/T2" w:date="2026-03-28T17:56:00Z" w16du:dateUtc="2026-03-28T13:56:00Z"/>
            </w:rPr>
          </w:rPrChange>
        </w:rPr>
      </w:pPr>
      <w:bookmarkStart w:id="2502" w:name="_Hlk215933204"/>
      <w:del w:id="2503" w:author="Al Oraimi, Ahmed Mubarak OLNG-ICV/T2" w:date="2026-03-28T17:55:00Z" w16du:dateUtc="2026-03-28T13:55:00Z">
        <w:r w:rsidRPr="005F252C" w:rsidDel="00C71EA8">
          <w:rPr>
            <w:rFonts w:ascii="Candara" w:hAnsi="Candara"/>
            <w:rPrChange w:id="2504" w:author="Al Riyami, Azza OLNG-SCC/12" w:date="2026-03-30T14:14:00Z" w16du:dateUtc="2026-03-30T10:14:00Z">
              <w:rPr>
                <w:rFonts w:eastAsia="Calibri"/>
              </w:rPr>
            </w:rPrChange>
          </w:rPr>
          <w:delText>3.5.1</w:delText>
        </w:r>
        <w:bookmarkEnd w:id="2502"/>
        <w:r w:rsidRPr="005F252C" w:rsidDel="00C71EA8">
          <w:rPr>
            <w:rFonts w:ascii="Candara" w:hAnsi="Candara"/>
            <w:rPrChange w:id="2505" w:author="Al Riyami, Azza OLNG-SCC/12" w:date="2026-03-30T14:14:00Z" w16du:dateUtc="2026-03-30T10:14:00Z">
              <w:rPr>
                <w:rFonts w:eastAsia="Calibri"/>
              </w:rPr>
            </w:rPrChange>
          </w:rPr>
          <w:tab/>
        </w:r>
      </w:del>
      <w:del w:id="2506" w:author="Al Oraimi, Ahmed Mubarak OLNG-ICV/T2" w:date="2026-03-28T18:03:00Z" w16du:dateUtc="2026-03-28T14:03:00Z">
        <w:r w:rsidRPr="005F252C" w:rsidDel="004622D8">
          <w:rPr>
            <w:rFonts w:ascii="Candara" w:hAnsi="Candara"/>
            <w:rPrChange w:id="2507" w:author="Al Riyami, Azza OLNG-SCC/12" w:date="2026-03-30T14:14:00Z" w16du:dateUtc="2026-03-30T10:14:00Z">
              <w:rPr>
                <w:rFonts w:asciiTheme="majorBidi" w:eastAsia="Calibri" w:hAnsiTheme="majorBidi" w:cstheme="majorBidi"/>
              </w:rPr>
            </w:rPrChange>
          </w:rPr>
          <w:delText>CONTRACTOR</w:delText>
        </w:r>
      </w:del>
      <w:ins w:id="2508" w:author="Al Hashmi, Ahmed OLNG-ICV/1" w:date="2026-03-18T12:10:00Z" w16du:dateUtc="2026-03-18T08:10:00Z">
        <w:del w:id="2509" w:author="Al Oraimi, Ahmed Mubarak OLNG-ICV/T2" w:date="2026-03-28T18:03:00Z" w16du:dateUtc="2026-03-28T14:03:00Z">
          <w:r w:rsidR="00833133" w:rsidRPr="005F252C" w:rsidDel="004622D8">
            <w:rPr>
              <w:rFonts w:ascii="Candara" w:hAnsi="Candara"/>
              <w:rPrChange w:id="2510" w:author="Al Riyami, Azza OLNG-SCC/12" w:date="2026-03-30T14:14:00Z" w16du:dateUtc="2026-03-30T10:14:00Z">
                <w:rPr>
                  <w:rFonts w:asciiTheme="majorBidi" w:eastAsia="Calibri" w:hAnsiTheme="majorBidi" w:cstheme="majorBidi"/>
                </w:rPr>
              </w:rPrChange>
            </w:rPr>
            <w:delText>CONTRACTOR</w:delText>
          </w:r>
        </w:del>
      </w:ins>
      <w:del w:id="2511" w:author="Al Oraimi, Ahmed Mubarak OLNG-ICV/T2" w:date="2026-03-28T18:03:00Z" w16du:dateUtc="2026-03-28T14:03:00Z">
        <w:r w:rsidRPr="005F252C" w:rsidDel="004622D8">
          <w:rPr>
            <w:rFonts w:ascii="Candara" w:hAnsi="Candara"/>
            <w:rPrChange w:id="2512" w:author="Al Riyami, Azza OLNG-SCC/12" w:date="2026-03-30T14:14:00Z" w16du:dateUtc="2026-03-30T10:14:00Z">
              <w:rPr>
                <w:rFonts w:asciiTheme="majorBidi" w:eastAsia="Calibri" w:hAnsiTheme="majorBidi" w:cstheme="majorBidi"/>
              </w:rPr>
            </w:rPrChange>
          </w:rPr>
          <w:delText xml:space="preserve"> shall use the Business Gateways e-Tendering System (BGeTS) to manage the inter-bidding process for any SME Tender (</w:delText>
        </w:r>
        <w:r w:rsidRPr="005F252C" w:rsidDel="004622D8">
          <w:rPr>
            <w:rFonts w:ascii="Candara" w:hAnsi="Candara"/>
            <w:rPrChange w:id="2513" w:author="Al Riyami, Azza OLNG-SCC/12" w:date="2026-03-30T14:14:00Z" w16du:dateUtc="2026-03-30T10:14:00Z">
              <w:rPr/>
            </w:rPrChange>
          </w:rPr>
          <w:fldChar w:fldCharType="begin"/>
        </w:r>
        <w:r w:rsidRPr="005F252C" w:rsidDel="004622D8">
          <w:rPr>
            <w:rFonts w:ascii="Candara" w:hAnsi="Candara"/>
            <w:rPrChange w:id="2514" w:author="Al Riyami, Azza OLNG-SCC/12" w:date="2026-03-30T14:14:00Z" w16du:dateUtc="2026-03-30T10:14:00Z">
              <w:rPr/>
            </w:rPrChange>
          </w:rPr>
          <w:delInstrText>HYPERLINK "https://www.businessgateways.com"</w:delInstrText>
        </w:r>
        <w:r w:rsidRPr="005F252C" w:rsidDel="004622D8">
          <w:rPr>
            <w:rFonts w:ascii="Candara" w:hAnsi="Candara"/>
            <w:rPrChange w:id="2515" w:author="Al Riyami, Azza OLNG-SCC/12" w:date="2026-03-30T14:14:00Z" w16du:dateUtc="2026-03-30T10:14:00Z">
              <w:rPr/>
            </w:rPrChange>
          </w:rPr>
          <w:fldChar w:fldCharType="separate"/>
        </w:r>
        <w:r w:rsidRPr="005F252C" w:rsidDel="004622D8">
          <w:rPr>
            <w:rStyle w:val="Hyperlink"/>
            <w:rFonts w:ascii="Candara" w:hAnsi="Candara"/>
            <w:rPrChange w:id="2516" w:author="Al Riyami, Azza OLNG-SCC/12" w:date="2026-03-30T14:14:00Z" w16du:dateUtc="2026-03-30T10:14:00Z">
              <w:rPr>
                <w:rStyle w:val="Hyperlink"/>
                <w:rFonts w:asciiTheme="majorBidi" w:eastAsia="Calibri" w:hAnsiTheme="majorBidi" w:cstheme="majorBidi"/>
                <w:color w:val="auto"/>
              </w:rPr>
            </w:rPrChange>
          </w:rPr>
          <w:delText>https://www.businessgateways.com</w:delText>
        </w:r>
        <w:r w:rsidRPr="005F252C" w:rsidDel="004622D8">
          <w:rPr>
            <w:rFonts w:ascii="Candara" w:hAnsi="Candara"/>
            <w:rPrChange w:id="2517" w:author="Al Riyami, Azza OLNG-SCC/12" w:date="2026-03-30T14:14:00Z" w16du:dateUtc="2026-03-30T10:14:00Z">
              <w:rPr/>
            </w:rPrChange>
          </w:rPr>
          <w:fldChar w:fldCharType="end"/>
        </w:r>
        <w:r w:rsidRPr="005F252C" w:rsidDel="004622D8">
          <w:rPr>
            <w:rFonts w:ascii="Candara" w:hAnsi="Candara"/>
            <w:rPrChange w:id="2518" w:author="Al Riyami, Azza OLNG-SCC/12" w:date="2026-03-30T14:14:00Z" w16du:dateUtc="2026-03-30T10:14:00Z">
              <w:rPr>
                <w:rFonts w:asciiTheme="majorBidi" w:eastAsia="Calibri" w:hAnsiTheme="majorBidi" w:cstheme="majorBidi"/>
              </w:rPr>
            </w:rPrChange>
          </w:rPr>
          <w:delText>)</w:delText>
        </w:r>
      </w:del>
      <w:del w:id="2519" w:author="Al Oraimi, Ahmed Mubarak OLNG-ICV/T2" w:date="2026-03-28T18:02:00Z" w16du:dateUtc="2026-03-28T14:02:00Z">
        <w:r w:rsidRPr="005F252C" w:rsidDel="004622D8">
          <w:rPr>
            <w:rFonts w:ascii="Candara" w:hAnsi="Candara"/>
            <w:rPrChange w:id="2520" w:author="Al Riyami, Azza OLNG-SCC/12" w:date="2026-03-30T14:14:00Z" w16du:dateUtc="2026-03-30T10:14:00Z">
              <w:rPr>
                <w:rFonts w:asciiTheme="majorBidi" w:eastAsia="Calibri" w:hAnsiTheme="majorBidi" w:cstheme="majorBidi"/>
              </w:rPr>
            </w:rPrChange>
          </w:rPr>
          <w:delText>.</w:delText>
        </w:r>
      </w:del>
    </w:p>
    <w:p w14:paraId="4334BAC2" w14:textId="67C4533E" w:rsidR="004622D8" w:rsidRPr="005F252C" w:rsidRDefault="004622D8">
      <w:pPr>
        <w:pStyle w:val="Level4"/>
        <w:rPr>
          <w:ins w:id="2521" w:author="Al Oraimi, Ahmed Mubarak OLNG-ICV/T2" w:date="2026-03-28T18:04:00Z" w16du:dateUtc="2026-03-28T14:04:00Z"/>
          <w:rFonts w:ascii="Candara" w:hAnsi="Candara"/>
          <w:rPrChange w:id="2522" w:author="Al Riyami, Azza OLNG-SCC/12" w:date="2026-03-30T14:14:00Z" w16du:dateUtc="2026-03-30T10:14:00Z">
            <w:rPr>
              <w:ins w:id="2523" w:author="Al Oraimi, Ahmed Mubarak OLNG-ICV/T2" w:date="2026-03-28T18:04:00Z" w16du:dateUtc="2026-03-28T14:04:00Z"/>
              <w:rFonts w:asciiTheme="majorBidi" w:eastAsia="Calibri" w:hAnsiTheme="majorBidi" w:cstheme="majorBidi"/>
              <w:sz w:val="22"/>
            </w:rPr>
          </w:rPrChange>
        </w:rPr>
        <w:pPrChange w:id="2524" w:author="Al Oraimi, Ahmed Mubarak OLNG-ICV/T2" w:date="2026-03-28T18:04:00Z" w16du:dateUtc="2026-03-28T14:04:00Z">
          <w:pPr>
            <w:tabs>
              <w:tab w:val="left" w:pos="1260"/>
            </w:tabs>
            <w:ind w:left="1080" w:hanging="1080"/>
            <w:jc w:val="both"/>
          </w:pPr>
        </w:pPrChange>
      </w:pPr>
      <w:ins w:id="2525" w:author="Al Oraimi, Ahmed Mubarak OLNG-ICV/T2" w:date="2026-03-28T18:04:00Z" w16du:dateUtc="2026-03-28T14:04:00Z">
        <w:r w:rsidRPr="005F252C">
          <w:rPr>
            <w:rFonts w:ascii="Candara" w:hAnsi="Candara"/>
            <w:rPrChange w:id="2526" w:author="Al Riyami, Azza OLNG-SCC/12" w:date="2026-03-30T14:14:00Z" w16du:dateUtc="2026-03-30T10:14:00Z">
              <w:rPr/>
            </w:rPrChange>
          </w:rPr>
          <w:t>CONTRACTOR shall use the Business Gateways e-Tendering System (BGeTS) to manage the inter-bidding process for any SME Tender (https://www.businessgateways.com).As BGeTS is a third-party system not provided by COMPANY, CONTRACTOR shall contact Business Gateways for any BGeTS support or system issues (+968 2416 6100, jsrs@businessgateways.com).</w:t>
        </w:r>
      </w:ins>
    </w:p>
    <w:p w14:paraId="3E92C5CC" w14:textId="64B044C5" w:rsidR="00C32CD3" w:rsidRPr="005F252C" w:rsidDel="00C71EA8" w:rsidRDefault="00C32CD3">
      <w:pPr>
        <w:pStyle w:val="ParagraphLevel3"/>
        <w:rPr>
          <w:del w:id="2527" w:author="Al Oraimi, Ahmed Mubarak OLNG-ICV/T2" w:date="2026-03-28T17:57:00Z" w16du:dateUtc="2026-03-28T13:57:00Z"/>
          <w:rFonts w:ascii="Candara" w:hAnsi="Candara"/>
          <w:rPrChange w:id="2528" w:author="Al Riyami, Azza OLNG-SCC/12" w:date="2026-03-30T14:14:00Z" w16du:dateUtc="2026-03-30T10:14:00Z">
            <w:rPr>
              <w:del w:id="2529" w:author="Al Oraimi, Ahmed Mubarak OLNG-ICV/T2" w:date="2026-03-28T17:57:00Z" w16du:dateUtc="2026-03-28T13:57:00Z"/>
              <w:rFonts w:asciiTheme="majorBidi" w:eastAsia="Calibri" w:hAnsiTheme="majorBidi" w:cstheme="majorBidi"/>
              <w:sz w:val="22"/>
            </w:rPr>
          </w:rPrChange>
        </w:rPr>
        <w:pPrChange w:id="2530" w:author="Al Oraimi, Ahmed Mubarak OLNG-ICV/T2" w:date="2026-03-28T17:57:00Z" w16du:dateUtc="2026-03-28T13:57:00Z">
          <w:pPr>
            <w:tabs>
              <w:tab w:val="left" w:pos="1260"/>
            </w:tabs>
            <w:ind w:left="1080" w:hanging="1080"/>
            <w:jc w:val="both"/>
          </w:pPr>
        </w:pPrChange>
      </w:pPr>
      <w:del w:id="2531" w:author="Al Oraimi, Ahmed Mubarak OLNG-ICV/T2" w:date="2026-03-28T17:56:00Z" w16du:dateUtc="2026-03-28T13:56:00Z">
        <w:r w:rsidRPr="005F252C" w:rsidDel="00C71EA8">
          <w:rPr>
            <w:rPrChange w:id="2532" w:author="Al Riyami, Azza OLNG-SCC/12" w:date="2026-03-30T14:14:00Z" w16du:dateUtc="2026-03-30T10:14:00Z">
              <w:rPr>
                <w:rFonts w:eastAsia="Calibri"/>
              </w:rPr>
            </w:rPrChange>
          </w:rPr>
          <w:tab/>
        </w:r>
        <w:r w:rsidRPr="005F252C" w:rsidDel="00C71EA8">
          <w:rPr>
            <w:rFonts w:ascii="Candara" w:hAnsi="Candara"/>
            <w:rPrChange w:id="2533" w:author="Al Riyami, Azza OLNG-SCC/12" w:date="2026-03-30T14:14:00Z" w16du:dateUtc="2026-03-30T10:14:00Z">
              <w:rPr>
                <w:rFonts w:asciiTheme="majorBidi" w:eastAsia="Calibri" w:hAnsiTheme="majorBidi" w:cstheme="majorBidi"/>
                <w:sz w:val="22"/>
              </w:rPr>
            </w:rPrChange>
          </w:rPr>
          <w:delText>A</w:delText>
        </w:r>
      </w:del>
      <w:del w:id="2534" w:author="Al Oraimi, Ahmed Mubarak OLNG-ICV/T2" w:date="2026-03-28T18:03:00Z" w16du:dateUtc="2026-03-28T14:03:00Z">
        <w:r w:rsidRPr="005F252C" w:rsidDel="004622D8">
          <w:rPr>
            <w:rFonts w:ascii="Candara" w:hAnsi="Candara"/>
            <w:rPrChange w:id="2535" w:author="Al Riyami, Azza OLNG-SCC/12" w:date="2026-03-30T14:14:00Z" w16du:dateUtc="2026-03-30T10:14:00Z">
              <w:rPr>
                <w:rFonts w:asciiTheme="majorBidi" w:eastAsia="Calibri" w:hAnsiTheme="majorBidi" w:cstheme="majorBidi"/>
                <w:sz w:val="22"/>
              </w:rPr>
            </w:rPrChange>
          </w:rPr>
          <w:delText xml:space="preserve">s BGeTS is a </w:delText>
        </w:r>
        <w:r w:rsidR="0031285C" w:rsidRPr="005F252C" w:rsidDel="004622D8">
          <w:rPr>
            <w:rFonts w:ascii="Candara" w:hAnsi="Candara"/>
            <w:rPrChange w:id="2536" w:author="Al Riyami, Azza OLNG-SCC/12" w:date="2026-03-30T14:14:00Z" w16du:dateUtc="2026-03-30T10:14:00Z">
              <w:rPr>
                <w:rFonts w:asciiTheme="majorBidi" w:eastAsia="Calibri" w:hAnsiTheme="majorBidi" w:cstheme="majorBidi"/>
                <w:sz w:val="22"/>
              </w:rPr>
            </w:rPrChange>
          </w:rPr>
          <w:delText>third-party</w:delText>
        </w:r>
        <w:r w:rsidRPr="005F252C" w:rsidDel="004622D8">
          <w:rPr>
            <w:rFonts w:ascii="Candara" w:hAnsi="Candara"/>
            <w:rPrChange w:id="2537" w:author="Al Riyami, Azza OLNG-SCC/12" w:date="2026-03-30T14:14:00Z" w16du:dateUtc="2026-03-30T10:14:00Z">
              <w:rPr>
                <w:rFonts w:asciiTheme="majorBidi" w:eastAsia="Calibri" w:hAnsiTheme="majorBidi" w:cstheme="majorBidi"/>
                <w:sz w:val="22"/>
              </w:rPr>
            </w:rPrChange>
          </w:rPr>
          <w:delText xml:space="preserve"> system not provided by Company</w:delText>
        </w:r>
      </w:del>
      <w:ins w:id="2538" w:author="Al Hashmi, Ahmed OLNG-ICV/1" w:date="2026-03-18T12:11:00Z" w16du:dateUtc="2026-03-18T08:11:00Z">
        <w:del w:id="2539" w:author="Al Oraimi, Ahmed Mubarak OLNG-ICV/T2" w:date="2026-03-28T18:03:00Z" w16du:dateUtc="2026-03-28T14:03:00Z">
          <w:r w:rsidR="00833133" w:rsidRPr="005F252C" w:rsidDel="004622D8">
            <w:rPr>
              <w:rFonts w:ascii="Candara" w:hAnsi="Candara"/>
              <w:rPrChange w:id="2540" w:author="Al Riyami, Azza OLNG-SCC/12" w:date="2026-03-30T14:14:00Z" w16du:dateUtc="2026-03-30T10:14:00Z">
                <w:rPr>
                  <w:rFonts w:asciiTheme="majorBidi" w:eastAsia="Calibri" w:hAnsiTheme="majorBidi" w:cstheme="majorBidi"/>
                  <w:sz w:val="22"/>
                </w:rPr>
              </w:rPrChange>
            </w:rPr>
            <w:delText>COMPANY</w:delText>
          </w:r>
        </w:del>
      </w:ins>
      <w:del w:id="2541" w:author="Al Oraimi, Ahmed Mubarak OLNG-ICV/T2" w:date="2026-03-28T18:03:00Z" w16du:dateUtc="2026-03-28T14:03:00Z">
        <w:r w:rsidRPr="005F252C" w:rsidDel="004622D8">
          <w:rPr>
            <w:rFonts w:ascii="Candara" w:hAnsi="Candara"/>
            <w:rPrChange w:id="2542" w:author="Al Riyami, Azza OLNG-SCC/12" w:date="2026-03-30T14:14:00Z" w16du:dateUtc="2026-03-30T10:14:00Z">
              <w:rPr>
                <w:rFonts w:asciiTheme="majorBidi" w:eastAsia="Calibri" w:hAnsiTheme="majorBidi" w:cstheme="majorBidi"/>
                <w:sz w:val="22"/>
              </w:rPr>
            </w:rPrChange>
          </w:rPr>
          <w:delText>, CONTRACTOR</w:delText>
        </w:r>
      </w:del>
      <w:ins w:id="2543" w:author="Al Hashmi, Ahmed OLNG-ICV/1" w:date="2026-03-18T12:10:00Z" w16du:dateUtc="2026-03-18T08:10:00Z">
        <w:del w:id="2544" w:author="Al Oraimi, Ahmed Mubarak OLNG-ICV/T2" w:date="2026-03-28T18:03:00Z" w16du:dateUtc="2026-03-28T14:03:00Z">
          <w:r w:rsidR="00833133" w:rsidRPr="005F252C" w:rsidDel="004622D8">
            <w:rPr>
              <w:rFonts w:ascii="Candara" w:hAnsi="Candara"/>
              <w:rPrChange w:id="2545" w:author="Al Riyami, Azza OLNG-SCC/12" w:date="2026-03-30T14:14:00Z" w16du:dateUtc="2026-03-30T10:14:00Z">
                <w:rPr>
                  <w:rFonts w:asciiTheme="majorBidi" w:eastAsia="Calibri" w:hAnsiTheme="majorBidi" w:cstheme="majorBidi"/>
                  <w:sz w:val="22"/>
                </w:rPr>
              </w:rPrChange>
            </w:rPr>
            <w:delText>CONTRACTOR</w:delText>
          </w:r>
        </w:del>
      </w:ins>
      <w:del w:id="2546" w:author="Al Oraimi, Ahmed Mubarak OLNG-ICV/T2" w:date="2026-03-28T18:03:00Z" w16du:dateUtc="2026-03-28T14:03:00Z">
        <w:r w:rsidRPr="005F252C" w:rsidDel="004622D8">
          <w:rPr>
            <w:rFonts w:ascii="Candara" w:hAnsi="Candara"/>
            <w:rPrChange w:id="2547" w:author="Al Riyami, Azza OLNG-SCC/12" w:date="2026-03-30T14:14:00Z" w16du:dateUtc="2026-03-30T10:14:00Z">
              <w:rPr>
                <w:rFonts w:asciiTheme="majorBidi" w:eastAsia="Calibri" w:hAnsiTheme="majorBidi" w:cstheme="majorBidi"/>
                <w:sz w:val="22"/>
              </w:rPr>
            </w:rPrChange>
          </w:rPr>
          <w:delText xml:space="preserve"> shall contact Business Gateways for any BGeTS support or system issues (+968 2416 6100, ).</w:delText>
        </w:r>
      </w:del>
    </w:p>
    <w:p w14:paraId="37E3CC37" w14:textId="77777777" w:rsidR="00C71EA8" w:rsidRPr="005F252C" w:rsidRDefault="00C32CD3">
      <w:pPr>
        <w:pStyle w:val="Level4"/>
        <w:rPr>
          <w:ins w:id="2548" w:author="Al Oraimi, Ahmed Mubarak OLNG-ICV/T2" w:date="2026-03-28T17:59:00Z" w16du:dateUtc="2026-03-28T13:59:00Z"/>
          <w:rFonts w:ascii="Candara" w:hAnsi="Candara"/>
          <w:rPrChange w:id="2549" w:author="Al Riyami, Azza OLNG-SCC/12" w:date="2026-03-30T14:14:00Z" w16du:dateUtc="2026-03-30T10:14:00Z">
            <w:rPr>
              <w:ins w:id="2550" w:author="Al Oraimi, Ahmed Mubarak OLNG-ICV/T2" w:date="2026-03-28T17:59:00Z" w16du:dateUtc="2026-03-28T13:59:00Z"/>
            </w:rPr>
          </w:rPrChange>
        </w:rPr>
        <w:pPrChange w:id="2551" w:author="Al Oraimi, Ahmed Mubarak OLNG-ICV/T2" w:date="2026-03-28T18:05:00Z" w16du:dateUtc="2026-03-28T14:05:00Z">
          <w:pPr>
            <w:pStyle w:val="ParagraphLevel3"/>
          </w:pPr>
        </w:pPrChange>
      </w:pPr>
      <w:del w:id="2552" w:author="Al Oraimi, Ahmed Mubarak OLNG-ICV/T2" w:date="2026-03-28T17:57:00Z" w16du:dateUtc="2026-03-28T13:57:00Z">
        <w:r w:rsidRPr="005F252C" w:rsidDel="00C71EA8">
          <w:rPr>
            <w:rFonts w:ascii="Candara" w:hAnsi="Candara"/>
            <w:rPrChange w:id="2553" w:author="Al Riyami, Azza OLNG-SCC/12" w:date="2026-03-30T14:14:00Z" w16du:dateUtc="2026-03-30T10:14:00Z">
              <w:rPr>
                <w:rFonts w:eastAsia="Calibri"/>
              </w:rPr>
            </w:rPrChange>
          </w:rPr>
          <w:delText>3.5.2</w:delText>
        </w:r>
        <w:r w:rsidRPr="005F252C" w:rsidDel="00C71EA8">
          <w:rPr>
            <w:rFonts w:ascii="Candara" w:hAnsi="Candara"/>
            <w:rPrChange w:id="2554" w:author="Al Riyami, Azza OLNG-SCC/12" w:date="2026-03-30T14:14:00Z" w16du:dateUtc="2026-03-30T10:14:00Z">
              <w:rPr>
                <w:rFonts w:asciiTheme="majorBidi" w:eastAsia="Calibri" w:hAnsiTheme="majorBidi" w:cstheme="majorBidi"/>
              </w:rPr>
            </w:rPrChange>
          </w:rPr>
          <w:tab/>
        </w:r>
      </w:del>
      <w:del w:id="2555" w:author="Al Hashmi, Ahmed OLNG-ICV/1" w:date="2026-03-18T12:10:00Z" w16du:dateUtc="2026-03-18T08:10:00Z">
        <w:r w:rsidRPr="005F252C" w:rsidDel="00833133">
          <w:rPr>
            <w:rFonts w:ascii="Candara" w:hAnsi="Candara"/>
            <w:rPrChange w:id="2556" w:author="Al Riyami, Azza OLNG-SCC/12" w:date="2026-03-30T14:14:00Z" w16du:dateUtc="2026-03-30T10:14:00Z">
              <w:rPr>
                <w:rFonts w:asciiTheme="majorBidi" w:eastAsia="Calibri" w:hAnsiTheme="majorBidi" w:cstheme="majorBidi"/>
              </w:rPr>
            </w:rPrChange>
          </w:rPr>
          <w:delText>CONTRACTOR</w:delText>
        </w:r>
      </w:del>
      <w:ins w:id="2557" w:author="Al Hashmi, Ahmed OLNG-ICV/1" w:date="2026-03-18T12:10:00Z" w16du:dateUtc="2026-03-18T08:10:00Z">
        <w:r w:rsidR="00833133" w:rsidRPr="005F252C">
          <w:rPr>
            <w:rFonts w:ascii="Candara" w:hAnsi="Candara"/>
            <w:rPrChange w:id="2558"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559" w:author="Al Riyami, Azza OLNG-SCC/12" w:date="2026-03-30T14:14:00Z" w16du:dateUtc="2026-03-30T10:14:00Z">
            <w:rPr>
              <w:rFonts w:asciiTheme="majorBidi" w:eastAsia="Calibri" w:hAnsiTheme="majorBidi" w:cstheme="majorBidi"/>
            </w:rPr>
          </w:rPrChange>
        </w:rPr>
        <w:t xml:space="preserve"> shall only issue SME Tenders after the Contract has been concluded between </w:t>
      </w:r>
      <w:del w:id="2560" w:author="Al Hashmi, Ahmed OLNG-ICV/1" w:date="2026-03-18T12:11:00Z" w16du:dateUtc="2026-03-18T08:11:00Z">
        <w:r w:rsidRPr="005F252C" w:rsidDel="00833133">
          <w:rPr>
            <w:rFonts w:ascii="Candara" w:hAnsi="Candara"/>
            <w:rPrChange w:id="2561" w:author="Al Riyami, Azza OLNG-SCC/12" w:date="2026-03-30T14:14:00Z" w16du:dateUtc="2026-03-30T10:14:00Z">
              <w:rPr>
                <w:rFonts w:asciiTheme="majorBidi" w:eastAsia="Calibri" w:hAnsiTheme="majorBidi" w:cstheme="majorBidi"/>
              </w:rPr>
            </w:rPrChange>
          </w:rPr>
          <w:delText>Company</w:delText>
        </w:r>
      </w:del>
      <w:ins w:id="2562" w:author="Al Hashmi, Ahmed OLNG-ICV/1" w:date="2026-03-18T12:11:00Z" w16du:dateUtc="2026-03-18T08:11:00Z">
        <w:r w:rsidR="00833133" w:rsidRPr="005F252C">
          <w:rPr>
            <w:rFonts w:ascii="Candara" w:hAnsi="Candara"/>
            <w:rPrChange w:id="2563"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2564" w:author="Al Riyami, Azza OLNG-SCC/12" w:date="2026-03-30T14:14:00Z" w16du:dateUtc="2026-03-30T10:14:00Z">
            <w:rPr>
              <w:rFonts w:asciiTheme="majorBidi" w:eastAsia="Calibri" w:hAnsiTheme="majorBidi" w:cstheme="majorBidi"/>
            </w:rPr>
          </w:rPrChange>
        </w:rPr>
        <w:t xml:space="preserve"> and </w:t>
      </w:r>
      <w:del w:id="2565" w:author="Al Hashmi, Ahmed OLNG-ICV/1" w:date="2026-03-18T12:10:00Z" w16du:dateUtc="2026-03-18T08:10:00Z">
        <w:r w:rsidRPr="005F252C" w:rsidDel="00833133">
          <w:rPr>
            <w:rFonts w:ascii="Candara" w:hAnsi="Candara"/>
            <w:rPrChange w:id="2566" w:author="Al Riyami, Azza OLNG-SCC/12" w:date="2026-03-30T14:14:00Z" w16du:dateUtc="2026-03-30T10:14:00Z">
              <w:rPr>
                <w:rFonts w:asciiTheme="majorBidi" w:eastAsia="Calibri" w:hAnsiTheme="majorBidi" w:cstheme="majorBidi"/>
              </w:rPr>
            </w:rPrChange>
          </w:rPr>
          <w:delText>CONTRACTOR</w:delText>
        </w:r>
      </w:del>
      <w:ins w:id="2567" w:author="Al Hashmi, Ahmed OLNG-ICV/1" w:date="2026-03-18T12:10:00Z" w16du:dateUtc="2026-03-18T08:10:00Z">
        <w:r w:rsidR="00833133" w:rsidRPr="005F252C">
          <w:rPr>
            <w:rFonts w:ascii="Candara" w:hAnsi="Candara"/>
            <w:rPrChange w:id="2568"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569" w:author="Al Riyami, Azza OLNG-SCC/12" w:date="2026-03-30T14:14:00Z" w16du:dateUtc="2026-03-30T10:14:00Z">
            <w:rPr>
              <w:rFonts w:asciiTheme="majorBidi" w:eastAsia="Calibri" w:hAnsiTheme="majorBidi" w:cstheme="majorBidi"/>
            </w:rPr>
          </w:rPrChange>
        </w:rPr>
        <w:t xml:space="preserve">.  </w:t>
      </w:r>
      <w:del w:id="2570" w:author="Al Hashmi, Ahmed OLNG-ICV/1" w:date="2026-03-18T12:10:00Z" w16du:dateUtc="2026-03-18T08:10:00Z">
        <w:r w:rsidRPr="005F252C" w:rsidDel="00833133">
          <w:rPr>
            <w:rFonts w:ascii="Candara" w:hAnsi="Candara"/>
            <w:rPrChange w:id="2571" w:author="Al Riyami, Azza OLNG-SCC/12" w:date="2026-03-30T14:14:00Z" w16du:dateUtc="2026-03-30T10:14:00Z">
              <w:rPr>
                <w:rFonts w:asciiTheme="majorBidi" w:eastAsia="Calibri" w:hAnsiTheme="majorBidi" w:cstheme="majorBidi"/>
              </w:rPr>
            </w:rPrChange>
          </w:rPr>
          <w:delText>CONTRACTOR</w:delText>
        </w:r>
      </w:del>
      <w:ins w:id="2572" w:author="Al Hashmi, Ahmed OLNG-ICV/1" w:date="2026-03-18T12:10:00Z" w16du:dateUtc="2026-03-18T08:10:00Z">
        <w:r w:rsidR="00833133" w:rsidRPr="005F252C">
          <w:rPr>
            <w:rFonts w:ascii="Candara" w:hAnsi="Candara"/>
            <w:rPrChange w:id="2573"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574" w:author="Al Riyami, Azza OLNG-SCC/12" w:date="2026-03-30T14:14:00Z" w16du:dateUtc="2026-03-30T10:14:00Z">
            <w:rPr>
              <w:rFonts w:asciiTheme="majorBidi" w:eastAsia="Calibri" w:hAnsiTheme="majorBidi" w:cstheme="majorBidi"/>
            </w:rPr>
          </w:rPrChange>
        </w:rPr>
        <w:t xml:space="preserve"> shall not make any arrangements, promises or similar undertakings with any individual SMEs prior to the award of the Contract</w:t>
      </w:r>
      <w:r w:rsidR="00BF7969" w:rsidRPr="005F252C">
        <w:rPr>
          <w:rFonts w:ascii="Candara" w:hAnsi="Candara"/>
          <w:rPrChange w:id="2575" w:author="Al Riyami, Azza OLNG-SCC/12" w:date="2026-03-30T14:14:00Z" w16du:dateUtc="2026-03-30T10:14:00Z">
            <w:rPr>
              <w:rFonts w:asciiTheme="majorBidi" w:eastAsia="Calibri" w:hAnsiTheme="majorBidi" w:cstheme="majorBidi"/>
            </w:rPr>
          </w:rPrChange>
        </w:rPr>
        <w:t xml:space="preserve"> and shall register this Contract between </w:t>
      </w:r>
      <w:del w:id="2576" w:author="Al Hashmi, Ahmed OLNG-ICV/1" w:date="2026-03-18T12:11:00Z" w16du:dateUtc="2026-03-18T08:11:00Z">
        <w:r w:rsidR="00BF7969" w:rsidRPr="005F252C" w:rsidDel="00833133">
          <w:rPr>
            <w:rFonts w:ascii="Candara" w:hAnsi="Candara"/>
            <w:rPrChange w:id="2577" w:author="Al Riyami, Azza OLNG-SCC/12" w:date="2026-03-30T14:14:00Z" w16du:dateUtc="2026-03-30T10:14:00Z">
              <w:rPr>
                <w:rFonts w:asciiTheme="majorBidi" w:eastAsia="Calibri" w:hAnsiTheme="majorBidi" w:cstheme="majorBidi"/>
              </w:rPr>
            </w:rPrChange>
          </w:rPr>
          <w:delText>Company</w:delText>
        </w:r>
      </w:del>
      <w:ins w:id="2578" w:author="Al Hashmi, Ahmed OLNG-ICV/1" w:date="2026-03-18T12:11:00Z" w16du:dateUtc="2026-03-18T08:11:00Z">
        <w:r w:rsidR="00833133" w:rsidRPr="005F252C">
          <w:rPr>
            <w:rFonts w:ascii="Candara" w:hAnsi="Candara"/>
            <w:rPrChange w:id="2579" w:author="Al Riyami, Azza OLNG-SCC/12" w:date="2026-03-30T14:14:00Z" w16du:dateUtc="2026-03-30T10:14:00Z">
              <w:rPr>
                <w:rFonts w:asciiTheme="majorBidi" w:eastAsia="Calibri" w:hAnsiTheme="majorBidi" w:cstheme="majorBidi"/>
              </w:rPr>
            </w:rPrChange>
          </w:rPr>
          <w:t>COMPANY</w:t>
        </w:r>
      </w:ins>
      <w:r w:rsidR="00BF7969" w:rsidRPr="005F252C">
        <w:rPr>
          <w:rFonts w:ascii="Candara" w:hAnsi="Candara"/>
          <w:rPrChange w:id="2580" w:author="Al Riyami, Azza OLNG-SCC/12" w:date="2026-03-30T14:14:00Z" w16du:dateUtc="2026-03-30T10:14:00Z">
            <w:rPr>
              <w:rFonts w:asciiTheme="majorBidi" w:eastAsia="Calibri" w:hAnsiTheme="majorBidi" w:cstheme="majorBidi"/>
            </w:rPr>
          </w:rPrChange>
        </w:rPr>
        <w:t xml:space="preserve"> and </w:t>
      </w:r>
      <w:del w:id="2581" w:author="Al Hashmi, Ahmed OLNG-ICV/1" w:date="2026-03-18T12:10:00Z" w16du:dateUtc="2026-03-18T08:10:00Z">
        <w:r w:rsidR="00BF7969" w:rsidRPr="005F252C" w:rsidDel="00833133">
          <w:rPr>
            <w:rFonts w:ascii="Candara" w:hAnsi="Candara"/>
            <w:rPrChange w:id="2582" w:author="Al Riyami, Azza OLNG-SCC/12" w:date="2026-03-30T14:14:00Z" w16du:dateUtc="2026-03-30T10:14:00Z">
              <w:rPr>
                <w:rFonts w:asciiTheme="majorBidi" w:eastAsia="Calibri" w:hAnsiTheme="majorBidi" w:cstheme="majorBidi"/>
              </w:rPr>
            </w:rPrChange>
          </w:rPr>
          <w:delText>CONTRACTOR</w:delText>
        </w:r>
      </w:del>
      <w:ins w:id="2583" w:author="Al Hashmi, Ahmed OLNG-ICV/1" w:date="2026-03-18T12:10:00Z" w16du:dateUtc="2026-03-18T08:10:00Z">
        <w:r w:rsidR="00833133" w:rsidRPr="005F252C">
          <w:rPr>
            <w:rFonts w:ascii="Candara" w:hAnsi="Candara"/>
            <w:rPrChange w:id="2584" w:author="Al Riyami, Azza OLNG-SCC/12" w:date="2026-03-30T14:14:00Z" w16du:dateUtc="2026-03-30T10:14:00Z">
              <w:rPr>
                <w:rFonts w:asciiTheme="majorBidi" w:eastAsia="Calibri" w:hAnsiTheme="majorBidi" w:cstheme="majorBidi"/>
              </w:rPr>
            </w:rPrChange>
          </w:rPr>
          <w:t>CONTRACTOR</w:t>
        </w:r>
      </w:ins>
      <w:r w:rsidR="00BF7969" w:rsidRPr="005F252C">
        <w:rPr>
          <w:rFonts w:ascii="Candara" w:hAnsi="Candara"/>
          <w:rPrChange w:id="2585" w:author="Al Riyami, Azza OLNG-SCC/12" w:date="2026-03-30T14:14:00Z" w16du:dateUtc="2026-03-30T10:14:00Z">
            <w:rPr>
              <w:rFonts w:asciiTheme="majorBidi" w:eastAsia="Calibri" w:hAnsiTheme="majorBidi" w:cstheme="majorBidi"/>
            </w:rPr>
          </w:rPrChange>
        </w:rPr>
        <w:t xml:space="preserve"> with Business Gateways within 45 calendar days of the Effective Date.</w:t>
      </w:r>
    </w:p>
    <w:p w14:paraId="2550B41C" w14:textId="50DC16F5" w:rsidR="00C32CD3" w:rsidRPr="005F252C" w:rsidDel="00C71EA8" w:rsidRDefault="00C32CD3">
      <w:pPr>
        <w:pStyle w:val="ParagraphLevel3"/>
        <w:rPr>
          <w:del w:id="2586" w:author="Al Oraimi, Ahmed Mubarak OLNG-ICV/T2" w:date="2026-03-28T17:59:00Z" w16du:dateUtc="2026-03-28T13:59:00Z"/>
          <w:rFonts w:ascii="Candara" w:hAnsi="Candara"/>
          <w:rPrChange w:id="2587" w:author="Al Riyami, Azza OLNG-SCC/12" w:date="2026-03-30T14:14:00Z" w16du:dateUtc="2026-03-30T10:14:00Z">
            <w:rPr>
              <w:del w:id="2588" w:author="Al Oraimi, Ahmed Mubarak OLNG-ICV/T2" w:date="2026-03-28T17:59:00Z" w16du:dateUtc="2026-03-28T13:59:00Z"/>
              <w:rFonts w:asciiTheme="majorBidi" w:eastAsia="Calibri" w:hAnsiTheme="majorBidi" w:cstheme="majorBidi"/>
              <w:sz w:val="22"/>
            </w:rPr>
          </w:rPrChange>
        </w:rPr>
        <w:pPrChange w:id="2589" w:author="Al Oraimi, Ahmed Mubarak OLNG-ICV/T2" w:date="2026-03-28T17:59:00Z" w16du:dateUtc="2026-03-28T13:59:00Z">
          <w:pPr>
            <w:tabs>
              <w:tab w:val="left" w:pos="1260"/>
            </w:tabs>
            <w:ind w:left="1080" w:hanging="1080"/>
            <w:jc w:val="both"/>
          </w:pPr>
        </w:pPrChange>
      </w:pPr>
    </w:p>
    <w:p w14:paraId="5FAAAA5C" w14:textId="67153F05" w:rsidR="00BF7969" w:rsidRPr="005F252C" w:rsidDel="009558EF" w:rsidRDefault="00BF7969">
      <w:pPr>
        <w:pStyle w:val="Level4"/>
        <w:rPr>
          <w:del w:id="2590" w:author="Al Oraimi, Ahmed Mubarak OLNG-ICV/T2" w:date="2026-03-28T18:09:00Z" w16du:dateUtc="2026-03-28T14:09:00Z"/>
          <w:rFonts w:ascii="Candara" w:hAnsi="Candara"/>
          <w:rPrChange w:id="2591" w:author="Al Riyami, Azza OLNG-SCC/12" w:date="2026-03-30T14:14:00Z" w16du:dateUtc="2026-03-30T10:14:00Z">
            <w:rPr>
              <w:del w:id="2592" w:author="Al Oraimi, Ahmed Mubarak OLNG-ICV/T2" w:date="2026-03-28T18:09:00Z" w16du:dateUtc="2026-03-28T14:09:00Z"/>
              <w:rFonts w:asciiTheme="majorBidi" w:eastAsia="Calibri" w:hAnsiTheme="majorBidi" w:cstheme="majorBidi"/>
              <w:sz w:val="22"/>
            </w:rPr>
          </w:rPrChange>
        </w:rPr>
        <w:pPrChange w:id="2593" w:author="Al Oraimi, Ahmed Mubarak OLNG-ICV/T2" w:date="2026-03-28T18:10:00Z" w16du:dateUtc="2026-03-28T14:10:00Z">
          <w:pPr>
            <w:tabs>
              <w:tab w:val="left" w:pos="1260"/>
            </w:tabs>
            <w:ind w:left="1080" w:hanging="1080"/>
            <w:jc w:val="both"/>
          </w:pPr>
        </w:pPrChange>
      </w:pPr>
      <w:del w:id="2594" w:author="Al Oraimi, Ahmed Mubarak OLNG-ICV/T2" w:date="2026-03-28T17:59:00Z" w16du:dateUtc="2026-03-28T13:59:00Z">
        <w:r w:rsidRPr="005F252C" w:rsidDel="00C71EA8">
          <w:rPr>
            <w:rPrChange w:id="2595" w:author="Al Riyami, Azza OLNG-SCC/12" w:date="2026-03-30T14:14:00Z" w16du:dateUtc="2026-03-30T10:14:00Z">
              <w:rPr>
                <w:rFonts w:eastAsia="Calibri"/>
              </w:rPr>
            </w:rPrChange>
          </w:rPr>
          <w:delText>3.5.3</w:delText>
        </w:r>
        <w:r w:rsidRPr="005F252C" w:rsidDel="00C71EA8">
          <w:rPr>
            <w:rFonts w:ascii="Candara" w:hAnsi="Candara"/>
            <w:rPrChange w:id="2596" w:author="Al Riyami, Azza OLNG-SCC/12" w:date="2026-03-30T14:14:00Z" w16du:dateUtc="2026-03-30T10:14:00Z">
              <w:rPr>
                <w:rFonts w:asciiTheme="majorBidi" w:eastAsia="Calibri" w:hAnsiTheme="majorBidi" w:cstheme="majorBidi"/>
              </w:rPr>
            </w:rPrChange>
          </w:rPr>
          <w:tab/>
        </w:r>
      </w:del>
      <w:del w:id="2597" w:author="Al Hashmi, Ahmed OLNG-ICV/1" w:date="2026-03-18T12:10:00Z" w16du:dateUtc="2026-03-18T08:10:00Z">
        <w:r w:rsidRPr="005F252C" w:rsidDel="00833133">
          <w:rPr>
            <w:rFonts w:ascii="Candara" w:hAnsi="Candara"/>
            <w:rPrChange w:id="2598" w:author="Al Riyami, Azza OLNG-SCC/12" w:date="2026-03-30T14:14:00Z" w16du:dateUtc="2026-03-30T10:14:00Z">
              <w:rPr>
                <w:rFonts w:asciiTheme="majorBidi" w:eastAsia="Calibri" w:hAnsiTheme="majorBidi" w:cstheme="majorBidi"/>
              </w:rPr>
            </w:rPrChange>
          </w:rPr>
          <w:delText>CONTRACTOR</w:delText>
        </w:r>
      </w:del>
      <w:ins w:id="2599" w:author="Al Hashmi, Ahmed OLNG-ICV/1" w:date="2026-03-18T12:10:00Z" w16du:dateUtc="2026-03-18T08:10:00Z">
        <w:r w:rsidR="00833133" w:rsidRPr="005F252C">
          <w:rPr>
            <w:rFonts w:ascii="Candara" w:hAnsi="Candara"/>
            <w:rPrChange w:id="260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601" w:author="Al Riyami, Azza OLNG-SCC/12" w:date="2026-03-30T14:14:00Z" w16du:dateUtc="2026-03-30T10:14:00Z">
            <w:rPr>
              <w:rFonts w:asciiTheme="majorBidi" w:eastAsia="Calibri" w:hAnsiTheme="majorBidi" w:cstheme="majorBidi"/>
            </w:rPr>
          </w:rPrChange>
        </w:rPr>
        <w:t xml:space="preserve"> Shall pay SME withing 15 working days of submitting invoice and shall not link associated </w:t>
      </w:r>
      <w:del w:id="2602" w:author="Al Hashmi, Ahmed OLNG-ICV/1" w:date="2026-03-18T12:11:00Z" w16du:dateUtc="2026-03-18T08:11:00Z">
        <w:r w:rsidRPr="005F252C" w:rsidDel="00833133">
          <w:rPr>
            <w:rFonts w:ascii="Candara" w:hAnsi="Candara"/>
            <w:rPrChange w:id="2603" w:author="Al Riyami, Azza OLNG-SCC/12" w:date="2026-03-30T14:14:00Z" w16du:dateUtc="2026-03-30T10:14:00Z">
              <w:rPr>
                <w:rFonts w:asciiTheme="majorBidi" w:eastAsia="Calibri" w:hAnsiTheme="majorBidi" w:cstheme="majorBidi"/>
              </w:rPr>
            </w:rPrChange>
          </w:rPr>
          <w:delText>company</w:delText>
        </w:r>
      </w:del>
      <w:ins w:id="2604" w:author="Al Hashmi, Ahmed OLNG-ICV/1" w:date="2026-03-18T12:11:00Z" w16du:dateUtc="2026-03-18T08:11:00Z">
        <w:r w:rsidR="00833133" w:rsidRPr="005F252C">
          <w:rPr>
            <w:rFonts w:ascii="Candara" w:hAnsi="Candara"/>
            <w:rPrChange w:id="2605" w:author="Al Riyami, Azza OLNG-SCC/12" w:date="2026-03-30T14:14:00Z" w16du:dateUtc="2026-03-30T10:14:00Z">
              <w:rPr>
                <w:rFonts w:asciiTheme="majorBidi" w:eastAsia="Calibri" w:hAnsiTheme="majorBidi" w:cstheme="majorBidi"/>
              </w:rPr>
            </w:rPrChange>
          </w:rPr>
          <w:t>COMPANY</w:t>
        </w:r>
      </w:ins>
      <w:r w:rsidRPr="005F252C">
        <w:rPr>
          <w:rFonts w:ascii="Candara" w:hAnsi="Candara"/>
          <w:rPrChange w:id="2606" w:author="Al Riyami, Azza OLNG-SCC/12" w:date="2026-03-30T14:14:00Z" w16du:dateUtc="2026-03-30T10:14:00Z">
            <w:rPr>
              <w:rFonts w:asciiTheme="majorBidi" w:eastAsia="Calibri" w:hAnsiTheme="majorBidi" w:cstheme="majorBidi"/>
            </w:rPr>
          </w:rPrChange>
        </w:rPr>
        <w:t xml:space="preserve"> payments to </w:t>
      </w:r>
      <w:del w:id="2607" w:author="Al Hashmi, Ahmed OLNG-ICV/1" w:date="2026-03-18T12:10:00Z" w16du:dateUtc="2026-03-18T08:10:00Z">
        <w:r w:rsidRPr="005F252C" w:rsidDel="00833133">
          <w:rPr>
            <w:rFonts w:ascii="Candara" w:hAnsi="Candara"/>
            <w:rPrChange w:id="2608" w:author="Al Riyami, Azza OLNG-SCC/12" w:date="2026-03-30T14:14:00Z" w16du:dateUtc="2026-03-30T10:14:00Z">
              <w:rPr>
                <w:rFonts w:asciiTheme="majorBidi" w:eastAsia="Calibri" w:hAnsiTheme="majorBidi" w:cstheme="majorBidi"/>
              </w:rPr>
            </w:rPrChange>
          </w:rPr>
          <w:delText>CONTRACTOR</w:delText>
        </w:r>
      </w:del>
      <w:ins w:id="2609" w:author="Al Hashmi, Ahmed OLNG-ICV/1" w:date="2026-03-18T12:10:00Z" w16du:dateUtc="2026-03-18T08:10:00Z">
        <w:r w:rsidR="00833133" w:rsidRPr="005F252C">
          <w:rPr>
            <w:rFonts w:ascii="Candara" w:hAnsi="Candara"/>
            <w:rPrChange w:id="2610" w:author="Al Riyami, Azza OLNG-SCC/12" w:date="2026-03-30T14:14:00Z" w16du:dateUtc="2026-03-30T10:14:00Z">
              <w:rPr>
                <w:rFonts w:asciiTheme="majorBidi" w:eastAsia="Calibri" w:hAnsiTheme="majorBidi" w:cstheme="majorBidi"/>
              </w:rPr>
            </w:rPrChange>
          </w:rPr>
          <w:t>CONTRACTOR</w:t>
        </w:r>
      </w:ins>
      <w:r w:rsidRPr="005F252C">
        <w:rPr>
          <w:rFonts w:ascii="Candara" w:hAnsi="Candara"/>
          <w:rPrChange w:id="2611" w:author="Al Riyami, Azza OLNG-SCC/12" w:date="2026-03-30T14:14:00Z" w16du:dateUtc="2026-03-30T10:14:00Z">
            <w:rPr>
              <w:rFonts w:asciiTheme="majorBidi" w:eastAsia="Calibri" w:hAnsiTheme="majorBidi" w:cstheme="majorBidi"/>
            </w:rPr>
          </w:rPrChange>
        </w:rPr>
        <w:t>.</w:t>
      </w:r>
    </w:p>
    <w:bookmarkEnd w:id="2436"/>
    <w:p w14:paraId="001B9376" w14:textId="162424A3" w:rsidR="009558EF" w:rsidRPr="005F252C" w:rsidRDefault="009558EF">
      <w:pPr>
        <w:pStyle w:val="Level4"/>
        <w:rPr>
          <w:rFonts w:ascii="Candara" w:eastAsia="Calibri" w:hAnsi="Candara" w:cstheme="majorBidi"/>
          <w:rPrChange w:id="2612" w:author="Al Riyami, Azza OLNG-SCC/12" w:date="2026-03-30T14:14:00Z" w16du:dateUtc="2026-03-30T10:14:00Z">
            <w:rPr>
              <w:rFonts w:asciiTheme="majorBidi" w:eastAsia="Calibri" w:hAnsiTheme="majorBidi" w:cstheme="majorBidi"/>
            </w:rPr>
          </w:rPrChange>
        </w:rPr>
        <w:pPrChange w:id="2613" w:author="Al Oraimi, Ahmed Mubarak OLNG-ICV/T2" w:date="2026-03-28T18:10:00Z" w16du:dateUtc="2026-03-28T14:10:00Z">
          <w:pPr/>
        </w:pPrChange>
      </w:pPr>
      <w:r w:rsidRPr="005F252C">
        <w:rPr>
          <w:rFonts w:ascii="Candara" w:eastAsia="Calibri" w:hAnsi="Candara" w:cstheme="majorBidi"/>
          <w:rPrChange w:id="2614" w:author="Al Riyami, Azza OLNG-SCC/12" w:date="2026-03-30T14:14:00Z" w16du:dateUtc="2026-03-30T10:14:00Z">
            <w:rPr>
              <w:rFonts w:asciiTheme="majorBidi" w:eastAsia="Calibri" w:hAnsiTheme="majorBidi" w:cstheme="majorBidi"/>
            </w:rPr>
          </w:rPrChange>
        </w:rPr>
        <w:br w:type="page"/>
      </w:r>
    </w:p>
    <w:p w14:paraId="039E3E6F" w14:textId="77777777" w:rsidR="00B506B6" w:rsidRPr="00BA56F3" w:rsidDel="009558EF" w:rsidRDefault="00B506B6">
      <w:pPr>
        <w:pStyle w:val="Heading1"/>
        <w:spacing w:before="0"/>
        <w:rPr>
          <w:del w:id="2615" w:author="Al Oraimi, Ahmed Mubarak OLNG-ICV/T2" w:date="2026-03-28T18:09:00Z" w16du:dateUtc="2026-03-28T14:09:00Z"/>
          <w:rFonts w:eastAsia="Calibri"/>
        </w:rPr>
        <w:pPrChange w:id="2616" w:author="Al Riyami, Azza OLNG-SCC/12" w:date="2026-03-30T14:20:00Z" w16du:dateUtc="2026-03-30T10:20:00Z">
          <w:pPr>
            <w:suppressAutoHyphens/>
            <w:autoSpaceDN w:val="0"/>
            <w:spacing w:before="120"/>
            <w:ind w:left="720"/>
            <w:jc w:val="both"/>
            <w:textAlignment w:val="baseline"/>
          </w:pPr>
        </w:pPrChange>
      </w:pPr>
      <w:bookmarkStart w:id="2617" w:name="_Toc225638847"/>
      <w:bookmarkStart w:id="2618" w:name="_Toc225645923"/>
      <w:bookmarkStart w:id="2619" w:name="_Toc225648449"/>
      <w:bookmarkStart w:id="2620" w:name="_Toc225665838"/>
      <w:bookmarkStart w:id="2621" w:name="_Toc225665917"/>
      <w:bookmarkStart w:id="2622" w:name="_Toc225666123"/>
      <w:bookmarkStart w:id="2623" w:name="_Toc225666160"/>
      <w:bookmarkEnd w:id="2617"/>
      <w:bookmarkEnd w:id="2618"/>
      <w:bookmarkEnd w:id="2619"/>
      <w:bookmarkEnd w:id="2620"/>
      <w:bookmarkEnd w:id="2621"/>
      <w:bookmarkEnd w:id="2622"/>
      <w:bookmarkEnd w:id="2623"/>
    </w:p>
    <w:p w14:paraId="3CF4BD48" w14:textId="6FD69641" w:rsidR="00B506B6" w:rsidRPr="005F252C" w:rsidDel="00E26ADE" w:rsidRDefault="00B506B6">
      <w:pPr>
        <w:pStyle w:val="Heading1"/>
        <w:spacing w:before="0"/>
        <w:rPr>
          <w:del w:id="2624" w:author="Al Oraimi, Ahmed Mubarak OLNG-ICV/T2" w:date="2026-03-29T01:43:00Z" w16du:dateUtc="2026-03-28T21:43:00Z"/>
          <w:rFonts w:ascii="Candara" w:hAnsi="Candara"/>
          <w:rPrChange w:id="2625" w:author="Al Riyami, Azza OLNG-SCC/12" w:date="2026-03-30T14:14:00Z" w16du:dateUtc="2026-03-30T10:14:00Z">
            <w:rPr>
              <w:del w:id="2626" w:author="Al Oraimi, Ahmed Mubarak OLNG-ICV/T2" w:date="2026-03-29T01:43:00Z" w16du:dateUtc="2026-03-28T21:43:00Z"/>
            </w:rPr>
          </w:rPrChange>
        </w:rPr>
        <w:pPrChange w:id="2627" w:author="Al Riyami, Azza OLNG-SCC/12" w:date="2026-03-30T14:20:00Z" w16du:dateUtc="2026-03-30T10:20:00Z">
          <w:pPr>
            <w:pStyle w:val="Heading1"/>
          </w:pPr>
        </w:pPrChange>
      </w:pPr>
      <w:bookmarkStart w:id="2628" w:name="_Toc225666161"/>
      <w:r w:rsidRPr="005F252C">
        <w:rPr>
          <w:rFonts w:ascii="Candara" w:hAnsi="Candara"/>
          <w:b w:val="0"/>
          <w:rPrChange w:id="2629" w:author="Al Riyami, Azza OLNG-SCC/12" w:date="2026-03-30T14:14:00Z" w16du:dateUtc="2026-03-30T10:14:00Z">
            <w:rPr>
              <w:b w:val="0"/>
            </w:rPr>
          </w:rPrChange>
        </w:rPr>
        <w:t>APPENDICES</w:t>
      </w:r>
      <w:bookmarkEnd w:id="2628"/>
    </w:p>
    <w:p w14:paraId="79446E38" w14:textId="77777777" w:rsidR="00E26ADE" w:rsidRPr="005F252C" w:rsidRDefault="00E26ADE">
      <w:pPr>
        <w:pStyle w:val="Heading1"/>
        <w:rPr>
          <w:ins w:id="2630" w:author="Al Oraimi, Ahmed Mubarak OLNG-ICV/T2" w:date="2026-03-29T01:43:00Z" w16du:dateUtc="2026-03-28T21:43:00Z"/>
          <w:rFonts w:ascii="Candara" w:hAnsi="Candara"/>
          <w:rPrChange w:id="2631" w:author="Al Riyami, Azza OLNG-SCC/12" w:date="2026-03-30T14:14:00Z" w16du:dateUtc="2026-03-30T10:14:00Z">
            <w:rPr>
              <w:ins w:id="2632" w:author="Al Oraimi, Ahmed Mubarak OLNG-ICV/T2" w:date="2026-03-29T01:43:00Z" w16du:dateUtc="2026-03-28T21:43:00Z"/>
            </w:rPr>
          </w:rPrChange>
        </w:rPr>
        <w:pPrChange w:id="2633" w:author="Al Oraimi, Ahmed Mubarak OLNG-ICV/T2" w:date="2026-03-29T01:43:00Z" w16du:dateUtc="2026-03-28T21:43:00Z">
          <w:pPr>
            <w:pStyle w:val="Heading1"/>
            <w:numPr>
              <w:numId w:val="32"/>
            </w:numPr>
            <w:tabs>
              <w:tab w:val="clear" w:pos="576"/>
            </w:tabs>
            <w:ind w:left="1134" w:hanging="1134"/>
          </w:pPr>
        </w:pPrChange>
      </w:pPr>
      <w:bookmarkStart w:id="2634" w:name="_Toc225666162"/>
      <w:bookmarkEnd w:id="2634"/>
    </w:p>
    <w:p w14:paraId="010C10F6" w14:textId="617C1799" w:rsidR="00B506B6" w:rsidRPr="005F252C" w:rsidRDefault="00B506B6">
      <w:pPr>
        <w:pStyle w:val="Heading2"/>
        <w:rPr>
          <w:rFonts w:ascii="Candara" w:hAnsi="Candara"/>
          <w:rPrChange w:id="2635" w:author="Al Riyami, Azza OLNG-SCC/12" w:date="2026-03-30T14:14:00Z" w16du:dateUtc="2026-03-30T10:14:00Z">
            <w:rPr>
              <w:rFonts w:eastAsia="Calibri"/>
              <w:smallCaps/>
            </w:rPr>
          </w:rPrChange>
        </w:rPr>
        <w:pPrChange w:id="2636" w:author="Al Oraimi, Ahmed Mubarak OLNG-ICV/T2" w:date="2026-03-29T01:45:00Z" w16du:dateUtc="2026-03-28T21:45:00Z">
          <w:pPr>
            <w:pStyle w:val="Heading1"/>
          </w:pPr>
        </w:pPrChange>
      </w:pPr>
      <w:bookmarkStart w:id="2637" w:name="_Toc225666163"/>
      <w:r w:rsidRPr="005F252C">
        <w:rPr>
          <w:rFonts w:ascii="Candara" w:hAnsi="Candara"/>
          <w:rPrChange w:id="2638" w:author="Al Riyami, Azza OLNG-SCC/12" w:date="2026-03-30T14:14:00Z" w16du:dateUtc="2026-03-30T10:14:00Z">
            <w:rPr>
              <w:rFonts w:eastAsia="Calibri"/>
            </w:rPr>
          </w:rPrChange>
        </w:rPr>
        <w:t>Appendix A:  ICV Plan</w:t>
      </w:r>
      <w:bookmarkEnd w:id="2637"/>
    </w:p>
    <w:p w14:paraId="70A23EE4" w14:textId="429C74CE" w:rsidR="007B1737" w:rsidRPr="00217B5C" w:rsidRDefault="007B1737" w:rsidP="007B1737">
      <w:pPr>
        <w:rPr>
          <w:rFonts w:eastAsia="Calibri"/>
          <w:b/>
          <w:bCs/>
          <w:sz w:val="22"/>
          <w:szCs w:val="24"/>
          <w:rPrChange w:id="2639" w:author="Al Riyami, Azza OLNG-SCC/12" w:date="2026-03-30T14:22:00Z" w16du:dateUtc="2026-03-30T10:22:00Z">
            <w:rPr>
              <w:rFonts w:eastAsia="Calibri"/>
            </w:rPr>
          </w:rPrChange>
        </w:rPr>
      </w:pPr>
      <w:r w:rsidRPr="00217B5C">
        <w:rPr>
          <w:rFonts w:eastAsia="Calibri"/>
          <w:b/>
          <w:bCs/>
          <w:sz w:val="22"/>
          <w:szCs w:val="24"/>
          <w:rPrChange w:id="2640" w:author="Al Riyami, Azza OLNG-SCC/12" w:date="2026-03-30T14:22:00Z" w16du:dateUtc="2026-03-30T10:22:00Z">
            <w:rPr>
              <w:rFonts w:eastAsia="Calibri"/>
            </w:rPr>
          </w:rPrChange>
        </w:rPr>
        <w:t xml:space="preserve">Table A: Investment </w:t>
      </w:r>
    </w:p>
    <w:p w14:paraId="01D71025" w14:textId="7A5E9194" w:rsidR="00B506B6" w:rsidRPr="005F252C" w:rsidRDefault="001344F2" w:rsidP="007B1737">
      <w:pPr>
        <w:suppressAutoHyphens/>
        <w:autoSpaceDN w:val="0"/>
        <w:spacing w:before="120"/>
        <w:jc w:val="center"/>
        <w:textAlignment w:val="baseline"/>
        <w:rPr>
          <w:rFonts w:eastAsia="Calibri" w:cstheme="majorBidi"/>
          <w:b/>
          <w:sz w:val="22"/>
          <w:rPrChange w:id="2641" w:author="Al Riyami, Azza OLNG-SCC/12" w:date="2026-03-30T14:14:00Z" w16du:dateUtc="2026-03-30T10:14:00Z">
            <w:rPr>
              <w:rFonts w:asciiTheme="majorBidi" w:eastAsia="Calibri" w:hAnsiTheme="majorBidi" w:cstheme="majorBidi"/>
              <w:b/>
              <w:sz w:val="22"/>
            </w:rPr>
          </w:rPrChange>
        </w:rPr>
      </w:pPr>
      <w:r w:rsidRPr="005F252C">
        <w:rPr>
          <w:noProof/>
        </w:rPr>
        <w:drawing>
          <wp:inline distT="0" distB="0" distL="0" distR="0" wp14:anchorId="1903DC52" wp14:editId="2B7CB298">
            <wp:extent cx="5693410" cy="24504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3410" cy="2450465"/>
                    </a:xfrm>
                    <a:prstGeom prst="rect">
                      <a:avLst/>
                    </a:prstGeom>
                  </pic:spPr>
                </pic:pic>
              </a:graphicData>
            </a:graphic>
          </wp:inline>
        </w:drawing>
      </w:r>
    </w:p>
    <w:p w14:paraId="2F494488" w14:textId="77777777" w:rsidR="007B1737" w:rsidRPr="005F252C" w:rsidRDefault="007B1737" w:rsidP="007B1737">
      <w:pPr>
        <w:rPr>
          <w:rFonts w:eastAsia="Calibri"/>
        </w:rPr>
      </w:pPr>
    </w:p>
    <w:p w14:paraId="059832BA" w14:textId="52C061AB" w:rsidR="007B1737" w:rsidRPr="00217B5C" w:rsidRDefault="007B1737" w:rsidP="007B1737">
      <w:pPr>
        <w:rPr>
          <w:rFonts w:eastAsia="Calibri"/>
          <w:b/>
          <w:bCs/>
          <w:sz w:val="22"/>
          <w:szCs w:val="24"/>
          <w:rPrChange w:id="2642" w:author="Al Riyami, Azza OLNG-SCC/12" w:date="2026-03-30T14:22:00Z" w16du:dateUtc="2026-03-30T10:22:00Z">
            <w:rPr>
              <w:rFonts w:eastAsia="Calibri"/>
            </w:rPr>
          </w:rPrChange>
        </w:rPr>
      </w:pPr>
      <w:r w:rsidRPr="00217B5C">
        <w:rPr>
          <w:rFonts w:eastAsia="Calibri"/>
          <w:b/>
          <w:bCs/>
          <w:sz w:val="22"/>
          <w:szCs w:val="24"/>
          <w:rPrChange w:id="2643" w:author="Al Riyami, Azza OLNG-SCC/12" w:date="2026-03-30T14:22:00Z" w16du:dateUtc="2026-03-30T10:22:00Z">
            <w:rPr>
              <w:rFonts w:eastAsia="Calibri"/>
            </w:rPr>
          </w:rPrChange>
        </w:rPr>
        <w:t xml:space="preserve">Table B: Workforce </w:t>
      </w:r>
    </w:p>
    <w:p w14:paraId="2812A751" w14:textId="482A4EF0" w:rsidR="00B506B6" w:rsidRPr="005F252C" w:rsidRDefault="007B1737" w:rsidP="007B1737">
      <w:pPr>
        <w:spacing w:before="120" w:after="200"/>
        <w:jc w:val="center"/>
        <w:rPr>
          <w:rFonts w:eastAsia="Calibri" w:cstheme="majorBidi"/>
          <w:b/>
          <w:sz w:val="22"/>
          <w:rPrChange w:id="2644" w:author="Al Riyami, Azza OLNG-SCC/12" w:date="2026-03-30T14:14:00Z" w16du:dateUtc="2026-03-30T10:14:00Z">
            <w:rPr>
              <w:rFonts w:asciiTheme="majorBidi" w:eastAsia="Calibri" w:hAnsiTheme="majorBidi" w:cstheme="majorBidi"/>
              <w:b/>
              <w:sz w:val="22"/>
            </w:rPr>
          </w:rPrChange>
        </w:rPr>
      </w:pPr>
      <w:r w:rsidRPr="005F252C">
        <w:rPr>
          <w:rFonts w:eastAsia="Calibri"/>
          <w:noProof/>
        </w:rPr>
        <w:drawing>
          <wp:inline distT="0" distB="0" distL="0" distR="0" wp14:anchorId="4423C01B" wp14:editId="18AB0CAE">
            <wp:extent cx="5715000" cy="1270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0770" cy="1271282"/>
                    </a:xfrm>
                    <a:prstGeom prst="rect">
                      <a:avLst/>
                    </a:prstGeom>
                    <a:noFill/>
                    <a:ln>
                      <a:noFill/>
                    </a:ln>
                  </pic:spPr>
                </pic:pic>
              </a:graphicData>
            </a:graphic>
          </wp:inline>
        </w:drawing>
      </w:r>
    </w:p>
    <w:p w14:paraId="643B6A8E" w14:textId="56478D40" w:rsidR="007B1737" w:rsidRPr="00217B5C" w:rsidRDefault="007B1737" w:rsidP="007B1737">
      <w:pPr>
        <w:rPr>
          <w:rFonts w:eastAsia="Calibri"/>
          <w:b/>
          <w:bCs/>
          <w:sz w:val="22"/>
          <w:szCs w:val="24"/>
          <w:rPrChange w:id="2645" w:author="Al Riyami, Azza OLNG-SCC/12" w:date="2026-03-30T14:22:00Z" w16du:dateUtc="2026-03-30T10:22:00Z">
            <w:rPr>
              <w:rFonts w:eastAsia="Calibri"/>
            </w:rPr>
          </w:rPrChange>
        </w:rPr>
      </w:pPr>
      <w:r w:rsidRPr="00217B5C">
        <w:rPr>
          <w:rFonts w:eastAsia="Calibri"/>
          <w:b/>
          <w:bCs/>
          <w:sz w:val="22"/>
          <w:szCs w:val="24"/>
          <w:rPrChange w:id="2646" w:author="Al Riyami, Azza OLNG-SCC/12" w:date="2026-03-30T14:22:00Z" w16du:dateUtc="2026-03-30T10:22:00Z">
            <w:rPr>
              <w:rFonts w:eastAsia="Calibri"/>
            </w:rPr>
          </w:rPrChange>
        </w:rPr>
        <w:t xml:space="preserve">Table C: Goods </w:t>
      </w:r>
    </w:p>
    <w:p w14:paraId="046BF223" w14:textId="4DDBF47E" w:rsidR="00B506B6" w:rsidRPr="005F252C" w:rsidRDefault="007B1737" w:rsidP="00B506B6">
      <w:pPr>
        <w:suppressAutoHyphens/>
        <w:autoSpaceDN w:val="0"/>
        <w:spacing w:before="120"/>
        <w:textAlignment w:val="baseline"/>
        <w:rPr>
          <w:rFonts w:eastAsia="Calibri" w:cstheme="majorBidi"/>
          <w:b/>
          <w:sz w:val="22"/>
          <w:rPrChange w:id="2647" w:author="Al Riyami, Azza OLNG-SCC/12" w:date="2026-03-30T14:14:00Z" w16du:dateUtc="2026-03-30T10:14:00Z">
            <w:rPr>
              <w:rFonts w:asciiTheme="majorBidi" w:eastAsia="Calibri" w:hAnsiTheme="majorBidi" w:cstheme="majorBidi"/>
              <w:b/>
              <w:sz w:val="22"/>
            </w:rPr>
          </w:rPrChange>
        </w:rPr>
      </w:pPr>
      <w:r w:rsidRPr="005F252C">
        <w:rPr>
          <w:noProof/>
        </w:rPr>
        <w:lastRenderedPageBreak/>
        <w:drawing>
          <wp:inline distT="0" distB="0" distL="0" distR="0" wp14:anchorId="0A3F58B9" wp14:editId="27E28ECD">
            <wp:extent cx="5760085" cy="1698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1698625"/>
                    </a:xfrm>
                    <a:prstGeom prst="rect">
                      <a:avLst/>
                    </a:prstGeom>
                  </pic:spPr>
                </pic:pic>
              </a:graphicData>
            </a:graphic>
          </wp:inline>
        </w:drawing>
      </w:r>
    </w:p>
    <w:p w14:paraId="3C34EA21" w14:textId="77777777" w:rsidR="00B506B6" w:rsidRPr="005F252C" w:rsidRDefault="00B506B6" w:rsidP="00B506B6">
      <w:pPr>
        <w:suppressAutoHyphens/>
        <w:autoSpaceDN w:val="0"/>
        <w:spacing w:before="120"/>
        <w:textAlignment w:val="baseline"/>
        <w:rPr>
          <w:rFonts w:eastAsia="Calibri" w:cstheme="majorBidi"/>
          <w:b/>
          <w:sz w:val="22"/>
          <w:rPrChange w:id="2648" w:author="Al Riyami, Azza OLNG-SCC/12" w:date="2026-03-30T14:14:00Z" w16du:dateUtc="2026-03-30T10:14:00Z">
            <w:rPr>
              <w:rFonts w:asciiTheme="majorBidi" w:eastAsia="Calibri" w:hAnsiTheme="majorBidi" w:cstheme="majorBidi"/>
              <w:b/>
              <w:sz w:val="22"/>
            </w:rPr>
          </w:rPrChange>
        </w:rPr>
      </w:pPr>
    </w:p>
    <w:p w14:paraId="042205BA" w14:textId="77777777" w:rsidR="00217B5C" w:rsidRDefault="00217B5C">
      <w:pPr>
        <w:rPr>
          <w:ins w:id="2649" w:author="Al Riyami, Azza OLNG-SCC/12" w:date="2026-03-30T14:22:00Z" w16du:dateUtc="2026-03-30T10:22:00Z"/>
          <w:rFonts w:eastAsia="Calibri"/>
          <w:b/>
          <w:bCs/>
          <w:sz w:val="22"/>
          <w:szCs w:val="24"/>
        </w:rPr>
      </w:pPr>
      <w:ins w:id="2650" w:author="Al Riyami, Azza OLNG-SCC/12" w:date="2026-03-30T14:22:00Z" w16du:dateUtc="2026-03-30T10:22:00Z">
        <w:r>
          <w:rPr>
            <w:rFonts w:eastAsia="Calibri"/>
            <w:b/>
            <w:bCs/>
            <w:sz w:val="22"/>
            <w:szCs w:val="24"/>
          </w:rPr>
          <w:br w:type="page"/>
        </w:r>
      </w:ins>
    </w:p>
    <w:p w14:paraId="2A50E937" w14:textId="292ED159" w:rsidR="007B1737" w:rsidRPr="00217B5C" w:rsidRDefault="007B1737" w:rsidP="007B1737">
      <w:pPr>
        <w:rPr>
          <w:rFonts w:eastAsia="Calibri"/>
          <w:b/>
          <w:bCs/>
          <w:sz w:val="22"/>
          <w:szCs w:val="24"/>
          <w:rPrChange w:id="2651" w:author="Al Riyami, Azza OLNG-SCC/12" w:date="2026-03-30T14:22:00Z" w16du:dateUtc="2026-03-30T10:22:00Z">
            <w:rPr>
              <w:rFonts w:eastAsia="Calibri"/>
            </w:rPr>
          </w:rPrChange>
        </w:rPr>
      </w:pPr>
      <w:r w:rsidRPr="00217B5C">
        <w:rPr>
          <w:rFonts w:eastAsia="Calibri"/>
          <w:b/>
          <w:bCs/>
          <w:sz w:val="22"/>
          <w:szCs w:val="24"/>
          <w:rPrChange w:id="2652" w:author="Al Riyami, Azza OLNG-SCC/12" w:date="2026-03-30T14:22:00Z" w16du:dateUtc="2026-03-30T10:22:00Z">
            <w:rPr>
              <w:rFonts w:eastAsia="Calibri"/>
            </w:rPr>
          </w:rPrChange>
        </w:rPr>
        <w:lastRenderedPageBreak/>
        <w:t xml:space="preserve">Table D: Services </w:t>
      </w:r>
    </w:p>
    <w:p w14:paraId="2EACAE50" w14:textId="36C9F2A2" w:rsidR="00B506B6" w:rsidRPr="005F252C" w:rsidRDefault="007B1737" w:rsidP="007B1737">
      <w:pPr>
        <w:rPr>
          <w:rFonts w:eastAsia="Calibri"/>
        </w:rPr>
      </w:pPr>
      <w:r w:rsidRPr="005F252C">
        <w:rPr>
          <w:noProof/>
        </w:rPr>
        <w:drawing>
          <wp:inline distT="0" distB="0" distL="0" distR="0" wp14:anchorId="0B3DBFC3" wp14:editId="398D19A0">
            <wp:extent cx="5760085" cy="16129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1612900"/>
                    </a:xfrm>
                    <a:prstGeom prst="rect">
                      <a:avLst/>
                    </a:prstGeom>
                  </pic:spPr>
                </pic:pic>
              </a:graphicData>
            </a:graphic>
          </wp:inline>
        </w:drawing>
      </w:r>
      <w:r w:rsidRPr="005F252C">
        <w:rPr>
          <w:rFonts w:eastAsia="Calibri"/>
        </w:rPr>
        <w:t xml:space="preserve"> </w:t>
      </w:r>
    </w:p>
    <w:p w14:paraId="186E2392" w14:textId="7CCA0C45" w:rsidR="00B506B6" w:rsidRPr="005F252C" w:rsidRDefault="00B506B6">
      <w:pPr>
        <w:pStyle w:val="Heading2"/>
        <w:rPr>
          <w:rFonts w:ascii="Candara" w:hAnsi="Candara"/>
          <w:rPrChange w:id="2653" w:author="Al Riyami, Azza OLNG-SCC/12" w:date="2026-03-30T14:14:00Z" w16du:dateUtc="2026-03-30T10:14:00Z">
            <w:rPr>
              <w:rFonts w:eastAsia="Calibri"/>
              <w:smallCaps/>
            </w:rPr>
          </w:rPrChange>
        </w:rPr>
        <w:pPrChange w:id="2654" w:author="Al Oraimi, Ahmed Mubarak OLNG-ICV/T2" w:date="2026-03-29T01:48:00Z" w16du:dateUtc="2026-03-28T21:48:00Z">
          <w:pPr>
            <w:pStyle w:val="Heading1"/>
          </w:pPr>
        </w:pPrChange>
      </w:pPr>
      <w:bookmarkStart w:id="2655" w:name="_Toc225666164"/>
      <w:r w:rsidRPr="005F252C">
        <w:rPr>
          <w:rFonts w:ascii="Candara" w:hAnsi="Candara"/>
          <w:rPrChange w:id="2656" w:author="Al Riyami, Azza OLNG-SCC/12" w:date="2026-03-30T14:14:00Z" w16du:dateUtc="2026-03-30T10:14:00Z">
            <w:rPr>
              <w:rFonts w:eastAsia="Calibri"/>
            </w:rPr>
          </w:rPrChange>
        </w:rPr>
        <w:t>Appendix B:  ICV Reporting Schedule</w:t>
      </w:r>
      <w:bookmarkEnd w:id="2655"/>
      <w:r w:rsidRPr="005F252C">
        <w:rPr>
          <w:rFonts w:ascii="Candara" w:hAnsi="Candara"/>
          <w:rPrChange w:id="2657" w:author="Al Riyami, Azza OLNG-SCC/12" w:date="2026-03-30T14:14:00Z" w16du:dateUtc="2026-03-30T10:14:00Z">
            <w:rPr>
              <w:rFonts w:eastAsia="Calibri"/>
            </w:rPr>
          </w:rPrChange>
        </w:rPr>
        <w:t xml:space="preserve"> </w:t>
      </w:r>
    </w:p>
    <w:p w14:paraId="21CDDBA8" w14:textId="77777777" w:rsidR="00A8204F" w:rsidRPr="005F252C" w:rsidRDefault="00B506B6" w:rsidP="00C76D79">
      <w:pPr>
        <w:suppressAutoHyphens/>
        <w:autoSpaceDN w:val="0"/>
        <w:spacing w:before="120"/>
        <w:textAlignment w:val="baseline"/>
        <w:rPr>
          <w:ins w:id="2658" w:author="Al Oraimi, Ahmed Mubarak OLNG-ICV/T2" w:date="2026-03-29T01:56:00Z" w16du:dateUtc="2026-03-28T21:56:00Z"/>
          <w:rFonts w:eastAsia="Calibri" w:cstheme="majorBidi"/>
          <w:sz w:val="22"/>
          <w:rPrChange w:id="2659" w:author="Al Riyami, Azza OLNG-SCC/12" w:date="2026-03-30T14:14:00Z" w16du:dateUtc="2026-03-30T10:14:00Z">
            <w:rPr>
              <w:ins w:id="2660" w:author="Al Oraimi, Ahmed Mubarak OLNG-ICV/T2" w:date="2026-03-29T01:56:00Z" w16du:dateUtc="2026-03-28T21:56:00Z"/>
              <w:rFonts w:asciiTheme="majorBidi" w:eastAsia="Calibri" w:hAnsiTheme="majorBidi" w:cstheme="majorBidi"/>
              <w:sz w:val="22"/>
            </w:rPr>
          </w:rPrChange>
        </w:rPr>
      </w:pPr>
      <w:del w:id="2661" w:author="Al Hashmi, Ahmed OLNG-ICV/1" w:date="2026-03-18T12:10:00Z" w16du:dateUtc="2026-03-18T08:10:00Z">
        <w:r w:rsidRPr="005F252C" w:rsidDel="00833133">
          <w:rPr>
            <w:rFonts w:eastAsia="Calibri" w:cstheme="majorBidi"/>
            <w:sz w:val="22"/>
            <w:rPrChange w:id="2662" w:author="Al Riyami, Azza OLNG-SCC/12" w:date="2026-03-30T14:14:00Z" w16du:dateUtc="2026-03-30T10:14:00Z">
              <w:rPr>
                <w:rFonts w:asciiTheme="majorBidi" w:eastAsia="Calibri" w:hAnsiTheme="majorBidi" w:cstheme="majorBidi"/>
                <w:sz w:val="22"/>
              </w:rPr>
            </w:rPrChange>
          </w:rPr>
          <w:delText>CONTRACTOR</w:delText>
        </w:r>
      </w:del>
      <w:ins w:id="2663" w:author="Al Hashmi, Ahmed OLNG-ICV/1" w:date="2026-03-18T12:10:00Z" w16du:dateUtc="2026-03-18T08:10:00Z">
        <w:r w:rsidR="00833133" w:rsidRPr="005F252C">
          <w:rPr>
            <w:rFonts w:eastAsia="Calibri" w:cstheme="majorBidi"/>
            <w:sz w:val="22"/>
            <w:rPrChange w:id="2664" w:author="Al Riyami, Azza OLNG-SCC/12" w:date="2026-03-30T14:14:00Z" w16du:dateUtc="2026-03-30T10:14:00Z">
              <w:rPr>
                <w:rFonts w:asciiTheme="majorBidi" w:eastAsia="Calibri" w:hAnsiTheme="majorBidi" w:cstheme="majorBidi"/>
                <w:sz w:val="22"/>
              </w:rPr>
            </w:rPrChange>
          </w:rPr>
          <w:t>CONTRACTOR</w:t>
        </w:r>
      </w:ins>
      <w:r w:rsidRPr="005F252C">
        <w:rPr>
          <w:rFonts w:eastAsia="Calibri" w:cstheme="majorBidi"/>
          <w:sz w:val="22"/>
          <w:rPrChange w:id="2665" w:author="Al Riyami, Azza OLNG-SCC/12" w:date="2026-03-30T14:14:00Z" w16du:dateUtc="2026-03-30T10:14:00Z">
            <w:rPr>
              <w:rFonts w:asciiTheme="majorBidi" w:eastAsia="Calibri" w:hAnsiTheme="majorBidi" w:cstheme="majorBidi"/>
              <w:sz w:val="22"/>
            </w:rPr>
          </w:rPrChange>
        </w:rPr>
        <w:t xml:space="preserve"> shall</w:t>
      </w:r>
      <w:r w:rsidR="00D038D9" w:rsidRPr="005F252C">
        <w:rPr>
          <w:rFonts w:eastAsia="Calibri" w:cstheme="majorBidi"/>
          <w:sz w:val="22"/>
          <w:rPrChange w:id="2666" w:author="Al Riyami, Azza OLNG-SCC/12" w:date="2026-03-30T14:14:00Z" w16du:dateUtc="2026-03-30T10:14:00Z">
            <w:rPr>
              <w:rFonts w:asciiTheme="majorBidi" w:eastAsia="Calibri" w:hAnsiTheme="majorBidi" w:cstheme="majorBidi"/>
              <w:sz w:val="22"/>
            </w:rPr>
          </w:rPrChange>
        </w:rPr>
        <w:t xml:space="preserve"> </w:t>
      </w:r>
      <w:r w:rsidR="00C76D79" w:rsidRPr="005F252C">
        <w:rPr>
          <w:rFonts w:eastAsia="Calibri" w:cstheme="majorBidi"/>
          <w:sz w:val="22"/>
          <w:rPrChange w:id="2667" w:author="Al Riyami, Azza OLNG-SCC/12" w:date="2026-03-30T14:14:00Z" w16du:dateUtc="2026-03-30T10:14:00Z">
            <w:rPr>
              <w:rFonts w:asciiTheme="majorBidi" w:eastAsia="Calibri" w:hAnsiTheme="majorBidi" w:cstheme="majorBidi"/>
              <w:sz w:val="22"/>
            </w:rPr>
          </w:rPrChange>
        </w:rPr>
        <w:t>s</w:t>
      </w:r>
      <w:r w:rsidR="00D038D9" w:rsidRPr="005F252C">
        <w:rPr>
          <w:rFonts w:eastAsia="Calibri" w:cstheme="majorBidi"/>
          <w:sz w:val="22"/>
          <w:rPrChange w:id="2668" w:author="Al Riyami, Azza OLNG-SCC/12" w:date="2026-03-30T14:14:00Z" w16du:dateUtc="2026-03-30T10:14:00Z">
            <w:rPr>
              <w:rFonts w:asciiTheme="majorBidi" w:eastAsia="Calibri" w:hAnsiTheme="majorBidi" w:cstheme="majorBidi"/>
              <w:sz w:val="22"/>
            </w:rPr>
          </w:rPrChange>
        </w:rPr>
        <w:t>ubmit ICV Quarterly report within</w:t>
      </w:r>
      <w:r w:rsidR="00F41B07" w:rsidRPr="005F252C">
        <w:rPr>
          <w:rFonts w:eastAsia="Calibri" w:cstheme="majorBidi"/>
          <w:sz w:val="22"/>
          <w:rPrChange w:id="2669" w:author="Al Riyami, Azza OLNG-SCC/12" w:date="2026-03-30T14:14:00Z" w16du:dateUtc="2026-03-30T10:14:00Z">
            <w:rPr>
              <w:rFonts w:asciiTheme="majorBidi" w:eastAsia="Calibri" w:hAnsiTheme="majorBidi" w:cstheme="majorBidi"/>
              <w:sz w:val="22"/>
            </w:rPr>
          </w:rPrChange>
        </w:rPr>
        <w:t xml:space="preserve"> 30 days’ post of each quarter as follow</w:t>
      </w:r>
    </w:p>
    <w:p w14:paraId="5457454B" w14:textId="376466F0" w:rsidR="00B506B6" w:rsidRPr="005F252C" w:rsidRDefault="00F41B07" w:rsidP="00C76D79">
      <w:pPr>
        <w:suppressAutoHyphens/>
        <w:autoSpaceDN w:val="0"/>
        <w:spacing w:before="120"/>
        <w:textAlignment w:val="baseline"/>
        <w:rPr>
          <w:rFonts w:eastAsia="Calibri" w:cstheme="majorBidi"/>
          <w:sz w:val="22"/>
          <w:rPrChange w:id="2670"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71" w:author="Al Riyami, Azza OLNG-SCC/12" w:date="2026-03-30T14:14:00Z" w16du:dateUtc="2026-03-30T10:14:00Z">
            <w:rPr>
              <w:rFonts w:asciiTheme="majorBidi" w:eastAsia="Calibri" w:hAnsiTheme="majorBidi" w:cstheme="majorBidi"/>
              <w:sz w:val="22"/>
            </w:rPr>
          </w:rPrChange>
        </w:rPr>
        <w:t xml:space="preserve"> </w:t>
      </w:r>
    </w:p>
    <w:tbl>
      <w:tblPr>
        <w:tblStyle w:val="GridTable1Light"/>
        <w:tblW w:w="0" w:type="auto"/>
        <w:jc w:val="center"/>
        <w:tblLook w:val="04A0" w:firstRow="1" w:lastRow="0" w:firstColumn="1" w:lastColumn="0" w:noHBand="0" w:noVBand="1"/>
      </w:tblPr>
      <w:tblGrid>
        <w:gridCol w:w="1261"/>
        <w:gridCol w:w="2233"/>
      </w:tblGrid>
      <w:tr w:rsidR="00C76D79" w:rsidRPr="005F252C" w14:paraId="63EE282E" w14:textId="77777777" w:rsidTr="00C76D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1" w:type="dxa"/>
          </w:tcPr>
          <w:p w14:paraId="373F0D56" w14:textId="64F4C464" w:rsidR="00C76D79" w:rsidRPr="005F252C" w:rsidRDefault="00C76D79" w:rsidP="00C76D79">
            <w:pPr>
              <w:suppressAutoHyphens/>
              <w:autoSpaceDN w:val="0"/>
              <w:spacing w:before="120"/>
              <w:jc w:val="center"/>
              <w:textAlignment w:val="baseline"/>
              <w:rPr>
                <w:rFonts w:eastAsia="Calibri" w:cstheme="majorBidi"/>
                <w:sz w:val="22"/>
                <w:rPrChange w:id="2672"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73" w:author="Al Riyami, Azza OLNG-SCC/12" w:date="2026-03-30T14:14:00Z" w16du:dateUtc="2026-03-30T10:14:00Z">
                  <w:rPr>
                    <w:rFonts w:asciiTheme="majorBidi" w:eastAsia="Calibri" w:hAnsiTheme="majorBidi" w:cstheme="majorBidi"/>
                    <w:sz w:val="22"/>
                  </w:rPr>
                </w:rPrChange>
              </w:rPr>
              <w:t>Quarter</w:t>
            </w:r>
          </w:p>
        </w:tc>
        <w:tc>
          <w:tcPr>
            <w:tcW w:w="2233" w:type="dxa"/>
          </w:tcPr>
          <w:p w14:paraId="08EF6B25" w14:textId="68F7D1C6" w:rsidR="00C76D79" w:rsidRPr="005F252C" w:rsidRDefault="00C76D79" w:rsidP="00C76D79">
            <w:pPr>
              <w:suppressAutoHyphens/>
              <w:autoSpaceDN w:val="0"/>
              <w:spacing w:before="120"/>
              <w:jc w:val="center"/>
              <w:textAlignment w:val="baseline"/>
              <w:cnfStyle w:val="100000000000" w:firstRow="1" w:lastRow="0" w:firstColumn="0" w:lastColumn="0" w:oddVBand="0" w:evenVBand="0" w:oddHBand="0" w:evenHBand="0" w:firstRowFirstColumn="0" w:firstRowLastColumn="0" w:lastRowFirstColumn="0" w:lastRowLastColumn="0"/>
              <w:rPr>
                <w:rFonts w:eastAsia="Calibri" w:cstheme="majorBidi"/>
                <w:sz w:val="22"/>
                <w:rPrChange w:id="2674"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75" w:author="Al Riyami, Azza OLNG-SCC/12" w:date="2026-03-30T14:14:00Z" w16du:dateUtc="2026-03-30T10:14:00Z">
                  <w:rPr>
                    <w:rFonts w:asciiTheme="majorBidi" w:eastAsia="Calibri" w:hAnsiTheme="majorBidi" w:cstheme="majorBidi"/>
                    <w:sz w:val="22"/>
                  </w:rPr>
                </w:rPrChange>
              </w:rPr>
              <w:t>Deadline</w:t>
            </w:r>
          </w:p>
        </w:tc>
      </w:tr>
      <w:tr w:rsidR="00C76D79" w:rsidRPr="005F252C" w14:paraId="41BB54F8" w14:textId="77777777" w:rsidTr="00C76D79">
        <w:trPr>
          <w:jc w:val="center"/>
        </w:trPr>
        <w:tc>
          <w:tcPr>
            <w:cnfStyle w:val="001000000000" w:firstRow="0" w:lastRow="0" w:firstColumn="1" w:lastColumn="0" w:oddVBand="0" w:evenVBand="0" w:oddHBand="0" w:evenHBand="0" w:firstRowFirstColumn="0" w:firstRowLastColumn="0" w:lastRowFirstColumn="0" w:lastRowLastColumn="0"/>
            <w:tcW w:w="1261" w:type="dxa"/>
          </w:tcPr>
          <w:p w14:paraId="42886053" w14:textId="71A0D332" w:rsidR="00C76D79" w:rsidRPr="005F252C" w:rsidRDefault="00C76D79" w:rsidP="00C76D79">
            <w:pPr>
              <w:suppressAutoHyphens/>
              <w:autoSpaceDN w:val="0"/>
              <w:spacing w:before="120"/>
              <w:jc w:val="center"/>
              <w:textAlignment w:val="baseline"/>
              <w:rPr>
                <w:rFonts w:eastAsia="Calibri" w:cstheme="majorBidi"/>
                <w:sz w:val="22"/>
                <w:rPrChange w:id="2676"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77" w:author="Al Riyami, Azza OLNG-SCC/12" w:date="2026-03-30T14:14:00Z" w16du:dateUtc="2026-03-30T10:14:00Z">
                  <w:rPr>
                    <w:rFonts w:asciiTheme="majorBidi" w:eastAsia="Calibri" w:hAnsiTheme="majorBidi" w:cstheme="majorBidi"/>
                    <w:sz w:val="22"/>
                  </w:rPr>
                </w:rPrChange>
              </w:rPr>
              <w:t>Q1- 20XX</w:t>
            </w:r>
          </w:p>
        </w:tc>
        <w:tc>
          <w:tcPr>
            <w:tcW w:w="2233" w:type="dxa"/>
          </w:tcPr>
          <w:p w14:paraId="04E43469" w14:textId="5A70A84B" w:rsidR="00C76D79" w:rsidRPr="005F252C" w:rsidRDefault="00C76D79" w:rsidP="00C76D79">
            <w:pPr>
              <w:suppressAutoHyphens/>
              <w:autoSpaceDN w:val="0"/>
              <w:spacing w:before="120"/>
              <w:jc w:val="center"/>
              <w:textAlignment w:val="baseline"/>
              <w:cnfStyle w:val="000000000000" w:firstRow="0" w:lastRow="0" w:firstColumn="0" w:lastColumn="0" w:oddVBand="0" w:evenVBand="0" w:oddHBand="0" w:evenHBand="0" w:firstRowFirstColumn="0" w:firstRowLastColumn="0" w:lastRowFirstColumn="0" w:lastRowLastColumn="0"/>
              <w:rPr>
                <w:rFonts w:eastAsia="Calibri" w:cstheme="majorBidi"/>
                <w:sz w:val="22"/>
                <w:rPrChange w:id="2678"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79" w:author="Al Riyami, Azza OLNG-SCC/12" w:date="2026-03-30T14:14:00Z" w16du:dateUtc="2026-03-30T10:14:00Z">
                  <w:rPr>
                    <w:rFonts w:asciiTheme="majorBidi" w:eastAsia="Calibri" w:hAnsiTheme="majorBidi" w:cstheme="majorBidi"/>
                    <w:sz w:val="22"/>
                  </w:rPr>
                </w:rPrChange>
              </w:rPr>
              <w:t>30 – April – 20XX</w:t>
            </w:r>
          </w:p>
        </w:tc>
      </w:tr>
      <w:tr w:rsidR="00C76D79" w:rsidRPr="005F252C" w14:paraId="1394B95C" w14:textId="77777777" w:rsidTr="00C76D79">
        <w:trPr>
          <w:jc w:val="center"/>
        </w:trPr>
        <w:tc>
          <w:tcPr>
            <w:cnfStyle w:val="001000000000" w:firstRow="0" w:lastRow="0" w:firstColumn="1" w:lastColumn="0" w:oddVBand="0" w:evenVBand="0" w:oddHBand="0" w:evenHBand="0" w:firstRowFirstColumn="0" w:firstRowLastColumn="0" w:lastRowFirstColumn="0" w:lastRowLastColumn="0"/>
            <w:tcW w:w="1261" w:type="dxa"/>
          </w:tcPr>
          <w:p w14:paraId="4AB78A1B" w14:textId="6BFCC11A" w:rsidR="00C76D79" w:rsidRPr="005F252C" w:rsidRDefault="00C76D79" w:rsidP="00C76D79">
            <w:pPr>
              <w:suppressAutoHyphens/>
              <w:autoSpaceDN w:val="0"/>
              <w:spacing w:before="120"/>
              <w:jc w:val="center"/>
              <w:textAlignment w:val="baseline"/>
              <w:rPr>
                <w:rFonts w:eastAsia="Calibri" w:cstheme="majorBidi"/>
                <w:sz w:val="22"/>
                <w:rPrChange w:id="2680"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81" w:author="Al Riyami, Azza OLNG-SCC/12" w:date="2026-03-30T14:14:00Z" w16du:dateUtc="2026-03-30T10:14:00Z">
                  <w:rPr>
                    <w:rFonts w:asciiTheme="majorBidi" w:eastAsia="Calibri" w:hAnsiTheme="majorBidi" w:cstheme="majorBidi"/>
                    <w:sz w:val="22"/>
                  </w:rPr>
                </w:rPrChange>
              </w:rPr>
              <w:t>Q2- 20XX</w:t>
            </w:r>
          </w:p>
        </w:tc>
        <w:tc>
          <w:tcPr>
            <w:tcW w:w="2233" w:type="dxa"/>
          </w:tcPr>
          <w:p w14:paraId="7E3A09BE" w14:textId="5881AF66" w:rsidR="00C76D79" w:rsidRPr="005F252C" w:rsidRDefault="00C76D79" w:rsidP="00C76D79">
            <w:pPr>
              <w:suppressAutoHyphens/>
              <w:autoSpaceDN w:val="0"/>
              <w:spacing w:before="120"/>
              <w:jc w:val="center"/>
              <w:textAlignment w:val="baseline"/>
              <w:cnfStyle w:val="000000000000" w:firstRow="0" w:lastRow="0" w:firstColumn="0" w:lastColumn="0" w:oddVBand="0" w:evenVBand="0" w:oddHBand="0" w:evenHBand="0" w:firstRowFirstColumn="0" w:firstRowLastColumn="0" w:lastRowFirstColumn="0" w:lastRowLastColumn="0"/>
              <w:rPr>
                <w:rFonts w:eastAsia="Calibri" w:cstheme="majorBidi"/>
                <w:sz w:val="22"/>
                <w:rPrChange w:id="2682"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83" w:author="Al Riyami, Azza OLNG-SCC/12" w:date="2026-03-30T14:14:00Z" w16du:dateUtc="2026-03-30T10:14:00Z">
                  <w:rPr>
                    <w:rFonts w:asciiTheme="majorBidi" w:eastAsia="Calibri" w:hAnsiTheme="majorBidi" w:cstheme="majorBidi"/>
                    <w:sz w:val="22"/>
                  </w:rPr>
                </w:rPrChange>
              </w:rPr>
              <w:t>30 – July – 20XX</w:t>
            </w:r>
          </w:p>
        </w:tc>
      </w:tr>
      <w:tr w:rsidR="00C76D79" w:rsidRPr="005F252C" w14:paraId="74ACB955" w14:textId="77777777" w:rsidTr="00C76D79">
        <w:trPr>
          <w:jc w:val="center"/>
        </w:trPr>
        <w:tc>
          <w:tcPr>
            <w:cnfStyle w:val="001000000000" w:firstRow="0" w:lastRow="0" w:firstColumn="1" w:lastColumn="0" w:oddVBand="0" w:evenVBand="0" w:oddHBand="0" w:evenHBand="0" w:firstRowFirstColumn="0" w:firstRowLastColumn="0" w:lastRowFirstColumn="0" w:lastRowLastColumn="0"/>
            <w:tcW w:w="1261" w:type="dxa"/>
          </w:tcPr>
          <w:p w14:paraId="4B97B14C" w14:textId="23AAF215" w:rsidR="00C76D79" w:rsidRPr="005F252C" w:rsidRDefault="00C76D79" w:rsidP="00C76D79">
            <w:pPr>
              <w:suppressAutoHyphens/>
              <w:autoSpaceDN w:val="0"/>
              <w:spacing w:before="120"/>
              <w:jc w:val="center"/>
              <w:textAlignment w:val="baseline"/>
              <w:rPr>
                <w:rFonts w:eastAsia="Calibri" w:cstheme="majorBidi"/>
                <w:sz w:val="22"/>
                <w:rPrChange w:id="2684"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85" w:author="Al Riyami, Azza OLNG-SCC/12" w:date="2026-03-30T14:14:00Z" w16du:dateUtc="2026-03-30T10:14:00Z">
                  <w:rPr>
                    <w:rFonts w:asciiTheme="majorBidi" w:eastAsia="Calibri" w:hAnsiTheme="majorBidi" w:cstheme="majorBidi"/>
                    <w:sz w:val="22"/>
                  </w:rPr>
                </w:rPrChange>
              </w:rPr>
              <w:t>Q3- 20XX</w:t>
            </w:r>
          </w:p>
        </w:tc>
        <w:tc>
          <w:tcPr>
            <w:tcW w:w="2233" w:type="dxa"/>
          </w:tcPr>
          <w:p w14:paraId="15799744" w14:textId="7296F29F" w:rsidR="00C76D79" w:rsidRPr="005F252C" w:rsidRDefault="00C76D79" w:rsidP="00C76D79">
            <w:pPr>
              <w:suppressAutoHyphens/>
              <w:autoSpaceDN w:val="0"/>
              <w:spacing w:before="120"/>
              <w:jc w:val="center"/>
              <w:textAlignment w:val="baseline"/>
              <w:cnfStyle w:val="000000000000" w:firstRow="0" w:lastRow="0" w:firstColumn="0" w:lastColumn="0" w:oddVBand="0" w:evenVBand="0" w:oddHBand="0" w:evenHBand="0" w:firstRowFirstColumn="0" w:firstRowLastColumn="0" w:lastRowFirstColumn="0" w:lastRowLastColumn="0"/>
              <w:rPr>
                <w:rFonts w:eastAsia="Calibri" w:cstheme="majorBidi"/>
                <w:sz w:val="22"/>
                <w:rPrChange w:id="2686"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87" w:author="Al Riyami, Azza OLNG-SCC/12" w:date="2026-03-30T14:14:00Z" w16du:dateUtc="2026-03-30T10:14:00Z">
                  <w:rPr>
                    <w:rFonts w:asciiTheme="majorBidi" w:eastAsia="Calibri" w:hAnsiTheme="majorBidi" w:cstheme="majorBidi"/>
                    <w:sz w:val="22"/>
                  </w:rPr>
                </w:rPrChange>
              </w:rPr>
              <w:t>30 – October – 20XX</w:t>
            </w:r>
          </w:p>
        </w:tc>
      </w:tr>
      <w:tr w:rsidR="00C76D79" w:rsidRPr="005F252C" w14:paraId="4C9277AF" w14:textId="77777777" w:rsidTr="00C76D79">
        <w:trPr>
          <w:jc w:val="center"/>
        </w:trPr>
        <w:tc>
          <w:tcPr>
            <w:cnfStyle w:val="001000000000" w:firstRow="0" w:lastRow="0" w:firstColumn="1" w:lastColumn="0" w:oddVBand="0" w:evenVBand="0" w:oddHBand="0" w:evenHBand="0" w:firstRowFirstColumn="0" w:firstRowLastColumn="0" w:lastRowFirstColumn="0" w:lastRowLastColumn="0"/>
            <w:tcW w:w="1261" w:type="dxa"/>
          </w:tcPr>
          <w:p w14:paraId="214EE379" w14:textId="660A05E1" w:rsidR="00C76D79" w:rsidRPr="005F252C" w:rsidRDefault="00C76D79" w:rsidP="00C76D79">
            <w:pPr>
              <w:suppressAutoHyphens/>
              <w:autoSpaceDN w:val="0"/>
              <w:spacing w:before="120"/>
              <w:jc w:val="center"/>
              <w:textAlignment w:val="baseline"/>
              <w:rPr>
                <w:rFonts w:eastAsia="Calibri" w:cstheme="majorBidi"/>
                <w:sz w:val="22"/>
                <w:rPrChange w:id="2688"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89" w:author="Al Riyami, Azza OLNG-SCC/12" w:date="2026-03-30T14:14:00Z" w16du:dateUtc="2026-03-30T10:14:00Z">
                  <w:rPr>
                    <w:rFonts w:asciiTheme="majorBidi" w:eastAsia="Calibri" w:hAnsiTheme="majorBidi" w:cstheme="majorBidi"/>
                    <w:sz w:val="22"/>
                  </w:rPr>
                </w:rPrChange>
              </w:rPr>
              <w:t>Q4- 20XX</w:t>
            </w:r>
          </w:p>
        </w:tc>
        <w:tc>
          <w:tcPr>
            <w:tcW w:w="2233" w:type="dxa"/>
          </w:tcPr>
          <w:p w14:paraId="6A795A84" w14:textId="2A4853F1" w:rsidR="00C76D79" w:rsidRPr="005F252C" w:rsidRDefault="00C76D79" w:rsidP="00C76D79">
            <w:pPr>
              <w:suppressAutoHyphens/>
              <w:autoSpaceDN w:val="0"/>
              <w:spacing w:before="120"/>
              <w:jc w:val="center"/>
              <w:textAlignment w:val="baseline"/>
              <w:cnfStyle w:val="000000000000" w:firstRow="0" w:lastRow="0" w:firstColumn="0" w:lastColumn="0" w:oddVBand="0" w:evenVBand="0" w:oddHBand="0" w:evenHBand="0" w:firstRowFirstColumn="0" w:firstRowLastColumn="0" w:lastRowFirstColumn="0" w:lastRowLastColumn="0"/>
              <w:rPr>
                <w:rFonts w:eastAsia="Calibri" w:cstheme="majorBidi"/>
                <w:sz w:val="22"/>
                <w:rPrChange w:id="2690" w:author="Al Riyami, Azza OLNG-SCC/12" w:date="2026-03-30T14:14:00Z" w16du:dateUtc="2026-03-30T10:14:00Z">
                  <w:rPr>
                    <w:rFonts w:asciiTheme="majorBidi" w:eastAsia="Calibri" w:hAnsiTheme="majorBidi" w:cstheme="majorBidi"/>
                    <w:sz w:val="22"/>
                  </w:rPr>
                </w:rPrChange>
              </w:rPr>
            </w:pPr>
            <w:r w:rsidRPr="005F252C">
              <w:rPr>
                <w:rFonts w:eastAsia="Calibri" w:cstheme="majorBidi"/>
                <w:sz w:val="22"/>
                <w:rPrChange w:id="2691" w:author="Al Riyami, Azza OLNG-SCC/12" w:date="2026-03-30T14:14:00Z" w16du:dateUtc="2026-03-30T10:14:00Z">
                  <w:rPr>
                    <w:rFonts w:asciiTheme="majorBidi" w:eastAsia="Calibri" w:hAnsiTheme="majorBidi" w:cstheme="majorBidi"/>
                    <w:sz w:val="22"/>
                  </w:rPr>
                </w:rPrChange>
              </w:rPr>
              <w:t>30 – January – 20XX</w:t>
            </w:r>
          </w:p>
        </w:tc>
      </w:tr>
    </w:tbl>
    <w:p w14:paraId="63D3E577" w14:textId="77777777" w:rsidR="00C76D79" w:rsidRPr="005F252C" w:rsidDel="00217B5C" w:rsidRDefault="00C76D79" w:rsidP="00C76D79">
      <w:pPr>
        <w:suppressAutoHyphens/>
        <w:autoSpaceDN w:val="0"/>
        <w:spacing w:before="120"/>
        <w:textAlignment w:val="baseline"/>
        <w:rPr>
          <w:del w:id="2692" w:author="Al Riyami, Azza OLNG-SCC/12" w:date="2026-03-30T14:23:00Z" w16du:dateUtc="2026-03-30T10:23:00Z"/>
          <w:rFonts w:eastAsia="Calibri" w:cstheme="majorBidi"/>
          <w:sz w:val="22"/>
          <w:rPrChange w:id="2693" w:author="Al Riyami, Azza OLNG-SCC/12" w:date="2026-03-30T14:14:00Z" w16du:dateUtc="2026-03-30T10:14:00Z">
            <w:rPr>
              <w:del w:id="2694" w:author="Al Riyami, Azza OLNG-SCC/12" w:date="2026-03-30T14:23:00Z" w16du:dateUtc="2026-03-30T10:23:00Z"/>
              <w:rFonts w:asciiTheme="majorBidi" w:eastAsia="Calibri" w:hAnsiTheme="majorBidi" w:cstheme="majorBidi"/>
              <w:sz w:val="22"/>
            </w:rPr>
          </w:rPrChange>
        </w:rPr>
      </w:pPr>
    </w:p>
    <w:p w14:paraId="0AEED45A" w14:textId="1F9D8563" w:rsidR="00B506B6" w:rsidRPr="005F252C" w:rsidDel="00217B5C" w:rsidRDefault="00B506B6">
      <w:pPr>
        <w:spacing w:before="120" w:after="200"/>
        <w:rPr>
          <w:del w:id="2695" w:author="Al Riyami, Azza OLNG-SCC/12" w:date="2026-03-30T14:23:00Z" w16du:dateUtc="2026-03-30T10:23:00Z"/>
          <w:rFonts w:eastAsia="Calibri" w:cstheme="majorBidi"/>
          <w:b/>
          <w:sz w:val="22"/>
          <w:rPrChange w:id="2696" w:author="Al Riyami, Azza OLNG-SCC/12" w:date="2026-03-30T14:14:00Z" w16du:dateUtc="2026-03-30T10:14:00Z">
            <w:rPr>
              <w:del w:id="2697" w:author="Al Riyami, Azza OLNG-SCC/12" w:date="2026-03-30T14:23:00Z" w16du:dateUtc="2026-03-30T10:23:00Z"/>
              <w:rFonts w:asciiTheme="majorBidi" w:eastAsia="Calibri" w:hAnsiTheme="majorBidi" w:cstheme="majorBidi"/>
              <w:b/>
              <w:sz w:val="22"/>
            </w:rPr>
          </w:rPrChange>
        </w:rPr>
        <w:pPrChange w:id="2698" w:author="Al Riyami, Azza OLNG-SCC/12" w:date="2026-03-30T14:23:00Z" w16du:dateUtc="2026-03-30T10:23:00Z">
          <w:pPr>
            <w:spacing w:before="120" w:after="200"/>
            <w:jc w:val="center"/>
          </w:pPr>
        </w:pPrChange>
      </w:pPr>
    </w:p>
    <w:p w14:paraId="07553DD7" w14:textId="42F44DA9" w:rsidR="00B506B6" w:rsidRPr="005F252C" w:rsidDel="00F96C36" w:rsidRDefault="00F96C36">
      <w:pPr>
        <w:pStyle w:val="Heading2"/>
        <w:rPr>
          <w:del w:id="2699" w:author="Al Oraimi, Ahmed Mubarak OLNG-ICV/T2" w:date="2026-03-29T01:55:00Z" w16du:dateUtc="2026-03-28T21:55:00Z"/>
          <w:rFonts w:ascii="Candara" w:hAnsi="Candara"/>
          <w:rPrChange w:id="2700" w:author="Al Riyami, Azza OLNG-SCC/12" w:date="2026-03-30T14:14:00Z" w16du:dateUtc="2026-03-30T10:14:00Z">
            <w:rPr>
              <w:del w:id="2701" w:author="Al Oraimi, Ahmed Mubarak OLNG-ICV/T2" w:date="2026-03-29T01:55:00Z" w16du:dateUtc="2026-03-28T21:55:00Z"/>
              <w:rFonts w:eastAsia="Calibri"/>
              <w:smallCaps/>
            </w:rPr>
          </w:rPrChange>
        </w:rPr>
        <w:pPrChange w:id="2702" w:author="Al Oraimi, Ahmed Mubarak OLNG-ICV/T2" w:date="2026-03-29T01:56:00Z" w16du:dateUtc="2026-03-28T21:56:00Z">
          <w:pPr>
            <w:pStyle w:val="Heading1"/>
          </w:pPr>
        </w:pPrChange>
      </w:pPr>
      <w:bookmarkStart w:id="2703" w:name="_Toc225666165"/>
      <w:ins w:id="2704" w:author="Al Oraimi, Ahmed Mubarak OLNG-ICV/T2" w:date="2026-03-29T01:55:00Z" w16du:dateUtc="2026-03-28T21:55:00Z">
        <w:r w:rsidRPr="005F252C">
          <w:rPr>
            <w:rFonts w:ascii="Candara" w:hAnsi="Candara"/>
            <w:b w:val="0"/>
            <w:rPrChange w:id="2705" w:author="Al Riyami, Azza OLNG-SCC/12" w:date="2026-03-30T14:14:00Z" w16du:dateUtc="2026-03-30T10:14:00Z">
              <w:rPr>
                <w:b w:val="0"/>
              </w:rPr>
            </w:rPrChange>
          </w:rPr>
          <w:lastRenderedPageBreak/>
          <w:t>Appendix C: Quarterly ICV Reporting Template</w:t>
        </w:r>
      </w:ins>
      <w:bookmarkEnd w:id="2703"/>
      <w:del w:id="2706" w:author="Al Oraimi, Ahmed Mubarak OLNG-ICV/T2" w:date="2026-03-29T01:55:00Z" w16du:dateUtc="2026-03-28T21:55:00Z">
        <w:r w:rsidR="00B506B6" w:rsidRPr="005F252C" w:rsidDel="00F96C36">
          <w:rPr>
            <w:rFonts w:ascii="Candara" w:hAnsi="Candara"/>
            <w:rPrChange w:id="2707" w:author="Al Riyami, Azza OLNG-SCC/12" w:date="2026-03-30T14:14:00Z" w16du:dateUtc="2026-03-30T10:14:00Z">
              <w:rPr>
                <w:rFonts w:eastAsia="Calibri"/>
              </w:rPr>
            </w:rPrChange>
          </w:rPr>
          <w:delText>Appendix C:  Quarterly ICV CONTRACT Performance Reporting Template</w:delText>
        </w:r>
      </w:del>
    </w:p>
    <w:p w14:paraId="6C321CF9" w14:textId="4C038843" w:rsidR="00B506B6" w:rsidRPr="005F252C" w:rsidRDefault="00B506B6">
      <w:pPr>
        <w:pStyle w:val="Heading2"/>
        <w:rPr>
          <w:rFonts w:ascii="Candara" w:eastAsia="Calibri" w:hAnsi="Candara"/>
          <w:sz w:val="22"/>
          <w:rPrChange w:id="2708" w:author="Al Riyami, Azza OLNG-SCC/12" w:date="2026-03-30T14:14:00Z" w16du:dateUtc="2026-03-30T10:14:00Z">
            <w:rPr>
              <w:rFonts w:asciiTheme="majorBidi" w:eastAsia="Calibri" w:hAnsiTheme="majorBidi"/>
              <w:sz w:val="22"/>
            </w:rPr>
          </w:rPrChange>
        </w:rPr>
        <w:pPrChange w:id="2709" w:author="Al Oraimi, Ahmed Mubarak OLNG-ICV/T2" w:date="2026-03-29T01:56:00Z" w16du:dateUtc="2026-03-28T21:56:00Z">
          <w:pPr>
            <w:suppressAutoHyphens/>
            <w:autoSpaceDN w:val="0"/>
            <w:spacing w:before="120"/>
            <w:ind w:left="1620" w:hanging="1620"/>
            <w:textAlignment w:val="baseline"/>
          </w:pPr>
        </w:pPrChange>
      </w:pPr>
      <w:del w:id="2710" w:author="Al Oraimi, Ahmed Mubarak OLNG-ICV/T2" w:date="2026-03-29T01:55:00Z" w16du:dateUtc="2026-03-28T21:55:00Z">
        <w:r w:rsidRPr="005F252C" w:rsidDel="00F96C36">
          <w:rPr>
            <w:rFonts w:ascii="Candara" w:eastAsia="Calibri" w:hAnsi="Candara"/>
            <w:sz w:val="22"/>
            <w:rPrChange w:id="2711" w:author="Al Riyami, Azza OLNG-SCC/12" w:date="2026-03-30T14:14:00Z" w16du:dateUtc="2026-03-30T10:14:00Z">
              <w:rPr>
                <w:rFonts w:asciiTheme="majorBidi" w:eastAsia="Calibri" w:hAnsiTheme="majorBidi"/>
                <w:b/>
                <w:sz w:val="22"/>
              </w:rPr>
            </w:rPrChange>
          </w:rPr>
          <w:delText>and</w:delText>
        </w:r>
      </w:del>
      <w:bookmarkStart w:id="2712" w:name="_Toc225666166"/>
      <w:bookmarkEnd w:id="2712"/>
    </w:p>
    <w:p w14:paraId="598E5B51" w14:textId="0B164318" w:rsidR="00B506B6" w:rsidRPr="005F252C" w:rsidDel="00A8204F" w:rsidRDefault="00B506B6" w:rsidP="001A63B6">
      <w:pPr>
        <w:pStyle w:val="Heading1"/>
        <w:rPr>
          <w:del w:id="2713" w:author="Al Oraimi, Ahmed Mubarak OLNG-ICV/T2" w:date="2026-03-29T01:55:00Z" w16du:dateUtc="2026-03-28T21:55:00Z"/>
          <w:rFonts w:ascii="Candara" w:eastAsia="Calibri" w:hAnsi="Candara"/>
          <w:smallCaps/>
        </w:rPr>
      </w:pPr>
      <w:bookmarkStart w:id="2714" w:name="_Toc225645930"/>
      <w:del w:id="2715" w:author="Al Oraimi, Ahmed Mubarak OLNG-ICV/T2" w:date="2026-03-29T01:55:00Z" w16du:dateUtc="2026-03-28T21:55:00Z">
        <w:r w:rsidRPr="005F252C" w:rsidDel="00A8204F">
          <w:rPr>
            <w:rFonts w:ascii="Candara" w:eastAsia="Calibri" w:hAnsi="Candara"/>
          </w:rPr>
          <w:delText xml:space="preserve">Appendix D:  Quarterly ICV </w:delText>
        </w:r>
      </w:del>
      <w:del w:id="2716" w:author="Al Oraimi, Ahmed Mubarak OLNG-ICV/T2" w:date="2026-03-29T01:54:00Z" w16du:dateUtc="2026-03-28T21:54:00Z">
        <w:r w:rsidRPr="005F252C" w:rsidDel="00F96C36">
          <w:rPr>
            <w:rFonts w:ascii="Candara" w:eastAsia="Calibri" w:hAnsi="Candara"/>
          </w:rPr>
          <w:delText xml:space="preserve">SUBCONTRACT Performance </w:delText>
        </w:r>
      </w:del>
      <w:del w:id="2717" w:author="Al Oraimi, Ahmed Mubarak OLNG-ICV/T2" w:date="2026-03-29T01:55:00Z" w16du:dateUtc="2026-03-28T21:55:00Z">
        <w:r w:rsidRPr="005F252C" w:rsidDel="00A8204F">
          <w:rPr>
            <w:rFonts w:ascii="Candara" w:eastAsia="Calibri" w:hAnsi="Candara"/>
          </w:rPr>
          <w:delText>Reporting Template</w:delText>
        </w:r>
        <w:bookmarkEnd w:id="2714"/>
      </w:del>
    </w:p>
    <w:p w14:paraId="7773E0F5" w14:textId="0C5D9046" w:rsidR="00B506B6" w:rsidRPr="005F252C" w:rsidRDefault="007B1737" w:rsidP="007B1737">
      <w:pPr>
        <w:spacing w:before="120" w:after="200"/>
        <w:jc w:val="center"/>
        <w:rPr>
          <w:rFonts w:eastAsia="Calibri" w:cstheme="majorBidi"/>
          <w:b/>
          <w:sz w:val="22"/>
          <w:rPrChange w:id="2718" w:author="Al Riyami, Azza OLNG-SCC/12" w:date="2026-03-30T14:14:00Z" w16du:dateUtc="2026-03-30T10:14:00Z">
            <w:rPr>
              <w:rFonts w:asciiTheme="majorBidi" w:eastAsia="Calibri" w:hAnsiTheme="majorBidi" w:cstheme="majorBidi"/>
              <w:b/>
              <w:sz w:val="22"/>
            </w:rPr>
          </w:rPrChange>
        </w:rPr>
      </w:pPr>
      <w:r w:rsidRPr="005F252C">
        <w:rPr>
          <w:noProof/>
        </w:rPr>
        <w:drawing>
          <wp:inline distT="0" distB="0" distL="0" distR="0" wp14:anchorId="7C74943C" wp14:editId="751CF014">
            <wp:extent cx="5760085" cy="24504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2450465"/>
                    </a:xfrm>
                    <a:prstGeom prst="rect">
                      <a:avLst/>
                    </a:prstGeom>
                  </pic:spPr>
                </pic:pic>
              </a:graphicData>
            </a:graphic>
          </wp:inline>
        </w:drawing>
      </w:r>
    </w:p>
    <w:p w14:paraId="338A1C74" w14:textId="352D10D6" w:rsidR="00B506B6" w:rsidRPr="005F252C" w:rsidRDefault="007B1737" w:rsidP="007B1737">
      <w:pPr>
        <w:suppressAutoHyphens/>
        <w:autoSpaceDN w:val="0"/>
        <w:spacing w:before="120"/>
        <w:jc w:val="center"/>
        <w:textAlignment w:val="baseline"/>
        <w:rPr>
          <w:rFonts w:eastAsia="Calibri" w:cstheme="majorBidi"/>
          <w:b/>
          <w:sz w:val="22"/>
          <w:rPrChange w:id="2719" w:author="Al Riyami, Azza OLNG-SCC/12" w:date="2026-03-30T14:14:00Z" w16du:dateUtc="2026-03-30T10:14:00Z">
            <w:rPr>
              <w:rFonts w:asciiTheme="majorBidi" w:eastAsia="Calibri" w:hAnsiTheme="majorBidi" w:cstheme="majorBidi"/>
              <w:b/>
              <w:sz w:val="22"/>
            </w:rPr>
          </w:rPrChange>
        </w:rPr>
      </w:pPr>
      <w:r w:rsidRPr="005F252C">
        <w:rPr>
          <w:rFonts w:eastAsia="Calibri"/>
          <w:noProof/>
        </w:rPr>
        <w:drawing>
          <wp:inline distT="0" distB="0" distL="0" distR="0" wp14:anchorId="1CEBABB3" wp14:editId="7233311D">
            <wp:extent cx="5760720" cy="1358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358660"/>
                    </a:xfrm>
                    <a:prstGeom prst="rect">
                      <a:avLst/>
                    </a:prstGeom>
                    <a:noFill/>
                    <a:ln>
                      <a:noFill/>
                    </a:ln>
                  </pic:spPr>
                </pic:pic>
              </a:graphicData>
            </a:graphic>
          </wp:inline>
        </w:drawing>
      </w:r>
    </w:p>
    <w:p w14:paraId="4131BAB4" w14:textId="12EFA293" w:rsidR="00B506B6" w:rsidRPr="005F252C" w:rsidRDefault="007B1737" w:rsidP="007B1737">
      <w:pPr>
        <w:suppressAutoHyphens/>
        <w:autoSpaceDN w:val="0"/>
        <w:spacing w:before="120"/>
        <w:jc w:val="center"/>
        <w:textAlignment w:val="baseline"/>
        <w:rPr>
          <w:rFonts w:eastAsia="Calibri" w:cstheme="majorBidi"/>
          <w:b/>
          <w:sz w:val="22"/>
          <w:rPrChange w:id="2720" w:author="Al Riyami, Azza OLNG-SCC/12" w:date="2026-03-30T14:14:00Z" w16du:dateUtc="2026-03-30T10:14:00Z">
            <w:rPr>
              <w:rFonts w:asciiTheme="majorBidi" w:eastAsia="Calibri" w:hAnsiTheme="majorBidi" w:cstheme="majorBidi"/>
              <w:b/>
              <w:sz w:val="22"/>
            </w:rPr>
          </w:rPrChange>
        </w:rPr>
      </w:pPr>
      <w:r w:rsidRPr="005F252C">
        <w:rPr>
          <w:noProof/>
        </w:rPr>
        <w:drawing>
          <wp:inline distT="0" distB="0" distL="0" distR="0" wp14:anchorId="0E3CA657" wp14:editId="30F01D7F">
            <wp:extent cx="5760085" cy="1698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1698625"/>
                    </a:xfrm>
                    <a:prstGeom prst="rect">
                      <a:avLst/>
                    </a:prstGeom>
                  </pic:spPr>
                </pic:pic>
              </a:graphicData>
            </a:graphic>
          </wp:inline>
        </w:drawing>
      </w:r>
    </w:p>
    <w:p w14:paraId="2BD46FB9" w14:textId="77777777" w:rsidR="00B506B6" w:rsidRPr="005F252C" w:rsidRDefault="00B506B6" w:rsidP="00B506B6">
      <w:pPr>
        <w:suppressAutoHyphens/>
        <w:autoSpaceDN w:val="0"/>
        <w:spacing w:before="120"/>
        <w:textAlignment w:val="baseline"/>
        <w:rPr>
          <w:rFonts w:eastAsia="Calibri" w:cstheme="majorBidi"/>
          <w:b/>
          <w:sz w:val="22"/>
          <w:rPrChange w:id="2721" w:author="Al Riyami, Azza OLNG-SCC/12" w:date="2026-03-30T14:14:00Z" w16du:dateUtc="2026-03-30T10:14:00Z">
            <w:rPr>
              <w:rFonts w:asciiTheme="majorBidi" w:eastAsia="Calibri" w:hAnsiTheme="majorBidi" w:cstheme="majorBidi"/>
              <w:b/>
              <w:sz w:val="22"/>
            </w:rPr>
          </w:rPrChange>
        </w:rPr>
      </w:pPr>
    </w:p>
    <w:p w14:paraId="0FCEC801" w14:textId="3251C4A1" w:rsidR="00B506B6" w:rsidRPr="005F252C" w:rsidRDefault="007B1737" w:rsidP="00B506B6">
      <w:pPr>
        <w:suppressAutoHyphens/>
        <w:autoSpaceDN w:val="0"/>
        <w:spacing w:before="120"/>
        <w:textAlignment w:val="baseline"/>
        <w:rPr>
          <w:rFonts w:eastAsia="Calibri" w:cstheme="majorBidi"/>
          <w:b/>
          <w:sz w:val="22"/>
          <w:rPrChange w:id="2722" w:author="Al Riyami, Azza OLNG-SCC/12" w:date="2026-03-30T14:14:00Z" w16du:dateUtc="2026-03-30T10:14:00Z">
            <w:rPr>
              <w:rFonts w:asciiTheme="majorBidi" w:eastAsia="Calibri" w:hAnsiTheme="majorBidi" w:cstheme="majorBidi"/>
              <w:b/>
              <w:sz w:val="22"/>
            </w:rPr>
          </w:rPrChange>
        </w:rPr>
      </w:pPr>
      <w:r w:rsidRPr="005F252C">
        <w:rPr>
          <w:noProof/>
        </w:rPr>
        <w:lastRenderedPageBreak/>
        <w:drawing>
          <wp:inline distT="0" distB="0" distL="0" distR="0" wp14:anchorId="05F12052" wp14:editId="06A863A3">
            <wp:extent cx="5760085" cy="1739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63"/>
                    <a:stretch/>
                  </pic:blipFill>
                  <pic:spPr bwMode="auto">
                    <a:xfrm>
                      <a:off x="0" y="0"/>
                      <a:ext cx="5760085" cy="1739900"/>
                    </a:xfrm>
                    <a:prstGeom prst="rect">
                      <a:avLst/>
                    </a:prstGeom>
                    <a:ln>
                      <a:noFill/>
                    </a:ln>
                    <a:extLst>
                      <a:ext uri="{53640926-AAD7-44D8-BBD7-CCE9431645EC}">
                        <a14:shadowObscured xmlns:a14="http://schemas.microsoft.com/office/drawing/2010/main"/>
                      </a:ext>
                    </a:extLst>
                  </pic:spPr>
                </pic:pic>
              </a:graphicData>
            </a:graphic>
          </wp:inline>
        </w:drawing>
      </w:r>
    </w:p>
    <w:p w14:paraId="1AAC417C" w14:textId="0D0147A6" w:rsidR="000A2E10" w:rsidRPr="005F252C" w:rsidRDefault="00B506B6" w:rsidP="000A2E10">
      <w:pPr>
        <w:pStyle w:val="Heading2"/>
        <w:rPr>
          <w:ins w:id="2723" w:author="Al Oraimi, Ahmed Mubarak OLNG-ICV/T2" w:date="2026-03-29T01:56:00Z" w16du:dateUtc="2026-03-28T21:56:00Z"/>
          <w:rFonts w:ascii="Candara" w:hAnsi="Candara"/>
          <w:rPrChange w:id="2724" w:author="Al Riyami, Azza OLNG-SCC/12" w:date="2026-03-30T14:14:00Z" w16du:dateUtc="2026-03-30T10:14:00Z">
            <w:rPr>
              <w:ins w:id="2725" w:author="Al Oraimi, Ahmed Mubarak OLNG-ICV/T2" w:date="2026-03-29T01:56:00Z" w16du:dateUtc="2026-03-28T21:56:00Z"/>
            </w:rPr>
          </w:rPrChange>
        </w:rPr>
      </w:pPr>
      <w:bookmarkStart w:id="2726" w:name="_Toc225666167"/>
      <w:r w:rsidRPr="005F252C">
        <w:rPr>
          <w:rFonts w:ascii="Candara" w:hAnsi="Candara"/>
          <w:rPrChange w:id="2727" w:author="Al Riyami, Azza OLNG-SCC/12" w:date="2026-03-30T14:14:00Z" w16du:dateUtc="2026-03-30T10:14:00Z">
            <w:rPr>
              <w:rFonts w:eastAsia="Calibri"/>
            </w:rPr>
          </w:rPrChange>
        </w:rPr>
        <w:t xml:space="preserve">Appendix </w:t>
      </w:r>
      <w:del w:id="2728" w:author="Al Oraimi, Ahmed Mubarak OLNG-ICV/T2" w:date="2026-03-29T01:56:00Z" w16du:dateUtc="2026-03-28T21:56:00Z">
        <w:r w:rsidR="00D038D9" w:rsidRPr="005F252C" w:rsidDel="000A2E10">
          <w:rPr>
            <w:rFonts w:ascii="Candara" w:hAnsi="Candara"/>
            <w:rPrChange w:id="2729" w:author="Al Riyami, Azza OLNG-SCC/12" w:date="2026-03-30T14:14:00Z" w16du:dateUtc="2026-03-30T10:14:00Z">
              <w:rPr>
                <w:rFonts w:eastAsia="Calibri"/>
              </w:rPr>
            </w:rPrChange>
          </w:rPr>
          <w:delText>E</w:delText>
        </w:r>
        <w:r w:rsidRPr="005F252C" w:rsidDel="000A2E10">
          <w:rPr>
            <w:rFonts w:ascii="Candara" w:hAnsi="Candara"/>
            <w:rPrChange w:id="2730" w:author="Al Riyami, Azza OLNG-SCC/12" w:date="2026-03-30T14:14:00Z" w16du:dateUtc="2026-03-30T10:14:00Z">
              <w:rPr>
                <w:rFonts w:eastAsia="Calibri"/>
              </w:rPr>
            </w:rPrChange>
          </w:rPr>
          <w:delText xml:space="preserve"> </w:delText>
        </w:r>
      </w:del>
      <w:ins w:id="2731" w:author="Al Oraimi, Ahmed Mubarak OLNG-ICV/T2" w:date="2026-03-29T01:56:00Z" w16du:dateUtc="2026-03-28T21:56:00Z">
        <w:r w:rsidR="000A2E10" w:rsidRPr="005F252C">
          <w:rPr>
            <w:rFonts w:ascii="Candara" w:hAnsi="Candara"/>
            <w:rPrChange w:id="2732" w:author="Al Riyami, Azza OLNG-SCC/12" w:date="2026-03-30T14:14:00Z" w16du:dateUtc="2026-03-30T10:14:00Z">
              <w:rPr>
                <w:rFonts w:eastAsia="Calibri"/>
              </w:rPr>
            </w:rPrChange>
          </w:rPr>
          <w:t xml:space="preserve">D </w:t>
        </w:r>
      </w:ins>
      <w:del w:id="2733" w:author="Al Oraimi, Ahmed Mubarak OLNG-ICV/T2" w:date="2026-03-29T01:56:00Z" w16du:dateUtc="2026-03-28T21:56:00Z">
        <w:r w:rsidRPr="005F252C" w:rsidDel="000A2E10">
          <w:rPr>
            <w:rFonts w:ascii="Candara" w:hAnsi="Candara"/>
            <w:rPrChange w:id="2734" w:author="Al Riyami, Azza OLNG-SCC/12" w:date="2026-03-30T14:14:00Z" w16du:dateUtc="2026-03-30T10:14:00Z">
              <w:rPr>
                <w:rFonts w:eastAsia="Calibri"/>
              </w:rPr>
            </w:rPrChange>
          </w:rPr>
          <w:delText>-</w:delText>
        </w:r>
      </w:del>
      <w:ins w:id="2735" w:author="Al Oraimi, Ahmed Mubarak OLNG-ICV/T2" w:date="2026-03-29T01:56:00Z" w16du:dateUtc="2026-03-28T21:56:00Z">
        <w:r w:rsidR="000A2E10" w:rsidRPr="005F252C">
          <w:rPr>
            <w:rFonts w:ascii="Candara" w:hAnsi="Candara"/>
            <w:rPrChange w:id="2736" w:author="Al Riyami, Azza OLNG-SCC/12" w:date="2026-03-30T14:14:00Z" w16du:dateUtc="2026-03-30T10:14:00Z">
              <w:rPr/>
            </w:rPrChange>
          </w:rPr>
          <w:t>–</w:t>
        </w:r>
      </w:ins>
      <w:r w:rsidRPr="005F252C">
        <w:rPr>
          <w:rFonts w:ascii="Candara" w:hAnsi="Candara"/>
          <w:rPrChange w:id="2737" w:author="Al Riyami, Azza OLNG-SCC/12" w:date="2026-03-30T14:14:00Z" w16du:dateUtc="2026-03-30T10:14:00Z">
            <w:rPr>
              <w:rFonts w:eastAsia="Calibri"/>
            </w:rPr>
          </w:rPrChange>
        </w:rPr>
        <w:t xml:space="preserve"> Definitions</w:t>
      </w:r>
      <w:bookmarkEnd w:id="2726"/>
    </w:p>
    <w:p w14:paraId="4A2FACF5" w14:textId="7FE0C145" w:rsidR="00B506B6" w:rsidRPr="005F252C" w:rsidDel="000A2E10" w:rsidRDefault="00B506B6">
      <w:pPr>
        <w:pStyle w:val="Heading2"/>
        <w:rPr>
          <w:del w:id="2738" w:author="Al Oraimi, Ahmed Mubarak OLNG-ICV/T2" w:date="2026-03-29T01:57:00Z" w16du:dateUtc="2026-03-28T21:57:00Z"/>
          <w:rFonts w:ascii="Candara" w:hAnsi="Candara"/>
          <w:rPrChange w:id="2739" w:author="Al Riyami, Azza OLNG-SCC/12" w:date="2026-03-30T14:14:00Z" w16du:dateUtc="2026-03-30T10:14:00Z">
            <w:rPr>
              <w:del w:id="2740" w:author="Al Oraimi, Ahmed Mubarak OLNG-ICV/T2" w:date="2026-03-29T01:57:00Z" w16du:dateUtc="2026-03-28T21:57:00Z"/>
              <w:rFonts w:eastAsia="Calibri"/>
              <w:smallCaps/>
            </w:rPr>
          </w:rPrChange>
        </w:rPr>
        <w:pPrChange w:id="2741" w:author="Al Oraimi, Ahmed Mubarak OLNG-ICV/T2" w:date="2026-03-29T01:56:00Z" w16du:dateUtc="2026-03-28T21:56:00Z">
          <w:pPr>
            <w:pStyle w:val="Heading1"/>
            <w:spacing w:before="360"/>
          </w:pPr>
        </w:pPrChange>
      </w:pPr>
      <w:bookmarkStart w:id="2742" w:name="_Toc225645932"/>
      <w:bookmarkEnd w:id="2742"/>
    </w:p>
    <w:p w14:paraId="413EBCC8" w14:textId="591E41C4" w:rsidR="00436DBF" w:rsidRPr="005F252C" w:rsidRDefault="00B55558" w:rsidP="00B55558">
      <w:pPr>
        <w:pStyle w:val="ListParagraph"/>
        <w:numPr>
          <w:ilvl w:val="0"/>
          <w:numId w:val="33"/>
        </w:numPr>
        <w:suppressAutoHyphens/>
        <w:autoSpaceDN w:val="0"/>
        <w:spacing w:before="120"/>
        <w:jc w:val="both"/>
        <w:textAlignment w:val="baseline"/>
      </w:pPr>
      <w:r w:rsidRPr="005F252C">
        <w:rPr>
          <w:rFonts w:eastAsia="Calibri" w:cstheme="majorBidi"/>
          <w:b/>
          <w:bCs/>
          <w:sz w:val="22"/>
          <w:rPrChange w:id="2743" w:author="Al Riyami, Azza OLNG-SCC/12" w:date="2026-03-30T14:14:00Z" w16du:dateUtc="2026-03-30T10:14:00Z">
            <w:rPr>
              <w:rFonts w:asciiTheme="majorBidi" w:eastAsia="Calibri" w:hAnsiTheme="majorBidi" w:cstheme="majorBidi"/>
              <w:b/>
              <w:bCs/>
              <w:sz w:val="22"/>
            </w:rPr>
          </w:rPrChange>
        </w:rPr>
        <w:t xml:space="preserve">All ICV Terminologies/Definitions are provided in the </w:t>
      </w:r>
      <w:r w:rsidR="00263680" w:rsidRPr="005F252C">
        <w:rPr>
          <w:rFonts w:eastAsia="Calibri" w:cstheme="majorBidi"/>
          <w:b/>
          <w:bCs/>
          <w:sz w:val="22"/>
          <w:rPrChange w:id="2744" w:author="Al Riyami, Azza OLNG-SCC/12" w:date="2026-03-30T14:14:00Z" w16du:dateUtc="2026-03-30T10:14:00Z">
            <w:rPr>
              <w:rFonts w:asciiTheme="majorBidi" w:eastAsia="Calibri" w:hAnsiTheme="majorBidi" w:cstheme="majorBidi"/>
              <w:b/>
              <w:bCs/>
              <w:sz w:val="22"/>
            </w:rPr>
          </w:rPrChange>
        </w:rPr>
        <w:t>Guideline sheet of each tender ICV plan.</w:t>
      </w:r>
    </w:p>
    <w:tbl>
      <w:tblPr>
        <w:tblW w:w="9795" w:type="dxa"/>
        <w:jc w:val="center"/>
        <w:tblLayout w:type="fixed"/>
        <w:tblLook w:val="04A0" w:firstRow="1" w:lastRow="0" w:firstColumn="1" w:lastColumn="0" w:noHBand="0" w:noVBand="1"/>
        <w:tblPrChange w:id="2745" w:author="Al Riyami, Azza OLNG-SCC/12" w:date="2026-03-30T14:23:00Z" w16du:dateUtc="2026-03-30T10:23:00Z">
          <w:tblPr>
            <w:tblW w:w="10795" w:type="dxa"/>
            <w:jc w:val="center"/>
            <w:tblLayout w:type="fixed"/>
            <w:tblLook w:val="04A0" w:firstRow="1" w:lastRow="0" w:firstColumn="1" w:lastColumn="0" w:noHBand="0" w:noVBand="1"/>
          </w:tblPr>
        </w:tblPrChange>
      </w:tblPr>
      <w:tblGrid>
        <w:gridCol w:w="3945"/>
        <w:gridCol w:w="3960"/>
        <w:gridCol w:w="1890"/>
        <w:tblGridChange w:id="2746">
          <w:tblGrid>
            <w:gridCol w:w="3945"/>
            <w:gridCol w:w="3960"/>
            <w:gridCol w:w="1890"/>
            <w:gridCol w:w="994"/>
            <w:gridCol w:w="6"/>
          </w:tblGrid>
        </w:tblGridChange>
      </w:tblGrid>
      <w:tr w:rsidR="000776DC" w:rsidRPr="005F252C" w14:paraId="7934063A" w14:textId="77777777" w:rsidTr="00217B5C">
        <w:trPr>
          <w:trHeight w:val="435"/>
          <w:jc w:val="center"/>
          <w:trPrChange w:id="2747" w:author="Al Riyami, Azza OLNG-SCC/12" w:date="2026-03-30T14:23:00Z" w16du:dateUtc="2026-03-30T10:23:00Z">
            <w:trPr>
              <w:gridAfter w:val="0"/>
              <w:wAfter w:w="6" w:type="dxa"/>
              <w:trHeight w:val="435"/>
              <w:jc w:val="center"/>
            </w:trPr>
          </w:trPrChange>
        </w:trPr>
        <w:tc>
          <w:tcPr>
            <w:tcW w:w="9795" w:type="dxa"/>
            <w:gridSpan w:val="3"/>
            <w:tcBorders>
              <w:top w:val="single" w:sz="12" w:space="0" w:color="auto"/>
              <w:left w:val="single" w:sz="12" w:space="0" w:color="auto"/>
              <w:bottom w:val="nil"/>
              <w:right w:val="single" w:sz="12" w:space="0" w:color="000000"/>
            </w:tcBorders>
            <w:shd w:val="clear" w:color="000000" w:fill="E4DFEC"/>
            <w:noWrap/>
            <w:vAlign w:val="bottom"/>
            <w:hideMark/>
            <w:tcPrChange w:id="2748" w:author="Al Riyami, Azza OLNG-SCC/12" w:date="2026-03-30T14:23:00Z" w16du:dateUtc="2026-03-30T10:23:00Z">
              <w:tcPr>
                <w:tcW w:w="10789" w:type="dxa"/>
                <w:gridSpan w:val="4"/>
                <w:tcBorders>
                  <w:top w:val="single" w:sz="12" w:space="0" w:color="auto"/>
                  <w:left w:val="single" w:sz="12" w:space="0" w:color="auto"/>
                  <w:bottom w:val="nil"/>
                  <w:right w:val="single" w:sz="12" w:space="0" w:color="000000"/>
                </w:tcBorders>
                <w:shd w:val="clear" w:color="000000" w:fill="E4DFEC"/>
                <w:noWrap/>
                <w:vAlign w:val="bottom"/>
                <w:hideMark/>
              </w:tcPr>
            </w:tcPrChange>
          </w:tcPr>
          <w:p w14:paraId="327CCF93" w14:textId="77777777" w:rsidR="000776DC" w:rsidRPr="005F252C" w:rsidRDefault="000776DC" w:rsidP="000776DC">
            <w:pPr>
              <w:jc w:val="center"/>
              <w:rPr>
                <w:rFonts w:cs="Calibri"/>
                <w:b/>
                <w:bCs/>
                <w:color w:val="000000"/>
                <w:sz w:val="32"/>
                <w:szCs w:val="32"/>
                <w:rPrChange w:id="2749" w:author="Al Riyami, Azza OLNG-SCC/12" w:date="2026-03-30T14:14:00Z" w16du:dateUtc="2026-03-30T10:14:00Z">
                  <w:rPr>
                    <w:rFonts w:ascii="Calibri" w:hAnsi="Calibri" w:cs="Calibri"/>
                    <w:b/>
                    <w:bCs/>
                    <w:color w:val="000000"/>
                    <w:sz w:val="32"/>
                    <w:szCs w:val="32"/>
                  </w:rPr>
                </w:rPrChange>
              </w:rPr>
            </w:pPr>
            <w:r w:rsidRPr="005F252C">
              <w:rPr>
                <w:rFonts w:cs="Calibri"/>
                <w:b/>
                <w:bCs/>
                <w:color w:val="000000"/>
                <w:sz w:val="32"/>
                <w:szCs w:val="32"/>
                <w:rPrChange w:id="2750" w:author="Al Riyami, Azza OLNG-SCC/12" w:date="2026-03-30T14:14:00Z" w16du:dateUtc="2026-03-30T10:14:00Z">
                  <w:rPr>
                    <w:rFonts w:ascii="Calibri" w:hAnsi="Calibri" w:cs="Calibri"/>
                    <w:b/>
                    <w:bCs/>
                    <w:color w:val="000000"/>
                    <w:sz w:val="32"/>
                    <w:szCs w:val="32"/>
                  </w:rPr>
                </w:rPrChange>
              </w:rPr>
              <w:t>Table A</w:t>
            </w:r>
            <w:del w:id="2751" w:author="Al Riyami, Azza OLNG-SCC/12" w:date="2026-03-30T14:24:00Z" w16du:dateUtc="2026-03-30T10:24:00Z">
              <w:r w:rsidRPr="005F252C" w:rsidDel="00807CE2">
                <w:rPr>
                  <w:rFonts w:cs="Calibri"/>
                  <w:b/>
                  <w:bCs/>
                  <w:color w:val="000000"/>
                  <w:sz w:val="32"/>
                  <w:szCs w:val="32"/>
                  <w:rPrChange w:id="2752" w:author="Al Riyami, Azza OLNG-SCC/12" w:date="2026-03-30T14:14:00Z" w16du:dateUtc="2026-03-30T10:14:00Z">
                    <w:rPr>
                      <w:rFonts w:ascii="Calibri" w:hAnsi="Calibri" w:cs="Calibri"/>
                      <w:b/>
                      <w:bCs/>
                      <w:color w:val="000000"/>
                      <w:sz w:val="32"/>
                      <w:szCs w:val="32"/>
                    </w:rPr>
                  </w:rPrChange>
                </w:rPr>
                <w:delText xml:space="preserve"> </w:delText>
              </w:r>
            </w:del>
            <w:r w:rsidRPr="005F252C">
              <w:rPr>
                <w:rFonts w:cs="Calibri"/>
                <w:b/>
                <w:bCs/>
                <w:color w:val="000000"/>
                <w:sz w:val="32"/>
                <w:szCs w:val="32"/>
                <w:rPrChange w:id="2753" w:author="Al Riyami, Azza OLNG-SCC/12" w:date="2026-03-30T14:14:00Z" w16du:dateUtc="2026-03-30T10:14:00Z">
                  <w:rPr>
                    <w:rFonts w:ascii="Calibri" w:hAnsi="Calibri" w:cs="Calibri"/>
                    <w:b/>
                    <w:bCs/>
                    <w:color w:val="000000"/>
                    <w:sz w:val="32"/>
                    <w:szCs w:val="32"/>
                  </w:rPr>
                </w:rPrChange>
              </w:rPr>
              <w:t xml:space="preserve"> - Investment </w:t>
            </w:r>
          </w:p>
        </w:tc>
      </w:tr>
      <w:tr w:rsidR="000776DC" w:rsidRPr="005F252C" w14:paraId="357CDE13" w14:textId="77777777" w:rsidTr="00217B5C">
        <w:trPr>
          <w:trHeight w:val="792"/>
          <w:jc w:val="center"/>
          <w:trPrChange w:id="2754" w:author="Al Riyami, Azza OLNG-SCC/12" w:date="2026-03-30T14:23:00Z" w16du:dateUtc="2026-03-30T10:23:00Z">
            <w:trPr>
              <w:gridAfter w:val="0"/>
              <w:wAfter w:w="6" w:type="dxa"/>
              <w:trHeight w:val="552"/>
              <w:jc w:val="center"/>
            </w:trPr>
          </w:trPrChange>
        </w:trPr>
        <w:tc>
          <w:tcPr>
            <w:tcW w:w="9795" w:type="dxa"/>
            <w:gridSpan w:val="3"/>
            <w:vMerge w:val="restart"/>
            <w:tcBorders>
              <w:top w:val="nil"/>
              <w:left w:val="single" w:sz="12" w:space="0" w:color="auto"/>
              <w:bottom w:val="nil"/>
              <w:right w:val="single" w:sz="12" w:space="0" w:color="000000"/>
            </w:tcBorders>
            <w:shd w:val="clear" w:color="000000" w:fill="FFFFCC"/>
            <w:noWrap/>
            <w:vAlign w:val="bottom"/>
            <w:hideMark/>
            <w:tcPrChange w:id="2755"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shd w:val="clear" w:color="000000" w:fill="FFFFCC"/>
                <w:noWrap/>
                <w:vAlign w:val="bottom"/>
                <w:hideMark/>
              </w:tcPr>
            </w:tcPrChange>
          </w:tcPr>
          <w:p w14:paraId="5BDFD861" w14:textId="77777777" w:rsidR="000776DC" w:rsidRPr="005F252C" w:rsidRDefault="000776DC" w:rsidP="000776DC">
            <w:pPr>
              <w:jc w:val="center"/>
              <w:rPr>
                <w:rFonts w:cs="Arial"/>
                <w:b/>
                <w:bCs/>
                <w:color w:val="C00000"/>
                <w:sz w:val="48"/>
                <w:szCs w:val="48"/>
                <w:rPrChange w:id="2756" w:author="Al Riyami, Azza OLNG-SCC/12" w:date="2026-03-30T14:14:00Z" w16du:dateUtc="2026-03-30T10:14:00Z">
                  <w:rPr>
                    <w:rFonts w:ascii="Arial" w:hAnsi="Arial" w:cs="Arial"/>
                    <w:b/>
                    <w:bCs/>
                    <w:color w:val="C00000"/>
                    <w:sz w:val="48"/>
                    <w:szCs w:val="48"/>
                  </w:rPr>
                </w:rPrChange>
              </w:rPr>
            </w:pPr>
            <w:r w:rsidRPr="00217B5C">
              <w:rPr>
                <w:rFonts w:cs="Arial"/>
                <w:b/>
                <w:bCs/>
                <w:color w:val="C00000"/>
                <w:sz w:val="36"/>
                <w:szCs w:val="36"/>
                <w:rPrChange w:id="2757" w:author="Al Riyami, Azza OLNG-SCC/12" w:date="2026-03-30T14:24:00Z" w16du:dateUtc="2026-03-30T10:24:00Z">
                  <w:rPr>
                    <w:rFonts w:ascii="Arial" w:hAnsi="Arial" w:cs="Arial"/>
                    <w:b/>
                    <w:bCs/>
                    <w:color w:val="C00000"/>
                    <w:sz w:val="48"/>
                    <w:szCs w:val="48"/>
                  </w:rPr>
                </w:rPrChange>
              </w:rPr>
              <w:t>ICV Terminologies/Definitions</w:t>
            </w:r>
          </w:p>
        </w:tc>
      </w:tr>
      <w:tr w:rsidR="000776DC" w:rsidRPr="005F252C" w14:paraId="1586DF35" w14:textId="77777777" w:rsidTr="00217B5C">
        <w:trPr>
          <w:trHeight w:val="423"/>
          <w:jc w:val="center"/>
          <w:trPrChange w:id="2758" w:author="Al Riyami, Azza OLNG-SCC/12" w:date="2026-03-30T14:24:00Z" w16du:dateUtc="2026-03-30T10:24:00Z">
            <w:trPr>
              <w:gridAfter w:val="0"/>
              <w:wAfter w:w="6" w:type="dxa"/>
              <w:trHeight w:val="552"/>
              <w:jc w:val="center"/>
            </w:trPr>
          </w:trPrChange>
        </w:trPr>
        <w:tc>
          <w:tcPr>
            <w:tcW w:w="9795" w:type="dxa"/>
            <w:gridSpan w:val="3"/>
            <w:vMerge/>
            <w:tcBorders>
              <w:top w:val="nil"/>
              <w:left w:val="single" w:sz="12" w:space="0" w:color="auto"/>
              <w:bottom w:val="nil"/>
              <w:right w:val="single" w:sz="12" w:space="0" w:color="000000"/>
            </w:tcBorders>
            <w:vAlign w:val="center"/>
            <w:hideMark/>
            <w:tcPrChange w:id="2759" w:author="Al Riyami, Azza OLNG-SCC/12" w:date="2026-03-30T14:24:00Z" w16du:dateUtc="2026-03-30T10:24:00Z">
              <w:tcPr>
                <w:tcW w:w="10789" w:type="dxa"/>
                <w:gridSpan w:val="4"/>
                <w:vMerge/>
                <w:tcBorders>
                  <w:top w:val="nil"/>
                  <w:left w:val="single" w:sz="12" w:space="0" w:color="auto"/>
                  <w:bottom w:val="nil"/>
                  <w:right w:val="single" w:sz="12" w:space="0" w:color="000000"/>
                </w:tcBorders>
                <w:vAlign w:val="center"/>
                <w:hideMark/>
              </w:tcPr>
            </w:tcPrChange>
          </w:tcPr>
          <w:p w14:paraId="12605AC4" w14:textId="77777777" w:rsidR="000776DC" w:rsidRPr="005F252C" w:rsidRDefault="000776DC" w:rsidP="000776DC">
            <w:pPr>
              <w:rPr>
                <w:rFonts w:cs="Arial"/>
                <w:b/>
                <w:bCs/>
                <w:color w:val="C00000"/>
                <w:sz w:val="48"/>
                <w:szCs w:val="48"/>
                <w:rPrChange w:id="2760" w:author="Al Riyami, Azza OLNG-SCC/12" w:date="2026-03-30T14:14:00Z" w16du:dateUtc="2026-03-30T10:14:00Z">
                  <w:rPr>
                    <w:rFonts w:ascii="Arial" w:hAnsi="Arial" w:cs="Arial"/>
                    <w:b/>
                    <w:bCs/>
                    <w:color w:val="C00000"/>
                    <w:sz w:val="48"/>
                    <w:szCs w:val="48"/>
                  </w:rPr>
                </w:rPrChange>
              </w:rPr>
            </w:pPr>
          </w:p>
        </w:tc>
      </w:tr>
      <w:tr w:rsidR="000776DC" w:rsidRPr="005F252C" w14:paraId="5D09DCC9" w14:textId="77777777" w:rsidTr="00217B5C">
        <w:trPr>
          <w:trHeight w:val="423"/>
          <w:jc w:val="center"/>
          <w:trPrChange w:id="2761"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2762"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722DAB19" w14:textId="77777777" w:rsidR="000776DC" w:rsidRPr="005F252C" w:rsidRDefault="000776DC" w:rsidP="000776DC">
            <w:pPr>
              <w:jc w:val="center"/>
              <w:rPr>
                <w:rFonts w:cs="Calibri"/>
                <w:b/>
                <w:bCs/>
                <w:color w:val="000000"/>
                <w:sz w:val="22"/>
                <w:rPrChange w:id="2763" w:author="Al Riyami, Azza OLNG-SCC/12" w:date="2026-03-30T14:14:00Z" w16du:dateUtc="2026-03-30T10:14:00Z">
                  <w:rPr>
                    <w:rFonts w:ascii="Calibri" w:hAnsi="Calibri" w:cs="Calibri"/>
                    <w:b/>
                    <w:bCs/>
                    <w:color w:val="000000"/>
                    <w:sz w:val="22"/>
                  </w:rPr>
                </w:rPrChange>
              </w:rPr>
            </w:pPr>
            <w:r w:rsidRPr="005F252C">
              <w:rPr>
                <w:rFonts w:cs="Calibri"/>
                <w:b/>
                <w:bCs/>
                <w:color w:val="000000"/>
                <w:sz w:val="22"/>
                <w:rPrChange w:id="2764" w:author="Al Riyami, Azza OLNG-SCC/12" w:date="2026-03-30T14:14:00Z" w16du:dateUtc="2026-03-30T10:14:00Z">
                  <w:rPr>
                    <w:rFonts w:ascii="Calibri" w:hAnsi="Calibri" w:cs="Calibri"/>
                    <w:b/>
                    <w:bCs/>
                    <w:color w:val="000000"/>
                    <w:sz w:val="22"/>
                  </w:rPr>
                </w:rPrChange>
              </w:rPr>
              <w:t xml:space="preserve">“Capital Investment in Fixed Assets” </w:t>
            </w:r>
            <w:r w:rsidRPr="005F252C">
              <w:rPr>
                <w:rFonts w:cs="Calibri"/>
                <w:color w:val="000000"/>
                <w:sz w:val="22"/>
                <w:rPrChange w:id="2765" w:author="Al Riyami, Azza OLNG-SCC/12" w:date="2026-03-30T14:14:00Z" w16du:dateUtc="2026-03-30T10:14:00Z">
                  <w:rPr>
                    <w:rFonts w:ascii="Calibri" w:hAnsi="Calibri" w:cs="Calibri"/>
                    <w:color w:val="000000"/>
                    <w:sz w:val="22"/>
                  </w:rPr>
                </w:rPrChange>
              </w:rPr>
              <w:t>means investments in fixed assets related to O&amp;G industry in Oman, that are not charged directly to the client in whole or in part and related to the execution of this specific contract scope.   This may include manufacturing facilities, service facilities, logistics-related facilities, repair and maintenance facilities, construction/refurbishment, research establishments etc. Excluded is any other new investment or existing that does not relate to contract scope.</w:t>
            </w:r>
          </w:p>
        </w:tc>
      </w:tr>
      <w:tr w:rsidR="000776DC" w:rsidRPr="005F252C" w14:paraId="53A9933F" w14:textId="77777777" w:rsidTr="00217B5C">
        <w:trPr>
          <w:trHeight w:val="423"/>
          <w:jc w:val="center"/>
          <w:trPrChange w:id="2766"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76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5E67EADA" w14:textId="77777777" w:rsidR="000776DC" w:rsidRPr="005F252C" w:rsidRDefault="000776DC" w:rsidP="000776DC">
            <w:pPr>
              <w:rPr>
                <w:rFonts w:cs="Calibri"/>
                <w:b/>
                <w:bCs/>
                <w:color w:val="000000"/>
                <w:sz w:val="22"/>
                <w:rPrChange w:id="2768" w:author="Al Riyami, Azza OLNG-SCC/12" w:date="2026-03-30T14:14:00Z" w16du:dateUtc="2026-03-30T10:14:00Z">
                  <w:rPr>
                    <w:rFonts w:ascii="Calibri" w:hAnsi="Calibri" w:cs="Calibri"/>
                    <w:b/>
                    <w:bCs/>
                    <w:color w:val="000000"/>
                    <w:sz w:val="22"/>
                  </w:rPr>
                </w:rPrChange>
              </w:rPr>
            </w:pPr>
          </w:p>
        </w:tc>
      </w:tr>
      <w:tr w:rsidR="000776DC" w:rsidRPr="005F252C" w14:paraId="522DA41E" w14:textId="77777777" w:rsidTr="00217B5C">
        <w:trPr>
          <w:trHeight w:val="423"/>
          <w:jc w:val="center"/>
          <w:trPrChange w:id="2769"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770"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2B82C0DD" w14:textId="77777777" w:rsidR="000776DC" w:rsidRPr="005F252C" w:rsidRDefault="000776DC" w:rsidP="000776DC">
            <w:pPr>
              <w:rPr>
                <w:rFonts w:cs="Calibri"/>
                <w:b/>
                <w:bCs/>
                <w:color w:val="000000"/>
                <w:sz w:val="22"/>
                <w:rPrChange w:id="2771" w:author="Al Riyami, Azza OLNG-SCC/12" w:date="2026-03-30T14:14:00Z" w16du:dateUtc="2026-03-30T10:14:00Z">
                  <w:rPr>
                    <w:rFonts w:ascii="Calibri" w:hAnsi="Calibri" w:cs="Calibri"/>
                    <w:b/>
                    <w:bCs/>
                    <w:color w:val="000000"/>
                    <w:sz w:val="22"/>
                  </w:rPr>
                </w:rPrChange>
              </w:rPr>
            </w:pPr>
          </w:p>
        </w:tc>
      </w:tr>
      <w:tr w:rsidR="000776DC" w:rsidRPr="005F252C" w14:paraId="19194D32" w14:textId="77777777" w:rsidTr="00217B5C">
        <w:trPr>
          <w:trHeight w:val="423"/>
          <w:jc w:val="center"/>
          <w:trPrChange w:id="2772"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773"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3BFDF7D4" w14:textId="77777777" w:rsidR="000776DC" w:rsidRPr="005F252C" w:rsidRDefault="000776DC" w:rsidP="000776DC">
            <w:pPr>
              <w:rPr>
                <w:rFonts w:cs="Calibri"/>
                <w:b/>
                <w:bCs/>
                <w:color w:val="000000"/>
                <w:sz w:val="22"/>
                <w:rPrChange w:id="2774" w:author="Al Riyami, Azza OLNG-SCC/12" w:date="2026-03-30T14:14:00Z" w16du:dateUtc="2026-03-30T10:14:00Z">
                  <w:rPr>
                    <w:rFonts w:ascii="Calibri" w:hAnsi="Calibri" w:cs="Calibri"/>
                    <w:b/>
                    <w:bCs/>
                    <w:color w:val="000000"/>
                    <w:sz w:val="22"/>
                  </w:rPr>
                </w:rPrChange>
              </w:rPr>
            </w:pPr>
          </w:p>
        </w:tc>
      </w:tr>
      <w:tr w:rsidR="000776DC" w:rsidRPr="005F252C" w14:paraId="46FBE14D" w14:textId="77777777" w:rsidTr="00217B5C">
        <w:trPr>
          <w:trHeight w:val="300"/>
          <w:jc w:val="center"/>
          <w:trPrChange w:id="277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776"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7AB32E15" w14:textId="77777777" w:rsidR="000776DC" w:rsidRPr="005F252C" w:rsidRDefault="000776DC" w:rsidP="000776DC">
            <w:pPr>
              <w:rPr>
                <w:rFonts w:cs="Calibri"/>
                <w:color w:val="000000"/>
                <w:sz w:val="22"/>
                <w:rPrChange w:id="2777" w:author="Al Riyami, Azza OLNG-SCC/12" w:date="2026-03-30T14:14:00Z" w16du:dateUtc="2026-03-30T10:14:00Z">
                  <w:rPr>
                    <w:rFonts w:ascii="Calibri" w:hAnsi="Calibri" w:cs="Calibri"/>
                    <w:color w:val="000000"/>
                    <w:sz w:val="22"/>
                  </w:rPr>
                </w:rPrChange>
              </w:rPr>
            </w:pPr>
            <w:r w:rsidRPr="005F252C">
              <w:rPr>
                <w:rFonts w:cs="Calibri"/>
                <w:color w:val="000000"/>
                <w:sz w:val="22"/>
                <w:rPrChange w:id="2778" w:author="Al Riyami, Azza OLNG-SCC/12" w:date="2026-03-30T14:14:00Z" w16du:dateUtc="2026-03-30T10:14:00Z">
                  <w:rPr>
                    <w:rFonts w:ascii="Calibri" w:hAnsi="Calibri" w:cs="Calibri"/>
                    <w:color w:val="000000"/>
                    <w:sz w:val="22"/>
                  </w:rPr>
                </w:rPrChange>
              </w:rPr>
              <w:t>1.Table A for Investment is split into 2 Tables as follows:</w:t>
            </w:r>
          </w:p>
        </w:tc>
      </w:tr>
      <w:tr w:rsidR="000776DC" w:rsidRPr="005F252C" w14:paraId="21DF9A22" w14:textId="77777777" w:rsidTr="00217B5C">
        <w:trPr>
          <w:trHeight w:val="450"/>
          <w:jc w:val="center"/>
          <w:trPrChange w:id="2779" w:author="Al Riyami, Azza OLNG-SCC/12" w:date="2026-03-30T14:23:00Z" w16du:dateUtc="2026-03-30T10:23:00Z">
            <w:trPr>
              <w:gridAfter w:val="0"/>
              <w:wAfter w:w="6" w:type="dxa"/>
              <w:trHeight w:val="450"/>
              <w:jc w:val="center"/>
            </w:trPr>
          </w:trPrChange>
        </w:trPr>
        <w:tc>
          <w:tcPr>
            <w:tcW w:w="9795" w:type="dxa"/>
            <w:gridSpan w:val="3"/>
            <w:vMerge w:val="restart"/>
            <w:tcBorders>
              <w:top w:val="nil"/>
              <w:left w:val="single" w:sz="12" w:space="0" w:color="auto"/>
              <w:bottom w:val="nil"/>
              <w:right w:val="single" w:sz="12" w:space="0" w:color="000000"/>
            </w:tcBorders>
            <w:vAlign w:val="bottom"/>
            <w:hideMark/>
            <w:tcPrChange w:id="2780"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bottom"/>
                <w:hideMark/>
              </w:tcPr>
            </w:tcPrChange>
          </w:tcPr>
          <w:p w14:paraId="47FF229C" w14:textId="69F844C7" w:rsidR="000776DC" w:rsidRPr="005F252C" w:rsidRDefault="000776DC" w:rsidP="000776DC">
            <w:pPr>
              <w:pStyle w:val="ListParagraph"/>
              <w:numPr>
                <w:ilvl w:val="0"/>
                <w:numId w:val="45"/>
              </w:numPr>
              <w:rPr>
                <w:rFonts w:cs="Calibri"/>
                <w:color w:val="000000"/>
                <w:sz w:val="22"/>
                <w:rPrChange w:id="2781" w:author="Al Riyami, Azza OLNG-SCC/12" w:date="2026-03-30T14:14:00Z" w16du:dateUtc="2026-03-30T10:14:00Z">
                  <w:rPr>
                    <w:rFonts w:ascii="Calibri" w:hAnsi="Calibri" w:cs="Calibri"/>
                    <w:color w:val="000000"/>
                    <w:sz w:val="22"/>
                  </w:rPr>
                </w:rPrChange>
              </w:rPr>
            </w:pPr>
            <w:r w:rsidRPr="005F252C">
              <w:rPr>
                <w:rFonts w:cs="Calibri"/>
                <w:color w:val="000000"/>
                <w:sz w:val="22"/>
                <w:rPrChange w:id="2782" w:author="Al Riyami, Azza OLNG-SCC/12" w:date="2026-03-30T14:14:00Z" w16du:dateUtc="2026-03-30T10:14:00Z">
                  <w:rPr>
                    <w:rFonts w:ascii="Calibri" w:hAnsi="Calibri" w:cs="Calibri"/>
                    <w:color w:val="000000"/>
                    <w:sz w:val="22"/>
                  </w:rPr>
                </w:rPrChange>
              </w:rPr>
              <w:t xml:space="preserve">Table A1: New/Future fixed investment planned to be invested in Oman related to O&amp;G sector that directly utilized in the execution/utilization to deliver this specific contract scope. </w:t>
            </w:r>
          </w:p>
        </w:tc>
      </w:tr>
      <w:tr w:rsidR="000776DC" w:rsidRPr="005F252C" w14:paraId="2A62E488" w14:textId="77777777" w:rsidTr="00217B5C">
        <w:trPr>
          <w:trHeight w:val="423"/>
          <w:jc w:val="center"/>
          <w:trPrChange w:id="2783"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784"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A28CD91" w14:textId="77777777" w:rsidR="000776DC" w:rsidRPr="005F252C" w:rsidRDefault="000776DC" w:rsidP="000776DC">
            <w:pPr>
              <w:rPr>
                <w:rFonts w:cs="Calibri"/>
                <w:color w:val="000000"/>
                <w:sz w:val="22"/>
                <w:rPrChange w:id="2785" w:author="Al Riyami, Azza OLNG-SCC/12" w:date="2026-03-30T14:14:00Z" w16du:dateUtc="2026-03-30T10:14:00Z">
                  <w:rPr>
                    <w:rFonts w:ascii="Calibri" w:hAnsi="Calibri" w:cs="Calibri"/>
                    <w:color w:val="000000"/>
                    <w:sz w:val="22"/>
                  </w:rPr>
                </w:rPrChange>
              </w:rPr>
            </w:pPr>
          </w:p>
        </w:tc>
      </w:tr>
      <w:tr w:rsidR="000776DC" w:rsidRPr="005F252C" w14:paraId="479C5B52" w14:textId="77777777" w:rsidTr="00217B5C">
        <w:trPr>
          <w:trHeight w:val="300"/>
          <w:jc w:val="center"/>
          <w:trPrChange w:id="2786"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787"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2EE5F95E" w14:textId="57FBDB97" w:rsidR="000776DC" w:rsidRPr="005F252C" w:rsidRDefault="000776DC" w:rsidP="000776DC">
            <w:pPr>
              <w:pStyle w:val="ListParagraph"/>
              <w:numPr>
                <w:ilvl w:val="0"/>
                <w:numId w:val="45"/>
              </w:numPr>
              <w:rPr>
                <w:rFonts w:cs="Calibri"/>
                <w:color w:val="000000"/>
                <w:sz w:val="22"/>
                <w:rPrChange w:id="2788" w:author="Al Riyami, Azza OLNG-SCC/12" w:date="2026-03-30T14:14:00Z" w16du:dateUtc="2026-03-30T10:14:00Z">
                  <w:rPr>
                    <w:rFonts w:ascii="Calibri" w:hAnsi="Calibri" w:cs="Calibri"/>
                    <w:color w:val="000000"/>
                    <w:sz w:val="22"/>
                  </w:rPr>
                </w:rPrChange>
              </w:rPr>
            </w:pPr>
            <w:r w:rsidRPr="005F252C">
              <w:rPr>
                <w:rFonts w:cs="Calibri"/>
                <w:color w:val="000000"/>
                <w:sz w:val="22"/>
                <w:rPrChange w:id="2789" w:author="Al Riyami, Azza OLNG-SCC/12" w:date="2026-03-30T14:14:00Z" w16du:dateUtc="2026-03-30T10:14:00Z">
                  <w:rPr>
                    <w:rFonts w:ascii="Calibri" w:hAnsi="Calibri" w:cs="Calibri"/>
                    <w:color w:val="000000"/>
                    <w:sz w:val="22"/>
                  </w:rPr>
                </w:rPrChange>
              </w:rPr>
              <w:t>Table A2: Existing investment previously invested in Oman that supports execution of the contract scope.</w:t>
            </w:r>
          </w:p>
        </w:tc>
      </w:tr>
      <w:tr w:rsidR="000776DC" w:rsidRPr="005F252C" w14:paraId="3E7644A0" w14:textId="77777777" w:rsidTr="00217B5C">
        <w:trPr>
          <w:trHeight w:val="300"/>
          <w:jc w:val="center"/>
          <w:trPrChange w:id="2790"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791"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54684044" w14:textId="497E0FE0" w:rsidR="000776DC" w:rsidRPr="005F252C" w:rsidRDefault="000776DC" w:rsidP="000776DC">
            <w:pPr>
              <w:rPr>
                <w:rFonts w:cs="Calibri"/>
                <w:color w:val="000000"/>
                <w:sz w:val="22"/>
                <w:rPrChange w:id="2792" w:author="Al Riyami, Azza OLNG-SCC/12" w:date="2026-03-30T14:14:00Z" w16du:dateUtc="2026-03-30T10:14:00Z">
                  <w:rPr>
                    <w:rFonts w:ascii="Calibri" w:hAnsi="Calibri" w:cs="Calibri"/>
                    <w:color w:val="000000"/>
                    <w:sz w:val="22"/>
                  </w:rPr>
                </w:rPrChange>
              </w:rPr>
            </w:pPr>
            <w:r w:rsidRPr="005F252C">
              <w:rPr>
                <w:rFonts w:cs="Calibri"/>
                <w:color w:val="000000"/>
                <w:sz w:val="22"/>
                <w:rPrChange w:id="2793" w:author="Al Riyami, Azza OLNG-SCC/12" w:date="2026-03-30T14:14:00Z" w16du:dateUtc="2026-03-30T10:14:00Z">
                  <w:rPr>
                    <w:rFonts w:ascii="Calibri" w:hAnsi="Calibri" w:cs="Calibri"/>
                    <w:color w:val="000000"/>
                    <w:sz w:val="22"/>
                  </w:rPr>
                </w:rPrChange>
              </w:rPr>
              <w:t xml:space="preserve"> For both Tables A1&amp;A2, the following shall apply:</w:t>
            </w:r>
          </w:p>
        </w:tc>
      </w:tr>
      <w:tr w:rsidR="000776DC" w:rsidRPr="005F252C" w14:paraId="02B805A7" w14:textId="77777777" w:rsidTr="00217B5C">
        <w:trPr>
          <w:trHeight w:val="300"/>
          <w:jc w:val="center"/>
          <w:trPrChange w:id="279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FFFFFF"/>
            <w:vAlign w:val="center"/>
            <w:hideMark/>
            <w:tcPrChange w:id="2795"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FFFFFF"/>
                <w:vAlign w:val="center"/>
                <w:hideMark/>
              </w:tcPr>
            </w:tcPrChange>
          </w:tcPr>
          <w:p w14:paraId="5A337262" w14:textId="77777777" w:rsidR="000776DC" w:rsidRPr="005F252C" w:rsidRDefault="000776DC" w:rsidP="000776DC">
            <w:pPr>
              <w:ind w:firstLineChars="800" w:firstLine="1760"/>
              <w:rPr>
                <w:rFonts w:cs="Calibri"/>
                <w:color w:val="000000"/>
                <w:sz w:val="22"/>
                <w:rPrChange w:id="2796" w:author="Al Riyami, Azza OLNG-SCC/12" w:date="2026-03-30T14:14:00Z" w16du:dateUtc="2026-03-30T10:14:00Z">
                  <w:rPr>
                    <w:rFonts w:ascii="Calibri" w:hAnsi="Calibri" w:cs="Calibri"/>
                    <w:color w:val="000000"/>
                    <w:sz w:val="22"/>
                  </w:rPr>
                </w:rPrChange>
              </w:rPr>
            </w:pPr>
            <w:r w:rsidRPr="005F252C">
              <w:rPr>
                <w:rFonts w:cs="Calibri"/>
                <w:color w:val="000000"/>
                <w:sz w:val="22"/>
                <w:rPrChange w:id="2797" w:author="Al Riyami, Azza OLNG-SCC/12" w:date="2026-03-30T14:14:00Z" w16du:dateUtc="2026-03-30T10:14:00Z">
                  <w:rPr>
                    <w:rFonts w:ascii="Calibri" w:hAnsi="Calibri" w:cs="Calibri"/>
                    <w:color w:val="000000"/>
                    <w:sz w:val="22"/>
                  </w:rPr>
                </w:rPrChange>
              </w:rPr>
              <w:t>1.All the values in both tables above A1 and A2 shall be in USD currency.</w:t>
            </w:r>
          </w:p>
        </w:tc>
      </w:tr>
      <w:tr w:rsidR="000776DC" w:rsidRPr="005F252C" w14:paraId="4A22A108" w14:textId="77777777" w:rsidTr="00217B5C">
        <w:trPr>
          <w:trHeight w:val="300"/>
          <w:jc w:val="center"/>
          <w:trPrChange w:id="279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FFFFFF"/>
            <w:vAlign w:val="center"/>
            <w:hideMark/>
            <w:tcPrChange w:id="2799"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FFFFFF"/>
                <w:vAlign w:val="center"/>
                <w:hideMark/>
              </w:tcPr>
            </w:tcPrChange>
          </w:tcPr>
          <w:p w14:paraId="68BD884B" w14:textId="694AC55F" w:rsidR="000776DC" w:rsidRPr="005F252C" w:rsidRDefault="000776DC" w:rsidP="000776DC">
            <w:pPr>
              <w:ind w:firstLineChars="800" w:firstLine="1760"/>
              <w:rPr>
                <w:rFonts w:cs="Calibri"/>
                <w:color w:val="000000"/>
                <w:sz w:val="22"/>
                <w:rPrChange w:id="2800" w:author="Al Riyami, Azza OLNG-SCC/12" w:date="2026-03-30T14:14:00Z" w16du:dateUtc="2026-03-30T10:14:00Z">
                  <w:rPr>
                    <w:rFonts w:ascii="Calibri" w:hAnsi="Calibri" w:cs="Calibri"/>
                    <w:color w:val="000000"/>
                    <w:sz w:val="22"/>
                  </w:rPr>
                </w:rPrChange>
              </w:rPr>
            </w:pPr>
            <w:r w:rsidRPr="005F252C">
              <w:rPr>
                <w:rFonts w:cs="Calibri"/>
                <w:color w:val="000000"/>
                <w:sz w:val="22"/>
                <w:rPrChange w:id="2801" w:author="Al Riyami, Azza OLNG-SCC/12" w:date="2026-03-30T14:14:00Z" w16du:dateUtc="2026-03-30T10:14:00Z">
                  <w:rPr>
                    <w:rFonts w:ascii="Calibri" w:hAnsi="Calibri" w:cs="Calibri"/>
                    <w:color w:val="000000"/>
                    <w:sz w:val="22"/>
                  </w:rPr>
                </w:rPrChange>
              </w:rPr>
              <w:t xml:space="preserve">2. Fixed Assets funded by Client </w:t>
            </w:r>
            <w:del w:id="2802" w:author="Al Hashmi, Ahmed OLNG-ICV/1" w:date="2026-03-18T12:11:00Z" w16du:dateUtc="2026-03-18T08:11:00Z">
              <w:r w:rsidRPr="005F252C" w:rsidDel="00833133">
                <w:rPr>
                  <w:rFonts w:cs="Calibri"/>
                  <w:color w:val="000000"/>
                  <w:sz w:val="22"/>
                  <w:rPrChange w:id="2803" w:author="Al Riyami, Azza OLNG-SCC/12" w:date="2026-03-30T14:14:00Z" w16du:dateUtc="2026-03-30T10:14:00Z">
                    <w:rPr>
                      <w:rFonts w:ascii="Calibri" w:hAnsi="Calibri" w:cs="Calibri"/>
                      <w:color w:val="000000"/>
                      <w:sz w:val="22"/>
                    </w:rPr>
                  </w:rPrChange>
                </w:rPr>
                <w:delText>company</w:delText>
              </w:r>
            </w:del>
            <w:ins w:id="2804" w:author="Al Hashmi, Ahmed OLNG-ICV/1" w:date="2026-03-18T12:11:00Z" w16du:dateUtc="2026-03-18T08:11:00Z">
              <w:r w:rsidR="00833133" w:rsidRPr="005F252C">
                <w:rPr>
                  <w:rFonts w:cs="Calibri"/>
                  <w:color w:val="000000"/>
                  <w:sz w:val="22"/>
                  <w:rPrChange w:id="2805"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2806" w:author="Al Riyami, Azza OLNG-SCC/12" w:date="2026-03-30T14:14:00Z" w16du:dateUtc="2026-03-30T10:14:00Z">
                  <w:rPr>
                    <w:rFonts w:ascii="Calibri" w:hAnsi="Calibri" w:cs="Calibri"/>
                    <w:color w:val="000000"/>
                    <w:sz w:val="22"/>
                  </w:rPr>
                </w:rPrChange>
              </w:rPr>
              <w:t xml:space="preserve"> or others shall be EXCLUDED (i.e. </w:t>
            </w:r>
            <w:del w:id="2807" w:author="Al Hashmi, Ahmed OLNG-ICV/1" w:date="2026-03-18T12:10:00Z" w16du:dateUtc="2026-03-18T08:10:00Z">
              <w:r w:rsidRPr="005F252C" w:rsidDel="00833133">
                <w:rPr>
                  <w:rFonts w:cs="Calibri"/>
                  <w:color w:val="000000"/>
                  <w:sz w:val="22"/>
                  <w:rPrChange w:id="2808" w:author="Al Riyami, Azza OLNG-SCC/12" w:date="2026-03-30T14:14:00Z" w16du:dateUtc="2026-03-30T10:14:00Z">
                    <w:rPr>
                      <w:rFonts w:ascii="Calibri" w:hAnsi="Calibri" w:cs="Calibri"/>
                      <w:color w:val="000000"/>
                      <w:sz w:val="22"/>
                    </w:rPr>
                  </w:rPrChange>
                </w:rPr>
                <w:delText>Contractor</w:delText>
              </w:r>
            </w:del>
            <w:ins w:id="2809" w:author="Al Hashmi, Ahmed OLNG-ICV/1" w:date="2026-03-18T12:10:00Z" w16du:dateUtc="2026-03-18T08:10:00Z">
              <w:r w:rsidR="00833133" w:rsidRPr="005F252C">
                <w:rPr>
                  <w:rFonts w:cs="Calibri"/>
                  <w:color w:val="000000"/>
                  <w:sz w:val="22"/>
                  <w:rPrChange w:id="2810"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811" w:author="Al Riyami, Azza OLNG-SCC/12" w:date="2026-03-30T14:14:00Z" w16du:dateUtc="2026-03-30T10:14:00Z">
                  <w:rPr>
                    <w:rFonts w:ascii="Calibri" w:hAnsi="Calibri" w:cs="Calibri"/>
                    <w:color w:val="000000"/>
                    <w:sz w:val="22"/>
                  </w:rPr>
                </w:rPrChange>
              </w:rPr>
              <w:t xml:space="preserve"> must fund the investment)</w:t>
            </w:r>
          </w:p>
        </w:tc>
      </w:tr>
      <w:tr w:rsidR="000776DC" w:rsidRPr="005F252C" w14:paraId="34813210" w14:textId="77777777" w:rsidTr="00217B5C">
        <w:trPr>
          <w:trHeight w:val="300"/>
          <w:jc w:val="center"/>
          <w:trPrChange w:id="2812" w:author="Al Riyami, Azza OLNG-SCC/12" w:date="2026-03-30T14:23:00Z" w16du:dateUtc="2026-03-30T10:23:00Z">
            <w:trPr>
              <w:trHeight w:val="300"/>
              <w:jc w:val="center"/>
            </w:trPr>
          </w:trPrChange>
        </w:trPr>
        <w:tc>
          <w:tcPr>
            <w:tcW w:w="7905" w:type="dxa"/>
            <w:gridSpan w:val="2"/>
            <w:tcBorders>
              <w:top w:val="nil"/>
              <w:left w:val="single" w:sz="12" w:space="0" w:color="auto"/>
              <w:bottom w:val="nil"/>
              <w:right w:val="nil"/>
            </w:tcBorders>
            <w:shd w:val="clear" w:color="000000" w:fill="FFFFFF"/>
            <w:vAlign w:val="center"/>
            <w:hideMark/>
            <w:tcPrChange w:id="2813" w:author="Al Riyami, Azza OLNG-SCC/12" w:date="2026-03-30T14:23:00Z" w16du:dateUtc="2026-03-30T10:23:00Z">
              <w:tcPr>
                <w:tcW w:w="7905" w:type="dxa"/>
                <w:gridSpan w:val="2"/>
                <w:tcBorders>
                  <w:top w:val="nil"/>
                  <w:left w:val="single" w:sz="12" w:space="0" w:color="auto"/>
                  <w:bottom w:val="nil"/>
                  <w:right w:val="nil"/>
                </w:tcBorders>
                <w:shd w:val="clear" w:color="000000" w:fill="FFFFFF"/>
                <w:vAlign w:val="center"/>
                <w:hideMark/>
              </w:tcPr>
            </w:tcPrChange>
          </w:tcPr>
          <w:p w14:paraId="6BB51ACB" w14:textId="7482AE8A" w:rsidR="000776DC" w:rsidRPr="005F252C" w:rsidRDefault="000776DC" w:rsidP="000776DC">
            <w:pPr>
              <w:ind w:firstLineChars="800" w:firstLine="1760"/>
              <w:rPr>
                <w:rFonts w:cs="Calibri"/>
                <w:color w:val="000000"/>
                <w:sz w:val="22"/>
                <w:rPrChange w:id="2814" w:author="Al Riyami, Azza OLNG-SCC/12" w:date="2026-03-30T14:14:00Z" w16du:dateUtc="2026-03-30T10:14:00Z">
                  <w:rPr>
                    <w:rFonts w:ascii="Calibri" w:hAnsi="Calibri" w:cs="Calibri"/>
                    <w:color w:val="000000"/>
                    <w:sz w:val="22"/>
                  </w:rPr>
                </w:rPrChange>
              </w:rPr>
            </w:pPr>
            <w:r w:rsidRPr="005F252C">
              <w:rPr>
                <w:rFonts w:cs="Calibri"/>
                <w:color w:val="000000"/>
                <w:sz w:val="22"/>
                <w:rPrChange w:id="2815" w:author="Al Riyami, Azza OLNG-SCC/12" w:date="2026-03-30T14:14:00Z" w16du:dateUtc="2026-03-30T10:14:00Z">
                  <w:rPr>
                    <w:rFonts w:ascii="Calibri" w:hAnsi="Calibri" w:cs="Calibri"/>
                    <w:color w:val="000000"/>
                    <w:sz w:val="22"/>
                  </w:rPr>
                </w:rPrChange>
              </w:rPr>
              <w:lastRenderedPageBreak/>
              <w:t xml:space="preserve">3. Future fixed Assets funded by Client </w:t>
            </w:r>
            <w:del w:id="2816" w:author="Al Hashmi, Ahmed OLNG-ICV/1" w:date="2026-03-18T12:11:00Z" w16du:dateUtc="2026-03-18T08:11:00Z">
              <w:r w:rsidRPr="005F252C" w:rsidDel="00833133">
                <w:rPr>
                  <w:rFonts w:cs="Calibri"/>
                  <w:color w:val="000000"/>
                  <w:sz w:val="22"/>
                  <w:rPrChange w:id="2817" w:author="Al Riyami, Azza OLNG-SCC/12" w:date="2026-03-30T14:14:00Z" w16du:dateUtc="2026-03-30T10:14:00Z">
                    <w:rPr>
                      <w:rFonts w:ascii="Calibri" w:hAnsi="Calibri" w:cs="Calibri"/>
                      <w:color w:val="000000"/>
                      <w:sz w:val="22"/>
                    </w:rPr>
                  </w:rPrChange>
                </w:rPr>
                <w:delText>company</w:delText>
              </w:r>
            </w:del>
            <w:ins w:id="2818" w:author="Al Hashmi, Ahmed OLNG-ICV/1" w:date="2026-03-18T12:11:00Z" w16du:dateUtc="2026-03-18T08:11:00Z">
              <w:r w:rsidR="00833133" w:rsidRPr="005F252C">
                <w:rPr>
                  <w:rFonts w:cs="Calibri"/>
                  <w:color w:val="000000"/>
                  <w:sz w:val="22"/>
                  <w:rPrChange w:id="2819"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2820" w:author="Al Riyami, Azza OLNG-SCC/12" w:date="2026-03-30T14:14:00Z" w16du:dateUtc="2026-03-30T10:14:00Z">
                  <w:rPr>
                    <w:rFonts w:ascii="Calibri" w:hAnsi="Calibri" w:cs="Calibri"/>
                    <w:color w:val="000000"/>
                    <w:sz w:val="22"/>
                  </w:rPr>
                </w:rPrChange>
              </w:rPr>
              <w:t xml:space="preserve"> and already </w:t>
            </w:r>
            <w:r w:rsidR="00A21087" w:rsidRPr="005F252C">
              <w:rPr>
                <w:rFonts w:cs="Calibri"/>
                <w:color w:val="000000"/>
                <w:sz w:val="22"/>
                <w:rPrChange w:id="2821" w:author="Al Riyami, Azza OLNG-SCC/12" w:date="2026-03-30T14:14:00Z" w16du:dateUtc="2026-03-30T10:14:00Z">
                  <w:rPr>
                    <w:rFonts w:ascii="Calibri" w:hAnsi="Calibri" w:cs="Calibri"/>
                    <w:color w:val="000000"/>
                    <w:sz w:val="22"/>
                  </w:rPr>
                </w:rPrChange>
              </w:rPr>
              <w:t>registered</w:t>
            </w:r>
            <w:r w:rsidRPr="005F252C">
              <w:rPr>
                <w:rFonts w:cs="Calibri"/>
                <w:color w:val="000000"/>
                <w:sz w:val="22"/>
                <w:rPrChange w:id="2822" w:author="Al Riyami, Azza OLNG-SCC/12" w:date="2026-03-30T14:14:00Z" w16du:dateUtc="2026-03-30T10:14:00Z">
                  <w:rPr>
                    <w:rFonts w:ascii="Calibri" w:hAnsi="Calibri" w:cs="Calibri"/>
                    <w:color w:val="000000"/>
                    <w:sz w:val="22"/>
                  </w:rPr>
                </w:rPrChange>
              </w:rPr>
              <w:t xml:space="preserve"> with other O&amp;G operators shall be REGISTERED as existing investment.</w:t>
            </w:r>
          </w:p>
          <w:p w14:paraId="68336BEA" w14:textId="21D461B5" w:rsidR="000776DC" w:rsidRPr="005F252C" w:rsidRDefault="000776DC" w:rsidP="000776DC">
            <w:pPr>
              <w:ind w:firstLineChars="800" w:firstLine="1760"/>
              <w:rPr>
                <w:rFonts w:cs="Calibri"/>
                <w:color w:val="000000"/>
                <w:sz w:val="22"/>
                <w:rPrChange w:id="2823" w:author="Al Riyami, Azza OLNG-SCC/12" w:date="2026-03-30T14:14:00Z" w16du:dateUtc="2026-03-30T10:14:00Z">
                  <w:rPr>
                    <w:rFonts w:ascii="Calibri" w:hAnsi="Calibri" w:cs="Calibri"/>
                    <w:color w:val="000000"/>
                    <w:sz w:val="22"/>
                  </w:rPr>
                </w:rPrChange>
              </w:rPr>
            </w:pPr>
            <w:r w:rsidRPr="005F252C">
              <w:rPr>
                <w:rFonts w:cs="Calibri"/>
                <w:color w:val="000000"/>
                <w:sz w:val="22"/>
                <w:rPrChange w:id="2824" w:author="Al Riyami, Azza OLNG-SCC/12" w:date="2026-03-30T14:14:00Z" w16du:dateUtc="2026-03-30T10:14:00Z">
                  <w:rPr>
                    <w:rFonts w:ascii="Calibri" w:hAnsi="Calibri" w:cs="Calibri"/>
                    <w:color w:val="000000"/>
                    <w:sz w:val="22"/>
                  </w:rPr>
                </w:rPrChange>
              </w:rPr>
              <w:t> </w:t>
            </w:r>
          </w:p>
        </w:tc>
        <w:tc>
          <w:tcPr>
            <w:tcW w:w="1890" w:type="dxa"/>
            <w:tcBorders>
              <w:top w:val="nil"/>
              <w:left w:val="nil"/>
              <w:bottom w:val="nil"/>
              <w:right w:val="single" w:sz="12" w:space="0" w:color="auto"/>
            </w:tcBorders>
            <w:shd w:val="clear" w:color="000000" w:fill="FFFFFF"/>
            <w:vAlign w:val="center"/>
            <w:hideMark/>
            <w:tcPrChange w:id="2825" w:author="Al Riyami, Azza OLNG-SCC/12" w:date="2026-03-30T14:23:00Z" w16du:dateUtc="2026-03-30T10:23:00Z">
              <w:tcPr>
                <w:tcW w:w="2890" w:type="dxa"/>
                <w:gridSpan w:val="3"/>
                <w:tcBorders>
                  <w:top w:val="nil"/>
                  <w:left w:val="nil"/>
                  <w:bottom w:val="nil"/>
                  <w:right w:val="single" w:sz="12" w:space="0" w:color="auto"/>
                </w:tcBorders>
                <w:shd w:val="clear" w:color="000000" w:fill="FFFFFF"/>
                <w:vAlign w:val="center"/>
                <w:hideMark/>
              </w:tcPr>
            </w:tcPrChange>
          </w:tcPr>
          <w:p w14:paraId="17BFCF52" w14:textId="77777777" w:rsidR="000776DC" w:rsidRPr="005F252C" w:rsidRDefault="000776DC" w:rsidP="000776DC">
            <w:pPr>
              <w:ind w:firstLineChars="800" w:firstLine="1760"/>
              <w:rPr>
                <w:rFonts w:cs="Calibri"/>
                <w:color w:val="000000"/>
                <w:sz w:val="22"/>
                <w:rPrChange w:id="2826" w:author="Al Riyami, Azza OLNG-SCC/12" w:date="2026-03-30T14:14:00Z" w16du:dateUtc="2026-03-30T10:14:00Z">
                  <w:rPr>
                    <w:rFonts w:ascii="Calibri" w:hAnsi="Calibri" w:cs="Calibri"/>
                    <w:color w:val="000000"/>
                    <w:sz w:val="22"/>
                  </w:rPr>
                </w:rPrChange>
              </w:rPr>
            </w:pPr>
            <w:r w:rsidRPr="005F252C">
              <w:rPr>
                <w:rFonts w:cs="Calibri"/>
                <w:color w:val="000000"/>
                <w:sz w:val="22"/>
                <w:rPrChange w:id="2827" w:author="Al Riyami, Azza OLNG-SCC/12" w:date="2026-03-30T14:14:00Z" w16du:dateUtc="2026-03-30T10:14:00Z">
                  <w:rPr>
                    <w:rFonts w:ascii="Calibri" w:hAnsi="Calibri" w:cs="Calibri"/>
                    <w:color w:val="000000"/>
                    <w:sz w:val="22"/>
                  </w:rPr>
                </w:rPrChange>
              </w:rPr>
              <w:t> </w:t>
            </w:r>
          </w:p>
        </w:tc>
      </w:tr>
      <w:tr w:rsidR="000776DC" w:rsidRPr="005F252C" w14:paraId="1D3B93A5" w14:textId="77777777" w:rsidTr="00217B5C">
        <w:trPr>
          <w:trHeight w:val="423"/>
          <w:jc w:val="center"/>
          <w:trPrChange w:id="2828"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shd w:val="clear" w:color="000000" w:fill="FFFFFF"/>
            <w:vAlign w:val="center"/>
            <w:hideMark/>
            <w:tcPrChange w:id="2829"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shd w:val="clear" w:color="000000" w:fill="FFFFFF"/>
                <w:vAlign w:val="center"/>
                <w:hideMark/>
              </w:tcPr>
            </w:tcPrChange>
          </w:tcPr>
          <w:p w14:paraId="5B6A6F45" w14:textId="0823C641" w:rsidR="000776DC" w:rsidRPr="005F252C" w:rsidRDefault="000776DC" w:rsidP="000776DC">
            <w:pPr>
              <w:ind w:firstLineChars="800" w:firstLine="1760"/>
              <w:rPr>
                <w:rFonts w:cs="Calibri"/>
                <w:color w:val="000000"/>
                <w:sz w:val="22"/>
                <w:rPrChange w:id="2830" w:author="Al Riyami, Azza OLNG-SCC/12" w:date="2026-03-30T14:14:00Z" w16du:dateUtc="2026-03-30T10:14:00Z">
                  <w:rPr>
                    <w:rFonts w:ascii="Calibri" w:hAnsi="Calibri" w:cs="Calibri"/>
                    <w:color w:val="000000"/>
                    <w:sz w:val="22"/>
                  </w:rPr>
                </w:rPrChange>
              </w:rPr>
            </w:pPr>
            <w:r w:rsidRPr="005F252C">
              <w:rPr>
                <w:rFonts w:cs="Calibri"/>
                <w:color w:val="000000"/>
                <w:sz w:val="22"/>
                <w:rPrChange w:id="2831" w:author="Al Riyami, Azza OLNG-SCC/12" w:date="2026-03-30T14:14:00Z" w16du:dateUtc="2026-03-30T10:14:00Z">
                  <w:rPr>
                    <w:rFonts w:ascii="Calibri" w:hAnsi="Calibri" w:cs="Calibri"/>
                    <w:color w:val="000000"/>
                    <w:sz w:val="22"/>
                  </w:rPr>
                </w:rPrChange>
              </w:rPr>
              <w:t xml:space="preserve">4. Fixed Assets substantially used  (more than 50%) for purposes outside the scope of the Contract shall be excluded (e.g. new headquarters building allowing for future growth) shall be EXCLUDED </w:t>
            </w:r>
          </w:p>
        </w:tc>
      </w:tr>
      <w:tr w:rsidR="000776DC" w:rsidRPr="005F252C" w14:paraId="21CC4312" w14:textId="77777777" w:rsidTr="00217B5C">
        <w:trPr>
          <w:trHeight w:val="423"/>
          <w:jc w:val="center"/>
          <w:trPrChange w:id="2832"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833"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19BD1CC" w14:textId="77777777" w:rsidR="000776DC" w:rsidRPr="005F252C" w:rsidRDefault="000776DC" w:rsidP="000776DC">
            <w:pPr>
              <w:rPr>
                <w:rFonts w:cs="Calibri"/>
                <w:color w:val="000000"/>
                <w:sz w:val="22"/>
                <w:rPrChange w:id="2834" w:author="Al Riyami, Azza OLNG-SCC/12" w:date="2026-03-30T14:14:00Z" w16du:dateUtc="2026-03-30T10:14:00Z">
                  <w:rPr>
                    <w:rFonts w:ascii="Calibri" w:hAnsi="Calibri" w:cs="Calibri"/>
                    <w:color w:val="000000"/>
                    <w:sz w:val="22"/>
                  </w:rPr>
                </w:rPrChange>
              </w:rPr>
            </w:pPr>
          </w:p>
        </w:tc>
      </w:tr>
      <w:tr w:rsidR="000776DC" w:rsidRPr="005F252C" w14:paraId="10EE0299" w14:textId="77777777" w:rsidTr="00807CE2">
        <w:trPr>
          <w:trHeight w:val="80"/>
          <w:jc w:val="center"/>
          <w:trPrChange w:id="283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bottom"/>
            <w:hideMark/>
            <w:tcPrChange w:id="2836" w:author="Al Riyami, Azza OLNG-SCC/12" w:date="2026-03-30T14:23:00Z" w16du:dateUtc="2026-03-30T10:23:00Z">
              <w:tcPr>
                <w:tcW w:w="10789" w:type="dxa"/>
                <w:gridSpan w:val="4"/>
                <w:tcBorders>
                  <w:top w:val="nil"/>
                  <w:left w:val="single" w:sz="12" w:space="0" w:color="auto"/>
                  <w:bottom w:val="nil"/>
                  <w:right w:val="single" w:sz="12" w:space="0" w:color="000000"/>
                </w:tcBorders>
                <w:vAlign w:val="bottom"/>
                <w:hideMark/>
              </w:tcPr>
            </w:tcPrChange>
          </w:tcPr>
          <w:p w14:paraId="3435D9B7" w14:textId="77777777" w:rsidR="000776DC" w:rsidRPr="005F252C" w:rsidRDefault="000776DC" w:rsidP="000776DC">
            <w:pPr>
              <w:rPr>
                <w:rFonts w:cs="Calibri"/>
                <w:color w:val="000000"/>
                <w:sz w:val="22"/>
                <w:rPrChange w:id="2837" w:author="Al Riyami, Azza OLNG-SCC/12" w:date="2026-03-30T14:14:00Z" w16du:dateUtc="2026-03-30T10:14:00Z">
                  <w:rPr>
                    <w:rFonts w:ascii="Calibri" w:hAnsi="Calibri" w:cs="Calibri"/>
                    <w:color w:val="000000"/>
                    <w:sz w:val="22"/>
                  </w:rPr>
                </w:rPrChange>
              </w:rPr>
            </w:pPr>
            <w:r w:rsidRPr="005F252C">
              <w:rPr>
                <w:rFonts w:cs="Calibri"/>
                <w:color w:val="000000"/>
                <w:sz w:val="22"/>
                <w:rPrChange w:id="2838" w:author="Al Riyami, Azza OLNG-SCC/12" w:date="2026-03-30T14:14:00Z" w16du:dateUtc="2026-03-30T10:14:00Z">
                  <w:rPr>
                    <w:rFonts w:ascii="Calibri" w:hAnsi="Calibri" w:cs="Calibri"/>
                    <w:color w:val="000000"/>
                    <w:sz w:val="22"/>
                  </w:rPr>
                </w:rPrChange>
              </w:rPr>
              <w:t xml:space="preserve">E.g: Contract related to provision of technical equipment, the bidder shall list only investment in fixed assets such as manufacturing/repairing of that equipment but not investment required to support in delivering the scope of the contract such as Offices or delivery trucks. </w:t>
            </w:r>
          </w:p>
        </w:tc>
      </w:tr>
      <w:tr w:rsidR="000776DC" w:rsidRPr="005F252C" w:rsidDel="00807CE2" w14:paraId="405D0A57" w14:textId="77777777" w:rsidTr="00217B5C">
        <w:trPr>
          <w:trHeight w:val="300"/>
          <w:jc w:val="center"/>
          <w:del w:id="2839" w:author="Al Riyami, Azza OLNG-SCC/12" w:date="2026-03-30T14:25:00Z"/>
          <w:trPrChange w:id="2840"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bottom"/>
            <w:hideMark/>
            <w:tcPrChange w:id="2841" w:author="Al Riyami, Azza OLNG-SCC/12" w:date="2026-03-30T14:23:00Z" w16du:dateUtc="2026-03-30T10:23:00Z">
              <w:tcPr>
                <w:tcW w:w="10789" w:type="dxa"/>
                <w:gridSpan w:val="4"/>
                <w:tcBorders>
                  <w:top w:val="nil"/>
                  <w:left w:val="single" w:sz="12" w:space="0" w:color="auto"/>
                  <w:bottom w:val="nil"/>
                  <w:right w:val="single" w:sz="12" w:space="0" w:color="000000"/>
                </w:tcBorders>
                <w:vAlign w:val="bottom"/>
                <w:hideMark/>
              </w:tcPr>
            </w:tcPrChange>
          </w:tcPr>
          <w:p w14:paraId="15E65524" w14:textId="20ED8814" w:rsidR="000776DC" w:rsidRPr="005F252C" w:rsidDel="00807CE2" w:rsidRDefault="000776DC" w:rsidP="000776DC">
            <w:pPr>
              <w:rPr>
                <w:del w:id="2842" w:author="Al Riyami, Azza OLNG-SCC/12" w:date="2026-03-30T14:25:00Z" w16du:dateUtc="2026-03-30T10:25:00Z"/>
                <w:rFonts w:cs="Calibri"/>
                <w:color w:val="000000"/>
                <w:sz w:val="22"/>
                <w:rPrChange w:id="2843" w:author="Al Riyami, Azza OLNG-SCC/12" w:date="2026-03-30T14:14:00Z" w16du:dateUtc="2026-03-30T10:14:00Z">
                  <w:rPr>
                    <w:del w:id="2844" w:author="Al Riyami, Azza OLNG-SCC/12" w:date="2026-03-30T14:25:00Z" w16du:dateUtc="2026-03-30T10:25:00Z"/>
                    <w:rFonts w:ascii="Calibri" w:hAnsi="Calibri" w:cs="Calibri"/>
                    <w:color w:val="000000"/>
                    <w:sz w:val="22"/>
                  </w:rPr>
                </w:rPrChange>
              </w:rPr>
            </w:pPr>
          </w:p>
        </w:tc>
      </w:tr>
      <w:tr w:rsidR="000776DC" w:rsidRPr="005F252C" w14:paraId="77A0FADF" w14:textId="77777777" w:rsidTr="00217B5C">
        <w:trPr>
          <w:trHeight w:val="300"/>
          <w:jc w:val="center"/>
          <w:trPrChange w:id="284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vAlign w:val="bottom"/>
            <w:hideMark/>
            <w:tcPrChange w:id="2846"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vAlign w:val="bottom"/>
                <w:hideMark/>
              </w:tcPr>
            </w:tcPrChange>
          </w:tcPr>
          <w:p w14:paraId="4C62714A" w14:textId="77777777" w:rsidR="000776DC" w:rsidRPr="005F252C" w:rsidRDefault="000776DC" w:rsidP="000776DC">
            <w:pPr>
              <w:rPr>
                <w:rFonts w:cs="Calibri"/>
                <w:color w:val="000000"/>
                <w:sz w:val="22"/>
                <w:rPrChange w:id="2847" w:author="Al Riyami, Azza OLNG-SCC/12" w:date="2026-03-30T14:14:00Z" w16du:dateUtc="2026-03-30T10:14:00Z">
                  <w:rPr>
                    <w:rFonts w:ascii="Calibri" w:hAnsi="Calibri" w:cs="Calibri"/>
                    <w:color w:val="000000"/>
                    <w:sz w:val="22"/>
                  </w:rPr>
                </w:rPrChange>
              </w:rPr>
            </w:pPr>
            <w:r w:rsidRPr="005F252C">
              <w:rPr>
                <w:rFonts w:cs="Calibri"/>
                <w:color w:val="000000"/>
                <w:sz w:val="22"/>
                <w:rPrChange w:id="2848" w:author="Al Riyami, Azza OLNG-SCC/12" w:date="2026-03-30T14:14:00Z" w16du:dateUtc="2026-03-30T10:14:00Z">
                  <w:rPr>
                    <w:rFonts w:ascii="Calibri" w:hAnsi="Calibri" w:cs="Calibri"/>
                    <w:color w:val="000000"/>
                    <w:sz w:val="22"/>
                  </w:rPr>
                </w:rPrChange>
              </w:rPr>
              <w:t> </w:t>
            </w:r>
          </w:p>
        </w:tc>
      </w:tr>
      <w:tr w:rsidR="000776DC" w:rsidRPr="005F252C" w14:paraId="2A20A049" w14:textId="77777777" w:rsidTr="00217B5C">
        <w:trPr>
          <w:trHeight w:val="423"/>
          <w:jc w:val="center"/>
          <w:trPrChange w:id="2849"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2850"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75C538CA" w14:textId="5A45BD9B" w:rsidR="000776DC" w:rsidRPr="005F252C" w:rsidRDefault="000776DC" w:rsidP="000776DC">
            <w:pPr>
              <w:rPr>
                <w:rFonts w:cs="Calibri"/>
                <w:color w:val="000000"/>
                <w:sz w:val="22"/>
                <w:rPrChange w:id="2851" w:author="Al Riyami, Azza OLNG-SCC/12" w:date="2026-03-30T14:14:00Z" w16du:dateUtc="2026-03-30T10:14:00Z">
                  <w:rPr>
                    <w:rFonts w:ascii="+mj-lt" w:hAnsi="+mj-lt" w:cs="Calibri"/>
                    <w:color w:val="000000"/>
                    <w:sz w:val="22"/>
                  </w:rPr>
                </w:rPrChange>
              </w:rPr>
            </w:pPr>
            <w:r w:rsidRPr="005F252C">
              <w:rPr>
                <w:rFonts w:cs="Calibri"/>
                <w:color w:val="000000"/>
                <w:sz w:val="22"/>
                <w:rPrChange w:id="2852" w:author="Al Riyami, Azza OLNG-SCC/12" w:date="2026-03-30T14:14:00Z" w16du:dateUtc="2026-03-30T10:14:00Z">
                  <w:rPr>
                    <w:rFonts w:ascii="+mj-lt" w:hAnsi="+mj-lt" w:cs="Calibri"/>
                    <w:color w:val="000000"/>
                    <w:sz w:val="22"/>
                  </w:rPr>
                </w:rPrChange>
              </w:rPr>
              <w:t>2.</w:t>
            </w:r>
            <w:r w:rsidRPr="005F252C">
              <w:rPr>
                <w:rFonts w:cs="Calibri"/>
                <w:b/>
                <w:bCs/>
                <w:color w:val="000000"/>
                <w:sz w:val="22"/>
                <w:u w:val="single"/>
                <w:rPrChange w:id="2853" w:author="Al Riyami, Azza OLNG-SCC/12" w:date="2026-03-30T14:14:00Z" w16du:dateUtc="2026-03-30T10:14:00Z">
                  <w:rPr>
                    <w:rFonts w:ascii="Calibri" w:hAnsi="Calibri" w:cs="Calibri"/>
                    <w:b/>
                    <w:bCs/>
                    <w:color w:val="000000"/>
                    <w:sz w:val="22"/>
                    <w:u w:val="single"/>
                  </w:rPr>
                </w:rPrChange>
              </w:rPr>
              <w:t>Table A1</w:t>
            </w:r>
            <w:r w:rsidRPr="005F252C">
              <w:rPr>
                <w:rFonts w:cs="Calibri"/>
                <w:color w:val="000000"/>
                <w:sz w:val="22"/>
                <w:rPrChange w:id="2854" w:author="Al Riyami, Azza OLNG-SCC/12" w:date="2026-03-30T14:14:00Z" w16du:dateUtc="2026-03-30T10:14:00Z">
                  <w:rPr>
                    <w:rFonts w:ascii="Calibri" w:hAnsi="Calibri" w:cs="Calibri"/>
                    <w:color w:val="000000"/>
                    <w:sz w:val="22"/>
                  </w:rPr>
                </w:rPrChange>
              </w:rPr>
              <w:t>: Bidder/</w:t>
            </w:r>
            <w:del w:id="2855" w:author="Al Hashmi, Ahmed OLNG-ICV/1" w:date="2026-03-18T12:10:00Z" w16du:dateUtc="2026-03-18T08:10:00Z">
              <w:r w:rsidRPr="005F252C" w:rsidDel="00833133">
                <w:rPr>
                  <w:rFonts w:cs="Calibri"/>
                  <w:color w:val="000000"/>
                  <w:sz w:val="22"/>
                  <w:rPrChange w:id="2856" w:author="Al Riyami, Azza OLNG-SCC/12" w:date="2026-03-30T14:14:00Z" w16du:dateUtc="2026-03-30T10:14:00Z">
                    <w:rPr>
                      <w:rFonts w:ascii="Calibri" w:hAnsi="Calibri" w:cs="Calibri"/>
                      <w:color w:val="000000"/>
                      <w:sz w:val="22"/>
                    </w:rPr>
                  </w:rPrChange>
                </w:rPr>
                <w:delText>Contractor</w:delText>
              </w:r>
            </w:del>
            <w:ins w:id="2857" w:author="Al Hashmi, Ahmed OLNG-ICV/1" w:date="2026-03-18T12:10:00Z" w16du:dateUtc="2026-03-18T08:10:00Z">
              <w:r w:rsidR="00833133" w:rsidRPr="005F252C">
                <w:rPr>
                  <w:rFonts w:cs="Calibri"/>
                  <w:color w:val="000000"/>
                  <w:sz w:val="22"/>
                  <w:rPrChange w:id="285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859" w:author="Al Riyami, Azza OLNG-SCC/12" w:date="2026-03-30T14:14:00Z" w16du:dateUtc="2026-03-30T10:14:00Z">
                  <w:rPr>
                    <w:rFonts w:ascii="Calibri" w:hAnsi="Calibri" w:cs="Calibri"/>
                    <w:color w:val="000000"/>
                    <w:sz w:val="22"/>
                  </w:rPr>
                </w:rPrChange>
              </w:rPr>
              <w:t xml:space="preserve"> shall update all investment planned to be invested in  Oman related to the execution/utilization to deliver this specific contract scope as follows:</w:t>
            </w:r>
          </w:p>
        </w:tc>
      </w:tr>
      <w:tr w:rsidR="000776DC" w:rsidRPr="005F252C" w14:paraId="009BC996" w14:textId="77777777" w:rsidTr="00217B5C">
        <w:trPr>
          <w:trHeight w:val="423"/>
          <w:jc w:val="center"/>
          <w:trPrChange w:id="2860"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861"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40B1D095" w14:textId="77777777" w:rsidR="000776DC" w:rsidRPr="005F252C" w:rsidRDefault="000776DC" w:rsidP="000776DC">
            <w:pPr>
              <w:rPr>
                <w:rFonts w:cs="Calibri"/>
                <w:color w:val="000000"/>
                <w:sz w:val="22"/>
                <w:rPrChange w:id="2862" w:author="Al Riyami, Azza OLNG-SCC/12" w:date="2026-03-30T14:14:00Z" w16du:dateUtc="2026-03-30T10:14:00Z">
                  <w:rPr>
                    <w:rFonts w:ascii="+mj-lt" w:hAnsi="+mj-lt" w:cs="Calibri"/>
                    <w:color w:val="000000"/>
                    <w:sz w:val="22"/>
                  </w:rPr>
                </w:rPrChange>
              </w:rPr>
            </w:pPr>
          </w:p>
        </w:tc>
      </w:tr>
      <w:tr w:rsidR="000776DC" w:rsidRPr="005F252C" w14:paraId="2406E9A6" w14:textId="77777777" w:rsidTr="00217B5C">
        <w:trPr>
          <w:trHeight w:val="450"/>
          <w:jc w:val="center"/>
          <w:trPrChange w:id="2863" w:author="Al Riyami, Azza OLNG-SCC/12" w:date="2026-03-30T14:23:00Z" w16du:dateUtc="2026-03-30T10:23:00Z">
            <w:trPr>
              <w:gridAfter w:val="0"/>
              <w:wAfter w:w="6" w:type="dxa"/>
              <w:trHeight w:val="450"/>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2864"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739130B8" w14:textId="6654A578" w:rsidR="000776DC" w:rsidRPr="005F252C" w:rsidRDefault="000776DC" w:rsidP="000776DC">
            <w:pPr>
              <w:pStyle w:val="ListParagraph"/>
              <w:numPr>
                <w:ilvl w:val="0"/>
                <w:numId w:val="44"/>
              </w:numPr>
              <w:rPr>
                <w:rFonts w:cs="Calibri"/>
                <w:color w:val="000000"/>
                <w:sz w:val="22"/>
                <w:rPrChange w:id="2865" w:author="Al Riyami, Azza OLNG-SCC/12" w:date="2026-03-30T14:14:00Z" w16du:dateUtc="2026-03-30T10:14:00Z">
                  <w:rPr>
                    <w:rFonts w:ascii="+mj-lt" w:hAnsi="+mj-lt" w:cs="Calibri"/>
                    <w:color w:val="000000"/>
                    <w:sz w:val="22"/>
                  </w:rPr>
                </w:rPrChange>
              </w:rPr>
            </w:pPr>
            <w:r w:rsidRPr="005F252C">
              <w:rPr>
                <w:rFonts w:cs="Calibri"/>
                <w:color w:val="000000"/>
                <w:sz w:val="22"/>
                <w:rPrChange w:id="2866" w:author="Al Riyami, Azza OLNG-SCC/12" w:date="2026-03-30T14:14:00Z" w16du:dateUtc="2026-03-30T10:14:00Z">
                  <w:rPr>
                    <w:rFonts w:ascii="Calibri" w:hAnsi="Calibri" w:cs="Calibri"/>
                    <w:color w:val="000000"/>
                    <w:sz w:val="22"/>
                  </w:rPr>
                </w:rPrChange>
              </w:rPr>
              <w:t>Summary Description: The manufacturing types  such as Workshops, new plant, etc. with detailed description including location: To name the location area where the facility planned to be built  e.g.: Nizwa Industrial Area, Sohar Free Zone.</w:t>
            </w:r>
          </w:p>
        </w:tc>
      </w:tr>
      <w:tr w:rsidR="000776DC" w:rsidRPr="005F252C" w14:paraId="49064072" w14:textId="77777777" w:rsidTr="00217B5C">
        <w:trPr>
          <w:trHeight w:val="423"/>
          <w:jc w:val="center"/>
          <w:trPrChange w:id="2867"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868"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383E4C6A" w14:textId="77777777" w:rsidR="000776DC" w:rsidRPr="005F252C" w:rsidRDefault="000776DC" w:rsidP="000776DC">
            <w:pPr>
              <w:rPr>
                <w:rFonts w:cs="Calibri"/>
                <w:color w:val="000000"/>
                <w:sz w:val="22"/>
                <w:rPrChange w:id="2869" w:author="Al Riyami, Azza OLNG-SCC/12" w:date="2026-03-30T14:14:00Z" w16du:dateUtc="2026-03-30T10:14:00Z">
                  <w:rPr>
                    <w:rFonts w:ascii="+mj-lt" w:hAnsi="+mj-lt" w:cs="Calibri"/>
                    <w:color w:val="000000"/>
                    <w:sz w:val="22"/>
                  </w:rPr>
                </w:rPrChange>
              </w:rPr>
            </w:pPr>
          </w:p>
        </w:tc>
      </w:tr>
      <w:tr w:rsidR="000776DC" w:rsidRPr="005F252C" w14:paraId="18B2ACA2" w14:textId="77777777" w:rsidTr="00217B5C">
        <w:trPr>
          <w:trHeight w:val="423"/>
          <w:jc w:val="center"/>
          <w:trPrChange w:id="2870"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2871"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0FE32943" w14:textId="77777777" w:rsidR="000776DC" w:rsidRPr="005F252C" w:rsidRDefault="000776DC" w:rsidP="000776DC">
            <w:pPr>
              <w:ind w:firstLineChars="800" w:firstLine="1760"/>
              <w:rPr>
                <w:rFonts w:cs="Calibri"/>
                <w:color w:val="000000"/>
                <w:sz w:val="22"/>
                <w:rPrChange w:id="2872" w:author="Al Riyami, Azza OLNG-SCC/12" w:date="2026-03-30T14:14:00Z" w16du:dateUtc="2026-03-30T10:14:00Z">
                  <w:rPr>
                    <w:rFonts w:ascii="+mj-lt" w:hAnsi="+mj-lt" w:cs="Calibri"/>
                    <w:color w:val="000000"/>
                    <w:sz w:val="22"/>
                  </w:rPr>
                </w:rPrChange>
              </w:rPr>
            </w:pPr>
            <w:r w:rsidRPr="005F252C">
              <w:rPr>
                <w:rFonts w:cs="Calibri"/>
                <w:color w:val="000000"/>
                <w:sz w:val="22"/>
                <w:rPrChange w:id="2873" w:author="Al Riyami, Azza OLNG-SCC/12" w:date="2026-03-30T14:14:00Z" w16du:dateUtc="2026-03-30T10:14:00Z">
                  <w:rPr>
                    <w:rFonts w:ascii="+mj-lt" w:hAnsi="+mj-lt" w:cs="Calibri"/>
                    <w:color w:val="000000"/>
                    <w:sz w:val="22"/>
                  </w:rPr>
                </w:rPrChange>
              </w:rPr>
              <w:t>b. Planned completion/operational date from award of the contract: B</w:t>
            </w:r>
            <w:r w:rsidRPr="005F252C">
              <w:rPr>
                <w:rFonts w:cs="Calibri"/>
                <w:color w:val="000000"/>
                <w:sz w:val="22"/>
                <w:rPrChange w:id="2874" w:author="Al Riyami, Azza OLNG-SCC/12" w:date="2026-03-30T14:14:00Z" w16du:dateUtc="2026-03-30T10:14:00Z">
                  <w:rPr>
                    <w:rFonts w:ascii="Calibri" w:hAnsi="Calibri" w:cs="Calibri"/>
                    <w:color w:val="000000"/>
                    <w:sz w:val="22"/>
                  </w:rPr>
                </w:rPrChange>
              </w:rPr>
              <w:t xml:space="preserve">idder shall advise when the Fixed Asset is ancipated to open and become operational (i.e. construction/investment is completed). This should be completed from the Commencement Date of the Contract, e.g. if the new Fixed Asset will take 3 years to complete after the Contract is awarded, enter "Year 3". </w:t>
            </w:r>
          </w:p>
        </w:tc>
      </w:tr>
      <w:tr w:rsidR="000776DC" w:rsidRPr="005F252C" w14:paraId="1941DFA7" w14:textId="77777777" w:rsidTr="00217B5C">
        <w:trPr>
          <w:trHeight w:val="423"/>
          <w:jc w:val="center"/>
          <w:trPrChange w:id="2875"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876"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9958CA9" w14:textId="77777777" w:rsidR="000776DC" w:rsidRPr="005F252C" w:rsidRDefault="000776DC" w:rsidP="000776DC">
            <w:pPr>
              <w:rPr>
                <w:rFonts w:cs="Calibri"/>
                <w:color w:val="000000"/>
                <w:sz w:val="22"/>
                <w:rPrChange w:id="2877" w:author="Al Riyami, Azza OLNG-SCC/12" w:date="2026-03-30T14:14:00Z" w16du:dateUtc="2026-03-30T10:14:00Z">
                  <w:rPr>
                    <w:rFonts w:ascii="+mj-lt" w:hAnsi="+mj-lt" w:cs="Calibri"/>
                    <w:color w:val="000000"/>
                    <w:sz w:val="22"/>
                  </w:rPr>
                </w:rPrChange>
              </w:rPr>
            </w:pPr>
          </w:p>
        </w:tc>
      </w:tr>
      <w:tr w:rsidR="000776DC" w:rsidRPr="005F252C" w14:paraId="689B87AA" w14:textId="77777777" w:rsidTr="00217B5C">
        <w:trPr>
          <w:trHeight w:val="300"/>
          <w:jc w:val="center"/>
          <w:trPrChange w:id="287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879"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0F2DBC3F" w14:textId="02306065" w:rsidR="000776DC" w:rsidRPr="005F252C" w:rsidRDefault="000776DC" w:rsidP="000776DC">
            <w:pPr>
              <w:ind w:firstLineChars="800" w:firstLine="1760"/>
              <w:rPr>
                <w:rFonts w:cs="Calibri"/>
                <w:color w:val="000000"/>
                <w:sz w:val="22"/>
                <w:rPrChange w:id="2880" w:author="Al Riyami, Azza OLNG-SCC/12" w:date="2026-03-30T14:14:00Z" w16du:dateUtc="2026-03-30T10:14:00Z">
                  <w:rPr>
                    <w:rFonts w:ascii="+mj-lt" w:hAnsi="+mj-lt" w:cs="Calibri"/>
                    <w:color w:val="000000"/>
                    <w:sz w:val="22"/>
                  </w:rPr>
                </w:rPrChange>
              </w:rPr>
            </w:pPr>
            <w:r w:rsidRPr="005F252C">
              <w:rPr>
                <w:rFonts w:cs="Calibri"/>
                <w:color w:val="000000"/>
                <w:sz w:val="22"/>
                <w:rPrChange w:id="2881" w:author="Al Riyami, Azza OLNG-SCC/12" w:date="2026-03-30T14:14:00Z" w16du:dateUtc="2026-03-30T10:14:00Z">
                  <w:rPr>
                    <w:rFonts w:ascii="+mj-lt" w:hAnsi="+mj-lt" w:cs="Calibri"/>
                    <w:color w:val="000000"/>
                    <w:sz w:val="22"/>
                  </w:rPr>
                </w:rPrChange>
              </w:rPr>
              <w:t xml:space="preserve">c. </w:t>
            </w:r>
            <w:r w:rsidRPr="005F252C">
              <w:rPr>
                <w:rFonts w:cs="Calibri"/>
                <w:color w:val="000000"/>
                <w:sz w:val="22"/>
                <w:rPrChange w:id="2882" w:author="Al Riyami, Azza OLNG-SCC/12" w:date="2026-03-30T14:14:00Z" w16du:dateUtc="2026-03-30T10:14:00Z">
                  <w:rPr>
                    <w:rFonts w:ascii="Calibri" w:hAnsi="Calibri" w:cs="Calibri"/>
                    <w:color w:val="000000"/>
                    <w:sz w:val="22"/>
                  </w:rPr>
                </w:rPrChange>
              </w:rPr>
              <w:t xml:space="preserve">Location area: e,g 20,000 sqm and the built up area: e.g 5,000 sqm  </w:t>
            </w:r>
          </w:p>
        </w:tc>
      </w:tr>
      <w:tr w:rsidR="000776DC" w:rsidRPr="005F252C" w14:paraId="57C212E3" w14:textId="77777777" w:rsidTr="00217B5C">
        <w:trPr>
          <w:trHeight w:val="300"/>
          <w:jc w:val="center"/>
          <w:trPrChange w:id="288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884"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31B0693D" w14:textId="6BAA8027" w:rsidR="000776DC" w:rsidRPr="005F252C" w:rsidRDefault="000776DC" w:rsidP="000776DC">
            <w:pPr>
              <w:ind w:firstLineChars="800" w:firstLine="1760"/>
              <w:rPr>
                <w:rFonts w:cs="Calibri"/>
                <w:color w:val="000000"/>
                <w:sz w:val="22"/>
                <w:rPrChange w:id="2885" w:author="Al Riyami, Azza OLNG-SCC/12" w:date="2026-03-30T14:14:00Z" w16du:dateUtc="2026-03-30T10:14:00Z">
                  <w:rPr>
                    <w:rFonts w:ascii="+mj-lt" w:hAnsi="+mj-lt" w:cs="Calibri"/>
                    <w:color w:val="000000"/>
                    <w:sz w:val="22"/>
                  </w:rPr>
                </w:rPrChange>
              </w:rPr>
            </w:pPr>
            <w:r w:rsidRPr="005F252C">
              <w:rPr>
                <w:rFonts w:cs="Calibri"/>
                <w:color w:val="000000"/>
                <w:sz w:val="22"/>
                <w:rPrChange w:id="2886" w:author="Al Riyami, Azza OLNG-SCC/12" w:date="2026-03-30T14:14:00Z" w16du:dateUtc="2026-03-30T10:14:00Z">
                  <w:rPr>
                    <w:rFonts w:ascii="+mj-lt" w:hAnsi="+mj-lt" w:cs="Calibri"/>
                    <w:color w:val="000000"/>
                    <w:sz w:val="22"/>
                  </w:rPr>
                </w:rPrChange>
              </w:rPr>
              <w:t xml:space="preserve">d. </w:t>
            </w:r>
            <w:r w:rsidRPr="005F252C">
              <w:rPr>
                <w:rFonts w:cs="Calibri"/>
                <w:color w:val="000000"/>
                <w:sz w:val="22"/>
                <w:rPrChange w:id="2887" w:author="Al Riyami, Azza OLNG-SCC/12" w:date="2026-03-30T14:14:00Z" w16du:dateUtc="2026-03-30T10:14:00Z">
                  <w:rPr>
                    <w:rFonts w:ascii="Calibri" w:hAnsi="Calibri" w:cs="Calibri"/>
                    <w:color w:val="000000"/>
                    <w:sz w:val="22"/>
                  </w:rPr>
                </w:rPrChange>
              </w:rPr>
              <w:t>Facility design (if available),</w:t>
            </w:r>
          </w:p>
        </w:tc>
      </w:tr>
      <w:tr w:rsidR="000776DC" w:rsidRPr="005F252C" w14:paraId="10F61962" w14:textId="77777777" w:rsidTr="00217B5C">
        <w:trPr>
          <w:trHeight w:val="300"/>
          <w:jc w:val="center"/>
          <w:trPrChange w:id="288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889"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4B5B847A" w14:textId="3C09E68B" w:rsidR="000776DC" w:rsidRPr="005F252C" w:rsidRDefault="000776DC" w:rsidP="000776DC">
            <w:pPr>
              <w:ind w:firstLineChars="800" w:firstLine="1760"/>
              <w:rPr>
                <w:rFonts w:cs="Calibri"/>
                <w:color w:val="000000"/>
                <w:sz w:val="22"/>
                <w:rPrChange w:id="2890" w:author="Al Riyami, Azza OLNG-SCC/12" w:date="2026-03-30T14:14:00Z" w16du:dateUtc="2026-03-30T10:14:00Z">
                  <w:rPr>
                    <w:rFonts w:ascii="+mj-lt" w:hAnsi="+mj-lt" w:cs="Calibri"/>
                    <w:color w:val="000000"/>
                    <w:sz w:val="22"/>
                  </w:rPr>
                </w:rPrChange>
              </w:rPr>
            </w:pPr>
            <w:r w:rsidRPr="005F252C">
              <w:rPr>
                <w:rFonts w:cs="Calibri"/>
                <w:color w:val="000000"/>
                <w:sz w:val="22"/>
                <w:rPrChange w:id="2891" w:author="Al Riyami, Azza OLNG-SCC/12" w:date="2026-03-30T14:14:00Z" w16du:dateUtc="2026-03-30T10:14:00Z">
                  <w:rPr>
                    <w:rFonts w:ascii="+mj-lt" w:hAnsi="+mj-lt" w:cs="Calibri"/>
                    <w:color w:val="000000"/>
                    <w:sz w:val="22"/>
                  </w:rPr>
                </w:rPrChange>
              </w:rPr>
              <w:t xml:space="preserve">e. </w:t>
            </w:r>
            <w:r w:rsidRPr="005F252C">
              <w:rPr>
                <w:rFonts w:cs="Calibri"/>
                <w:color w:val="000000"/>
                <w:sz w:val="22"/>
                <w:rPrChange w:id="2892" w:author="Al Riyami, Azza OLNG-SCC/12" w:date="2026-03-30T14:14:00Z" w16du:dateUtc="2026-03-30T10:14:00Z">
                  <w:rPr>
                    <w:rFonts w:ascii="Calibri" w:hAnsi="Calibri" w:cs="Calibri"/>
                    <w:color w:val="000000"/>
                    <w:sz w:val="22"/>
                  </w:rPr>
                </w:rPrChange>
              </w:rPr>
              <w:t>List the equipment and machines to be installed in the manufacturing/repairing workshops.</w:t>
            </w:r>
          </w:p>
        </w:tc>
      </w:tr>
      <w:tr w:rsidR="000776DC" w:rsidRPr="005F252C" w14:paraId="30D3015D" w14:textId="77777777" w:rsidTr="00217B5C">
        <w:trPr>
          <w:trHeight w:val="300"/>
          <w:jc w:val="center"/>
          <w:trPrChange w:id="289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894"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4C388F01" w14:textId="43E7CA73" w:rsidR="000776DC" w:rsidRPr="005F252C" w:rsidRDefault="000776DC" w:rsidP="000776DC">
            <w:pPr>
              <w:ind w:firstLineChars="800" w:firstLine="1760"/>
              <w:rPr>
                <w:rFonts w:cs="Calibri"/>
                <w:color w:val="000000"/>
                <w:sz w:val="22"/>
                <w:rPrChange w:id="2895" w:author="Al Riyami, Azza OLNG-SCC/12" w:date="2026-03-30T14:14:00Z" w16du:dateUtc="2026-03-30T10:14:00Z">
                  <w:rPr>
                    <w:rFonts w:ascii="+mj-lt" w:hAnsi="+mj-lt" w:cs="Calibri"/>
                    <w:color w:val="000000"/>
                    <w:sz w:val="22"/>
                  </w:rPr>
                </w:rPrChange>
              </w:rPr>
            </w:pPr>
            <w:r w:rsidRPr="005F252C">
              <w:rPr>
                <w:rFonts w:cs="Calibri"/>
                <w:color w:val="000000"/>
                <w:sz w:val="22"/>
                <w:rPrChange w:id="2896" w:author="Al Riyami, Azza OLNG-SCC/12" w:date="2026-03-30T14:14:00Z" w16du:dateUtc="2026-03-30T10:14:00Z">
                  <w:rPr>
                    <w:rFonts w:ascii="+mj-lt" w:hAnsi="+mj-lt" w:cs="Calibri"/>
                    <w:color w:val="000000"/>
                    <w:sz w:val="22"/>
                  </w:rPr>
                </w:rPrChange>
              </w:rPr>
              <w:t xml:space="preserve">f. </w:t>
            </w:r>
            <w:r w:rsidRPr="005F252C">
              <w:rPr>
                <w:rFonts w:cs="Calibri"/>
                <w:color w:val="000000"/>
                <w:sz w:val="22"/>
                <w:rPrChange w:id="2897" w:author="Al Riyami, Azza OLNG-SCC/12" w:date="2026-03-30T14:14:00Z" w16du:dateUtc="2026-03-30T10:14:00Z">
                  <w:rPr>
                    <w:rFonts w:ascii="Calibri" w:hAnsi="Calibri" w:cs="Calibri"/>
                    <w:color w:val="000000"/>
                    <w:sz w:val="22"/>
                  </w:rPr>
                </w:rPrChange>
              </w:rPr>
              <w:t>Estimated jobs created as a result of the facility set-up.</w:t>
            </w:r>
          </w:p>
        </w:tc>
      </w:tr>
      <w:tr w:rsidR="000776DC" w:rsidRPr="005F252C" w14:paraId="4ACB1209" w14:textId="77777777" w:rsidTr="00217B5C">
        <w:trPr>
          <w:trHeight w:val="300"/>
          <w:jc w:val="center"/>
          <w:trPrChange w:id="289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vAlign w:val="center"/>
            <w:hideMark/>
            <w:tcPrChange w:id="2899"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vAlign w:val="center"/>
                <w:hideMark/>
              </w:tcPr>
            </w:tcPrChange>
          </w:tcPr>
          <w:p w14:paraId="29E82B1F" w14:textId="77777777" w:rsidR="000776DC" w:rsidRPr="005F252C" w:rsidRDefault="000776DC" w:rsidP="000776DC">
            <w:pPr>
              <w:rPr>
                <w:rFonts w:cs="Calibri"/>
                <w:b/>
                <w:bCs/>
                <w:color w:val="000000"/>
                <w:sz w:val="22"/>
                <w:u w:val="single"/>
                <w:rPrChange w:id="2900" w:author="Al Riyami, Azza OLNG-SCC/12" w:date="2026-03-30T14:14:00Z" w16du:dateUtc="2026-03-30T10:14:00Z">
                  <w:rPr>
                    <w:rFonts w:ascii="Calibri" w:hAnsi="Calibri" w:cs="Calibri"/>
                    <w:b/>
                    <w:bCs/>
                    <w:color w:val="000000"/>
                    <w:sz w:val="22"/>
                    <w:u w:val="single"/>
                  </w:rPr>
                </w:rPrChange>
              </w:rPr>
            </w:pPr>
            <w:r w:rsidRPr="005F252C">
              <w:rPr>
                <w:rFonts w:cs="Calibri"/>
                <w:b/>
                <w:bCs/>
                <w:color w:val="000000"/>
                <w:sz w:val="22"/>
                <w:u w:val="single"/>
                <w:rPrChange w:id="2901" w:author="Al Riyami, Azza OLNG-SCC/12" w:date="2026-03-30T14:14:00Z" w16du:dateUtc="2026-03-30T10:14:00Z">
                  <w:rPr>
                    <w:rFonts w:ascii="Calibri" w:hAnsi="Calibri" w:cs="Calibri"/>
                    <w:b/>
                    <w:bCs/>
                    <w:color w:val="000000"/>
                    <w:sz w:val="22"/>
                    <w:u w:val="single"/>
                  </w:rPr>
                </w:rPrChange>
              </w:rPr>
              <w:t> </w:t>
            </w:r>
          </w:p>
        </w:tc>
      </w:tr>
      <w:tr w:rsidR="000776DC" w:rsidRPr="005F252C" w14:paraId="21A5C8E5" w14:textId="77777777" w:rsidTr="00217B5C">
        <w:trPr>
          <w:trHeight w:val="423"/>
          <w:jc w:val="center"/>
          <w:trPrChange w:id="2902"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2903"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6B7FD1F0" w14:textId="36F0D89E" w:rsidR="000776DC" w:rsidRPr="005F252C" w:rsidRDefault="000776DC" w:rsidP="000776DC">
            <w:pPr>
              <w:rPr>
                <w:rFonts w:cs="Calibri"/>
                <w:b/>
                <w:bCs/>
                <w:color w:val="000000"/>
                <w:sz w:val="22"/>
                <w:u w:val="single"/>
                <w:rPrChange w:id="2904" w:author="Al Riyami, Azza OLNG-SCC/12" w:date="2026-03-30T14:14:00Z" w16du:dateUtc="2026-03-30T10:14:00Z">
                  <w:rPr>
                    <w:rFonts w:ascii="Calibri" w:hAnsi="Calibri" w:cs="Calibri"/>
                    <w:b/>
                    <w:bCs/>
                    <w:color w:val="000000"/>
                    <w:sz w:val="22"/>
                    <w:u w:val="single"/>
                  </w:rPr>
                </w:rPrChange>
              </w:rPr>
            </w:pPr>
            <w:r w:rsidRPr="005F252C">
              <w:rPr>
                <w:rFonts w:cs="Calibri"/>
                <w:b/>
                <w:bCs/>
                <w:color w:val="000000"/>
                <w:sz w:val="22"/>
                <w:u w:val="single"/>
                <w:rPrChange w:id="2905" w:author="Al Riyami, Azza OLNG-SCC/12" w:date="2026-03-30T14:14:00Z" w16du:dateUtc="2026-03-30T10:14:00Z">
                  <w:rPr>
                    <w:rFonts w:ascii="Calibri" w:hAnsi="Calibri" w:cs="Calibri"/>
                    <w:b/>
                    <w:bCs/>
                    <w:color w:val="000000"/>
                    <w:sz w:val="22"/>
                    <w:u w:val="single"/>
                  </w:rPr>
                </w:rPrChange>
              </w:rPr>
              <w:t xml:space="preserve">3.      Table A2: </w:t>
            </w:r>
            <w:r w:rsidRPr="005F252C">
              <w:rPr>
                <w:rFonts w:cs="Calibri"/>
                <w:color w:val="000000"/>
                <w:sz w:val="22"/>
                <w:u w:val="single"/>
                <w:rPrChange w:id="2906" w:author="Al Riyami, Azza OLNG-SCC/12" w:date="2026-03-30T14:14:00Z" w16du:dateUtc="2026-03-30T10:14:00Z">
                  <w:rPr>
                    <w:rFonts w:ascii="Calibri" w:hAnsi="Calibri" w:cs="Calibri"/>
                    <w:color w:val="000000"/>
                    <w:sz w:val="22"/>
                    <w:u w:val="single"/>
                  </w:rPr>
                </w:rPrChange>
              </w:rPr>
              <w:t>Bidder/</w:t>
            </w:r>
            <w:del w:id="2907" w:author="Al Hashmi, Ahmed OLNG-ICV/1" w:date="2026-03-18T12:10:00Z" w16du:dateUtc="2026-03-18T08:10:00Z">
              <w:r w:rsidRPr="005F252C" w:rsidDel="00833133">
                <w:rPr>
                  <w:rFonts w:cs="Calibri"/>
                  <w:color w:val="000000"/>
                  <w:sz w:val="22"/>
                  <w:u w:val="single"/>
                  <w:rPrChange w:id="2908" w:author="Al Riyami, Azza OLNG-SCC/12" w:date="2026-03-30T14:14:00Z" w16du:dateUtc="2026-03-30T10:14:00Z">
                    <w:rPr>
                      <w:rFonts w:ascii="Calibri" w:hAnsi="Calibri" w:cs="Calibri"/>
                      <w:color w:val="000000"/>
                      <w:sz w:val="22"/>
                      <w:u w:val="single"/>
                    </w:rPr>
                  </w:rPrChange>
                </w:rPr>
                <w:delText>Contractor</w:delText>
              </w:r>
            </w:del>
            <w:ins w:id="2909" w:author="Al Hashmi, Ahmed OLNG-ICV/1" w:date="2026-03-18T12:10:00Z" w16du:dateUtc="2026-03-18T08:10:00Z">
              <w:r w:rsidR="00833133" w:rsidRPr="005F252C">
                <w:rPr>
                  <w:rFonts w:cs="Calibri"/>
                  <w:color w:val="000000"/>
                  <w:sz w:val="22"/>
                  <w:u w:val="single"/>
                  <w:rPrChange w:id="2910" w:author="Al Riyami, Azza OLNG-SCC/12" w:date="2026-03-30T14:14:00Z" w16du:dateUtc="2026-03-30T10:14:00Z">
                    <w:rPr>
                      <w:rFonts w:ascii="Calibri" w:hAnsi="Calibri" w:cs="Calibri"/>
                      <w:color w:val="000000"/>
                      <w:sz w:val="22"/>
                      <w:u w:val="single"/>
                    </w:rPr>
                  </w:rPrChange>
                </w:rPr>
                <w:t>CONTRACTOR</w:t>
              </w:r>
            </w:ins>
            <w:r w:rsidRPr="005F252C">
              <w:rPr>
                <w:rFonts w:cs="Calibri"/>
                <w:color w:val="000000"/>
                <w:sz w:val="22"/>
                <w:u w:val="single"/>
                <w:rPrChange w:id="2911" w:author="Al Riyami, Azza OLNG-SCC/12" w:date="2026-03-30T14:14:00Z" w16du:dateUtc="2026-03-30T10:14:00Z">
                  <w:rPr>
                    <w:rFonts w:ascii="Calibri" w:hAnsi="Calibri" w:cs="Calibri"/>
                    <w:color w:val="000000"/>
                    <w:sz w:val="22"/>
                    <w:u w:val="single"/>
                  </w:rPr>
                </w:rPrChange>
              </w:rPr>
              <w:t xml:space="preserve"> shall include all EXISTING investment in Fixed Assets already invested in Oman related to the execution/utilization to deliver this specific contract scope as follows:</w:t>
            </w:r>
          </w:p>
        </w:tc>
      </w:tr>
      <w:tr w:rsidR="000776DC" w:rsidRPr="005F252C" w14:paraId="7E5CE583" w14:textId="77777777" w:rsidTr="00217B5C">
        <w:trPr>
          <w:trHeight w:val="423"/>
          <w:jc w:val="center"/>
          <w:trPrChange w:id="2912"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2913"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7018B176" w14:textId="77777777" w:rsidR="000776DC" w:rsidRPr="005F252C" w:rsidRDefault="000776DC" w:rsidP="000776DC">
            <w:pPr>
              <w:rPr>
                <w:rFonts w:cs="Calibri"/>
                <w:b/>
                <w:bCs/>
                <w:color w:val="000000"/>
                <w:sz w:val="22"/>
                <w:u w:val="single"/>
                <w:rPrChange w:id="2914" w:author="Al Riyami, Azza OLNG-SCC/12" w:date="2026-03-30T14:14:00Z" w16du:dateUtc="2026-03-30T10:14:00Z">
                  <w:rPr>
                    <w:rFonts w:ascii="Calibri" w:hAnsi="Calibri" w:cs="Calibri"/>
                    <w:b/>
                    <w:bCs/>
                    <w:color w:val="000000"/>
                    <w:sz w:val="22"/>
                    <w:u w:val="single"/>
                  </w:rPr>
                </w:rPrChange>
              </w:rPr>
            </w:pPr>
          </w:p>
        </w:tc>
      </w:tr>
      <w:tr w:rsidR="000776DC" w:rsidRPr="005F252C" w14:paraId="7598FFBB" w14:textId="77777777" w:rsidTr="00217B5C">
        <w:trPr>
          <w:trHeight w:val="300"/>
          <w:jc w:val="center"/>
          <w:trPrChange w:id="291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916"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4CDDD74A" w14:textId="77777777" w:rsidR="000776DC" w:rsidRPr="005F252C" w:rsidRDefault="000776DC" w:rsidP="000776DC">
            <w:pPr>
              <w:ind w:firstLineChars="800" w:firstLine="1760"/>
              <w:rPr>
                <w:rFonts w:cs="Calibri"/>
                <w:color w:val="000000"/>
                <w:sz w:val="22"/>
                <w:rPrChange w:id="2917" w:author="Al Riyami, Azza OLNG-SCC/12" w:date="2026-03-30T14:14:00Z" w16du:dateUtc="2026-03-30T10:14:00Z">
                  <w:rPr>
                    <w:rFonts w:ascii="+mj-lt" w:hAnsi="+mj-lt" w:cs="Calibri"/>
                    <w:color w:val="000000"/>
                    <w:sz w:val="22"/>
                  </w:rPr>
                </w:rPrChange>
              </w:rPr>
            </w:pPr>
            <w:r w:rsidRPr="005F252C">
              <w:rPr>
                <w:rFonts w:cs="Calibri"/>
                <w:color w:val="000000"/>
                <w:sz w:val="22"/>
                <w:rPrChange w:id="2918" w:author="Al Riyami, Azza OLNG-SCC/12" w:date="2026-03-30T14:14:00Z" w16du:dateUtc="2026-03-30T10:14:00Z">
                  <w:rPr>
                    <w:rFonts w:ascii="+mj-lt" w:hAnsi="+mj-lt" w:cs="Calibri"/>
                    <w:color w:val="000000"/>
                    <w:sz w:val="22"/>
                  </w:rPr>
                </w:rPrChange>
              </w:rPr>
              <w:t xml:space="preserve">a. </w:t>
            </w:r>
            <w:r w:rsidRPr="005F252C">
              <w:rPr>
                <w:rFonts w:cs="Calibri"/>
                <w:color w:val="000000"/>
                <w:sz w:val="22"/>
                <w:rPrChange w:id="2919" w:author="Al Riyami, Azza OLNG-SCC/12" w:date="2026-03-30T14:14:00Z" w16du:dateUtc="2026-03-30T10:14:00Z">
                  <w:rPr>
                    <w:rFonts w:ascii="Calibri" w:hAnsi="Calibri" w:cs="Calibri"/>
                    <w:color w:val="000000"/>
                    <w:sz w:val="22"/>
                  </w:rPr>
                </w:rPrChange>
              </w:rPr>
              <w:t>Summary Description: The manufacturing types  such as Workshops, new plant, etc.</w:t>
            </w:r>
          </w:p>
        </w:tc>
      </w:tr>
      <w:tr w:rsidR="000776DC" w:rsidRPr="005F252C" w14:paraId="18AB27C6" w14:textId="77777777" w:rsidTr="00217B5C">
        <w:trPr>
          <w:trHeight w:val="300"/>
          <w:jc w:val="center"/>
          <w:trPrChange w:id="2920"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921"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09979E93" w14:textId="77777777" w:rsidR="000776DC" w:rsidRPr="005F252C" w:rsidRDefault="000776DC" w:rsidP="000776DC">
            <w:pPr>
              <w:ind w:firstLineChars="800" w:firstLine="1760"/>
              <w:rPr>
                <w:rFonts w:cs="Calibri"/>
                <w:color w:val="000000"/>
                <w:sz w:val="22"/>
                <w:rPrChange w:id="2922" w:author="Al Riyami, Azza OLNG-SCC/12" w:date="2026-03-30T14:14:00Z" w16du:dateUtc="2026-03-30T10:14:00Z">
                  <w:rPr>
                    <w:rFonts w:ascii="+mj-lt" w:hAnsi="+mj-lt" w:cs="Calibri"/>
                    <w:color w:val="000000"/>
                    <w:sz w:val="22"/>
                  </w:rPr>
                </w:rPrChange>
              </w:rPr>
            </w:pPr>
            <w:r w:rsidRPr="005F252C">
              <w:rPr>
                <w:rFonts w:cs="Calibri"/>
                <w:color w:val="000000"/>
                <w:sz w:val="22"/>
                <w:rPrChange w:id="2923" w:author="Al Riyami, Azza OLNG-SCC/12" w:date="2026-03-30T14:14:00Z" w16du:dateUtc="2026-03-30T10:14:00Z">
                  <w:rPr>
                    <w:rFonts w:ascii="+mj-lt" w:hAnsi="+mj-lt" w:cs="Calibri"/>
                    <w:color w:val="000000"/>
                    <w:sz w:val="22"/>
                  </w:rPr>
                </w:rPrChange>
              </w:rPr>
              <w:t>b.</w:t>
            </w:r>
            <w:r w:rsidRPr="005F252C">
              <w:rPr>
                <w:rFonts w:cs="Calibri"/>
                <w:color w:val="000000"/>
                <w:sz w:val="22"/>
                <w:rPrChange w:id="2924" w:author="Al Riyami, Azza OLNG-SCC/12" w:date="2026-03-30T14:14:00Z" w16du:dateUtc="2026-03-30T10:14:00Z">
                  <w:rPr>
                    <w:rFonts w:ascii="Calibri" w:hAnsi="Calibri" w:cs="Calibri"/>
                    <w:color w:val="000000"/>
                    <w:sz w:val="22"/>
                  </w:rPr>
                </w:rPrChange>
              </w:rPr>
              <w:t xml:space="preserve"> Location: location area where the facility is already in operationalize. E.g Duqum Industrial Area, Samail Free Zone.</w:t>
            </w:r>
          </w:p>
        </w:tc>
      </w:tr>
      <w:tr w:rsidR="000776DC" w:rsidRPr="005F252C" w14:paraId="19A4887A" w14:textId="77777777" w:rsidTr="00217B5C">
        <w:trPr>
          <w:trHeight w:val="300"/>
          <w:jc w:val="center"/>
          <w:trPrChange w:id="292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926"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79219D82" w14:textId="7D753EA6" w:rsidR="000776DC" w:rsidRPr="005F252C" w:rsidRDefault="000776DC" w:rsidP="000776DC">
            <w:pPr>
              <w:ind w:firstLineChars="800" w:firstLine="1760"/>
              <w:rPr>
                <w:rFonts w:cs="Calibri"/>
                <w:color w:val="000000"/>
                <w:sz w:val="22"/>
                <w:rPrChange w:id="2927" w:author="Al Riyami, Azza OLNG-SCC/12" w:date="2026-03-30T14:14:00Z" w16du:dateUtc="2026-03-30T10:14:00Z">
                  <w:rPr>
                    <w:rFonts w:ascii="+mj-lt" w:hAnsi="+mj-lt" w:cs="Calibri"/>
                    <w:color w:val="000000"/>
                    <w:sz w:val="22"/>
                  </w:rPr>
                </w:rPrChange>
              </w:rPr>
            </w:pPr>
            <w:r w:rsidRPr="005F252C">
              <w:rPr>
                <w:rFonts w:cs="Calibri"/>
                <w:color w:val="000000"/>
                <w:sz w:val="22"/>
                <w:rPrChange w:id="2928" w:author="Al Riyami, Azza OLNG-SCC/12" w:date="2026-03-30T14:14:00Z" w16du:dateUtc="2026-03-30T10:14:00Z">
                  <w:rPr>
                    <w:rFonts w:ascii="+mj-lt" w:hAnsi="+mj-lt" w:cs="Calibri"/>
                    <w:color w:val="000000"/>
                    <w:sz w:val="22"/>
                  </w:rPr>
                </w:rPrChange>
              </w:rPr>
              <w:lastRenderedPageBreak/>
              <w:t xml:space="preserve">c. </w:t>
            </w:r>
            <w:r w:rsidRPr="005F252C">
              <w:rPr>
                <w:rFonts w:cs="Calibri"/>
                <w:color w:val="000000"/>
                <w:sz w:val="22"/>
                <w:rPrChange w:id="2929" w:author="Al Riyami, Azza OLNG-SCC/12" w:date="2026-03-30T14:14:00Z" w16du:dateUtc="2026-03-30T10:14:00Z">
                  <w:rPr>
                    <w:rFonts w:ascii="Calibri" w:hAnsi="Calibri" w:cs="Calibri"/>
                    <w:color w:val="000000"/>
                    <w:sz w:val="22"/>
                  </w:rPr>
                </w:rPrChange>
              </w:rPr>
              <w:t>Year Invested: Bidder/</w:t>
            </w:r>
            <w:del w:id="2930" w:author="Al Hashmi, Ahmed OLNG-ICV/1" w:date="2026-03-18T12:10:00Z" w16du:dateUtc="2026-03-18T08:10:00Z">
              <w:r w:rsidRPr="005F252C" w:rsidDel="00833133">
                <w:rPr>
                  <w:rFonts w:cs="Calibri"/>
                  <w:color w:val="000000"/>
                  <w:sz w:val="22"/>
                  <w:rPrChange w:id="2931" w:author="Al Riyami, Azza OLNG-SCC/12" w:date="2026-03-30T14:14:00Z" w16du:dateUtc="2026-03-30T10:14:00Z">
                    <w:rPr>
                      <w:rFonts w:ascii="Calibri" w:hAnsi="Calibri" w:cs="Calibri"/>
                      <w:color w:val="000000"/>
                      <w:sz w:val="22"/>
                    </w:rPr>
                  </w:rPrChange>
                </w:rPr>
                <w:delText>Contractor</w:delText>
              </w:r>
            </w:del>
            <w:ins w:id="2932" w:author="Al Hashmi, Ahmed OLNG-ICV/1" w:date="2026-03-18T12:10:00Z" w16du:dateUtc="2026-03-18T08:10:00Z">
              <w:r w:rsidR="00833133" w:rsidRPr="005F252C">
                <w:rPr>
                  <w:rFonts w:cs="Calibri"/>
                  <w:color w:val="000000"/>
                  <w:sz w:val="22"/>
                  <w:rPrChange w:id="2933"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934" w:author="Al Riyami, Azza OLNG-SCC/12" w:date="2026-03-30T14:14:00Z" w16du:dateUtc="2026-03-30T10:14:00Z">
                  <w:rPr>
                    <w:rFonts w:ascii="Calibri" w:hAnsi="Calibri" w:cs="Calibri"/>
                    <w:color w:val="000000"/>
                    <w:sz w:val="22"/>
                  </w:rPr>
                </w:rPrChange>
              </w:rPr>
              <w:t xml:space="preserve"> shall list the year in which the investment started opened/commenced operations.</w:t>
            </w:r>
          </w:p>
        </w:tc>
      </w:tr>
      <w:tr w:rsidR="000776DC" w:rsidRPr="005F252C" w14:paraId="24B4F336" w14:textId="77777777" w:rsidTr="00217B5C">
        <w:trPr>
          <w:trHeight w:val="300"/>
          <w:jc w:val="center"/>
          <w:trPrChange w:id="293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2936"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58147AB9" w14:textId="77777777" w:rsidR="000776DC" w:rsidRPr="005F252C" w:rsidRDefault="000776DC" w:rsidP="000776DC">
            <w:pPr>
              <w:ind w:firstLineChars="800" w:firstLine="1760"/>
              <w:rPr>
                <w:rFonts w:cs="Calibri"/>
                <w:color w:val="000000"/>
                <w:sz w:val="22"/>
                <w:rPrChange w:id="2937" w:author="Al Riyami, Azza OLNG-SCC/12" w:date="2026-03-30T14:14:00Z" w16du:dateUtc="2026-03-30T10:14:00Z">
                  <w:rPr>
                    <w:rFonts w:ascii="+mj-lt" w:hAnsi="+mj-lt" w:cs="Calibri"/>
                    <w:color w:val="000000"/>
                    <w:sz w:val="22"/>
                  </w:rPr>
                </w:rPrChange>
              </w:rPr>
            </w:pPr>
            <w:r w:rsidRPr="005F252C">
              <w:rPr>
                <w:rFonts w:cs="Calibri"/>
                <w:color w:val="000000"/>
                <w:sz w:val="22"/>
                <w:rPrChange w:id="2938" w:author="Al Riyami, Azza OLNG-SCC/12" w:date="2026-03-30T14:14:00Z" w16du:dateUtc="2026-03-30T10:14:00Z">
                  <w:rPr>
                    <w:rFonts w:ascii="+mj-lt" w:hAnsi="+mj-lt" w:cs="Calibri"/>
                    <w:color w:val="000000"/>
                    <w:sz w:val="22"/>
                  </w:rPr>
                </w:rPrChange>
              </w:rPr>
              <w:t>d. Investments made more than 10 years ago shall be EXCLUDED from this table</w:t>
            </w:r>
          </w:p>
        </w:tc>
      </w:tr>
      <w:tr w:rsidR="000776DC" w:rsidRPr="005F252C" w14:paraId="3EE66CA2" w14:textId="77777777" w:rsidTr="00217B5C">
        <w:trPr>
          <w:trHeight w:val="300"/>
          <w:jc w:val="center"/>
          <w:trPrChange w:id="2939"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bottom"/>
            <w:hideMark/>
            <w:tcPrChange w:id="2940"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bottom"/>
                <w:hideMark/>
              </w:tcPr>
            </w:tcPrChange>
          </w:tcPr>
          <w:p w14:paraId="4CE31697" w14:textId="77777777" w:rsidR="000776DC" w:rsidRPr="005F252C" w:rsidRDefault="000776DC" w:rsidP="000776DC">
            <w:pPr>
              <w:rPr>
                <w:rFonts w:cs="Calibri"/>
                <w:color w:val="000000"/>
                <w:sz w:val="22"/>
                <w:rPrChange w:id="2941" w:author="Al Riyami, Azza OLNG-SCC/12" w:date="2026-03-30T14:14:00Z" w16du:dateUtc="2026-03-30T10:14:00Z">
                  <w:rPr>
                    <w:rFonts w:ascii="Calibri" w:hAnsi="Calibri" w:cs="Calibri"/>
                    <w:color w:val="000000"/>
                    <w:sz w:val="22"/>
                  </w:rPr>
                </w:rPrChange>
              </w:rPr>
            </w:pPr>
            <w:r w:rsidRPr="005F252C">
              <w:rPr>
                <w:rFonts w:cs="Calibri"/>
                <w:color w:val="000000"/>
                <w:sz w:val="22"/>
                <w:rPrChange w:id="2942" w:author="Al Riyami, Azza OLNG-SCC/12" w:date="2026-03-30T14:14:00Z" w16du:dateUtc="2026-03-30T10:14:00Z">
                  <w:rPr>
                    <w:rFonts w:ascii="Calibri" w:hAnsi="Calibri" w:cs="Calibri"/>
                    <w:color w:val="000000"/>
                    <w:sz w:val="22"/>
                  </w:rPr>
                </w:rPrChange>
              </w:rPr>
              <w:t> </w:t>
            </w:r>
          </w:p>
        </w:tc>
      </w:tr>
      <w:tr w:rsidR="000776DC" w:rsidRPr="005F252C" w14:paraId="0C6A223D" w14:textId="77777777" w:rsidTr="00217B5C">
        <w:trPr>
          <w:trHeight w:val="300"/>
          <w:jc w:val="center"/>
          <w:trPrChange w:id="294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E4DFEC"/>
            <w:noWrap/>
            <w:vAlign w:val="bottom"/>
            <w:hideMark/>
            <w:tcPrChange w:id="2944"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E4DFEC"/>
                <w:noWrap/>
                <w:vAlign w:val="bottom"/>
                <w:hideMark/>
              </w:tcPr>
            </w:tcPrChange>
          </w:tcPr>
          <w:p w14:paraId="28E24B29" w14:textId="77777777" w:rsidR="000776DC" w:rsidRPr="005F252C" w:rsidRDefault="000776DC" w:rsidP="000776DC">
            <w:pPr>
              <w:jc w:val="center"/>
              <w:rPr>
                <w:rFonts w:cs="Calibri"/>
                <w:b/>
                <w:bCs/>
                <w:color w:val="000000"/>
                <w:sz w:val="32"/>
                <w:szCs w:val="32"/>
                <w:rPrChange w:id="2945" w:author="Al Riyami, Azza OLNG-SCC/12" w:date="2026-03-30T14:14:00Z" w16du:dateUtc="2026-03-30T10:14:00Z">
                  <w:rPr>
                    <w:rFonts w:ascii="Calibri" w:hAnsi="Calibri" w:cs="Calibri"/>
                    <w:b/>
                    <w:bCs/>
                    <w:color w:val="000000"/>
                    <w:sz w:val="32"/>
                    <w:szCs w:val="32"/>
                  </w:rPr>
                </w:rPrChange>
              </w:rPr>
            </w:pPr>
            <w:r w:rsidRPr="005F252C">
              <w:rPr>
                <w:rFonts w:cs="Calibri"/>
                <w:b/>
                <w:bCs/>
                <w:color w:val="000000"/>
                <w:sz w:val="32"/>
                <w:szCs w:val="32"/>
                <w:rPrChange w:id="2946" w:author="Al Riyami, Azza OLNG-SCC/12" w:date="2026-03-30T14:14:00Z" w16du:dateUtc="2026-03-30T10:14:00Z">
                  <w:rPr>
                    <w:rFonts w:ascii="Calibri" w:hAnsi="Calibri" w:cs="Calibri"/>
                    <w:b/>
                    <w:bCs/>
                    <w:color w:val="000000"/>
                    <w:sz w:val="32"/>
                    <w:szCs w:val="32"/>
                  </w:rPr>
                </w:rPrChange>
              </w:rPr>
              <w:t xml:space="preserve">Table B - Work Force </w:t>
            </w:r>
          </w:p>
        </w:tc>
      </w:tr>
      <w:tr w:rsidR="000776DC" w:rsidRPr="005F252C" w14:paraId="2925039D" w14:textId="77777777" w:rsidTr="00217B5C">
        <w:trPr>
          <w:trHeight w:val="792"/>
          <w:jc w:val="center"/>
          <w:trPrChange w:id="2947" w:author="Al Riyami, Azza OLNG-SCC/12" w:date="2026-03-30T14:23:00Z" w16du:dateUtc="2026-03-30T10:23:00Z">
            <w:trPr>
              <w:gridAfter w:val="0"/>
              <w:wAfter w:w="6" w:type="dxa"/>
              <w:trHeight w:val="552"/>
              <w:jc w:val="center"/>
            </w:trPr>
          </w:trPrChange>
        </w:trPr>
        <w:tc>
          <w:tcPr>
            <w:tcW w:w="9795" w:type="dxa"/>
            <w:gridSpan w:val="3"/>
            <w:vMerge w:val="restart"/>
            <w:tcBorders>
              <w:top w:val="nil"/>
              <w:left w:val="single" w:sz="12" w:space="0" w:color="auto"/>
              <w:bottom w:val="nil"/>
              <w:right w:val="single" w:sz="12" w:space="0" w:color="000000"/>
            </w:tcBorders>
            <w:shd w:val="clear" w:color="000000" w:fill="FFFFCC"/>
            <w:noWrap/>
            <w:vAlign w:val="bottom"/>
            <w:hideMark/>
            <w:tcPrChange w:id="2948"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shd w:val="clear" w:color="000000" w:fill="FFFFCC"/>
                <w:noWrap/>
                <w:vAlign w:val="bottom"/>
                <w:hideMark/>
              </w:tcPr>
            </w:tcPrChange>
          </w:tcPr>
          <w:p w14:paraId="5EB0366E" w14:textId="77777777" w:rsidR="000776DC" w:rsidRPr="005F252C" w:rsidRDefault="000776DC">
            <w:pPr>
              <w:spacing w:after="0"/>
              <w:jc w:val="center"/>
              <w:rPr>
                <w:rFonts w:cs="Arial"/>
                <w:b/>
                <w:bCs/>
                <w:color w:val="C00000"/>
                <w:sz w:val="48"/>
                <w:szCs w:val="48"/>
                <w:rPrChange w:id="2949" w:author="Al Riyami, Azza OLNG-SCC/12" w:date="2026-03-30T14:14:00Z" w16du:dateUtc="2026-03-30T10:14:00Z">
                  <w:rPr>
                    <w:rFonts w:ascii="Arial" w:hAnsi="Arial" w:cs="Arial"/>
                    <w:b/>
                    <w:bCs/>
                    <w:color w:val="C00000"/>
                    <w:sz w:val="48"/>
                    <w:szCs w:val="48"/>
                  </w:rPr>
                </w:rPrChange>
              </w:rPr>
              <w:pPrChange w:id="2950" w:author="Al Riyami, Azza OLNG-SCC/12" w:date="2026-03-30T14:26:00Z" w16du:dateUtc="2026-03-30T10:26:00Z">
                <w:pPr>
                  <w:jc w:val="center"/>
                </w:pPr>
              </w:pPrChange>
            </w:pPr>
            <w:r w:rsidRPr="005F252C">
              <w:rPr>
                <w:rFonts w:cs="Arial"/>
                <w:b/>
                <w:bCs/>
                <w:color w:val="C00000"/>
                <w:sz w:val="48"/>
                <w:szCs w:val="48"/>
                <w:rPrChange w:id="2951" w:author="Al Riyami, Azza OLNG-SCC/12" w:date="2026-03-30T14:14:00Z" w16du:dateUtc="2026-03-30T10:14:00Z">
                  <w:rPr>
                    <w:rFonts w:ascii="Arial" w:hAnsi="Arial" w:cs="Arial"/>
                    <w:b/>
                    <w:bCs/>
                    <w:color w:val="C00000"/>
                    <w:sz w:val="48"/>
                    <w:szCs w:val="48"/>
                  </w:rPr>
                </w:rPrChange>
              </w:rPr>
              <w:t>ICV Terminologies/Definitions</w:t>
            </w:r>
          </w:p>
        </w:tc>
      </w:tr>
      <w:tr w:rsidR="000776DC" w:rsidRPr="005F252C" w14:paraId="36D298C3" w14:textId="77777777" w:rsidTr="00807CE2">
        <w:trPr>
          <w:trHeight w:val="423"/>
          <w:jc w:val="center"/>
          <w:trPrChange w:id="2952" w:author="Al Riyami, Azza OLNG-SCC/12" w:date="2026-03-30T14:26:00Z" w16du:dateUtc="2026-03-30T10:26:00Z">
            <w:trPr>
              <w:gridAfter w:val="0"/>
              <w:wAfter w:w="6" w:type="dxa"/>
              <w:trHeight w:val="552"/>
              <w:jc w:val="center"/>
            </w:trPr>
          </w:trPrChange>
        </w:trPr>
        <w:tc>
          <w:tcPr>
            <w:tcW w:w="9795" w:type="dxa"/>
            <w:gridSpan w:val="3"/>
            <w:vMerge/>
            <w:tcBorders>
              <w:top w:val="nil"/>
              <w:left w:val="single" w:sz="12" w:space="0" w:color="auto"/>
              <w:bottom w:val="nil"/>
              <w:right w:val="single" w:sz="12" w:space="0" w:color="000000"/>
            </w:tcBorders>
            <w:vAlign w:val="center"/>
            <w:hideMark/>
            <w:tcPrChange w:id="2953" w:author="Al Riyami, Azza OLNG-SCC/12" w:date="2026-03-30T14:26:00Z" w16du:dateUtc="2026-03-30T10:26:00Z">
              <w:tcPr>
                <w:tcW w:w="10789" w:type="dxa"/>
                <w:gridSpan w:val="4"/>
                <w:vMerge/>
                <w:tcBorders>
                  <w:top w:val="nil"/>
                  <w:left w:val="single" w:sz="12" w:space="0" w:color="auto"/>
                  <w:bottom w:val="nil"/>
                  <w:right w:val="single" w:sz="12" w:space="0" w:color="000000"/>
                </w:tcBorders>
                <w:vAlign w:val="center"/>
                <w:hideMark/>
              </w:tcPr>
            </w:tcPrChange>
          </w:tcPr>
          <w:p w14:paraId="0C0855DC" w14:textId="77777777" w:rsidR="000776DC" w:rsidRPr="005F252C" w:rsidRDefault="000776DC" w:rsidP="000776DC">
            <w:pPr>
              <w:rPr>
                <w:rFonts w:cs="Arial"/>
                <w:b/>
                <w:bCs/>
                <w:color w:val="C00000"/>
                <w:sz w:val="48"/>
                <w:szCs w:val="48"/>
                <w:rPrChange w:id="2954" w:author="Al Riyami, Azza OLNG-SCC/12" w:date="2026-03-30T14:14:00Z" w16du:dateUtc="2026-03-30T10:14:00Z">
                  <w:rPr>
                    <w:rFonts w:ascii="Arial" w:hAnsi="Arial" w:cs="Arial"/>
                    <w:b/>
                    <w:bCs/>
                    <w:color w:val="C00000"/>
                    <w:sz w:val="48"/>
                    <w:szCs w:val="48"/>
                  </w:rPr>
                </w:rPrChange>
              </w:rPr>
            </w:pPr>
          </w:p>
        </w:tc>
      </w:tr>
      <w:tr w:rsidR="000776DC" w:rsidRPr="005F252C" w14:paraId="244856EC" w14:textId="77777777" w:rsidTr="00217B5C">
        <w:trPr>
          <w:trHeight w:val="300"/>
          <w:jc w:val="center"/>
          <w:trPrChange w:id="295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2956"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483B4163" w14:textId="44FF49B0" w:rsidR="000776DC" w:rsidRPr="005F252C" w:rsidRDefault="000776DC" w:rsidP="000776DC">
            <w:pPr>
              <w:rPr>
                <w:rFonts w:cs="Calibri"/>
                <w:b/>
                <w:bCs/>
                <w:color w:val="000000"/>
                <w:sz w:val="22"/>
                <w:rPrChange w:id="2957" w:author="Al Riyami, Azza OLNG-SCC/12" w:date="2026-03-30T14:14:00Z" w16du:dateUtc="2026-03-30T10:14:00Z">
                  <w:rPr>
                    <w:rFonts w:ascii="Calibri" w:hAnsi="Calibri" w:cs="Calibri"/>
                    <w:b/>
                    <w:bCs/>
                    <w:color w:val="000000"/>
                    <w:sz w:val="22"/>
                  </w:rPr>
                </w:rPrChange>
              </w:rPr>
            </w:pPr>
            <w:r w:rsidRPr="005F252C">
              <w:rPr>
                <w:rFonts w:cs="Calibri"/>
                <w:b/>
                <w:bCs/>
                <w:color w:val="000000"/>
                <w:sz w:val="22"/>
                <w:rPrChange w:id="2958" w:author="Al Riyami, Azza OLNG-SCC/12" w:date="2026-03-30T14:14:00Z" w16du:dateUtc="2026-03-30T10:14:00Z">
                  <w:rPr>
                    <w:rFonts w:ascii="Calibri" w:hAnsi="Calibri" w:cs="Calibri"/>
                    <w:b/>
                    <w:bCs/>
                    <w:color w:val="000000"/>
                    <w:sz w:val="22"/>
                  </w:rPr>
                </w:rPrChange>
              </w:rPr>
              <w:t>2.T</w:t>
            </w:r>
            <w:r w:rsidRPr="005F252C">
              <w:rPr>
                <w:rFonts w:cs="Calibri"/>
                <w:b/>
                <w:bCs/>
                <w:color w:val="000000"/>
                <w:sz w:val="22"/>
                <w:u w:val="single"/>
                <w:rPrChange w:id="2959" w:author="Al Riyami, Azza OLNG-SCC/12" w:date="2026-03-30T14:14:00Z" w16du:dateUtc="2026-03-30T10:14:00Z">
                  <w:rPr>
                    <w:rFonts w:ascii="Calibri" w:hAnsi="Calibri" w:cs="Calibri"/>
                    <w:b/>
                    <w:bCs/>
                    <w:color w:val="000000"/>
                    <w:sz w:val="22"/>
                    <w:u w:val="single"/>
                  </w:rPr>
                </w:rPrChange>
              </w:rPr>
              <w:t>able B2</w:t>
            </w:r>
            <w:r w:rsidRPr="005F252C">
              <w:rPr>
                <w:rFonts w:cs="Calibri"/>
                <w:color w:val="000000"/>
                <w:sz w:val="22"/>
                <w:rPrChange w:id="2960" w:author="Al Riyami, Azza OLNG-SCC/12" w:date="2026-03-30T14:14:00Z" w16du:dateUtc="2026-03-30T10:14:00Z">
                  <w:rPr>
                    <w:rFonts w:ascii="Calibri" w:hAnsi="Calibri" w:cs="Calibri"/>
                    <w:color w:val="000000"/>
                    <w:sz w:val="22"/>
                  </w:rPr>
                </w:rPrChange>
              </w:rPr>
              <w:t>: Bidder/</w:t>
            </w:r>
            <w:del w:id="2961" w:author="Al Hashmi, Ahmed OLNG-ICV/1" w:date="2026-03-18T12:10:00Z" w16du:dateUtc="2026-03-18T08:10:00Z">
              <w:r w:rsidRPr="005F252C" w:rsidDel="00833133">
                <w:rPr>
                  <w:rFonts w:cs="Calibri"/>
                  <w:color w:val="000000"/>
                  <w:sz w:val="22"/>
                  <w:rPrChange w:id="2962" w:author="Al Riyami, Azza OLNG-SCC/12" w:date="2026-03-30T14:14:00Z" w16du:dateUtc="2026-03-30T10:14:00Z">
                    <w:rPr>
                      <w:rFonts w:ascii="Calibri" w:hAnsi="Calibri" w:cs="Calibri"/>
                      <w:color w:val="000000"/>
                      <w:sz w:val="22"/>
                    </w:rPr>
                  </w:rPrChange>
                </w:rPr>
                <w:delText>Contractor</w:delText>
              </w:r>
            </w:del>
            <w:ins w:id="2963" w:author="Al Hashmi, Ahmed OLNG-ICV/1" w:date="2026-03-18T12:10:00Z" w16du:dateUtc="2026-03-18T08:10:00Z">
              <w:r w:rsidR="00833133" w:rsidRPr="005F252C">
                <w:rPr>
                  <w:rFonts w:cs="Calibri"/>
                  <w:color w:val="000000"/>
                  <w:sz w:val="22"/>
                  <w:rPrChange w:id="2964"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965" w:author="Al Riyami, Azza OLNG-SCC/12" w:date="2026-03-30T14:14:00Z" w16du:dateUtc="2026-03-30T10:14:00Z">
                  <w:rPr>
                    <w:rFonts w:ascii="Calibri" w:hAnsi="Calibri" w:cs="Calibri"/>
                    <w:color w:val="000000"/>
                    <w:sz w:val="22"/>
                  </w:rPr>
                </w:rPrChange>
              </w:rPr>
              <w:t xml:space="preserve"> shall update all WORKFORCE related to Main </w:t>
            </w:r>
            <w:del w:id="2966" w:author="Al Hashmi, Ahmed OLNG-ICV/1" w:date="2026-03-18T12:10:00Z" w16du:dateUtc="2026-03-18T08:10:00Z">
              <w:r w:rsidRPr="005F252C" w:rsidDel="00833133">
                <w:rPr>
                  <w:rFonts w:cs="Calibri"/>
                  <w:color w:val="000000"/>
                  <w:sz w:val="22"/>
                  <w:rPrChange w:id="2967" w:author="Al Riyami, Azza OLNG-SCC/12" w:date="2026-03-30T14:14:00Z" w16du:dateUtc="2026-03-30T10:14:00Z">
                    <w:rPr>
                      <w:rFonts w:ascii="Calibri" w:hAnsi="Calibri" w:cs="Calibri"/>
                      <w:color w:val="000000"/>
                      <w:sz w:val="22"/>
                    </w:rPr>
                  </w:rPrChange>
                </w:rPr>
                <w:delText>Contractor</w:delText>
              </w:r>
            </w:del>
            <w:ins w:id="2968" w:author="Al Hashmi, Ahmed OLNG-ICV/1" w:date="2026-03-18T12:10:00Z" w16du:dateUtc="2026-03-18T08:10:00Z">
              <w:r w:rsidR="00833133" w:rsidRPr="005F252C">
                <w:rPr>
                  <w:rFonts w:cs="Calibri"/>
                  <w:color w:val="000000"/>
                  <w:sz w:val="22"/>
                  <w:rPrChange w:id="2969"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970" w:author="Al Riyami, Azza OLNG-SCC/12" w:date="2026-03-30T14:14:00Z" w16du:dateUtc="2026-03-30T10:14:00Z">
                  <w:rPr>
                    <w:rFonts w:ascii="Calibri" w:hAnsi="Calibri" w:cs="Calibri"/>
                    <w:color w:val="000000"/>
                    <w:sz w:val="22"/>
                  </w:rPr>
                </w:rPrChange>
              </w:rPr>
              <w:t xml:space="preserve"> ONLY listed under MOM at the time of bidding. </w:t>
            </w:r>
          </w:p>
        </w:tc>
      </w:tr>
      <w:tr w:rsidR="000776DC" w:rsidRPr="005F252C" w14:paraId="2E20C7DB" w14:textId="77777777" w:rsidTr="00217B5C">
        <w:trPr>
          <w:trHeight w:val="300"/>
          <w:jc w:val="center"/>
          <w:trPrChange w:id="2971"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bottom"/>
            <w:hideMark/>
            <w:tcPrChange w:id="2972"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bottom"/>
                <w:hideMark/>
              </w:tcPr>
            </w:tcPrChange>
          </w:tcPr>
          <w:p w14:paraId="063B5B0D" w14:textId="67218ADE" w:rsidR="000776DC" w:rsidRPr="005F252C" w:rsidRDefault="000776DC" w:rsidP="000776DC">
            <w:pPr>
              <w:rPr>
                <w:rFonts w:cs="Calibri"/>
                <w:color w:val="000000"/>
                <w:sz w:val="22"/>
                <w:rPrChange w:id="2973" w:author="Al Riyami, Azza OLNG-SCC/12" w:date="2026-03-30T14:14:00Z" w16du:dateUtc="2026-03-30T10:14:00Z">
                  <w:rPr>
                    <w:rFonts w:ascii="Calibri" w:hAnsi="Calibri" w:cs="Calibri"/>
                    <w:color w:val="000000"/>
                    <w:sz w:val="22"/>
                  </w:rPr>
                </w:rPrChange>
              </w:rPr>
            </w:pPr>
            <w:r w:rsidRPr="005F252C">
              <w:rPr>
                <w:rFonts w:cs="Calibri"/>
                <w:color w:val="000000"/>
                <w:sz w:val="22"/>
                <w:rPrChange w:id="2974" w:author="Al Riyami, Azza OLNG-SCC/12" w:date="2026-03-30T14:14:00Z" w16du:dateUtc="2026-03-30T10:14:00Z">
                  <w:rPr>
                    <w:rFonts w:ascii="Calibri" w:hAnsi="Calibri" w:cs="Calibri"/>
                    <w:color w:val="000000"/>
                    <w:sz w:val="22"/>
                  </w:rPr>
                </w:rPrChange>
              </w:rPr>
              <w:t xml:space="preserve">Note - Only Table B2 relates to </w:t>
            </w:r>
            <w:del w:id="2975" w:author="Al Hashmi, Ahmed OLNG-ICV/1" w:date="2026-03-18T12:10:00Z" w16du:dateUtc="2026-03-18T08:10:00Z">
              <w:r w:rsidRPr="005F252C" w:rsidDel="00833133">
                <w:rPr>
                  <w:rFonts w:cs="Calibri"/>
                  <w:color w:val="000000"/>
                  <w:sz w:val="22"/>
                  <w:rPrChange w:id="2976" w:author="Al Riyami, Azza OLNG-SCC/12" w:date="2026-03-30T14:14:00Z" w16du:dateUtc="2026-03-30T10:14:00Z">
                    <w:rPr>
                      <w:rFonts w:ascii="Calibri" w:hAnsi="Calibri" w:cs="Calibri"/>
                      <w:color w:val="000000"/>
                      <w:sz w:val="22"/>
                    </w:rPr>
                  </w:rPrChange>
                </w:rPr>
                <w:delText>Contractor</w:delText>
              </w:r>
            </w:del>
            <w:ins w:id="2977" w:author="Al Hashmi, Ahmed OLNG-ICV/1" w:date="2026-03-18T12:10:00Z" w16du:dateUtc="2026-03-18T08:10:00Z">
              <w:r w:rsidR="00833133" w:rsidRPr="005F252C">
                <w:rPr>
                  <w:rFonts w:cs="Calibri"/>
                  <w:color w:val="000000"/>
                  <w:sz w:val="22"/>
                  <w:rPrChange w:id="297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979" w:author="Al Riyami, Azza OLNG-SCC/12" w:date="2026-03-30T14:14:00Z" w16du:dateUtc="2026-03-30T10:14:00Z">
                  <w:rPr>
                    <w:rFonts w:ascii="Calibri" w:hAnsi="Calibri" w:cs="Calibri"/>
                    <w:color w:val="000000"/>
                    <w:sz w:val="22"/>
                  </w:rPr>
                </w:rPrChange>
              </w:rPr>
              <w:t>s' total workforce, Tables B1 and B3 relate to workforce under this Contract ONLY.</w:t>
            </w:r>
          </w:p>
        </w:tc>
      </w:tr>
      <w:tr w:rsidR="000776DC" w:rsidRPr="005F252C" w14:paraId="25D377B2" w14:textId="77777777" w:rsidTr="00217B5C">
        <w:trPr>
          <w:trHeight w:val="300"/>
          <w:jc w:val="center"/>
          <w:trPrChange w:id="2980"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bottom"/>
            <w:hideMark/>
            <w:tcPrChange w:id="2981"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bottom"/>
                <w:hideMark/>
              </w:tcPr>
            </w:tcPrChange>
          </w:tcPr>
          <w:p w14:paraId="3A9FF6FF" w14:textId="09CD3C12" w:rsidR="000776DC" w:rsidRPr="005F252C" w:rsidRDefault="000776DC" w:rsidP="000776DC">
            <w:pPr>
              <w:rPr>
                <w:rFonts w:cs="Calibri"/>
                <w:color w:val="000000"/>
                <w:sz w:val="22"/>
                <w:rPrChange w:id="2982" w:author="Al Riyami, Azza OLNG-SCC/12" w:date="2026-03-30T14:14:00Z" w16du:dateUtc="2026-03-30T10:14:00Z">
                  <w:rPr>
                    <w:rFonts w:ascii="Calibri" w:hAnsi="Calibri" w:cs="Calibri"/>
                    <w:color w:val="000000"/>
                    <w:sz w:val="22"/>
                  </w:rPr>
                </w:rPrChange>
              </w:rPr>
            </w:pPr>
            <w:r w:rsidRPr="005F252C">
              <w:rPr>
                <w:rFonts w:cs="Calibri"/>
                <w:color w:val="000000"/>
                <w:sz w:val="22"/>
                <w:rPrChange w:id="2983" w:author="Al Riyami, Azza OLNG-SCC/12" w:date="2026-03-30T14:14:00Z" w16du:dateUtc="2026-03-30T10:14:00Z">
                  <w:rPr>
                    <w:rFonts w:ascii="Calibri" w:hAnsi="Calibri" w:cs="Calibri"/>
                    <w:color w:val="000000"/>
                    <w:sz w:val="22"/>
                  </w:rPr>
                </w:rPrChange>
              </w:rPr>
              <w:t xml:space="preserve">The number reflected should meet the total quantity and Omanisation percentage of workforce required, </w:t>
            </w:r>
            <w:del w:id="2984" w:author="Al Hashmi, Ahmed OLNG-ICV/1" w:date="2026-03-18T12:10:00Z" w16du:dateUtc="2026-03-18T08:10:00Z">
              <w:r w:rsidRPr="005F252C" w:rsidDel="00833133">
                <w:rPr>
                  <w:rFonts w:cs="Calibri"/>
                  <w:color w:val="000000"/>
                  <w:sz w:val="22"/>
                  <w:rPrChange w:id="2985" w:author="Al Riyami, Azza OLNG-SCC/12" w:date="2026-03-30T14:14:00Z" w16du:dateUtc="2026-03-30T10:14:00Z">
                    <w:rPr>
                      <w:rFonts w:ascii="Calibri" w:hAnsi="Calibri" w:cs="Calibri"/>
                      <w:color w:val="000000"/>
                      <w:sz w:val="22"/>
                    </w:rPr>
                  </w:rPrChange>
                </w:rPr>
                <w:delText>contractor</w:delText>
              </w:r>
            </w:del>
            <w:ins w:id="2986" w:author="Al Hashmi, Ahmed OLNG-ICV/1" w:date="2026-03-18T12:10:00Z" w16du:dateUtc="2026-03-18T08:10:00Z">
              <w:r w:rsidR="00833133" w:rsidRPr="005F252C">
                <w:rPr>
                  <w:rFonts w:cs="Calibri"/>
                  <w:color w:val="000000"/>
                  <w:sz w:val="22"/>
                  <w:rPrChange w:id="2987"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988" w:author="Al Riyami, Azza OLNG-SCC/12" w:date="2026-03-30T14:14:00Z" w16du:dateUtc="2026-03-30T10:14:00Z">
                  <w:rPr>
                    <w:rFonts w:ascii="Calibri" w:hAnsi="Calibri" w:cs="Calibri"/>
                    <w:color w:val="000000"/>
                    <w:sz w:val="22"/>
                  </w:rPr>
                </w:rPrChange>
              </w:rPr>
              <w:t xml:space="preserve"> can update </w:t>
            </w:r>
          </w:p>
        </w:tc>
      </w:tr>
      <w:tr w:rsidR="000776DC" w:rsidRPr="005F252C" w14:paraId="6C413D36" w14:textId="77777777" w:rsidTr="00217B5C">
        <w:trPr>
          <w:trHeight w:val="423"/>
          <w:jc w:val="center"/>
          <w:trPrChange w:id="2989"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2990"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3CA3A016" w14:textId="565E0C84" w:rsidR="000776DC" w:rsidRPr="005F252C" w:rsidRDefault="000776DC" w:rsidP="000776DC">
            <w:pPr>
              <w:rPr>
                <w:rFonts w:cs="Calibri"/>
                <w:color w:val="000000"/>
                <w:sz w:val="22"/>
                <w:rPrChange w:id="2991" w:author="Al Riyami, Azza OLNG-SCC/12" w:date="2026-03-30T14:14:00Z" w16du:dateUtc="2026-03-30T10:14:00Z">
                  <w:rPr>
                    <w:rFonts w:ascii="Calibri" w:hAnsi="Calibri" w:cs="Calibri"/>
                    <w:color w:val="000000"/>
                    <w:sz w:val="22"/>
                  </w:rPr>
                </w:rPrChange>
              </w:rPr>
            </w:pPr>
            <w:r w:rsidRPr="005F252C">
              <w:rPr>
                <w:rFonts w:cs="Calibri"/>
                <w:color w:val="000000"/>
                <w:sz w:val="22"/>
                <w:rPrChange w:id="2992" w:author="Al Riyami, Azza OLNG-SCC/12" w:date="2026-03-30T14:14:00Z" w16du:dateUtc="2026-03-30T10:14:00Z">
                  <w:rPr>
                    <w:rFonts w:ascii="Calibri" w:hAnsi="Calibri" w:cs="Calibri"/>
                    <w:color w:val="000000"/>
                    <w:sz w:val="22"/>
                  </w:rPr>
                </w:rPrChange>
              </w:rPr>
              <w:t>3.</w:t>
            </w:r>
            <w:r w:rsidRPr="005F252C">
              <w:rPr>
                <w:rFonts w:cs="Calibri"/>
                <w:b/>
                <w:bCs/>
                <w:color w:val="000000"/>
                <w:sz w:val="22"/>
                <w:u w:val="single"/>
                <w:rPrChange w:id="2993" w:author="Al Riyami, Azza OLNG-SCC/12" w:date="2026-03-30T14:14:00Z" w16du:dateUtc="2026-03-30T10:14:00Z">
                  <w:rPr>
                    <w:rFonts w:ascii="Calibri" w:hAnsi="Calibri" w:cs="Calibri"/>
                    <w:b/>
                    <w:bCs/>
                    <w:color w:val="000000"/>
                    <w:sz w:val="22"/>
                    <w:u w:val="single"/>
                  </w:rPr>
                </w:rPrChange>
              </w:rPr>
              <w:t>Table B3</w:t>
            </w:r>
            <w:r w:rsidRPr="005F252C">
              <w:rPr>
                <w:rFonts w:cs="Calibri"/>
                <w:color w:val="000000"/>
                <w:sz w:val="22"/>
                <w:rPrChange w:id="2994" w:author="Al Riyami, Azza OLNG-SCC/12" w:date="2026-03-30T14:14:00Z" w16du:dateUtc="2026-03-30T10:14:00Z">
                  <w:rPr>
                    <w:rFonts w:ascii="Calibri" w:hAnsi="Calibri" w:cs="Calibri"/>
                    <w:color w:val="000000"/>
                    <w:sz w:val="22"/>
                  </w:rPr>
                </w:rPrChange>
              </w:rPr>
              <w:t>: Bidder/</w:t>
            </w:r>
            <w:del w:id="2995" w:author="Al Hashmi, Ahmed OLNG-ICV/1" w:date="2026-03-18T12:10:00Z" w16du:dateUtc="2026-03-18T08:10:00Z">
              <w:r w:rsidRPr="005F252C" w:rsidDel="00833133">
                <w:rPr>
                  <w:rFonts w:cs="Calibri"/>
                  <w:color w:val="000000"/>
                  <w:sz w:val="22"/>
                  <w:rPrChange w:id="2996" w:author="Al Riyami, Azza OLNG-SCC/12" w:date="2026-03-30T14:14:00Z" w16du:dateUtc="2026-03-30T10:14:00Z">
                    <w:rPr>
                      <w:rFonts w:ascii="Calibri" w:hAnsi="Calibri" w:cs="Calibri"/>
                      <w:color w:val="000000"/>
                      <w:sz w:val="22"/>
                    </w:rPr>
                  </w:rPrChange>
                </w:rPr>
                <w:delText>Contractor</w:delText>
              </w:r>
            </w:del>
            <w:ins w:id="2997" w:author="Al Hashmi, Ahmed OLNG-ICV/1" w:date="2026-03-18T12:10:00Z" w16du:dateUtc="2026-03-18T08:10:00Z">
              <w:r w:rsidR="00833133" w:rsidRPr="005F252C">
                <w:rPr>
                  <w:rFonts w:cs="Calibri"/>
                  <w:color w:val="000000"/>
                  <w:sz w:val="22"/>
                  <w:rPrChange w:id="299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2999" w:author="Al Riyami, Azza OLNG-SCC/12" w:date="2026-03-30T14:14:00Z" w16du:dateUtc="2026-03-30T10:14:00Z">
                  <w:rPr>
                    <w:rFonts w:ascii="Calibri" w:hAnsi="Calibri" w:cs="Calibri"/>
                    <w:color w:val="000000"/>
                    <w:sz w:val="22"/>
                  </w:rPr>
                </w:rPrChange>
              </w:rPr>
              <w:t xml:space="preserve"> shall update all WORKFORCE related to execution of this specific contract duration by Main/Lead </w:t>
            </w:r>
            <w:del w:id="3000" w:author="Al Hashmi, Ahmed OLNG-ICV/1" w:date="2026-03-18T12:10:00Z" w16du:dateUtc="2026-03-18T08:10:00Z">
              <w:r w:rsidRPr="005F252C" w:rsidDel="00833133">
                <w:rPr>
                  <w:rFonts w:cs="Calibri"/>
                  <w:color w:val="000000"/>
                  <w:sz w:val="22"/>
                  <w:rPrChange w:id="3001" w:author="Al Riyami, Azza OLNG-SCC/12" w:date="2026-03-30T14:14:00Z" w16du:dateUtc="2026-03-30T10:14:00Z">
                    <w:rPr>
                      <w:rFonts w:ascii="Calibri" w:hAnsi="Calibri" w:cs="Calibri"/>
                      <w:color w:val="000000"/>
                      <w:sz w:val="22"/>
                    </w:rPr>
                  </w:rPrChange>
                </w:rPr>
                <w:delText>Contractor</w:delText>
              </w:r>
            </w:del>
            <w:ins w:id="3002" w:author="Al Hashmi, Ahmed OLNG-ICV/1" w:date="2026-03-18T12:10:00Z" w16du:dateUtc="2026-03-18T08:10:00Z">
              <w:r w:rsidR="00833133" w:rsidRPr="005F252C">
                <w:rPr>
                  <w:rFonts w:cs="Calibri"/>
                  <w:color w:val="000000"/>
                  <w:sz w:val="22"/>
                  <w:rPrChange w:id="3003"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004" w:author="Al Riyami, Azza OLNG-SCC/12" w:date="2026-03-30T14:14:00Z" w16du:dateUtc="2026-03-30T10:14:00Z">
                  <w:rPr>
                    <w:rFonts w:ascii="Calibri" w:hAnsi="Calibri" w:cs="Calibri"/>
                    <w:color w:val="000000"/>
                    <w:sz w:val="22"/>
                  </w:rPr>
                </w:rPrChange>
              </w:rPr>
              <w:t xml:space="preserve"> or Sub- </w:t>
            </w:r>
            <w:del w:id="3005" w:author="Al Hashmi, Ahmed OLNG-ICV/1" w:date="2026-03-18T12:10:00Z" w16du:dateUtc="2026-03-18T08:10:00Z">
              <w:r w:rsidRPr="005F252C" w:rsidDel="00833133">
                <w:rPr>
                  <w:rFonts w:cs="Calibri"/>
                  <w:color w:val="000000"/>
                  <w:sz w:val="22"/>
                  <w:rPrChange w:id="3006" w:author="Al Riyami, Azza OLNG-SCC/12" w:date="2026-03-30T14:14:00Z" w16du:dateUtc="2026-03-30T10:14:00Z">
                    <w:rPr>
                      <w:rFonts w:ascii="Calibri" w:hAnsi="Calibri" w:cs="Calibri"/>
                      <w:color w:val="000000"/>
                      <w:sz w:val="22"/>
                    </w:rPr>
                  </w:rPrChange>
                </w:rPr>
                <w:delText>Contractor</w:delText>
              </w:r>
            </w:del>
            <w:ins w:id="3007" w:author="Al Hashmi, Ahmed OLNG-ICV/1" w:date="2026-03-18T12:10:00Z" w16du:dateUtc="2026-03-18T08:10:00Z">
              <w:r w:rsidR="00833133" w:rsidRPr="005F252C">
                <w:rPr>
                  <w:rFonts w:cs="Calibri"/>
                  <w:color w:val="000000"/>
                  <w:sz w:val="22"/>
                  <w:rPrChange w:id="300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009" w:author="Al Riyami, Azza OLNG-SCC/12" w:date="2026-03-30T14:14:00Z" w16du:dateUtc="2026-03-30T10:14:00Z">
                  <w:rPr>
                    <w:rFonts w:ascii="Calibri" w:hAnsi="Calibri" w:cs="Calibri"/>
                    <w:color w:val="000000"/>
                    <w:sz w:val="22"/>
                  </w:rPr>
                </w:rPrChange>
              </w:rPr>
              <w:t xml:space="preserve"> by distributing workforce over the contract period (years). </w:t>
            </w:r>
          </w:p>
        </w:tc>
      </w:tr>
      <w:tr w:rsidR="000776DC" w:rsidRPr="005F252C" w14:paraId="3EEC10C3" w14:textId="77777777" w:rsidTr="00217B5C">
        <w:trPr>
          <w:trHeight w:val="423"/>
          <w:jc w:val="center"/>
          <w:trPrChange w:id="3010"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011"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DD63CED" w14:textId="77777777" w:rsidR="000776DC" w:rsidRPr="005F252C" w:rsidRDefault="000776DC" w:rsidP="000776DC">
            <w:pPr>
              <w:rPr>
                <w:rFonts w:cs="Calibri"/>
                <w:color w:val="000000"/>
                <w:sz w:val="22"/>
                <w:rPrChange w:id="3012" w:author="Al Riyami, Azza OLNG-SCC/12" w:date="2026-03-30T14:14:00Z" w16du:dateUtc="2026-03-30T10:14:00Z">
                  <w:rPr>
                    <w:rFonts w:ascii="Calibri" w:hAnsi="Calibri" w:cs="Calibri"/>
                    <w:color w:val="000000"/>
                    <w:sz w:val="22"/>
                  </w:rPr>
                </w:rPrChange>
              </w:rPr>
            </w:pPr>
          </w:p>
        </w:tc>
      </w:tr>
      <w:tr w:rsidR="000776DC" w:rsidRPr="005F252C" w14:paraId="55DCAF0C" w14:textId="77777777" w:rsidTr="00217B5C">
        <w:trPr>
          <w:trHeight w:val="300"/>
          <w:jc w:val="center"/>
          <w:trPrChange w:id="301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014"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014BD951" w14:textId="77777777" w:rsidR="000776DC" w:rsidRPr="005F252C" w:rsidRDefault="000776DC" w:rsidP="000776DC">
            <w:pPr>
              <w:rPr>
                <w:rFonts w:cs="Calibri"/>
                <w:color w:val="000000"/>
                <w:sz w:val="22"/>
                <w:rPrChange w:id="3015" w:author="Al Riyami, Azza OLNG-SCC/12" w:date="2026-03-30T14:14:00Z" w16du:dateUtc="2026-03-30T10:14:00Z">
                  <w:rPr>
                    <w:rFonts w:ascii="Calibri" w:hAnsi="Calibri" w:cs="Calibri"/>
                    <w:color w:val="000000"/>
                    <w:sz w:val="22"/>
                  </w:rPr>
                </w:rPrChange>
              </w:rPr>
            </w:pPr>
            <w:r w:rsidRPr="005F252C">
              <w:rPr>
                <w:rFonts w:cs="Calibri"/>
                <w:b/>
                <w:bCs/>
                <w:color w:val="000000"/>
                <w:sz w:val="22"/>
                <w:rPrChange w:id="3016" w:author="Al Riyami, Azza OLNG-SCC/12" w:date="2026-03-30T14:14:00Z" w16du:dateUtc="2026-03-30T10:14:00Z">
                  <w:rPr>
                    <w:rFonts w:ascii="Calibri" w:hAnsi="Calibri" w:cs="Calibri"/>
                    <w:b/>
                    <w:bCs/>
                    <w:color w:val="000000"/>
                    <w:sz w:val="22"/>
                  </w:rPr>
                </w:rPrChange>
              </w:rPr>
              <w:t xml:space="preserve">Note: </w:t>
            </w:r>
            <w:r w:rsidRPr="005F252C">
              <w:rPr>
                <w:rFonts w:cs="Calibri"/>
                <w:color w:val="000000"/>
                <w:sz w:val="22"/>
                <w:rPrChange w:id="3017" w:author="Al Riyami, Azza OLNG-SCC/12" w:date="2026-03-30T14:14:00Z" w16du:dateUtc="2026-03-30T10:14:00Z">
                  <w:rPr>
                    <w:rFonts w:ascii="Calibri" w:hAnsi="Calibri" w:cs="Calibri"/>
                    <w:color w:val="000000"/>
                    <w:sz w:val="22"/>
                  </w:rPr>
                </w:rPrChange>
              </w:rPr>
              <w:t>A) The Table can be customized to fit the contract duration.</w:t>
            </w:r>
          </w:p>
        </w:tc>
      </w:tr>
      <w:tr w:rsidR="000776DC" w:rsidRPr="005F252C" w14:paraId="06E77B1F" w14:textId="77777777" w:rsidTr="00217B5C">
        <w:trPr>
          <w:trHeight w:val="300"/>
          <w:jc w:val="center"/>
          <w:trPrChange w:id="301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019"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0E34492A" w14:textId="2E9B9BBC" w:rsidR="000776DC" w:rsidRPr="005F252C" w:rsidRDefault="000776DC" w:rsidP="000776DC">
            <w:pPr>
              <w:rPr>
                <w:rFonts w:cs="Calibri"/>
                <w:color w:val="000000"/>
                <w:sz w:val="22"/>
                <w:rPrChange w:id="3020"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21" w:author="Al Riyami, Azza OLNG-SCC/12" w:date="2026-03-30T14:14:00Z" w16du:dateUtc="2026-03-30T10:14:00Z">
                  <w:rPr>
                    <w:rFonts w:ascii="Calibri" w:hAnsi="Calibri" w:cs="Calibri"/>
                    <w:color w:val="000000"/>
                    <w:sz w:val="22"/>
                  </w:rPr>
                </w:rPrChange>
              </w:rPr>
              <w:t xml:space="preserve">             B) Year 2+ </w:t>
            </w:r>
            <w:r w:rsidR="00C2125E" w:rsidRPr="005F252C">
              <w:rPr>
                <w:rFonts w:cs="Calibri"/>
                <w:color w:val="000000"/>
                <w:sz w:val="22"/>
                <w:rPrChange w:id="3022" w:author="Al Riyami, Azza OLNG-SCC/12" w:date="2026-03-30T14:14:00Z" w16du:dateUtc="2026-03-30T10:14:00Z">
                  <w:rPr>
                    <w:rFonts w:ascii="Calibri" w:hAnsi="Calibri" w:cs="Calibri"/>
                    <w:color w:val="000000"/>
                    <w:sz w:val="22"/>
                  </w:rPr>
                </w:rPrChange>
              </w:rPr>
              <w:t>total:</w:t>
            </w:r>
            <w:r w:rsidRPr="005F252C">
              <w:rPr>
                <w:rFonts w:cs="Calibri"/>
                <w:color w:val="000000"/>
                <w:sz w:val="22"/>
                <w:rPrChange w:id="3023" w:author="Al Riyami, Azza OLNG-SCC/12" w:date="2026-03-30T14:14:00Z" w16du:dateUtc="2026-03-30T10:14:00Z">
                  <w:rPr>
                    <w:rFonts w:ascii="Calibri" w:hAnsi="Calibri" w:cs="Calibri"/>
                    <w:color w:val="000000"/>
                    <w:sz w:val="22"/>
                  </w:rPr>
                </w:rPrChange>
              </w:rPr>
              <w:t xml:space="preserve">  The updated quantity of workforce required to deliver under the Contract for each year, according to changes necessary based on demand/scope. </w:t>
            </w:r>
          </w:p>
        </w:tc>
      </w:tr>
      <w:tr w:rsidR="000776DC" w:rsidRPr="005F252C" w14:paraId="197F360F" w14:textId="77777777" w:rsidTr="00217B5C">
        <w:trPr>
          <w:trHeight w:val="300"/>
          <w:jc w:val="center"/>
          <w:trPrChange w:id="302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025"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796B03D7" w14:textId="77777777" w:rsidR="000776DC" w:rsidRPr="005F252C" w:rsidRDefault="000776DC" w:rsidP="000776DC">
            <w:pPr>
              <w:rPr>
                <w:rFonts w:cs="Calibri"/>
                <w:color w:val="000000"/>
                <w:sz w:val="22"/>
                <w:rPrChange w:id="3026"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27" w:author="Al Riyami, Azza OLNG-SCC/12" w:date="2026-03-30T14:14:00Z" w16du:dateUtc="2026-03-30T10:14:00Z">
                  <w:rPr>
                    <w:rFonts w:ascii="Calibri" w:hAnsi="Calibri" w:cs="Calibri"/>
                    <w:color w:val="000000"/>
                    <w:sz w:val="22"/>
                  </w:rPr>
                </w:rPrChange>
              </w:rPr>
              <w:t> </w:t>
            </w:r>
          </w:p>
        </w:tc>
      </w:tr>
      <w:tr w:rsidR="000776DC" w:rsidRPr="005F252C" w14:paraId="649C7F7D" w14:textId="77777777" w:rsidTr="00217B5C">
        <w:trPr>
          <w:trHeight w:val="300"/>
          <w:jc w:val="center"/>
          <w:trPrChange w:id="302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vAlign w:val="center"/>
            <w:hideMark/>
            <w:tcPrChange w:id="3029"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vAlign w:val="center"/>
                <w:hideMark/>
              </w:tcPr>
            </w:tcPrChange>
          </w:tcPr>
          <w:p w14:paraId="4049A71B" w14:textId="77777777" w:rsidR="000776DC" w:rsidRPr="005F252C" w:rsidRDefault="000776DC" w:rsidP="000776DC">
            <w:pPr>
              <w:rPr>
                <w:rFonts w:cs="Calibri"/>
                <w:color w:val="000000"/>
                <w:sz w:val="22"/>
                <w:rPrChange w:id="3030"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31" w:author="Al Riyami, Azza OLNG-SCC/12" w:date="2026-03-30T14:14:00Z" w16du:dateUtc="2026-03-30T10:14:00Z">
                  <w:rPr>
                    <w:rFonts w:ascii="Calibri" w:hAnsi="Calibri" w:cs="Calibri"/>
                    <w:color w:val="000000"/>
                    <w:sz w:val="22"/>
                  </w:rPr>
                </w:rPrChange>
              </w:rPr>
              <w:t> </w:t>
            </w:r>
          </w:p>
        </w:tc>
      </w:tr>
      <w:tr w:rsidR="000776DC" w:rsidRPr="005F252C" w14:paraId="7069F43F" w14:textId="77777777" w:rsidTr="00217B5C">
        <w:trPr>
          <w:trHeight w:val="423"/>
          <w:jc w:val="center"/>
          <w:trPrChange w:id="3032"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033"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62D3BF97" w14:textId="744CB003" w:rsidR="000776DC" w:rsidRPr="005F252C" w:rsidRDefault="000776DC" w:rsidP="000776DC">
            <w:pPr>
              <w:rPr>
                <w:rFonts w:cs="Calibri"/>
                <w:color w:val="000000"/>
                <w:sz w:val="22"/>
                <w:rPrChange w:id="3034"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35" w:author="Al Riyami, Azza OLNG-SCC/12" w:date="2026-03-30T14:14:00Z" w16du:dateUtc="2026-03-30T10:14:00Z">
                  <w:rPr>
                    <w:rFonts w:ascii="Calibri" w:hAnsi="Calibri" w:cs="Calibri"/>
                    <w:color w:val="000000"/>
                    <w:sz w:val="22"/>
                  </w:rPr>
                </w:rPrChange>
              </w:rPr>
              <w:t>1.</w:t>
            </w:r>
            <w:r w:rsidRPr="005F252C">
              <w:rPr>
                <w:rFonts w:cs="Calibri"/>
                <w:b/>
                <w:bCs/>
                <w:color w:val="000000"/>
                <w:sz w:val="22"/>
                <w:u w:val="single"/>
                <w:rPrChange w:id="3036" w:author="Al Riyami, Azza OLNG-SCC/12" w:date="2026-03-30T14:14:00Z" w16du:dateUtc="2026-03-30T10:14:00Z">
                  <w:rPr>
                    <w:rFonts w:ascii="Calibri" w:hAnsi="Calibri" w:cs="Calibri"/>
                    <w:b/>
                    <w:bCs/>
                    <w:color w:val="000000"/>
                    <w:sz w:val="22"/>
                    <w:u w:val="single"/>
                  </w:rPr>
                </w:rPrChange>
              </w:rPr>
              <w:t>HD stands for Headcount:</w:t>
            </w:r>
            <w:r w:rsidRPr="005F252C">
              <w:rPr>
                <w:rFonts w:cs="Calibri"/>
                <w:color w:val="000000"/>
                <w:sz w:val="22"/>
                <w:u w:val="single"/>
                <w:rPrChange w:id="3037" w:author="Al Riyami, Azza OLNG-SCC/12" w:date="2026-03-30T14:14:00Z" w16du:dateUtc="2026-03-30T10:14:00Z">
                  <w:rPr>
                    <w:rFonts w:ascii="Calibri" w:hAnsi="Calibri" w:cs="Calibri"/>
                    <w:color w:val="000000"/>
                    <w:sz w:val="22"/>
                    <w:u w:val="single"/>
                  </w:rPr>
                </w:rPrChange>
              </w:rPr>
              <w:t xml:space="preserve"> </w:t>
            </w:r>
            <w:r w:rsidRPr="005F252C">
              <w:rPr>
                <w:rFonts w:cs="Calibri"/>
                <w:color w:val="000000"/>
                <w:sz w:val="22"/>
                <w:rPrChange w:id="3038" w:author="Al Riyami, Azza OLNG-SCC/12" w:date="2026-03-30T14:14:00Z" w16du:dateUtc="2026-03-30T10:14:00Z">
                  <w:rPr>
                    <w:rFonts w:ascii="Calibri" w:hAnsi="Calibri" w:cs="Calibri"/>
                    <w:color w:val="000000"/>
                    <w:sz w:val="22"/>
                  </w:rPr>
                </w:rPrChange>
              </w:rPr>
              <w:t xml:space="preserve">“Headcount” means the number of full-time equivalent employees or in-house </w:t>
            </w:r>
            <w:del w:id="3039" w:author="Al Hashmi, Ahmed OLNG-ICV/1" w:date="2026-03-18T12:10:00Z" w16du:dateUtc="2026-03-18T08:10:00Z">
              <w:r w:rsidRPr="005F252C" w:rsidDel="00833133">
                <w:rPr>
                  <w:rFonts w:cs="Calibri"/>
                  <w:color w:val="000000"/>
                  <w:sz w:val="22"/>
                  <w:rPrChange w:id="3040" w:author="Al Riyami, Azza OLNG-SCC/12" w:date="2026-03-30T14:14:00Z" w16du:dateUtc="2026-03-30T10:14:00Z">
                    <w:rPr>
                      <w:rFonts w:ascii="Calibri" w:hAnsi="Calibri" w:cs="Calibri"/>
                      <w:color w:val="000000"/>
                      <w:sz w:val="22"/>
                    </w:rPr>
                  </w:rPrChange>
                </w:rPr>
                <w:delText>Contractor</w:delText>
              </w:r>
            </w:del>
            <w:ins w:id="3041" w:author="Al Hashmi, Ahmed OLNG-ICV/1" w:date="2026-03-18T12:10:00Z" w16du:dateUtc="2026-03-18T08:10:00Z">
              <w:r w:rsidR="00833133" w:rsidRPr="005F252C">
                <w:rPr>
                  <w:rFonts w:cs="Calibri"/>
                  <w:color w:val="000000"/>
                  <w:sz w:val="22"/>
                  <w:rPrChange w:id="3042"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043" w:author="Al Riyami, Azza OLNG-SCC/12" w:date="2026-03-30T14:14:00Z" w16du:dateUtc="2026-03-30T10:14:00Z">
                  <w:rPr>
                    <w:rFonts w:ascii="Calibri" w:hAnsi="Calibri" w:cs="Calibri"/>
                    <w:color w:val="000000"/>
                    <w:sz w:val="22"/>
                  </w:rPr>
                </w:rPrChange>
              </w:rPr>
              <w:t xml:space="preserve">s/agency staff within the </w:t>
            </w:r>
            <w:del w:id="3044" w:author="Al Hashmi, Ahmed OLNG-ICV/1" w:date="2026-03-18T12:10:00Z" w16du:dateUtc="2026-03-18T08:10:00Z">
              <w:r w:rsidRPr="005F252C" w:rsidDel="00833133">
                <w:rPr>
                  <w:rFonts w:cs="Calibri"/>
                  <w:color w:val="000000"/>
                  <w:sz w:val="22"/>
                  <w:rPrChange w:id="3045" w:author="Al Riyami, Azza OLNG-SCC/12" w:date="2026-03-30T14:14:00Z" w16du:dateUtc="2026-03-30T10:14:00Z">
                    <w:rPr>
                      <w:rFonts w:ascii="Calibri" w:hAnsi="Calibri" w:cs="Calibri"/>
                      <w:color w:val="000000"/>
                      <w:sz w:val="22"/>
                    </w:rPr>
                  </w:rPrChange>
                </w:rPr>
                <w:delText>Contractor</w:delText>
              </w:r>
            </w:del>
            <w:ins w:id="3046" w:author="Al Hashmi, Ahmed OLNG-ICV/1" w:date="2026-03-18T12:10:00Z" w16du:dateUtc="2026-03-18T08:10:00Z">
              <w:r w:rsidR="00833133" w:rsidRPr="005F252C">
                <w:rPr>
                  <w:rFonts w:cs="Calibri"/>
                  <w:color w:val="000000"/>
                  <w:sz w:val="22"/>
                  <w:rPrChange w:id="3047"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048" w:author="Al Riyami, Azza OLNG-SCC/12" w:date="2026-03-30T14:14:00Z" w16du:dateUtc="2026-03-30T10:14:00Z">
                  <w:rPr>
                    <w:rFonts w:ascii="Calibri" w:hAnsi="Calibri" w:cs="Calibri"/>
                    <w:color w:val="000000"/>
                    <w:sz w:val="22"/>
                  </w:rPr>
                </w:rPrChange>
              </w:rPr>
              <w:t xml:space="preserve"> or 3rd Party Sub-</w:t>
            </w:r>
            <w:del w:id="3049" w:author="Al Hashmi, Ahmed OLNG-ICV/1" w:date="2026-03-18T12:10:00Z" w16du:dateUtc="2026-03-18T08:10:00Z">
              <w:r w:rsidRPr="005F252C" w:rsidDel="00833133">
                <w:rPr>
                  <w:rFonts w:cs="Calibri"/>
                  <w:color w:val="000000"/>
                  <w:sz w:val="22"/>
                  <w:rPrChange w:id="3050" w:author="Al Riyami, Azza OLNG-SCC/12" w:date="2026-03-30T14:14:00Z" w16du:dateUtc="2026-03-30T10:14:00Z">
                    <w:rPr>
                      <w:rFonts w:ascii="Calibri" w:hAnsi="Calibri" w:cs="Calibri"/>
                      <w:color w:val="000000"/>
                      <w:sz w:val="22"/>
                    </w:rPr>
                  </w:rPrChange>
                </w:rPr>
                <w:delText>Contractor</w:delText>
              </w:r>
            </w:del>
            <w:ins w:id="3051" w:author="Al Hashmi, Ahmed OLNG-ICV/1" w:date="2026-03-18T12:10:00Z" w16du:dateUtc="2026-03-18T08:10:00Z">
              <w:r w:rsidR="00833133" w:rsidRPr="005F252C">
                <w:rPr>
                  <w:rFonts w:cs="Calibri"/>
                  <w:color w:val="000000"/>
                  <w:sz w:val="22"/>
                  <w:rPrChange w:id="3052"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053" w:author="Al Riyami, Azza OLNG-SCC/12" w:date="2026-03-30T14:14:00Z" w16du:dateUtc="2026-03-30T10:14:00Z">
                  <w:rPr>
                    <w:rFonts w:ascii="Calibri" w:hAnsi="Calibri" w:cs="Calibri"/>
                    <w:color w:val="000000"/>
                    <w:sz w:val="22"/>
                  </w:rPr>
                </w:rPrChange>
              </w:rPr>
              <w:t xml:space="preserve"> who will be involved in execution of the Contract. </w:t>
            </w:r>
          </w:p>
        </w:tc>
      </w:tr>
      <w:tr w:rsidR="000776DC" w:rsidRPr="005F252C" w14:paraId="4C3888CC" w14:textId="77777777" w:rsidTr="00217B5C">
        <w:trPr>
          <w:trHeight w:val="423"/>
          <w:jc w:val="center"/>
          <w:trPrChange w:id="3054"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055"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2BCC0069" w14:textId="77777777" w:rsidR="000776DC" w:rsidRPr="005F252C" w:rsidRDefault="000776DC" w:rsidP="000776DC">
            <w:pPr>
              <w:rPr>
                <w:rFonts w:cs="Calibri"/>
                <w:color w:val="000000"/>
                <w:sz w:val="22"/>
                <w:rPrChange w:id="3056" w:author="Al Riyami, Azza OLNG-SCC/12" w:date="2026-03-30T14:14:00Z" w16du:dateUtc="2026-03-30T10:14:00Z">
                  <w:rPr>
                    <w:rFonts w:ascii="Calibri" w:hAnsi="Calibri" w:cs="Calibri"/>
                    <w:color w:val="000000"/>
                    <w:sz w:val="22"/>
                  </w:rPr>
                </w:rPrChange>
              </w:rPr>
            </w:pPr>
          </w:p>
        </w:tc>
      </w:tr>
      <w:tr w:rsidR="000776DC" w:rsidRPr="005F252C" w14:paraId="77988EF9" w14:textId="77777777" w:rsidTr="00217B5C">
        <w:trPr>
          <w:trHeight w:val="300"/>
          <w:jc w:val="center"/>
          <w:trPrChange w:id="3057"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058"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2FE4CCFB" w14:textId="77777777" w:rsidR="000776DC" w:rsidRPr="005F252C" w:rsidRDefault="000776DC" w:rsidP="000776DC">
            <w:pPr>
              <w:rPr>
                <w:rFonts w:cs="Calibri"/>
                <w:color w:val="000000"/>
                <w:sz w:val="22"/>
                <w:rPrChange w:id="3059"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60" w:author="Al Riyami, Azza OLNG-SCC/12" w:date="2026-03-30T14:14:00Z" w16du:dateUtc="2026-03-30T10:14:00Z">
                  <w:rPr>
                    <w:rFonts w:ascii="Calibri" w:hAnsi="Calibri" w:cs="Calibri"/>
                    <w:color w:val="000000"/>
                    <w:sz w:val="22"/>
                  </w:rPr>
                </w:rPrChange>
              </w:rPr>
              <w:t>2.</w:t>
            </w:r>
            <w:r w:rsidRPr="005F252C">
              <w:rPr>
                <w:rFonts w:cs="Calibri"/>
                <w:b/>
                <w:bCs/>
                <w:color w:val="000000"/>
                <w:sz w:val="22"/>
                <w:u w:val="single"/>
                <w:rPrChange w:id="3061" w:author="Al Riyami, Azza OLNG-SCC/12" w:date="2026-03-30T14:14:00Z" w16du:dateUtc="2026-03-30T10:14:00Z">
                  <w:rPr>
                    <w:rFonts w:ascii="Calibri" w:hAnsi="Calibri" w:cs="Calibri"/>
                    <w:b/>
                    <w:bCs/>
                    <w:color w:val="000000"/>
                    <w:sz w:val="22"/>
                    <w:u w:val="single"/>
                  </w:rPr>
                </w:rPrChange>
              </w:rPr>
              <w:t>MH stands for Man-hours:</w:t>
            </w:r>
            <w:r w:rsidRPr="005F252C">
              <w:rPr>
                <w:rFonts w:cs="Calibri"/>
                <w:color w:val="000000"/>
                <w:sz w:val="22"/>
                <w:rPrChange w:id="3062" w:author="Al Riyami, Azza OLNG-SCC/12" w:date="2026-03-30T14:14:00Z" w16du:dateUtc="2026-03-30T10:14:00Z">
                  <w:rPr>
                    <w:rFonts w:ascii="Calibri" w:hAnsi="Calibri" w:cs="Calibri"/>
                    <w:color w:val="000000"/>
                    <w:sz w:val="22"/>
                  </w:rPr>
                </w:rPrChange>
              </w:rPr>
              <w:t xml:space="preserve"> “Man-hours” means the number of hours of work undertaken in execution of the Contract (only the actual hours written, or to be written, to Contract execution are included).</w:t>
            </w:r>
          </w:p>
        </w:tc>
      </w:tr>
      <w:tr w:rsidR="000776DC" w:rsidRPr="005F252C" w14:paraId="6DCB147D" w14:textId="77777777" w:rsidTr="00217B5C">
        <w:trPr>
          <w:trHeight w:val="300"/>
          <w:jc w:val="center"/>
          <w:trPrChange w:id="306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064"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32B1E5D6" w14:textId="77777777" w:rsidR="000776DC" w:rsidRPr="005F252C" w:rsidRDefault="000776DC" w:rsidP="000776DC">
            <w:pPr>
              <w:rPr>
                <w:rFonts w:cs="Calibri"/>
                <w:color w:val="000000"/>
                <w:sz w:val="22"/>
                <w:rPrChange w:id="3065"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66" w:author="Al Riyami, Azza OLNG-SCC/12" w:date="2026-03-30T14:14:00Z" w16du:dateUtc="2026-03-30T10:14:00Z">
                  <w:rPr>
                    <w:rFonts w:ascii="Calibri" w:hAnsi="Calibri" w:cs="Calibri"/>
                    <w:color w:val="000000"/>
                    <w:sz w:val="22"/>
                  </w:rPr>
                </w:rPrChange>
              </w:rPr>
              <w:t> The method of calculation and reporting is as follows;</w:t>
            </w:r>
          </w:p>
        </w:tc>
      </w:tr>
      <w:tr w:rsidR="000776DC" w:rsidRPr="005F252C" w14:paraId="34DE52D2" w14:textId="77777777" w:rsidTr="00217B5C">
        <w:trPr>
          <w:trHeight w:val="300"/>
          <w:jc w:val="center"/>
          <w:trPrChange w:id="3067"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068"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22DDDFC5" w14:textId="77777777" w:rsidR="000776DC" w:rsidRPr="005F252C" w:rsidRDefault="000776DC" w:rsidP="000776DC">
            <w:pPr>
              <w:rPr>
                <w:rFonts w:cs="Calibri"/>
                <w:color w:val="000000"/>
                <w:sz w:val="22"/>
                <w:rPrChange w:id="3069"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70" w:author="Al Riyami, Azza OLNG-SCC/12" w:date="2026-03-30T14:14:00Z" w16du:dateUtc="2026-03-30T10:14:00Z">
                  <w:rPr>
                    <w:rFonts w:ascii="Calibri" w:hAnsi="Calibri" w:cs="Calibri"/>
                    <w:color w:val="000000"/>
                    <w:sz w:val="22"/>
                  </w:rPr>
                </w:rPrChange>
              </w:rPr>
              <w:t xml:space="preserve">MH= Contract Duration x number of headcount of that category </w:t>
            </w:r>
          </w:p>
        </w:tc>
      </w:tr>
      <w:tr w:rsidR="000776DC" w:rsidRPr="005F252C" w14:paraId="61788F45" w14:textId="77777777" w:rsidTr="00217B5C">
        <w:trPr>
          <w:trHeight w:val="300"/>
          <w:jc w:val="center"/>
          <w:trPrChange w:id="3071"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072"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501C1C5A" w14:textId="77777777" w:rsidR="000776DC" w:rsidRPr="005F252C" w:rsidRDefault="000776DC" w:rsidP="000776DC">
            <w:pPr>
              <w:rPr>
                <w:rFonts w:cs="Calibri"/>
                <w:color w:val="000000"/>
                <w:sz w:val="22"/>
                <w:rPrChange w:id="3073"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74" w:author="Al Riyami, Azza OLNG-SCC/12" w:date="2026-03-30T14:14:00Z" w16du:dateUtc="2026-03-30T10:14:00Z">
                  <w:rPr>
                    <w:rFonts w:ascii="Calibri" w:hAnsi="Calibri" w:cs="Calibri"/>
                    <w:color w:val="000000"/>
                    <w:sz w:val="22"/>
                  </w:rPr>
                </w:rPrChange>
              </w:rPr>
              <w:t>For example, contract awarded for a period of 4 years, with 2 professional resources working full time on the execution of the contract:</w:t>
            </w:r>
          </w:p>
        </w:tc>
      </w:tr>
      <w:tr w:rsidR="000776DC" w:rsidRPr="005F252C" w14:paraId="21CB80DB" w14:textId="77777777" w:rsidTr="00217B5C">
        <w:trPr>
          <w:trHeight w:val="300"/>
          <w:jc w:val="center"/>
          <w:trPrChange w:id="307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076"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691D3D74" w14:textId="77777777" w:rsidR="000776DC" w:rsidRPr="005F252C" w:rsidRDefault="000776DC" w:rsidP="000776DC">
            <w:pPr>
              <w:rPr>
                <w:rFonts w:cs="Calibri"/>
                <w:color w:val="000000"/>
                <w:sz w:val="22"/>
                <w:rPrChange w:id="3077"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78" w:author="Al Riyami, Azza OLNG-SCC/12" w:date="2026-03-30T14:14:00Z" w16du:dateUtc="2026-03-30T10:14:00Z">
                  <w:rPr>
                    <w:rFonts w:ascii="Calibri" w:hAnsi="Calibri" w:cs="Calibri"/>
                    <w:color w:val="000000"/>
                    <w:sz w:val="22"/>
                  </w:rPr>
                </w:rPrChange>
              </w:rPr>
              <w:t>4 years x 12 months x 30 days x 8 hours x 2 professionals = 23,040 Manhours</w:t>
            </w:r>
          </w:p>
        </w:tc>
      </w:tr>
      <w:tr w:rsidR="000776DC" w:rsidRPr="005F252C" w14:paraId="04AB0447" w14:textId="77777777" w:rsidTr="00217B5C">
        <w:trPr>
          <w:trHeight w:val="423"/>
          <w:jc w:val="center"/>
          <w:trPrChange w:id="3079"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080"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171B12C0" w14:textId="77777777" w:rsidR="000776DC" w:rsidRPr="005F252C" w:rsidRDefault="000776DC" w:rsidP="000776DC">
            <w:pPr>
              <w:rPr>
                <w:rFonts w:cs="Calibri"/>
                <w:b/>
                <w:bCs/>
                <w:color w:val="000000"/>
                <w:sz w:val="22"/>
                <w:u w:val="single"/>
                <w:rPrChange w:id="3081" w:author="Al Riyami, Azza OLNG-SCC/12" w:date="2026-03-30T14:14:00Z" w16du:dateUtc="2026-03-30T10:14:00Z">
                  <w:rPr>
                    <w:rFonts w:ascii="Calibri" w:hAnsi="Calibri" w:cs="Calibri"/>
                    <w:b/>
                    <w:bCs/>
                    <w:color w:val="000000"/>
                    <w:sz w:val="22"/>
                    <w:u w:val="single"/>
                  </w:rPr>
                </w:rPrChange>
              </w:rPr>
            </w:pPr>
            <w:r w:rsidRPr="005F252C">
              <w:rPr>
                <w:rFonts w:cs="Calibri"/>
                <w:b/>
                <w:bCs/>
                <w:color w:val="000000"/>
                <w:sz w:val="22"/>
                <w:u w:val="single"/>
                <w:rPrChange w:id="3082" w:author="Al Riyami, Azza OLNG-SCC/12" w:date="2026-03-30T14:14:00Z" w16du:dateUtc="2026-03-30T10:14:00Z">
                  <w:rPr>
                    <w:rFonts w:ascii="Calibri" w:hAnsi="Calibri" w:cs="Calibri"/>
                    <w:b/>
                    <w:bCs/>
                    <w:color w:val="000000"/>
                    <w:sz w:val="22"/>
                    <w:u w:val="single"/>
                  </w:rPr>
                </w:rPrChange>
              </w:rPr>
              <w:t>3.   CP stands for Compensation:</w:t>
            </w:r>
            <w:r w:rsidRPr="005F252C">
              <w:rPr>
                <w:rFonts w:cs="Calibri"/>
                <w:color w:val="000000"/>
                <w:sz w:val="22"/>
                <w:u w:val="single"/>
                <w:rPrChange w:id="3083" w:author="Al Riyami, Azza OLNG-SCC/12" w:date="2026-03-30T14:14:00Z" w16du:dateUtc="2026-03-30T10:14:00Z">
                  <w:rPr>
                    <w:rFonts w:ascii="Calibri" w:hAnsi="Calibri" w:cs="Calibri"/>
                    <w:color w:val="000000"/>
                    <w:sz w:val="22"/>
                    <w:u w:val="single"/>
                  </w:rPr>
                </w:rPrChange>
              </w:rPr>
              <w:t xml:space="preserve"> "Compensation" means the sum of Man hours multiplied by an average all-inclusive average hourly rate.   Average hourly rate calculated from Gross Salaries pro rated.</w:t>
            </w:r>
          </w:p>
        </w:tc>
      </w:tr>
      <w:tr w:rsidR="000776DC" w:rsidRPr="005F252C" w14:paraId="539BB1E2" w14:textId="77777777" w:rsidTr="00217B5C">
        <w:trPr>
          <w:trHeight w:val="423"/>
          <w:jc w:val="center"/>
          <w:trPrChange w:id="3084"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085"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2FCFD7EF" w14:textId="77777777" w:rsidR="000776DC" w:rsidRPr="005F252C" w:rsidRDefault="000776DC" w:rsidP="000776DC">
            <w:pPr>
              <w:rPr>
                <w:rFonts w:cs="Calibri"/>
                <w:b/>
                <w:bCs/>
                <w:color w:val="000000"/>
                <w:sz w:val="22"/>
                <w:u w:val="single"/>
                <w:rPrChange w:id="3086" w:author="Al Riyami, Azza OLNG-SCC/12" w:date="2026-03-30T14:14:00Z" w16du:dateUtc="2026-03-30T10:14:00Z">
                  <w:rPr>
                    <w:rFonts w:ascii="Calibri" w:hAnsi="Calibri" w:cs="Calibri"/>
                    <w:b/>
                    <w:bCs/>
                    <w:color w:val="000000"/>
                    <w:sz w:val="22"/>
                    <w:u w:val="single"/>
                  </w:rPr>
                </w:rPrChange>
              </w:rPr>
            </w:pPr>
          </w:p>
        </w:tc>
      </w:tr>
      <w:tr w:rsidR="000776DC" w:rsidRPr="005F252C" w14:paraId="0F4A0E38" w14:textId="77777777" w:rsidTr="00217B5C">
        <w:trPr>
          <w:trHeight w:val="300"/>
          <w:jc w:val="center"/>
          <w:trPrChange w:id="3087"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088"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1703FE93" w14:textId="77777777" w:rsidR="000776DC" w:rsidRPr="005F252C" w:rsidRDefault="000776DC" w:rsidP="000776DC">
            <w:pPr>
              <w:rPr>
                <w:rFonts w:cs="Calibri"/>
                <w:color w:val="000000"/>
                <w:sz w:val="22"/>
                <w:rPrChange w:id="3089"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90" w:author="Al Riyami, Azza OLNG-SCC/12" w:date="2026-03-30T14:14:00Z" w16du:dateUtc="2026-03-30T10:14:00Z">
                  <w:rPr>
                    <w:rFonts w:ascii="Calibri" w:hAnsi="Calibri" w:cs="Calibri"/>
                    <w:color w:val="000000"/>
                    <w:sz w:val="22"/>
                  </w:rPr>
                </w:rPrChange>
              </w:rPr>
              <w:lastRenderedPageBreak/>
              <w:t>The currency shall be in USD. </w:t>
            </w:r>
          </w:p>
        </w:tc>
      </w:tr>
      <w:tr w:rsidR="000776DC" w:rsidRPr="005F252C" w14:paraId="3369FB13" w14:textId="77777777" w:rsidTr="00217B5C">
        <w:trPr>
          <w:trHeight w:val="423"/>
          <w:jc w:val="center"/>
          <w:trPrChange w:id="3091"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092"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27103264" w14:textId="77777777" w:rsidR="000776DC" w:rsidRPr="005F252C" w:rsidRDefault="000776DC" w:rsidP="000776DC">
            <w:pPr>
              <w:rPr>
                <w:rFonts w:cs="Calibri"/>
                <w:color w:val="000000"/>
                <w:sz w:val="22"/>
                <w:rPrChange w:id="3093" w:author="Al Riyami, Azza OLNG-SCC/12" w:date="2026-03-30T14:14:00Z" w16du:dateUtc="2026-03-30T10:14:00Z">
                  <w:rPr>
                    <w:rFonts w:ascii="Calibri" w:hAnsi="Calibri" w:cs="Calibri"/>
                    <w:color w:val="000000"/>
                    <w:sz w:val="22"/>
                  </w:rPr>
                </w:rPrChange>
              </w:rPr>
            </w:pPr>
            <w:r w:rsidRPr="005F252C">
              <w:rPr>
                <w:rFonts w:cs="Calibri"/>
                <w:color w:val="000000"/>
                <w:sz w:val="22"/>
                <w:rPrChange w:id="3094" w:author="Al Riyami, Azza OLNG-SCC/12" w:date="2026-03-30T14:14:00Z" w16du:dateUtc="2026-03-30T10:14:00Z">
                  <w:rPr>
                    <w:rFonts w:ascii="Calibri" w:hAnsi="Calibri" w:cs="Calibri"/>
                    <w:color w:val="000000"/>
                    <w:sz w:val="22"/>
                  </w:rPr>
                </w:rPrChange>
              </w:rPr>
              <w:t>For example, contract listed the 2 headcount Professional as Drilling Engineer and Chemical Engineer with a monthly salary of $2,000 and $1,800 respectively. The total monthly salary shall be inclusive of PASI and other permanent allowances such Housing and Transport allowance.</w:t>
            </w:r>
          </w:p>
        </w:tc>
      </w:tr>
      <w:tr w:rsidR="000776DC" w:rsidRPr="005F252C" w14:paraId="228F4D13" w14:textId="77777777" w:rsidTr="00217B5C">
        <w:trPr>
          <w:trHeight w:val="423"/>
          <w:jc w:val="center"/>
          <w:trPrChange w:id="3095"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096"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03D1CC17" w14:textId="77777777" w:rsidR="000776DC" w:rsidRPr="005F252C" w:rsidRDefault="000776DC" w:rsidP="000776DC">
            <w:pPr>
              <w:rPr>
                <w:rFonts w:cs="Calibri"/>
                <w:color w:val="000000"/>
                <w:sz w:val="22"/>
                <w:rPrChange w:id="3097" w:author="Al Riyami, Azza OLNG-SCC/12" w:date="2026-03-30T14:14:00Z" w16du:dateUtc="2026-03-30T10:14:00Z">
                  <w:rPr>
                    <w:rFonts w:ascii="Calibri" w:hAnsi="Calibri" w:cs="Calibri"/>
                    <w:color w:val="000000"/>
                    <w:sz w:val="22"/>
                  </w:rPr>
                </w:rPrChange>
              </w:rPr>
            </w:pPr>
          </w:p>
        </w:tc>
      </w:tr>
      <w:tr w:rsidR="000776DC" w:rsidRPr="005F252C" w14:paraId="201689B7" w14:textId="77777777" w:rsidTr="00217B5C">
        <w:trPr>
          <w:trHeight w:val="300"/>
          <w:jc w:val="center"/>
          <w:trPrChange w:id="309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099"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6E8C86A6" w14:textId="77777777" w:rsidR="000776DC" w:rsidRPr="005F252C" w:rsidRDefault="000776DC" w:rsidP="000776DC">
            <w:pPr>
              <w:rPr>
                <w:rFonts w:cs="Calibri"/>
                <w:color w:val="000000"/>
                <w:sz w:val="22"/>
                <w:rPrChange w:id="3100"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01" w:author="Al Riyami, Azza OLNG-SCC/12" w:date="2026-03-30T14:14:00Z" w16du:dateUtc="2026-03-30T10:14:00Z">
                  <w:rPr>
                    <w:rFonts w:ascii="Calibri" w:hAnsi="Calibri" w:cs="Calibri"/>
                    <w:color w:val="000000"/>
                    <w:sz w:val="22"/>
                  </w:rPr>
                </w:rPrChange>
              </w:rPr>
              <w:t>The formula to calculate the average hourly compensation rate will be as follows:</w:t>
            </w:r>
          </w:p>
        </w:tc>
      </w:tr>
      <w:tr w:rsidR="000776DC" w:rsidRPr="005F252C" w14:paraId="7A26D1CF" w14:textId="77777777" w:rsidTr="00217B5C">
        <w:trPr>
          <w:trHeight w:val="300"/>
          <w:jc w:val="center"/>
          <w:trPrChange w:id="3102"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103"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1BADEB41" w14:textId="77777777" w:rsidR="000776DC" w:rsidRPr="005F252C" w:rsidRDefault="000776DC" w:rsidP="000776DC">
            <w:pPr>
              <w:rPr>
                <w:rFonts w:cs="Calibri"/>
                <w:color w:val="000000"/>
                <w:sz w:val="22"/>
                <w:rPrChange w:id="3104"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05" w:author="Al Riyami, Azza OLNG-SCC/12" w:date="2026-03-30T14:14:00Z" w16du:dateUtc="2026-03-30T10:14:00Z">
                  <w:rPr>
                    <w:rFonts w:ascii="Calibri" w:hAnsi="Calibri" w:cs="Calibri"/>
                    <w:color w:val="000000"/>
                    <w:sz w:val="22"/>
                  </w:rPr>
                </w:rPrChange>
              </w:rPr>
              <w:t>Drilling Engineer Monthly salary divided by man-hours working per month: 2000 USD / (22 days x 8 hours)= 11.4 USD as hourly rate</w:t>
            </w:r>
          </w:p>
        </w:tc>
      </w:tr>
      <w:tr w:rsidR="000776DC" w:rsidRPr="005F252C" w14:paraId="026B6D7F" w14:textId="77777777" w:rsidTr="00217B5C">
        <w:trPr>
          <w:trHeight w:val="300"/>
          <w:jc w:val="center"/>
          <w:trPrChange w:id="3106"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107"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3E4BF10E" w14:textId="77777777" w:rsidR="000776DC" w:rsidRPr="005F252C" w:rsidRDefault="000776DC" w:rsidP="000776DC">
            <w:pPr>
              <w:rPr>
                <w:rFonts w:cs="Calibri"/>
                <w:color w:val="000000"/>
                <w:sz w:val="22"/>
                <w:rPrChange w:id="3108"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09" w:author="Al Riyami, Azza OLNG-SCC/12" w:date="2026-03-30T14:14:00Z" w16du:dateUtc="2026-03-30T10:14:00Z">
                  <w:rPr>
                    <w:rFonts w:ascii="Calibri" w:hAnsi="Calibri" w:cs="Calibri"/>
                    <w:color w:val="000000"/>
                    <w:sz w:val="22"/>
                  </w:rPr>
                </w:rPrChange>
              </w:rPr>
              <w:t>Chemical Engineer Monthly salary divided by man-hours working per  month: 1,800 USD / (30 days x 8 hours)= 7.5 USD as hourly rate</w:t>
            </w:r>
          </w:p>
        </w:tc>
      </w:tr>
      <w:tr w:rsidR="000776DC" w:rsidRPr="005F252C" w14:paraId="34D735DB" w14:textId="77777777" w:rsidTr="00217B5C">
        <w:trPr>
          <w:trHeight w:val="300"/>
          <w:jc w:val="center"/>
          <w:trPrChange w:id="3110"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111"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6E545895" w14:textId="77777777" w:rsidR="000776DC" w:rsidRPr="005F252C" w:rsidRDefault="000776DC" w:rsidP="000776DC">
            <w:pPr>
              <w:rPr>
                <w:rFonts w:cs="Calibri"/>
                <w:color w:val="000000"/>
                <w:sz w:val="22"/>
                <w:rPrChange w:id="3112"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13" w:author="Al Riyami, Azza OLNG-SCC/12" w:date="2026-03-30T14:14:00Z" w16du:dateUtc="2026-03-30T10:14:00Z">
                  <w:rPr>
                    <w:rFonts w:ascii="Calibri" w:hAnsi="Calibri" w:cs="Calibri"/>
                    <w:color w:val="000000"/>
                    <w:sz w:val="22"/>
                  </w:rPr>
                </w:rPrChange>
              </w:rPr>
              <w:t>Total hourly rate for both resources = 11.4+7.5= 18.9</w:t>
            </w:r>
          </w:p>
        </w:tc>
      </w:tr>
      <w:tr w:rsidR="000776DC" w:rsidRPr="005F252C" w14:paraId="2B939DB6" w14:textId="77777777" w:rsidTr="00217B5C">
        <w:trPr>
          <w:trHeight w:val="300"/>
          <w:jc w:val="center"/>
          <w:trPrChange w:id="311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115"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3F39E85A" w14:textId="77777777" w:rsidR="000776DC" w:rsidRPr="005F252C" w:rsidRDefault="000776DC" w:rsidP="000776DC">
            <w:pPr>
              <w:rPr>
                <w:rFonts w:cs="Calibri"/>
                <w:color w:val="000000"/>
                <w:sz w:val="22"/>
                <w:rPrChange w:id="3116"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17" w:author="Al Riyami, Azza OLNG-SCC/12" w:date="2026-03-30T14:14:00Z" w16du:dateUtc="2026-03-30T10:14:00Z">
                  <w:rPr>
                    <w:rFonts w:ascii="Calibri" w:hAnsi="Calibri" w:cs="Calibri"/>
                    <w:color w:val="000000"/>
                    <w:sz w:val="22"/>
                  </w:rPr>
                </w:rPrChange>
              </w:rPr>
              <w:t>Average hourly rate for both resources =18.9/2= 9.5</w:t>
            </w:r>
          </w:p>
        </w:tc>
      </w:tr>
      <w:tr w:rsidR="000776DC" w:rsidRPr="005F252C" w14:paraId="40F79EA5" w14:textId="77777777" w:rsidTr="00217B5C">
        <w:trPr>
          <w:trHeight w:val="300"/>
          <w:jc w:val="center"/>
          <w:trPrChange w:id="311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center"/>
            <w:hideMark/>
            <w:tcPrChange w:id="3119"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center"/>
                <w:hideMark/>
              </w:tcPr>
            </w:tcPrChange>
          </w:tcPr>
          <w:p w14:paraId="591620DD" w14:textId="77777777" w:rsidR="000776DC" w:rsidRPr="005F252C" w:rsidRDefault="000776DC" w:rsidP="000776DC">
            <w:pPr>
              <w:rPr>
                <w:rFonts w:cs="Calibri"/>
                <w:color w:val="000000"/>
                <w:sz w:val="22"/>
                <w:rPrChange w:id="3120"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21" w:author="Al Riyami, Azza OLNG-SCC/12" w:date="2026-03-30T14:14:00Z" w16du:dateUtc="2026-03-30T10:14:00Z">
                  <w:rPr>
                    <w:rFonts w:ascii="Calibri" w:hAnsi="Calibri" w:cs="Calibri"/>
                    <w:color w:val="000000"/>
                    <w:sz w:val="22"/>
                  </w:rPr>
                </w:rPrChange>
              </w:rPr>
              <w:t>The compensation per hour as calculated above to be included shall 9.5 USD/hour</w:t>
            </w:r>
          </w:p>
        </w:tc>
      </w:tr>
      <w:tr w:rsidR="000776DC" w:rsidRPr="005F252C" w14:paraId="3D589A7D" w14:textId="77777777" w:rsidTr="00217B5C">
        <w:trPr>
          <w:trHeight w:val="300"/>
          <w:jc w:val="center"/>
          <w:trPrChange w:id="3122"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noWrap/>
            <w:vAlign w:val="bottom"/>
            <w:hideMark/>
            <w:tcPrChange w:id="3123"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noWrap/>
                <w:vAlign w:val="bottom"/>
                <w:hideMark/>
              </w:tcPr>
            </w:tcPrChange>
          </w:tcPr>
          <w:p w14:paraId="768DEA0B" w14:textId="77777777" w:rsidR="000776DC" w:rsidRPr="005F252C" w:rsidRDefault="000776DC" w:rsidP="000776DC">
            <w:pPr>
              <w:rPr>
                <w:rFonts w:cs="Calibri"/>
                <w:color w:val="000000"/>
                <w:sz w:val="22"/>
                <w:rPrChange w:id="3124"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25" w:author="Al Riyami, Azza OLNG-SCC/12" w:date="2026-03-30T14:14:00Z" w16du:dateUtc="2026-03-30T10:14:00Z">
                  <w:rPr>
                    <w:rFonts w:ascii="Calibri" w:hAnsi="Calibri" w:cs="Calibri"/>
                    <w:color w:val="000000"/>
                    <w:sz w:val="22"/>
                  </w:rPr>
                </w:rPrChange>
              </w:rPr>
              <w:t> </w:t>
            </w:r>
          </w:p>
        </w:tc>
      </w:tr>
      <w:tr w:rsidR="000776DC" w:rsidRPr="005F252C" w14:paraId="1D5591EE" w14:textId="77777777" w:rsidTr="00217B5C">
        <w:trPr>
          <w:trHeight w:val="300"/>
          <w:jc w:val="center"/>
          <w:trPrChange w:id="3126"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127"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0B2B75DF" w14:textId="546EECF3" w:rsidR="000776DC" w:rsidRPr="005F252C" w:rsidRDefault="000776DC" w:rsidP="000776DC">
            <w:pPr>
              <w:rPr>
                <w:rFonts w:cs="Calibri"/>
                <w:color w:val="000000"/>
                <w:sz w:val="22"/>
                <w:rPrChange w:id="3128"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29" w:author="Al Riyami, Azza OLNG-SCC/12" w:date="2026-03-30T14:14:00Z" w16du:dateUtc="2026-03-30T10:14:00Z">
                  <w:rPr>
                    <w:rFonts w:ascii="Calibri" w:hAnsi="Calibri" w:cs="Calibri"/>
                    <w:color w:val="000000"/>
                    <w:sz w:val="22"/>
                  </w:rPr>
                </w:rPrChange>
              </w:rPr>
              <w:t>1.</w:t>
            </w:r>
            <w:r w:rsidRPr="005F252C">
              <w:rPr>
                <w:rFonts w:cs="Calibri"/>
                <w:b/>
                <w:bCs/>
                <w:color w:val="000000"/>
                <w:sz w:val="22"/>
                <w:u w:val="single"/>
                <w:rPrChange w:id="3130" w:author="Al Riyami, Azza OLNG-SCC/12" w:date="2026-03-30T14:14:00Z" w16du:dateUtc="2026-03-30T10:14:00Z">
                  <w:rPr>
                    <w:rFonts w:ascii="Calibri" w:hAnsi="Calibri" w:cs="Calibri"/>
                    <w:b/>
                    <w:bCs/>
                    <w:color w:val="000000"/>
                    <w:sz w:val="22"/>
                    <w:u w:val="single"/>
                  </w:rPr>
                </w:rPrChange>
              </w:rPr>
              <w:t>"</w:t>
            </w:r>
            <w:del w:id="3131" w:author="Al Hashmi, Ahmed OLNG-ICV/1" w:date="2026-03-18T12:10:00Z" w16du:dateUtc="2026-03-18T08:10:00Z">
              <w:r w:rsidRPr="005F252C" w:rsidDel="00833133">
                <w:rPr>
                  <w:rFonts w:cs="Calibri"/>
                  <w:b/>
                  <w:bCs/>
                  <w:color w:val="000000"/>
                  <w:sz w:val="22"/>
                  <w:u w:val="single"/>
                  <w:rPrChange w:id="3132" w:author="Al Riyami, Azza OLNG-SCC/12" w:date="2026-03-30T14:14:00Z" w16du:dateUtc="2026-03-30T10:14:00Z">
                    <w:rPr>
                      <w:rFonts w:ascii="Calibri" w:hAnsi="Calibri" w:cs="Calibri"/>
                      <w:b/>
                      <w:bCs/>
                      <w:color w:val="000000"/>
                      <w:sz w:val="22"/>
                      <w:u w:val="single"/>
                    </w:rPr>
                  </w:rPrChange>
                </w:rPr>
                <w:delText>Contractor</w:delText>
              </w:r>
            </w:del>
            <w:ins w:id="3133" w:author="Al Hashmi, Ahmed OLNG-ICV/1" w:date="2026-03-18T12:10:00Z" w16du:dateUtc="2026-03-18T08:10:00Z">
              <w:r w:rsidR="00833133" w:rsidRPr="005F252C">
                <w:rPr>
                  <w:rFonts w:cs="Calibri"/>
                  <w:b/>
                  <w:bCs/>
                  <w:color w:val="000000"/>
                  <w:sz w:val="22"/>
                  <w:u w:val="single"/>
                  <w:rPrChange w:id="3134" w:author="Al Riyami, Azza OLNG-SCC/12" w:date="2026-03-30T14:14:00Z" w16du:dateUtc="2026-03-30T10:14:00Z">
                    <w:rPr>
                      <w:rFonts w:ascii="Calibri" w:hAnsi="Calibri" w:cs="Calibri"/>
                      <w:b/>
                      <w:bCs/>
                      <w:color w:val="000000"/>
                      <w:sz w:val="22"/>
                      <w:u w:val="single"/>
                    </w:rPr>
                  </w:rPrChange>
                </w:rPr>
                <w:t>CONTRACTOR</w:t>
              </w:r>
            </w:ins>
            <w:r w:rsidRPr="005F252C">
              <w:rPr>
                <w:rFonts w:cs="Calibri"/>
                <w:b/>
                <w:bCs/>
                <w:color w:val="000000"/>
                <w:sz w:val="22"/>
                <w:u w:val="single"/>
                <w:rPrChange w:id="3135" w:author="Al Riyami, Azza OLNG-SCC/12" w:date="2026-03-30T14:14:00Z" w16du:dateUtc="2026-03-30T10:14:00Z">
                  <w:rPr>
                    <w:rFonts w:ascii="Calibri" w:hAnsi="Calibri" w:cs="Calibri"/>
                    <w:b/>
                    <w:bCs/>
                    <w:color w:val="000000"/>
                    <w:sz w:val="22"/>
                    <w:u w:val="single"/>
                  </w:rPr>
                </w:rPrChange>
              </w:rPr>
              <w:t>"</w:t>
            </w:r>
            <w:r w:rsidRPr="005F252C">
              <w:rPr>
                <w:rFonts w:cs="Calibri"/>
                <w:color w:val="000000"/>
                <w:sz w:val="22"/>
                <w:rPrChange w:id="3136" w:author="Al Riyami, Azza OLNG-SCC/12" w:date="2026-03-30T14:14:00Z" w16du:dateUtc="2026-03-30T10:14:00Z">
                  <w:rPr>
                    <w:rFonts w:ascii="Calibri" w:hAnsi="Calibri" w:cs="Calibri"/>
                    <w:color w:val="000000"/>
                    <w:sz w:val="22"/>
                  </w:rPr>
                </w:rPrChange>
              </w:rPr>
              <w:t xml:space="preserve"> means a first tier vendor invited to bid for a specified Contract with the Operating </w:t>
            </w:r>
            <w:del w:id="3137" w:author="Al Hashmi, Ahmed OLNG-ICV/1" w:date="2026-03-18T12:11:00Z" w16du:dateUtc="2026-03-18T08:11:00Z">
              <w:r w:rsidRPr="005F252C" w:rsidDel="00833133">
                <w:rPr>
                  <w:rFonts w:cs="Calibri"/>
                  <w:color w:val="000000"/>
                  <w:sz w:val="22"/>
                  <w:rPrChange w:id="3138" w:author="Al Riyami, Azza OLNG-SCC/12" w:date="2026-03-30T14:14:00Z" w16du:dateUtc="2026-03-30T10:14:00Z">
                    <w:rPr>
                      <w:rFonts w:ascii="Calibri" w:hAnsi="Calibri" w:cs="Calibri"/>
                      <w:color w:val="000000"/>
                      <w:sz w:val="22"/>
                    </w:rPr>
                  </w:rPrChange>
                </w:rPr>
                <w:delText>Company</w:delText>
              </w:r>
            </w:del>
            <w:ins w:id="3139" w:author="Al Hashmi, Ahmed OLNG-ICV/1" w:date="2026-03-18T12:11:00Z" w16du:dateUtc="2026-03-18T08:11:00Z">
              <w:r w:rsidR="00833133" w:rsidRPr="005F252C">
                <w:rPr>
                  <w:rFonts w:cs="Calibri"/>
                  <w:color w:val="000000"/>
                  <w:sz w:val="22"/>
                  <w:rPrChange w:id="3140"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141" w:author="Al Riyami, Azza OLNG-SCC/12" w:date="2026-03-30T14:14:00Z" w16du:dateUtc="2026-03-30T10:14:00Z">
                  <w:rPr>
                    <w:rFonts w:ascii="Calibri" w:hAnsi="Calibri" w:cs="Calibri"/>
                    <w:color w:val="000000"/>
                    <w:sz w:val="22"/>
                  </w:rPr>
                </w:rPrChange>
              </w:rPr>
              <w:t xml:space="preserve"> and involved in Contract Execution </w:t>
            </w:r>
          </w:p>
        </w:tc>
      </w:tr>
      <w:tr w:rsidR="000776DC" w:rsidRPr="005F252C" w14:paraId="0C4830D0" w14:textId="77777777" w:rsidTr="00217B5C">
        <w:trPr>
          <w:trHeight w:val="423"/>
          <w:jc w:val="center"/>
          <w:trPrChange w:id="3142"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143"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76CC077D" w14:textId="3E851A31" w:rsidR="000776DC" w:rsidRPr="005F252C" w:rsidRDefault="000776DC" w:rsidP="000776DC">
            <w:pPr>
              <w:rPr>
                <w:rFonts w:cs="Calibri"/>
                <w:color w:val="000000"/>
                <w:sz w:val="22"/>
                <w:rPrChange w:id="3144"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45" w:author="Al Riyami, Azza OLNG-SCC/12" w:date="2026-03-30T14:14:00Z" w16du:dateUtc="2026-03-30T10:14:00Z">
                  <w:rPr>
                    <w:rFonts w:ascii="Calibri" w:hAnsi="Calibri" w:cs="Calibri"/>
                    <w:color w:val="000000"/>
                    <w:sz w:val="22"/>
                  </w:rPr>
                </w:rPrChange>
              </w:rPr>
              <w:t>2.</w:t>
            </w:r>
            <w:r w:rsidRPr="005F252C">
              <w:rPr>
                <w:rFonts w:cs="Calibri"/>
                <w:b/>
                <w:bCs/>
                <w:color w:val="000000"/>
                <w:sz w:val="22"/>
                <w:u w:val="single"/>
                <w:rPrChange w:id="3146" w:author="Al Riyami, Azza OLNG-SCC/12" w:date="2026-03-30T14:14:00Z" w16du:dateUtc="2026-03-30T10:14:00Z">
                  <w:rPr>
                    <w:rFonts w:ascii="Calibri" w:hAnsi="Calibri" w:cs="Calibri"/>
                    <w:b/>
                    <w:bCs/>
                    <w:color w:val="000000"/>
                    <w:sz w:val="22"/>
                    <w:u w:val="single"/>
                  </w:rPr>
                </w:rPrChange>
              </w:rPr>
              <w:t>"Sub-</w:t>
            </w:r>
            <w:del w:id="3147" w:author="Al Hashmi, Ahmed OLNG-ICV/1" w:date="2026-03-18T12:10:00Z" w16du:dateUtc="2026-03-18T08:10:00Z">
              <w:r w:rsidRPr="005F252C" w:rsidDel="00833133">
                <w:rPr>
                  <w:rFonts w:cs="Calibri"/>
                  <w:b/>
                  <w:bCs/>
                  <w:color w:val="000000"/>
                  <w:sz w:val="22"/>
                  <w:u w:val="single"/>
                  <w:rPrChange w:id="3148" w:author="Al Riyami, Azza OLNG-SCC/12" w:date="2026-03-30T14:14:00Z" w16du:dateUtc="2026-03-30T10:14:00Z">
                    <w:rPr>
                      <w:rFonts w:ascii="Calibri" w:hAnsi="Calibri" w:cs="Calibri"/>
                      <w:b/>
                      <w:bCs/>
                      <w:color w:val="000000"/>
                      <w:sz w:val="22"/>
                      <w:u w:val="single"/>
                    </w:rPr>
                  </w:rPrChange>
                </w:rPr>
                <w:delText>Contractor</w:delText>
              </w:r>
            </w:del>
            <w:ins w:id="3149" w:author="Al Hashmi, Ahmed OLNG-ICV/1" w:date="2026-03-18T12:10:00Z" w16du:dateUtc="2026-03-18T08:10:00Z">
              <w:r w:rsidR="00833133" w:rsidRPr="005F252C">
                <w:rPr>
                  <w:rFonts w:cs="Calibri"/>
                  <w:b/>
                  <w:bCs/>
                  <w:color w:val="000000"/>
                  <w:sz w:val="22"/>
                  <w:u w:val="single"/>
                  <w:rPrChange w:id="3150" w:author="Al Riyami, Azza OLNG-SCC/12" w:date="2026-03-30T14:14:00Z" w16du:dateUtc="2026-03-30T10:14:00Z">
                    <w:rPr>
                      <w:rFonts w:ascii="Calibri" w:hAnsi="Calibri" w:cs="Calibri"/>
                      <w:b/>
                      <w:bCs/>
                      <w:color w:val="000000"/>
                      <w:sz w:val="22"/>
                      <w:u w:val="single"/>
                    </w:rPr>
                  </w:rPrChange>
                </w:rPr>
                <w:t>CONTRACTOR</w:t>
              </w:r>
            </w:ins>
            <w:r w:rsidRPr="005F252C">
              <w:rPr>
                <w:rFonts w:cs="Calibri"/>
                <w:b/>
                <w:bCs/>
                <w:color w:val="000000"/>
                <w:sz w:val="22"/>
                <w:u w:val="single"/>
                <w:rPrChange w:id="3151" w:author="Al Riyami, Azza OLNG-SCC/12" w:date="2026-03-30T14:14:00Z" w16du:dateUtc="2026-03-30T10:14:00Z">
                  <w:rPr>
                    <w:rFonts w:ascii="Calibri" w:hAnsi="Calibri" w:cs="Calibri"/>
                    <w:b/>
                    <w:bCs/>
                    <w:color w:val="000000"/>
                    <w:sz w:val="22"/>
                    <w:u w:val="single"/>
                  </w:rPr>
                </w:rPrChange>
              </w:rPr>
              <w:t>"</w:t>
            </w:r>
            <w:r w:rsidRPr="005F252C">
              <w:rPr>
                <w:rFonts w:cs="Calibri"/>
                <w:color w:val="000000"/>
                <w:sz w:val="22"/>
                <w:rPrChange w:id="3152" w:author="Al Riyami, Azza OLNG-SCC/12" w:date="2026-03-30T14:14:00Z" w16du:dateUtc="2026-03-30T10:14:00Z">
                  <w:rPr>
                    <w:rFonts w:ascii="Calibri" w:hAnsi="Calibri" w:cs="Calibri"/>
                    <w:color w:val="000000"/>
                    <w:sz w:val="22"/>
                  </w:rPr>
                </w:rPrChange>
              </w:rPr>
              <w:t xml:space="preserve"> means a sub-</w:t>
            </w:r>
            <w:del w:id="3153" w:author="Al Hashmi, Ahmed OLNG-ICV/1" w:date="2026-03-18T12:10:00Z" w16du:dateUtc="2026-03-18T08:10:00Z">
              <w:r w:rsidRPr="005F252C" w:rsidDel="00833133">
                <w:rPr>
                  <w:rFonts w:cs="Calibri"/>
                  <w:color w:val="000000"/>
                  <w:sz w:val="22"/>
                  <w:rPrChange w:id="3154" w:author="Al Riyami, Azza OLNG-SCC/12" w:date="2026-03-30T14:14:00Z" w16du:dateUtc="2026-03-30T10:14:00Z">
                    <w:rPr>
                      <w:rFonts w:ascii="Calibri" w:hAnsi="Calibri" w:cs="Calibri"/>
                      <w:color w:val="000000"/>
                      <w:sz w:val="22"/>
                    </w:rPr>
                  </w:rPrChange>
                </w:rPr>
                <w:delText>contractor</w:delText>
              </w:r>
            </w:del>
            <w:ins w:id="3155" w:author="Al Hashmi, Ahmed OLNG-ICV/1" w:date="2026-03-18T12:10:00Z" w16du:dateUtc="2026-03-18T08:10:00Z">
              <w:r w:rsidR="00833133" w:rsidRPr="005F252C">
                <w:rPr>
                  <w:rFonts w:cs="Calibri"/>
                  <w:color w:val="000000"/>
                  <w:sz w:val="22"/>
                  <w:rPrChange w:id="3156"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157" w:author="Al Riyami, Azza OLNG-SCC/12" w:date="2026-03-30T14:14:00Z" w16du:dateUtc="2026-03-30T10:14:00Z">
                  <w:rPr>
                    <w:rFonts w:ascii="Calibri" w:hAnsi="Calibri" w:cs="Calibri"/>
                    <w:color w:val="000000"/>
                    <w:sz w:val="22"/>
                  </w:rPr>
                </w:rPrChange>
              </w:rPr>
              <w:t xml:space="preserve"> or alliance partner involved in more than 50% </w:t>
            </w:r>
            <w:r w:rsidR="00C2125E" w:rsidRPr="005F252C">
              <w:rPr>
                <w:rFonts w:cs="Calibri"/>
                <w:color w:val="000000"/>
                <w:sz w:val="22"/>
                <w:rPrChange w:id="3158" w:author="Al Riyami, Azza OLNG-SCC/12" w:date="2026-03-30T14:14:00Z" w16du:dateUtc="2026-03-30T10:14:00Z">
                  <w:rPr>
                    <w:rFonts w:ascii="Calibri" w:hAnsi="Calibri" w:cs="Calibri"/>
                    <w:color w:val="000000"/>
                    <w:sz w:val="22"/>
                  </w:rPr>
                </w:rPrChange>
              </w:rPr>
              <w:t>of Contract</w:t>
            </w:r>
            <w:r w:rsidRPr="005F252C">
              <w:rPr>
                <w:rFonts w:cs="Calibri"/>
                <w:color w:val="000000"/>
                <w:sz w:val="22"/>
                <w:rPrChange w:id="3159" w:author="Al Riyami, Azza OLNG-SCC/12" w:date="2026-03-30T14:14:00Z" w16du:dateUtc="2026-03-30T10:14:00Z">
                  <w:rPr>
                    <w:rFonts w:ascii="Calibri" w:hAnsi="Calibri" w:cs="Calibri"/>
                    <w:color w:val="000000"/>
                    <w:sz w:val="22"/>
                  </w:rPr>
                </w:rPrChange>
              </w:rPr>
              <w:t xml:space="preserve"> Execution with Operating </w:t>
            </w:r>
            <w:del w:id="3160" w:author="Al Hashmi, Ahmed OLNG-ICV/1" w:date="2026-03-18T12:11:00Z" w16du:dateUtc="2026-03-18T08:11:00Z">
              <w:r w:rsidRPr="005F252C" w:rsidDel="00833133">
                <w:rPr>
                  <w:rFonts w:cs="Calibri"/>
                  <w:color w:val="000000"/>
                  <w:sz w:val="22"/>
                  <w:rPrChange w:id="3161" w:author="Al Riyami, Azza OLNG-SCC/12" w:date="2026-03-30T14:14:00Z" w16du:dateUtc="2026-03-30T10:14:00Z">
                    <w:rPr>
                      <w:rFonts w:ascii="Calibri" w:hAnsi="Calibri" w:cs="Calibri"/>
                      <w:color w:val="000000"/>
                      <w:sz w:val="22"/>
                    </w:rPr>
                  </w:rPrChange>
                </w:rPr>
                <w:delText>Company</w:delText>
              </w:r>
            </w:del>
            <w:ins w:id="3162" w:author="Al Hashmi, Ahmed OLNG-ICV/1" w:date="2026-03-18T12:11:00Z" w16du:dateUtc="2026-03-18T08:11:00Z">
              <w:r w:rsidR="00833133" w:rsidRPr="005F252C">
                <w:rPr>
                  <w:rFonts w:cs="Calibri"/>
                  <w:color w:val="000000"/>
                  <w:sz w:val="22"/>
                  <w:rPrChange w:id="3163"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164" w:author="Al Riyami, Azza OLNG-SCC/12" w:date="2026-03-30T14:14:00Z" w16du:dateUtc="2026-03-30T10:14:00Z">
                  <w:rPr>
                    <w:rFonts w:ascii="Calibri" w:hAnsi="Calibri" w:cs="Calibri"/>
                    <w:color w:val="000000"/>
                    <w:sz w:val="22"/>
                  </w:rPr>
                </w:rPrChange>
              </w:rPr>
              <w:t xml:space="preserve"> through a contract with a (1st tier) </w:t>
            </w:r>
            <w:del w:id="3165" w:author="Al Hashmi, Ahmed OLNG-ICV/1" w:date="2026-03-18T12:10:00Z" w16du:dateUtc="2026-03-18T08:10:00Z">
              <w:r w:rsidRPr="005F252C" w:rsidDel="00833133">
                <w:rPr>
                  <w:rFonts w:cs="Calibri"/>
                  <w:color w:val="000000"/>
                  <w:sz w:val="22"/>
                  <w:rPrChange w:id="3166" w:author="Al Riyami, Azza OLNG-SCC/12" w:date="2026-03-30T14:14:00Z" w16du:dateUtc="2026-03-30T10:14:00Z">
                    <w:rPr>
                      <w:rFonts w:ascii="Calibri" w:hAnsi="Calibri" w:cs="Calibri"/>
                      <w:color w:val="000000"/>
                      <w:sz w:val="22"/>
                    </w:rPr>
                  </w:rPrChange>
                </w:rPr>
                <w:delText>Contractor</w:delText>
              </w:r>
            </w:del>
            <w:ins w:id="3167" w:author="Al Hashmi, Ahmed OLNG-ICV/1" w:date="2026-03-18T12:10:00Z" w16du:dateUtc="2026-03-18T08:10:00Z">
              <w:r w:rsidR="00833133" w:rsidRPr="005F252C">
                <w:rPr>
                  <w:rFonts w:cs="Calibri"/>
                  <w:color w:val="000000"/>
                  <w:sz w:val="22"/>
                  <w:rPrChange w:id="316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169" w:author="Al Riyami, Azza OLNG-SCC/12" w:date="2026-03-30T14:14:00Z" w16du:dateUtc="2026-03-30T10:14:00Z">
                  <w:rPr>
                    <w:rFonts w:ascii="Calibri" w:hAnsi="Calibri" w:cs="Calibri"/>
                    <w:color w:val="000000"/>
                    <w:sz w:val="22"/>
                  </w:rPr>
                </w:rPrChange>
              </w:rPr>
              <w:t xml:space="preserve">. </w:t>
            </w:r>
          </w:p>
        </w:tc>
      </w:tr>
      <w:tr w:rsidR="000776DC" w:rsidRPr="005F252C" w14:paraId="3CCE88F6" w14:textId="77777777" w:rsidTr="00217B5C">
        <w:trPr>
          <w:trHeight w:val="423"/>
          <w:jc w:val="center"/>
          <w:trPrChange w:id="3170"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171"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48854C57" w14:textId="77777777" w:rsidR="000776DC" w:rsidRPr="005F252C" w:rsidRDefault="000776DC" w:rsidP="000776DC">
            <w:pPr>
              <w:rPr>
                <w:rFonts w:cs="Calibri"/>
                <w:color w:val="000000"/>
                <w:sz w:val="22"/>
                <w:rPrChange w:id="3172" w:author="Al Riyami, Azza OLNG-SCC/12" w:date="2026-03-30T14:14:00Z" w16du:dateUtc="2026-03-30T10:14:00Z">
                  <w:rPr>
                    <w:rFonts w:ascii="Calibri" w:hAnsi="Calibri" w:cs="Calibri"/>
                    <w:color w:val="000000"/>
                    <w:sz w:val="22"/>
                  </w:rPr>
                </w:rPrChange>
              </w:rPr>
            </w:pPr>
          </w:p>
        </w:tc>
      </w:tr>
      <w:tr w:rsidR="000776DC" w:rsidRPr="005F252C" w14:paraId="0D0A4F80" w14:textId="77777777" w:rsidTr="00217B5C">
        <w:trPr>
          <w:trHeight w:val="300"/>
          <w:jc w:val="center"/>
          <w:trPrChange w:id="317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174"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5A6919A9" w14:textId="77777777" w:rsidR="000776DC" w:rsidRPr="005F252C" w:rsidRDefault="000776DC" w:rsidP="000776DC">
            <w:pPr>
              <w:rPr>
                <w:rFonts w:cs="Calibri"/>
                <w:color w:val="000000"/>
                <w:sz w:val="22"/>
                <w:rPrChange w:id="3175"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76" w:author="Al Riyami, Azza OLNG-SCC/12" w:date="2026-03-30T14:14:00Z" w16du:dateUtc="2026-03-30T10:14:00Z">
                  <w:rPr>
                    <w:rFonts w:ascii="Calibri" w:hAnsi="Calibri" w:cs="Calibri"/>
                    <w:color w:val="000000"/>
                    <w:sz w:val="22"/>
                  </w:rPr>
                </w:rPrChange>
              </w:rPr>
              <w:t>3.</w:t>
            </w:r>
            <w:r w:rsidRPr="005F252C">
              <w:rPr>
                <w:rFonts w:cs="Calibri"/>
                <w:b/>
                <w:bCs/>
                <w:color w:val="000000"/>
                <w:sz w:val="22"/>
                <w:u w:val="single"/>
                <w:rPrChange w:id="3177" w:author="Al Riyami, Azza OLNG-SCC/12" w:date="2026-03-30T14:14:00Z" w16du:dateUtc="2026-03-30T10:14:00Z">
                  <w:rPr>
                    <w:rFonts w:ascii="Calibri" w:hAnsi="Calibri" w:cs="Calibri"/>
                    <w:b/>
                    <w:bCs/>
                    <w:color w:val="000000"/>
                    <w:sz w:val="22"/>
                    <w:u w:val="single"/>
                  </w:rPr>
                </w:rPrChange>
              </w:rPr>
              <w:t>OM stand for Omani: “Omani National”</w:t>
            </w:r>
            <w:r w:rsidRPr="005F252C">
              <w:rPr>
                <w:rFonts w:cs="Calibri"/>
                <w:color w:val="000000"/>
                <w:sz w:val="22"/>
                <w:rPrChange w:id="3178" w:author="Al Riyami, Azza OLNG-SCC/12" w:date="2026-03-30T14:14:00Z" w16du:dateUtc="2026-03-30T10:14:00Z">
                  <w:rPr>
                    <w:rFonts w:ascii="Calibri" w:hAnsi="Calibri" w:cs="Calibri"/>
                    <w:color w:val="000000"/>
                    <w:sz w:val="22"/>
                  </w:rPr>
                </w:rPrChange>
              </w:rPr>
              <w:t xml:space="preserve"> means holders of Omani citizenship.</w:t>
            </w:r>
          </w:p>
        </w:tc>
      </w:tr>
      <w:tr w:rsidR="000776DC" w:rsidRPr="005F252C" w14:paraId="7B3C10A1" w14:textId="77777777" w:rsidTr="00217B5C">
        <w:trPr>
          <w:trHeight w:val="423"/>
          <w:jc w:val="center"/>
          <w:trPrChange w:id="3179"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180"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5F989294" w14:textId="3171BC61" w:rsidR="000776DC" w:rsidRPr="005F252C" w:rsidRDefault="000776DC" w:rsidP="000776DC">
            <w:pPr>
              <w:rPr>
                <w:rFonts w:cs="Calibri"/>
                <w:color w:val="000000"/>
                <w:sz w:val="22"/>
                <w:rPrChange w:id="3181" w:author="Al Riyami, Azza OLNG-SCC/12" w:date="2026-03-30T14:14:00Z" w16du:dateUtc="2026-03-30T10:14:00Z">
                  <w:rPr>
                    <w:rFonts w:ascii="Calibri" w:hAnsi="Calibri" w:cs="Calibri"/>
                    <w:color w:val="000000"/>
                    <w:sz w:val="22"/>
                  </w:rPr>
                </w:rPrChange>
              </w:rPr>
            </w:pPr>
            <w:r w:rsidRPr="005F252C">
              <w:rPr>
                <w:rFonts w:cs="Calibri"/>
                <w:color w:val="000000"/>
                <w:sz w:val="22"/>
                <w:rPrChange w:id="3182" w:author="Al Riyami, Azza OLNG-SCC/12" w:date="2026-03-30T14:14:00Z" w16du:dateUtc="2026-03-30T10:14:00Z">
                  <w:rPr>
                    <w:rFonts w:ascii="Calibri" w:hAnsi="Calibri" w:cs="Calibri"/>
                    <w:color w:val="000000"/>
                    <w:sz w:val="22"/>
                  </w:rPr>
                </w:rPrChange>
              </w:rPr>
              <w:t>4.</w:t>
            </w:r>
            <w:r w:rsidRPr="005F252C">
              <w:rPr>
                <w:rFonts w:cs="Calibri"/>
                <w:b/>
                <w:bCs/>
                <w:color w:val="000000"/>
                <w:sz w:val="22"/>
                <w:rPrChange w:id="3183" w:author="Al Riyami, Azza OLNG-SCC/12" w:date="2026-03-30T14:14:00Z" w16du:dateUtc="2026-03-30T10:14:00Z">
                  <w:rPr>
                    <w:rFonts w:ascii="Calibri" w:hAnsi="Calibri" w:cs="Calibri"/>
                    <w:b/>
                    <w:bCs/>
                    <w:color w:val="000000"/>
                    <w:sz w:val="22"/>
                  </w:rPr>
                </w:rPrChange>
              </w:rPr>
              <w:t xml:space="preserve">EXP stands for Expert: "Expat Direct/In-House </w:t>
            </w:r>
            <w:del w:id="3184" w:author="Al Hashmi, Ahmed OLNG-ICV/1" w:date="2026-03-18T12:10:00Z" w16du:dateUtc="2026-03-18T08:10:00Z">
              <w:r w:rsidRPr="005F252C" w:rsidDel="00833133">
                <w:rPr>
                  <w:rFonts w:cs="Calibri"/>
                  <w:b/>
                  <w:bCs/>
                  <w:color w:val="000000"/>
                  <w:sz w:val="22"/>
                  <w:rPrChange w:id="3185" w:author="Al Riyami, Azza OLNG-SCC/12" w:date="2026-03-30T14:14:00Z" w16du:dateUtc="2026-03-30T10:14:00Z">
                    <w:rPr>
                      <w:rFonts w:ascii="Calibri" w:hAnsi="Calibri" w:cs="Calibri"/>
                      <w:b/>
                      <w:bCs/>
                      <w:color w:val="000000"/>
                      <w:sz w:val="22"/>
                    </w:rPr>
                  </w:rPrChange>
                </w:rPr>
                <w:delText>Contractor</w:delText>
              </w:r>
            </w:del>
            <w:ins w:id="3186" w:author="Al Hashmi, Ahmed OLNG-ICV/1" w:date="2026-03-18T12:10:00Z" w16du:dateUtc="2026-03-18T08:10:00Z">
              <w:r w:rsidR="00833133" w:rsidRPr="005F252C">
                <w:rPr>
                  <w:rFonts w:cs="Calibri"/>
                  <w:b/>
                  <w:bCs/>
                  <w:color w:val="000000"/>
                  <w:sz w:val="22"/>
                  <w:rPrChange w:id="3187" w:author="Al Riyami, Azza OLNG-SCC/12" w:date="2026-03-30T14:14:00Z" w16du:dateUtc="2026-03-30T10:14:00Z">
                    <w:rPr>
                      <w:rFonts w:ascii="Calibri" w:hAnsi="Calibri" w:cs="Calibri"/>
                      <w:b/>
                      <w:bCs/>
                      <w:color w:val="000000"/>
                      <w:sz w:val="22"/>
                    </w:rPr>
                  </w:rPrChange>
                </w:rPr>
                <w:t>CONTRACTOR</w:t>
              </w:r>
            </w:ins>
            <w:r w:rsidRPr="005F252C">
              <w:rPr>
                <w:rFonts w:cs="Calibri"/>
                <w:b/>
                <w:bCs/>
                <w:color w:val="000000"/>
                <w:sz w:val="22"/>
                <w:rPrChange w:id="3188" w:author="Al Riyami, Azza OLNG-SCC/12" w:date="2026-03-30T14:14:00Z" w16du:dateUtc="2026-03-30T10:14:00Z">
                  <w:rPr>
                    <w:rFonts w:ascii="Calibri" w:hAnsi="Calibri" w:cs="Calibri"/>
                    <w:b/>
                    <w:bCs/>
                    <w:color w:val="000000"/>
                    <w:sz w:val="22"/>
                  </w:rPr>
                </w:rPrChange>
              </w:rPr>
              <w:t xml:space="preserve">" </w:t>
            </w:r>
            <w:r w:rsidRPr="005F252C">
              <w:rPr>
                <w:rFonts w:cs="Calibri"/>
                <w:color w:val="000000"/>
                <w:sz w:val="22"/>
                <w:rPrChange w:id="3189" w:author="Al Riyami, Azza OLNG-SCC/12" w:date="2026-03-30T14:14:00Z" w16du:dateUtc="2026-03-30T10:14:00Z">
                  <w:rPr>
                    <w:rFonts w:ascii="Calibri" w:hAnsi="Calibri" w:cs="Calibri"/>
                    <w:color w:val="000000"/>
                    <w:sz w:val="22"/>
                  </w:rPr>
                </w:rPrChange>
              </w:rPr>
              <w:t xml:space="preserve">means in-house </w:t>
            </w:r>
            <w:del w:id="3190" w:author="Al Hashmi, Ahmed OLNG-ICV/1" w:date="2026-03-18T12:10:00Z" w16du:dateUtc="2026-03-18T08:10:00Z">
              <w:r w:rsidRPr="005F252C" w:rsidDel="00833133">
                <w:rPr>
                  <w:rFonts w:cs="Calibri"/>
                  <w:color w:val="000000"/>
                  <w:sz w:val="22"/>
                  <w:rPrChange w:id="3191" w:author="Al Riyami, Azza OLNG-SCC/12" w:date="2026-03-30T14:14:00Z" w16du:dateUtc="2026-03-30T10:14:00Z">
                    <w:rPr>
                      <w:rFonts w:ascii="Calibri" w:hAnsi="Calibri" w:cs="Calibri"/>
                      <w:color w:val="000000"/>
                      <w:sz w:val="22"/>
                    </w:rPr>
                  </w:rPrChange>
                </w:rPr>
                <w:delText>contractor</w:delText>
              </w:r>
            </w:del>
            <w:ins w:id="3192" w:author="Al Hashmi, Ahmed OLNG-ICV/1" w:date="2026-03-18T12:10:00Z" w16du:dateUtc="2026-03-18T08:10:00Z">
              <w:r w:rsidR="00833133" w:rsidRPr="005F252C">
                <w:rPr>
                  <w:rFonts w:cs="Calibri"/>
                  <w:color w:val="000000"/>
                  <w:sz w:val="22"/>
                  <w:rPrChange w:id="3193"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194" w:author="Al Riyami, Azza OLNG-SCC/12" w:date="2026-03-30T14:14:00Z" w16du:dateUtc="2026-03-30T10:14:00Z">
                  <w:rPr>
                    <w:rFonts w:ascii="Calibri" w:hAnsi="Calibri" w:cs="Calibri"/>
                    <w:color w:val="000000"/>
                    <w:sz w:val="22"/>
                  </w:rPr>
                </w:rPrChange>
              </w:rPr>
              <w:t xml:space="preserve"> or agency expat staff assuming positions in Organization Chart of Operating </w:t>
            </w:r>
            <w:del w:id="3195" w:author="Al Hashmi, Ahmed OLNG-ICV/1" w:date="2026-03-18T12:11:00Z" w16du:dateUtc="2026-03-18T08:11:00Z">
              <w:r w:rsidRPr="005F252C" w:rsidDel="00833133">
                <w:rPr>
                  <w:rFonts w:cs="Calibri"/>
                  <w:color w:val="000000"/>
                  <w:sz w:val="22"/>
                  <w:rPrChange w:id="3196" w:author="Al Riyami, Azza OLNG-SCC/12" w:date="2026-03-30T14:14:00Z" w16du:dateUtc="2026-03-30T10:14:00Z">
                    <w:rPr>
                      <w:rFonts w:ascii="Calibri" w:hAnsi="Calibri" w:cs="Calibri"/>
                      <w:color w:val="000000"/>
                      <w:sz w:val="22"/>
                    </w:rPr>
                  </w:rPrChange>
                </w:rPr>
                <w:delText>Company</w:delText>
              </w:r>
            </w:del>
            <w:ins w:id="3197" w:author="Al Hashmi, Ahmed OLNG-ICV/1" w:date="2026-03-18T12:11:00Z" w16du:dateUtc="2026-03-18T08:11:00Z">
              <w:r w:rsidR="00833133" w:rsidRPr="005F252C">
                <w:rPr>
                  <w:rFonts w:cs="Calibri"/>
                  <w:color w:val="000000"/>
                  <w:sz w:val="22"/>
                  <w:rPrChange w:id="3198"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199" w:author="Al Riyami, Azza OLNG-SCC/12" w:date="2026-03-30T14:14:00Z" w16du:dateUtc="2026-03-30T10:14:00Z">
                  <w:rPr>
                    <w:rFonts w:ascii="Calibri" w:hAnsi="Calibri" w:cs="Calibri"/>
                    <w:color w:val="000000"/>
                    <w:sz w:val="22"/>
                  </w:rPr>
                </w:rPrChange>
              </w:rPr>
              <w:t xml:space="preserve">, but who are NOT part of the workforce of </w:t>
            </w:r>
            <w:del w:id="3200" w:author="Al Hashmi, Ahmed OLNG-ICV/1" w:date="2026-03-18T12:10:00Z" w16du:dateUtc="2026-03-18T08:10:00Z">
              <w:r w:rsidRPr="005F252C" w:rsidDel="00833133">
                <w:rPr>
                  <w:rFonts w:cs="Calibri"/>
                  <w:color w:val="000000"/>
                  <w:sz w:val="22"/>
                  <w:rPrChange w:id="3201" w:author="Al Riyami, Azza OLNG-SCC/12" w:date="2026-03-30T14:14:00Z" w16du:dateUtc="2026-03-30T10:14:00Z">
                    <w:rPr>
                      <w:rFonts w:ascii="Calibri" w:hAnsi="Calibri" w:cs="Calibri"/>
                      <w:color w:val="000000"/>
                      <w:sz w:val="22"/>
                    </w:rPr>
                  </w:rPrChange>
                </w:rPr>
                <w:delText>Contractor</w:delText>
              </w:r>
            </w:del>
            <w:ins w:id="3202" w:author="Al Hashmi, Ahmed OLNG-ICV/1" w:date="2026-03-18T12:10:00Z" w16du:dateUtc="2026-03-18T08:10:00Z">
              <w:r w:rsidR="00833133" w:rsidRPr="005F252C">
                <w:rPr>
                  <w:rFonts w:cs="Calibri"/>
                  <w:color w:val="000000"/>
                  <w:sz w:val="22"/>
                  <w:rPrChange w:id="3203"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204" w:author="Al Riyami, Azza OLNG-SCC/12" w:date="2026-03-30T14:14:00Z" w16du:dateUtc="2026-03-30T10:14:00Z">
                  <w:rPr>
                    <w:rFonts w:ascii="Calibri" w:hAnsi="Calibri" w:cs="Calibri"/>
                    <w:color w:val="000000"/>
                    <w:sz w:val="22"/>
                  </w:rPr>
                </w:rPrChange>
              </w:rPr>
              <w:t>s or 3rd Party Sub-</w:t>
            </w:r>
            <w:del w:id="3205" w:author="Al Hashmi, Ahmed OLNG-ICV/1" w:date="2026-03-18T12:10:00Z" w16du:dateUtc="2026-03-18T08:10:00Z">
              <w:r w:rsidRPr="005F252C" w:rsidDel="00833133">
                <w:rPr>
                  <w:rFonts w:cs="Calibri"/>
                  <w:color w:val="000000"/>
                  <w:sz w:val="22"/>
                  <w:rPrChange w:id="3206" w:author="Al Riyami, Azza OLNG-SCC/12" w:date="2026-03-30T14:14:00Z" w16du:dateUtc="2026-03-30T10:14:00Z">
                    <w:rPr>
                      <w:rFonts w:ascii="Calibri" w:hAnsi="Calibri" w:cs="Calibri"/>
                      <w:color w:val="000000"/>
                      <w:sz w:val="22"/>
                    </w:rPr>
                  </w:rPrChange>
                </w:rPr>
                <w:delText>Contractor</w:delText>
              </w:r>
            </w:del>
            <w:ins w:id="3207" w:author="Al Hashmi, Ahmed OLNG-ICV/1" w:date="2026-03-18T12:10:00Z" w16du:dateUtc="2026-03-18T08:10:00Z">
              <w:r w:rsidR="00833133" w:rsidRPr="005F252C">
                <w:rPr>
                  <w:rFonts w:cs="Calibri"/>
                  <w:color w:val="000000"/>
                  <w:sz w:val="22"/>
                  <w:rPrChange w:id="320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209" w:author="Al Riyami, Azza OLNG-SCC/12" w:date="2026-03-30T14:14:00Z" w16du:dateUtc="2026-03-30T10:14:00Z">
                  <w:rPr>
                    <w:rFonts w:ascii="Calibri" w:hAnsi="Calibri" w:cs="Calibri"/>
                    <w:color w:val="000000"/>
                    <w:sz w:val="22"/>
                  </w:rPr>
                </w:rPrChange>
              </w:rPr>
              <w:t xml:space="preserve">s to the Operating </w:t>
            </w:r>
            <w:del w:id="3210" w:author="Al Hashmi, Ahmed OLNG-ICV/1" w:date="2026-03-18T12:11:00Z" w16du:dateUtc="2026-03-18T08:11:00Z">
              <w:r w:rsidRPr="005F252C" w:rsidDel="00833133">
                <w:rPr>
                  <w:rFonts w:cs="Calibri"/>
                  <w:color w:val="000000"/>
                  <w:sz w:val="22"/>
                  <w:rPrChange w:id="3211" w:author="Al Riyami, Azza OLNG-SCC/12" w:date="2026-03-30T14:14:00Z" w16du:dateUtc="2026-03-30T10:14:00Z">
                    <w:rPr>
                      <w:rFonts w:ascii="Calibri" w:hAnsi="Calibri" w:cs="Calibri"/>
                      <w:color w:val="000000"/>
                      <w:sz w:val="22"/>
                    </w:rPr>
                  </w:rPrChange>
                </w:rPr>
                <w:delText>Company</w:delText>
              </w:r>
            </w:del>
            <w:ins w:id="3212" w:author="Al Hashmi, Ahmed OLNG-ICV/1" w:date="2026-03-18T12:11:00Z" w16du:dateUtc="2026-03-18T08:11:00Z">
              <w:r w:rsidR="00833133" w:rsidRPr="005F252C">
                <w:rPr>
                  <w:rFonts w:cs="Calibri"/>
                  <w:color w:val="000000"/>
                  <w:sz w:val="22"/>
                  <w:rPrChange w:id="3213"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214" w:author="Al Riyami, Azza OLNG-SCC/12" w:date="2026-03-30T14:14:00Z" w16du:dateUtc="2026-03-30T10:14:00Z">
                  <w:rPr>
                    <w:rFonts w:ascii="Calibri" w:hAnsi="Calibri" w:cs="Calibri"/>
                    <w:color w:val="000000"/>
                    <w:sz w:val="22"/>
                  </w:rPr>
                </w:rPrChange>
              </w:rPr>
              <w:t>. Includes rotational and temporary expats</w:t>
            </w:r>
          </w:p>
        </w:tc>
      </w:tr>
      <w:tr w:rsidR="000776DC" w:rsidRPr="005F252C" w14:paraId="010F6E13" w14:textId="77777777" w:rsidTr="00217B5C">
        <w:trPr>
          <w:trHeight w:val="423"/>
          <w:jc w:val="center"/>
          <w:trPrChange w:id="3215"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16"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4A56DAA9" w14:textId="77777777" w:rsidR="000776DC" w:rsidRPr="005F252C" w:rsidRDefault="000776DC" w:rsidP="000776DC">
            <w:pPr>
              <w:rPr>
                <w:rFonts w:cs="Calibri"/>
                <w:color w:val="000000"/>
                <w:sz w:val="22"/>
                <w:rPrChange w:id="3217" w:author="Al Riyami, Azza OLNG-SCC/12" w:date="2026-03-30T14:14:00Z" w16du:dateUtc="2026-03-30T10:14:00Z">
                  <w:rPr>
                    <w:rFonts w:ascii="Calibri" w:hAnsi="Calibri" w:cs="Calibri"/>
                    <w:color w:val="000000"/>
                    <w:sz w:val="22"/>
                  </w:rPr>
                </w:rPrChange>
              </w:rPr>
            </w:pPr>
          </w:p>
        </w:tc>
      </w:tr>
      <w:tr w:rsidR="000776DC" w:rsidRPr="005F252C" w14:paraId="086F8557" w14:textId="77777777" w:rsidTr="00217B5C">
        <w:trPr>
          <w:trHeight w:val="423"/>
          <w:jc w:val="center"/>
          <w:trPrChange w:id="3218"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219"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47FE78DD" w14:textId="51F498CD" w:rsidR="000776DC" w:rsidRPr="005F252C" w:rsidRDefault="000776DC" w:rsidP="000776DC">
            <w:pPr>
              <w:rPr>
                <w:rFonts w:cs="Calibri"/>
                <w:color w:val="000000"/>
                <w:sz w:val="22"/>
                <w:rPrChange w:id="3220" w:author="Al Riyami, Azza OLNG-SCC/12" w:date="2026-03-30T14:14:00Z" w16du:dateUtc="2026-03-30T10:14:00Z">
                  <w:rPr>
                    <w:rFonts w:ascii="Calibri" w:hAnsi="Calibri" w:cs="Calibri"/>
                    <w:color w:val="000000"/>
                    <w:sz w:val="22"/>
                  </w:rPr>
                </w:rPrChange>
              </w:rPr>
            </w:pPr>
            <w:r w:rsidRPr="005F252C">
              <w:rPr>
                <w:rFonts w:cs="Calibri"/>
                <w:b/>
                <w:bCs/>
                <w:color w:val="000000"/>
                <w:sz w:val="22"/>
                <w:rPrChange w:id="3221" w:author="Al Riyami, Azza OLNG-SCC/12" w:date="2026-03-30T14:14:00Z" w16du:dateUtc="2026-03-30T10:14:00Z">
                  <w:rPr>
                    <w:rFonts w:ascii="Calibri" w:hAnsi="Calibri" w:cs="Calibri"/>
                    <w:b/>
                    <w:bCs/>
                    <w:color w:val="000000"/>
                    <w:sz w:val="22"/>
                  </w:rPr>
                </w:rPrChange>
              </w:rPr>
              <w:t>5."Involved in Contract Execution,"</w:t>
            </w:r>
            <w:r w:rsidRPr="005F252C">
              <w:rPr>
                <w:rFonts w:cs="Calibri"/>
                <w:color w:val="000000"/>
                <w:sz w:val="22"/>
                <w:rPrChange w:id="3222" w:author="Al Riyami, Azza OLNG-SCC/12" w:date="2026-03-30T14:14:00Z" w16du:dateUtc="2026-03-30T10:14:00Z">
                  <w:rPr>
                    <w:rFonts w:ascii="Calibri" w:hAnsi="Calibri" w:cs="Calibri"/>
                    <w:color w:val="000000"/>
                    <w:sz w:val="22"/>
                  </w:rPr>
                </w:rPrChange>
              </w:rPr>
              <w:t xml:space="preserve"> means that, and only that, contracted or sub-contracted labor contributing directly to delivery of the associated contract, and no other manpower resource in the </w:t>
            </w:r>
            <w:del w:id="3223" w:author="Al Hashmi, Ahmed OLNG-ICV/1" w:date="2026-03-18T12:10:00Z" w16du:dateUtc="2026-03-18T08:10:00Z">
              <w:r w:rsidRPr="005F252C" w:rsidDel="00833133">
                <w:rPr>
                  <w:rFonts w:cs="Calibri"/>
                  <w:color w:val="000000"/>
                  <w:sz w:val="22"/>
                  <w:rPrChange w:id="3224" w:author="Al Riyami, Azza OLNG-SCC/12" w:date="2026-03-30T14:14:00Z" w16du:dateUtc="2026-03-30T10:14:00Z">
                    <w:rPr>
                      <w:rFonts w:ascii="Calibri" w:hAnsi="Calibri" w:cs="Calibri"/>
                      <w:color w:val="000000"/>
                      <w:sz w:val="22"/>
                    </w:rPr>
                  </w:rPrChange>
                </w:rPr>
                <w:delText>Contractor</w:delText>
              </w:r>
            </w:del>
            <w:ins w:id="3225" w:author="Al Hashmi, Ahmed OLNG-ICV/1" w:date="2026-03-18T12:10:00Z" w16du:dateUtc="2026-03-18T08:10:00Z">
              <w:r w:rsidR="00833133" w:rsidRPr="005F252C">
                <w:rPr>
                  <w:rFonts w:cs="Calibri"/>
                  <w:color w:val="000000"/>
                  <w:sz w:val="22"/>
                  <w:rPrChange w:id="3226"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227" w:author="Al Riyami, Azza OLNG-SCC/12" w:date="2026-03-30T14:14:00Z" w16du:dateUtc="2026-03-30T10:14:00Z">
                  <w:rPr>
                    <w:rFonts w:ascii="Calibri" w:hAnsi="Calibri" w:cs="Calibri"/>
                    <w:color w:val="000000"/>
                    <w:sz w:val="22"/>
                  </w:rPr>
                </w:rPrChange>
              </w:rPr>
              <w:t>'s or Sub-</w:t>
            </w:r>
            <w:del w:id="3228" w:author="Al Hashmi, Ahmed OLNG-ICV/1" w:date="2026-03-18T12:10:00Z" w16du:dateUtc="2026-03-18T08:10:00Z">
              <w:r w:rsidRPr="005F252C" w:rsidDel="00833133">
                <w:rPr>
                  <w:rFonts w:cs="Calibri"/>
                  <w:color w:val="000000"/>
                  <w:sz w:val="22"/>
                  <w:rPrChange w:id="3229" w:author="Al Riyami, Azza OLNG-SCC/12" w:date="2026-03-30T14:14:00Z" w16du:dateUtc="2026-03-30T10:14:00Z">
                    <w:rPr>
                      <w:rFonts w:ascii="Calibri" w:hAnsi="Calibri" w:cs="Calibri"/>
                      <w:color w:val="000000"/>
                      <w:sz w:val="22"/>
                    </w:rPr>
                  </w:rPrChange>
                </w:rPr>
                <w:delText>Contractor</w:delText>
              </w:r>
            </w:del>
            <w:ins w:id="3230" w:author="Al Hashmi, Ahmed OLNG-ICV/1" w:date="2026-03-18T12:10:00Z" w16du:dateUtc="2026-03-18T08:10:00Z">
              <w:r w:rsidR="00833133" w:rsidRPr="005F252C">
                <w:rPr>
                  <w:rFonts w:cs="Calibri"/>
                  <w:color w:val="000000"/>
                  <w:sz w:val="22"/>
                  <w:rPrChange w:id="3231"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232" w:author="Al Riyami, Azza OLNG-SCC/12" w:date="2026-03-30T14:14:00Z" w16du:dateUtc="2026-03-30T10:14:00Z">
                  <w:rPr>
                    <w:rFonts w:ascii="Calibri" w:hAnsi="Calibri" w:cs="Calibri"/>
                    <w:color w:val="000000"/>
                    <w:sz w:val="22"/>
                  </w:rPr>
                </w:rPrChange>
              </w:rPr>
              <w:t>'s total workforce that may be allocated to different contracts.  The aim is to avoid double counting of National manhours where the same individual is assigned to more than one contract at a time.</w:t>
            </w:r>
          </w:p>
        </w:tc>
      </w:tr>
      <w:tr w:rsidR="000776DC" w:rsidRPr="005F252C" w14:paraId="74D091F4" w14:textId="77777777" w:rsidTr="00217B5C">
        <w:trPr>
          <w:trHeight w:val="423"/>
          <w:jc w:val="center"/>
          <w:trPrChange w:id="3233"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34"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395B0B62" w14:textId="77777777" w:rsidR="000776DC" w:rsidRPr="005F252C" w:rsidRDefault="000776DC" w:rsidP="000776DC">
            <w:pPr>
              <w:rPr>
                <w:rFonts w:cs="Calibri"/>
                <w:color w:val="000000"/>
                <w:sz w:val="22"/>
                <w:rPrChange w:id="3235" w:author="Al Riyami, Azza OLNG-SCC/12" w:date="2026-03-30T14:14:00Z" w16du:dateUtc="2026-03-30T10:14:00Z">
                  <w:rPr>
                    <w:rFonts w:ascii="Calibri" w:hAnsi="Calibri" w:cs="Calibri"/>
                    <w:color w:val="000000"/>
                    <w:sz w:val="22"/>
                  </w:rPr>
                </w:rPrChange>
              </w:rPr>
            </w:pPr>
          </w:p>
        </w:tc>
      </w:tr>
      <w:tr w:rsidR="000776DC" w:rsidRPr="005F252C" w14:paraId="3888A2C9" w14:textId="77777777" w:rsidTr="00217B5C">
        <w:trPr>
          <w:trHeight w:val="423"/>
          <w:jc w:val="center"/>
          <w:trPrChange w:id="3236"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3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007C384D" w14:textId="77777777" w:rsidR="000776DC" w:rsidRPr="005F252C" w:rsidRDefault="000776DC" w:rsidP="000776DC">
            <w:pPr>
              <w:rPr>
                <w:rFonts w:cs="Calibri"/>
                <w:color w:val="000000"/>
                <w:sz w:val="22"/>
                <w:rPrChange w:id="3238" w:author="Al Riyami, Azza OLNG-SCC/12" w:date="2026-03-30T14:14:00Z" w16du:dateUtc="2026-03-30T10:14:00Z">
                  <w:rPr>
                    <w:rFonts w:ascii="Calibri" w:hAnsi="Calibri" w:cs="Calibri"/>
                    <w:color w:val="000000"/>
                    <w:sz w:val="22"/>
                  </w:rPr>
                </w:rPrChange>
              </w:rPr>
            </w:pPr>
          </w:p>
        </w:tc>
      </w:tr>
      <w:tr w:rsidR="000776DC" w:rsidRPr="005F252C" w14:paraId="7C2A772A" w14:textId="77777777" w:rsidTr="00217B5C">
        <w:trPr>
          <w:trHeight w:val="300"/>
          <w:jc w:val="center"/>
          <w:trPrChange w:id="3239"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240"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6CD9D76E" w14:textId="77777777" w:rsidR="000776DC" w:rsidRPr="005F252C" w:rsidRDefault="000776DC" w:rsidP="000776DC">
            <w:pPr>
              <w:rPr>
                <w:rFonts w:cs="Calibri"/>
                <w:b/>
                <w:bCs/>
                <w:color w:val="000000"/>
                <w:sz w:val="22"/>
                <w:rPrChange w:id="3241" w:author="Al Riyami, Azza OLNG-SCC/12" w:date="2026-03-30T14:14:00Z" w16du:dateUtc="2026-03-30T10:14:00Z">
                  <w:rPr>
                    <w:rFonts w:ascii="Calibri" w:hAnsi="Calibri" w:cs="Calibri"/>
                    <w:b/>
                    <w:bCs/>
                    <w:color w:val="000000"/>
                    <w:sz w:val="22"/>
                  </w:rPr>
                </w:rPrChange>
              </w:rPr>
            </w:pPr>
            <w:r w:rsidRPr="005F252C">
              <w:rPr>
                <w:rFonts w:cs="Calibri"/>
                <w:b/>
                <w:bCs/>
                <w:color w:val="000000"/>
                <w:sz w:val="22"/>
                <w:rPrChange w:id="3242" w:author="Al Riyami, Azza OLNG-SCC/12" w:date="2026-03-30T14:14:00Z" w16du:dateUtc="2026-03-30T10:14:00Z">
                  <w:rPr>
                    <w:rFonts w:ascii="Calibri" w:hAnsi="Calibri" w:cs="Calibri"/>
                    <w:b/>
                    <w:bCs/>
                    <w:color w:val="000000"/>
                    <w:sz w:val="22"/>
                  </w:rPr>
                </w:rPrChange>
              </w:rPr>
              <w:t>JOB POSITIONS</w:t>
            </w:r>
          </w:p>
        </w:tc>
      </w:tr>
      <w:tr w:rsidR="000776DC" w:rsidRPr="005F252C" w14:paraId="6FC29F9C" w14:textId="77777777" w:rsidTr="00217B5C">
        <w:trPr>
          <w:trHeight w:val="423"/>
          <w:jc w:val="center"/>
          <w:trPrChange w:id="3243"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244"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042A8F28" w14:textId="7354B2BF" w:rsidR="000776DC" w:rsidRPr="005F252C" w:rsidRDefault="000776DC" w:rsidP="000776DC">
            <w:pPr>
              <w:rPr>
                <w:rFonts w:cs="Calibri"/>
                <w:color w:val="000000"/>
                <w:sz w:val="22"/>
                <w:rPrChange w:id="3245" w:author="Al Riyami, Azza OLNG-SCC/12" w:date="2026-03-30T14:14:00Z" w16du:dateUtc="2026-03-30T10:14:00Z">
                  <w:rPr>
                    <w:rFonts w:ascii="Calibri" w:hAnsi="Calibri" w:cs="Calibri"/>
                    <w:color w:val="000000"/>
                    <w:sz w:val="22"/>
                  </w:rPr>
                </w:rPrChange>
              </w:rPr>
            </w:pPr>
            <w:r w:rsidRPr="005F252C">
              <w:rPr>
                <w:rFonts w:cs="Calibri"/>
                <w:color w:val="000000"/>
                <w:sz w:val="22"/>
                <w:rPrChange w:id="3246" w:author="Al Riyami, Azza OLNG-SCC/12" w:date="2026-03-30T14:14:00Z" w16du:dateUtc="2026-03-30T10:14:00Z">
                  <w:rPr>
                    <w:rFonts w:ascii="Calibri" w:hAnsi="Calibri" w:cs="Calibri"/>
                    <w:color w:val="000000"/>
                    <w:sz w:val="22"/>
                  </w:rPr>
                </w:rPrChange>
              </w:rPr>
              <w:t>6.</w:t>
            </w:r>
            <w:r w:rsidRPr="005F252C">
              <w:rPr>
                <w:rFonts w:cs="Calibri"/>
                <w:b/>
                <w:bCs/>
                <w:color w:val="000000"/>
                <w:sz w:val="22"/>
                <w:u w:val="single"/>
                <w:rPrChange w:id="3247" w:author="Al Riyami, Azza OLNG-SCC/12" w:date="2026-03-30T14:14:00Z" w16du:dateUtc="2026-03-30T10:14:00Z">
                  <w:rPr>
                    <w:rFonts w:ascii="Calibri" w:hAnsi="Calibri" w:cs="Calibri"/>
                    <w:b/>
                    <w:bCs/>
                    <w:color w:val="000000"/>
                    <w:sz w:val="22"/>
                    <w:u w:val="single"/>
                  </w:rPr>
                </w:rPrChange>
              </w:rPr>
              <w:t>"Senior Management"</w:t>
            </w:r>
            <w:r w:rsidRPr="005F252C">
              <w:rPr>
                <w:rFonts w:cs="Calibri"/>
                <w:color w:val="000000"/>
                <w:sz w:val="22"/>
                <w:rPrChange w:id="3248" w:author="Al Riyami, Azza OLNG-SCC/12" w:date="2026-03-30T14:14:00Z" w16du:dateUtc="2026-03-30T10:14:00Z">
                  <w:rPr>
                    <w:rFonts w:ascii="Calibri" w:hAnsi="Calibri" w:cs="Calibri"/>
                    <w:color w:val="000000"/>
                    <w:sz w:val="22"/>
                  </w:rPr>
                </w:rPrChange>
              </w:rPr>
              <w:t xml:space="preserve"> means a member of the decision-making executive of a function within </w:t>
            </w:r>
            <w:del w:id="3249" w:author="Al Hashmi, Ahmed OLNG-ICV/1" w:date="2026-03-18T12:10:00Z" w16du:dateUtc="2026-03-18T08:10:00Z">
              <w:r w:rsidRPr="005F252C" w:rsidDel="00833133">
                <w:rPr>
                  <w:rFonts w:cs="Calibri"/>
                  <w:color w:val="000000"/>
                  <w:sz w:val="22"/>
                  <w:rPrChange w:id="3250" w:author="Al Riyami, Azza OLNG-SCC/12" w:date="2026-03-30T14:14:00Z" w16du:dateUtc="2026-03-30T10:14:00Z">
                    <w:rPr>
                      <w:rFonts w:ascii="Calibri" w:hAnsi="Calibri" w:cs="Calibri"/>
                      <w:color w:val="000000"/>
                      <w:sz w:val="22"/>
                    </w:rPr>
                  </w:rPrChange>
                </w:rPr>
                <w:delText>Contractor</w:delText>
              </w:r>
            </w:del>
            <w:ins w:id="3251" w:author="Al Hashmi, Ahmed OLNG-ICV/1" w:date="2026-03-18T12:10:00Z" w16du:dateUtc="2026-03-18T08:10:00Z">
              <w:r w:rsidR="00833133" w:rsidRPr="005F252C">
                <w:rPr>
                  <w:rFonts w:cs="Calibri"/>
                  <w:color w:val="000000"/>
                  <w:sz w:val="22"/>
                  <w:rPrChange w:id="3252"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253" w:author="Al Riyami, Azza OLNG-SCC/12" w:date="2026-03-30T14:14:00Z" w16du:dateUtc="2026-03-30T10:14:00Z">
                  <w:rPr>
                    <w:rFonts w:ascii="Calibri" w:hAnsi="Calibri" w:cs="Calibri"/>
                    <w:color w:val="000000"/>
                    <w:sz w:val="22"/>
                  </w:rPr>
                </w:rPrChange>
              </w:rPr>
              <w:t xml:space="preserve"> or sub-</w:t>
            </w:r>
            <w:del w:id="3254" w:author="Al Hashmi, Ahmed OLNG-ICV/1" w:date="2026-03-18T12:10:00Z" w16du:dateUtc="2026-03-18T08:10:00Z">
              <w:r w:rsidRPr="005F252C" w:rsidDel="00833133">
                <w:rPr>
                  <w:rFonts w:cs="Calibri"/>
                  <w:color w:val="000000"/>
                  <w:sz w:val="22"/>
                  <w:rPrChange w:id="3255" w:author="Al Riyami, Azza OLNG-SCC/12" w:date="2026-03-30T14:14:00Z" w16du:dateUtc="2026-03-30T10:14:00Z">
                    <w:rPr>
                      <w:rFonts w:ascii="Calibri" w:hAnsi="Calibri" w:cs="Calibri"/>
                      <w:color w:val="000000"/>
                      <w:sz w:val="22"/>
                    </w:rPr>
                  </w:rPrChange>
                </w:rPr>
                <w:delText>Contractor</w:delText>
              </w:r>
            </w:del>
            <w:ins w:id="3256" w:author="Al Hashmi, Ahmed OLNG-ICV/1" w:date="2026-03-18T12:10:00Z" w16du:dateUtc="2026-03-18T08:10:00Z">
              <w:r w:rsidR="00833133" w:rsidRPr="005F252C">
                <w:rPr>
                  <w:rFonts w:cs="Calibri"/>
                  <w:color w:val="000000"/>
                  <w:sz w:val="22"/>
                  <w:rPrChange w:id="3257"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258" w:author="Al Riyami, Azza OLNG-SCC/12" w:date="2026-03-30T14:14:00Z" w16du:dateUtc="2026-03-30T10:14:00Z">
                  <w:rPr>
                    <w:rFonts w:ascii="Calibri" w:hAnsi="Calibri" w:cs="Calibri"/>
                    <w:color w:val="000000"/>
                    <w:sz w:val="22"/>
                  </w:rPr>
                </w:rPrChange>
              </w:rPr>
              <w:t xml:space="preserve"> </w:t>
            </w:r>
            <w:del w:id="3259" w:author="Al Hashmi, Ahmed OLNG-ICV/1" w:date="2026-03-18T12:11:00Z" w16du:dateUtc="2026-03-18T08:11:00Z">
              <w:r w:rsidRPr="005F252C" w:rsidDel="00833133">
                <w:rPr>
                  <w:rFonts w:cs="Calibri"/>
                  <w:color w:val="000000"/>
                  <w:sz w:val="22"/>
                  <w:rPrChange w:id="3260" w:author="Al Riyami, Azza OLNG-SCC/12" w:date="2026-03-30T14:14:00Z" w16du:dateUtc="2026-03-30T10:14:00Z">
                    <w:rPr>
                      <w:rFonts w:ascii="Calibri" w:hAnsi="Calibri" w:cs="Calibri"/>
                      <w:color w:val="000000"/>
                      <w:sz w:val="22"/>
                    </w:rPr>
                  </w:rPrChange>
                </w:rPr>
                <w:delText>Company</w:delText>
              </w:r>
            </w:del>
            <w:ins w:id="3261" w:author="Al Hashmi, Ahmed OLNG-ICV/1" w:date="2026-03-18T12:11:00Z" w16du:dateUtc="2026-03-18T08:11:00Z">
              <w:r w:rsidR="00833133" w:rsidRPr="005F252C">
                <w:rPr>
                  <w:rFonts w:cs="Calibri"/>
                  <w:color w:val="000000"/>
                  <w:sz w:val="22"/>
                  <w:rPrChange w:id="3262"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263" w:author="Al Riyami, Azza OLNG-SCC/12" w:date="2026-03-30T14:14:00Z" w16du:dateUtc="2026-03-30T10:14:00Z">
                  <w:rPr>
                    <w:rFonts w:ascii="Calibri" w:hAnsi="Calibri" w:cs="Calibri"/>
                    <w:color w:val="000000"/>
                    <w:sz w:val="22"/>
                  </w:rPr>
                </w:rPrChange>
              </w:rPr>
              <w:t xml:space="preserve">.  </w:t>
            </w:r>
            <w:r w:rsidRPr="005F252C">
              <w:rPr>
                <w:rFonts w:cs="Calibri"/>
                <w:strike/>
                <w:color w:val="000000"/>
                <w:sz w:val="22"/>
                <w:rPrChange w:id="3264" w:author="Al Riyami, Azza OLNG-SCC/12" w:date="2026-03-30T14:14:00Z" w16du:dateUtc="2026-03-30T10:14:00Z">
                  <w:rPr>
                    <w:rFonts w:ascii="Calibri" w:hAnsi="Calibri" w:cs="Calibri"/>
                    <w:strike/>
                    <w:color w:val="000000"/>
                    <w:sz w:val="22"/>
                  </w:rPr>
                </w:rPrChange>
              </w:rPr>
              <w:t xml:space="preserve"> </w:t>
            </w:r>
            <w:r w:rsidRPr="005F252C">
              <w:rPr>
                <w:rFonts w:cs="Calibri"/>
                <w:color w:val="000000"/>
                <w:sz w:val="22"/>
                <w:rPrChange w:id="3265" w:author="Al Riyami, Azza OLNG-SCC/12" w:date="2026-03-30T14:14:00Z" w16du:dateUtc="2026-03-30T10:14:00Z">
                  <w:rPr>
                    <w:rFonts w:ascii="Calibri" w:hAnsi="Calibri" w:cs="Calibri"/>
                    <w:color w:val="000000"/>
                    <w:sz w:val="22"/>
                  </w:rPr>
                </w:rPrChange>
              </w:rPr>
              <w:t>CEO  and all managers titles who reported to CEO.HR Mangers , Admin manager , finance manager, project manager .etc..</w:t>
            </w:r>
          </w:p>
        </w:tc>
      </w:tr>
      <w:tr w:rsidR="000776DC" w:rsidRPr="005F252C" w14:paraId="6C2ACD77" w14:textId="77777777" w:rsidTr="00217B5C">
        <w:trPr>
          <w:trHeight w:val="423"/>
          <w:jc w:val="center"/>
          <w:trPrChange w:id="3266"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6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87218B6" w14:textId="77777777" w:rsidR="000776DC" w:rsidRPr="005F252C" w:rsidRDefault="000776DC" w:rsidP="000776DC">
            <w:pPr>
              <w:rPr>
                <w:rFonts w:cs="Calibri"/>
                <w:color w:val="000000"/>
                <w:sz w:val="22"/>
                <w:rPrChange w:id="3268" w:author="Al Riyami, Azza OLNG-SCC/12" w:date="2026-03-30T14:14:00Z" w16du:dateUtc="2026-03-30T10:14:00Z">
                  <w:rPr>
                    <w:rFonts w:ascii="Calibri" w:hAnsi="Calibri" w:cs="Calibri"/>
                    <w:color w:val="000000"/>
                    <w:sz w:val="22"/>
                  </w:rPr>
                </w:rPrChange>
              </w:rPr>
            </w:pPr>
          </w:p>
        </w:tc>
      </w:tr>
      <w:tr w:rsidR="000776DC" w:rsidRPr="005F252C" w14:paraId="7F3114B1" w14:textId="77777777" w:rsidTr="00217B5C">
        <w:trPr>
          <w:trHeight w:val="423"/>
          <w:jc w:val="center"/>
          <w:trPrChange w:id="3269"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270"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411935C8" w14:textId="77777777" w:rsidR="000776DC" w:rsidRPr="005F252C" w:rsidRDefault="000776DC" w:rsidP="000776DC">
            <w:pPr>
              <w:rPr>
                <w:rFonts w:cs="Calibri"/>
                <w:color w:val="000000"/>
                <w:sz w:val="22"/>
                <w:rPrChange w:id="3271" w:author="Al Riyami, Azza OLNG-SCC/12" w:date="2026-03-30T14:14:00Z" w16du:dateUtc="2026-03-30T10:14:00Z">
                  <w:rPr>
                    <w:rFonts w:ascii="Calibri" w:hAnsi="Calibri" w:cs="Calibri"/>
                    <w:color w:val="000000"/>
                    <w:sz w:val="22"/>
                  </w:rPr>
                </w:rPrChange>
              </w:rPr>
            </w:pPr>
            <w:r w:rsidRPr="005F252C">
              <w:rPr>
                <w:rFonts w:cs="Calibri"/>
                <w:b/>
                <w:bCs/>
                <w:color w:val="000000"/>
                <w:sz w:val="22"/>
                <w:u w:val="single"/>
                <w:rPrChange w:id="3272" w:author="Al Riyami, Azza OLNG-SCC/12" w:date="2026-03-30T14:14:00Z" w16du:dateUtc="2026-03-30T10:14:00Z">
                  <w:rPr>
                    <w:rFonts w:ascii="Calibri" w:hAnsi="Calibri" w:cs="Calibri"/>
                    <w:b/>
                    <w:bCs/>
                    <w:color w:val="000000"/>
                    <w:sz w:val="22"/>
                    <w:u w:val="single"/>
                  </w:rPr>
                </w:rPrChange>
              </w:rPr>
              <w:t>7."Professional"</w:t>
            </w:r>
            <w:r w:rsidRPr="005F252C">
              <w:rPr>
                <w:rFonts w:cs="Calibri"/>
                <w:color w:val="000000"/>
                <w:sz w:val="22"/>
                <w:rPrChange w:id="3273" w:author="Al Riyami, Azza OLNG-SCC/12" w:date="2026-03-30T14:14:00Z" w16du:dateUtc="2026-03-30T10:14:00Z">
                  <w:rPr>
                    <w:rFonts w:ascii="Calibri" w:hAnsi="Calibri" w:cs="Calibri"/>
                    <w:color w:val="000000"/>
                    <w:sz w:val="22"/>
                  </w:rPr>
                </w:rPrChange>
              </w:rPr>
              <w:t xml:space="preserve"> means an individual who has completed bachelor degree related tertiary education and achieved professional certifications status within a professional body.  Includes chartered engineers and accountants, lawyers, architects, procurement professionals and Engineer.  </w:t>
            </w:r>
          </w:p>
        </w:tc>
      </w:tr>
      <w:tr w:rsidR="000776DC" w:rsidRPr="005F252C" w14:paraId="59E93CFD" w14:textId="77777777" w:rsidTr="00217B5C">
        <w:trPr>
          <w:trHeight w:val="423"/>
          <w:jc w:val="center"/>
          <w:trPrChange w:id="3274"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75"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8F3BEBE" w14:textId="77777777" w:rsidR="000776DC" w:rsidRPr="005F252C" w:rsidRDefault="000776DC" w:rsidP="000776DC">
            <w:pPr>
              <w:rPr>
                <w:rFonts w:cs="Calibri"/>
                <w:color w:val="000000"/>
                <w:sz w:val="22"/>
                <w:rPrChange w:id="3276" w:author="Al Riyami, Azza OLNG-SCC/12" w:date="2026-03-30T14:14:00Z" w16du:dateUtc="2026-03-30T10:14:00Z">
                  <w:rPr>
                    <w:rFonts w:ascii="Calibri" w:hAnsi="Calibri" w:cs="Calibri"/>
                    <w:color w:val="000000"/>
                    <w:sz w:val="22"/>
                  </w:rPr>
                </w:rPrChange>
              </w:rPr>
            </w:pPr>
          </w:p>
        </w:tc>
      </w:tr>
      <w:tr w:rsidR="000776DC" w:rsidRPr="005F252C" w14:paraId="14379C12" w14:textId="77777777" w:rsidTr="00217B5C">
        <w:trPr>
          <w:trHeight w:val="423"/>
          <w:jc w:val="center"/>
          <w:trPrChange w:id="3277"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278"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63D59810" w14:textId="77777777" w:rsidR="000776DC" w:rsidRPr="005F252C" w:rsidRDefault="000776DC" w:rsidP="000776DC">
            <w:pPr>
              <w:rPr>
                <w:rFonts w:cs="Calibri"/>
                <w:color w:val="000000"/>
                <w:sz w:val="22"/>
                <w:rPrChange w:id="3279" w:author="Al Riyami, Azza OLNG-SCC/12" w:date="2026-03-30T14:14:00Z" w16du:dateUtc="2026-03-30T10:14:00Z">
                  <w:rPr>
                    <w:rFonts w:ascii="Calibri" w:hAnsi="Calibri" w:cs="Calibri"/>
                    <w:color w:val="000000"/>
                    <w:sz w:val="22"/>
                  </w:rPr>
                </w:rPrChange>
              </w:rPr>
            </w:pPr>
            <w:r w:rsidRPr="005F252C">
              <w:rPr>
                <w:rFonts w:cs="Calibri"/>
                <w:b/>
                <w:bCs/>
                <w:color w:val="000000"/>
                <w:sz w:val="22"/>
                <w:u w:val="single"/>
                <w:rPrChange w:id="3280" w:author="Al Riyami, Azza OLNG-SCC/12" w:date="2026-03-30T14:14:00Z" w16du:dateUtc="2026-03-30T10:14:00Z">
                  <w:rPr>
                    <w:rFonts w:ascii="Calibri" w:hAnsi="Calibri" w:cs="Calibri"/>
                    <w:b/>
                    <w:bCs/>
                    <w:color w:val="000000"/>
                    <w:sz w:val="22"/>
                    <w:u w:val="single"/>
                  </w:rPr>
                </w:rPrChange>
              </w:rPr>
              <w:t>8."Supervisory"</w:t>
            </w:r>
            <w:r w:rsidRPr="005F252C">
              <w:rPr>
                <w:rFonts w:cs="Calibri"/>
                <w:color w:val="000000"/>
                <w:sz w:val="22"/>
                <w:rPrChange w:id="3281" w:author="Al Riyami, Azza OLNG-SCC/12" w:date="2026-03-30T14:14:00Z" w16du:dateUtc="2026-03-30T10:14:00Z">
                  <w:rPr>
                    <w:rFonts w:ascii="Calibri" w:hAnsi="Calibri" w:cs="Calibri"/>
                    <w:color w:val="000000"/>
                    <w:sz w:val="22"/>
                  </w:rPr>
                </w:rPrChange>
              </w:rPr>
              <w:t xml:space="preserve"> means a worker who manages a team of at least two subordinates (but who is not considered part of the Senior Management team, nor a Professional).   Supervisors include construction foreman, equipment overseers, business administration team leaders etc.  </w:t>
            </w:r>
          </w:p>
        </w:tc>
      </w:tr>
      <w:tr w:rsidR="000776DC" w:rsidRPr="005F252C" w14:paraId="0AFDD0DC" w14:textId="77777777" w:rsidTr="00217B5C">
        <w:trPr>
          <w:trHeight w:val="423"/>
          <w:jc w:val="center"/>
          <w:trPrChange w:id="3282"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83"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346B147D" w14:textId="77777777" w:rsidR="000776DC" w:rsidRPr="005F252C" w:rsidRDefault="000776DC" w:rsidP="000776DC">
            <w:pPr>
              <w:rPr>
                <w:rFonts w:cs="Calibri"/>
                <w:color w:val="000000"/>
                <w:sz w:val="22"/>
                <w:rPrChange w:id="3284" w:author="Al Riyami, Azza OLNG-SCC/12" w:date="2026-03-30T14:14:00Z" w16du:dateUtc="2026-03-30T10:14:00Z">
                  <w:rPr>
                    <w:rFonts w:ascii="Calibri" w:hAnsi="Calibri" w:cs="Calibri"/>
                    <w:color w:val="000000"/>
                    <w:sz w:val="22"/>
                  </w:rPr>
                </w:rPrChange>
              </w:rPr>
            </w:pPr>
          </w:p>
        </w:tc>
      </w:tr>
      <w:tr w:rsidR="000776DC" w:rsidRPr="005F252C" w14:paraId="787A0C5E" w14:textId="77777777" w:rsidTr="00217B5C">
        <w:trPr>
          <w:trHeight w:val="423"/>
          <w:jc w:val="center"/>
          <w:trPrChange w:id="3285"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286"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46424C68" w14:textId="6D200A04" w:rsidR="000776DC" w:rsidRPr="005F252C" w:rsidRDefault="000776DC" w:rsidP="000776DC">
            <w:pPr>
              <w:rPr>
                <w:rFonts w:cs="Calibri"/>
                <w:color w:val="000000"/>
                <w:sz w:val="22"/>
                <w:rPrChange w:id="3287" w:author="Al Riyami, Azza OLNG-SCC/12" w:date="2026-03-30T14:14:00Z" w16du:dateUtc="2026-03-30T10:14:00Z">
                  <w:rPr>
                    <w:rFonts w:ascii="Calibri" w:hAnsi="Calibri" w:cs="Calibri"/>
                    <w:color w:val="000000"/>
                    <w:sz w:val="22"/>
                  </w:rPr>
                </w:rPrChange>
              </w:rPr>
            </w:pPr>
            <w:r w:rsidRPr="005F252C">
              <w:rPr>
                <w:rFonts w:cs="Calibri"/>
                <w:b/>
                <w:bCs/>
                <w:color w:val="000000"/>
                <w:sz w:val="22"/>
                <w:u w:val="single"/>
                <w:rPrChange w:id="3288" w:author="Al Riyami, Azza OLNG-SCC/12" w:date="2026-03-30T14:14:00Z" w16du:dateUtc="2026-03-30T10:14:00Z">
                  <w:rPr>
                    <w:rFonts w:ascii="Calibri" w:hAnsi="Calibri" w:cs="Calibri"/>
                    <w:b/>
                    <w:bCs/>
                    <w:color w:val="000000"/>
                    <w:sz w:val="22"/>
                    <w:u w:val="single"/>
                  </w:rPr>
                </w:rPrChange>
              </w:rPr>
              <w:t>9."Skilled"</w:t>
            </w:r>
            <w:r w:rsidRPr="005F252C">
              <w:rPr>
                <w:rFonts w:cs="Calibri"/>
                <w:color w:val="000000"/>
                <w:sz w:val="22"/>
                <w:rPrChange w:id="3289" w:author="Al Riyami, Azza OLNG-SCC/12" w:date="2026-03-30T14:14:00Z" w16du:dateUtc="2026-03-30T10:14:00Z">
                  <w:rPr>
                    <w:rFonts w:ascii="Calibri" w:hAnsi="Calibri" w:cs="Calibri"/>
                    <w:color w:val="000000"/>
                    <w:sz w:val="22"/>
                  </w:rPr>
                </w:rPrChange>
              </w:rPr>
              <w:t xml:space="preserve"> means a worker with a high level of technical expertise accumulated over a number of years (but not a member of a </w:t>
            </w:r>
            <w:r w:rsidR="00242FF9" w:rsidRPr="005F252C">
              <w:rPr>
                <w:rFonts w:cs="Calibri"/>
                <w:color w:val="000000"/>
                <w:sz w:val="22"/>
                <w:rPrChange w:id="3290" w:author="Al Riyami, Azza OLNG-SCC/12" w:date="2026-03-30T14:14:00Z" w16du:dateUtc="2026-03-30T10:14:00Z">
                  <w:rPr>
                    <w:rFonts w:ascii="Calibri" w:hAnsi="Calibri" w:cs="Calibri"/>
                    <w:color w:val="000000"/>
                    <w:sz w:val="22"/>
                  </w:rPr>
                </w:rPrChange>
              </w:rPr>
              <w:t>recognized</w:t>
            </w:r>
            <w:r w:rsidRPr="005F252C">
              <w:rPr>
                <w:rFonts w:cs="Calibri"/>
                <w:color w:val="000000"/>
                <w:sz w:val="22"/>
                <w:rPrChange w:id="3291" w:author="Al Riyami, Azza OLNG-SCC/12" w:date="2026-03-30T14:14:00Z" w16du:dateUtc="2026-03-30T10:14:00Z">
                  <w:rPr>
                    <w:rFonts w:ascii="Calibri" w:hAnsi="Calibri" w:cs="Calibri"/>
                    <w:color w:val="000000"/>
                    <w:sz w:val="22"/>
                  </w:rPr>
                </w:rPrChange>
              </w:rPr>
              <w:t xml:space="preserve"> 'profession').  A skilled worker may have attended a Technical College or learned their skill via a formal apprenticeship or on-the-job over a number of years.  Includes: electricians, scaffolders, welders, crafts, business admin, personnel assistants, computer programmers, equipment and machinery operators.</w:t>
            </w:r>
          </w:p>
        </w:tc>
      </w:tr>
      <w:tr w:rsidR="000776DC" w:rsidRPr="005F252C" w14:paraId="1D9D329F" w14:textId="77777777" w:rsidTr="00217B5C">
        <w:trPr>
          <w:trHeight w:val="423"/>
          <w:jc w:val="center"/>
          <w:trPrChange w:id="3292"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93"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7D396323" w14:textId="77777777" w:rsidR="000776DC" w:rsidRPr="005F252C" w:rsidRDefault="000776DC" w:rsidP="000776DC">
            <w:pPr>
              <w:rPr>
                <w:rFonts w:cs="Calibri"/>
                <w:color w:val="000000"/>
                <w:sz w:val="22"/>
                <w:rPrChange w:id="3294" w:author="Al Riyami, Azza OLNG-SCC/12" w:date="2026-03-30T14:14:00Z" w16du:dateUtc="2026-03-30T10:14:00Z">
                  <w:rPr>
                    <w:rFonts w:ascii="Calibri" w:hAnsi="Calibri" w:cs="Calibri"/>
                    <w:color w:val="000000"/>
                    <w:sz w:val="22"/>
                  </w:rPr>
                </w:rPrChange>
              </w:rPr>
            </w:pPr>
          </w:p>
        </w:tc>
      </w:tr>
      <w:tr w:rsidR="000776DC" w:rsidRPr="005F252C" w14:paraId="04500E12" w14:textId="77777777" w:rsidTr="00217B5C">
        <w:trPr>
          <w:trHeight w:val="423"/>
          <w:jc w:val="center"/>
          <w:trPrChange w:id="3295"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296"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32ABCFCF" w14:textId="77777777" w:rsidR="000776DC" w:rsidRPr="005F252C" w:rsidRDefault="000776DC" w:rsidP="000776DC">
            <w:pPr>
              <w:rPr>
                <w:rFonts w:cs="Calibri"/>
                <w:color w:val="000000"/>
                <w:sz w:val="22"/>
                <w:rPrChange w:id="3297" w:author="Al Riyami, Azza OLNG-SCC/12" w:date="2026-03-30T14:14:00Z" w16du:dateUtc="2026-03-30T10:14:00Z">
                  <w:rPr>
                    <w:rFonts w:ascii="Calibri" w:hAnsi="Calibri" w:cs="Calibri"/>
                    <w:color w:val="000000"/>
                    <w:sz w:val="22"/>
                  </w:rPr>
                </w:rPrChange>
              </w:rPr>
            </w:pPr>
          </w:p>
        </w:tc>
      </w:tr>
      <w:tr w:rsidR="000776DC" w:rsidRPr="005F252C" w14:paraId="28E62C86" w14:textId="77777777" w:rsidTr="00217B5C">
        <w:trPr>
          <w:trHeight w:val="423"/>
          <w:jc w:val="center"/>
          <w:trPrChange w:id="3298"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299"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0E38822A" w14:textId="77777777" w:rsidR="000776DC" w:rsidRPr="005F252C" w:rsidRDefault="000776DC" w:rsidP="000776DC">
            <w:pPr>
              <w:rPr>
                <w:rFonts w:cs="Calibri"/>
                <w:color w:val="000000"/>
                <w:sz w:val="22"/>
                <w:rPrChange w:id="3300" w:author="Al Riyami, Azza OLNG-SCC/12" w:date="2026-03-30T14:14:00Z" w16du:dateUtc="2026-03-30T10:14:00Z">
                  <w:rPr>
                    <w:rFonts w:ascii="Calibri" w:hAnsi="Calibri" w:cs="Calibri"/>
                    <w:color w:val="000000"/>
                    <w:sz w:val="22"/>
                  </w:rPr>
                </w:rPrChange>
              </w:rPr>
            </w:pPr>
            <w:r w:rsidRPr="005F252C">
              <w:rPr>
                <w:rFonts w:cs="Calibri"/>
                <w:b/>
                <w:bCs/>
                <w:color w:val="000000"/>
                <w:sz w:val="22"/>
                <w:u w:val="single"/>
                <w:rPrChange w:id="3301" w:author="Al Riyami, Azza OLNG-SCC/12" w:date="2026-03-30T14:14:00Z" w16du:dateUtc="2026-03-30T10:14:00Z">
                  <w:rPr>
                    <w:rFonts w:ascii="Calibri" w:hAnsi="Calibri" w:cs="Calibri"/>
                    <w:b/>
                    <w:bCs/>
                    <w:color w:val="000000"/>
                    <w:sz w:val="22"/>
                    <w:u w:val="single"/>
                  </w:rPr>
                </w:rPrChange>
              </w:rPr>
              <w:t>10."“Semi-skilled”</w:t>
            </w:r>
            <w:r w:rsidRPr="005F252C">
              <w:rPr>
                <w:rFonts w:cs="Calibri"/>
                <w:color w:val="000000"/>
                <w:sz w:val="22"/>
                <w:rPrChange w:id="3302" w:author="Al Riyami, Azza OLNG-SCC/12" w:date="2026-03-30T14:14:00Z" w16du:dateUtc="2026-03-30T10:14:00Z">
                  <w:rPr>
                    <w:rFonts w:ascii="Calibri" w:hAnsi="Calibri" w:cs="Calibri"/>
                    <w:color w:val="000000"/>
                    <w:sz w:val="22"/>
                  </w:rPr>
                </w:rPrChange>
              </w:rPr>
              <w:t xml:space="preserve"> means workers with a skill set acquired in a short space of time (a few weeks or months). Following short periods of training a casual labor may become semi-skilled, thus demonstrating how the Contract has contributed to human capacity in Oman.  Semi-skilled positions include secretaries, drivers, meet and greet services, fencing, block laying, basic construction skills etc.</w:t>
            </w:r>
          </w:p>
        </w:tc>
      </w:tr>
      <w:tr w:rsidR="000776DC" w:rsidRPr="005F252C" w14:paraId="33E8784E" w14:textId="77777777" w:rsidTr="00217B5C">
        <w:trPr>
          <w:trHeight w:val="423"/>
          <w:jc w:val="center"/>
          <w:trPrChange w:id="3303"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304"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2146CB0D" w14:textId="77777777" w:rsidR="000776DC" w:rsidRPr="005F252C" w:rsidRDefault="000776DC" w:rsidP="000776DC">
            <w:pPr>
              <w:rPr>
                <w:rFonts w:cs="Calibri"/>
                <w:color w:val="000000"/>
                <w:sz w:val="22"/>
                <w:rPrChange w:id="3305" w:author="Al Riyami, Azza OLNG-SCC/12" w:date="2026-03-30T14:14:00Z" w16du:dateUtc="2026-03-30T10:14:00Z">
                  <w:rPr>
                    <w:rFonts w:ascii="Calibri" w:hAnsi="Calibri" w:cs="Calibri"/>
                    <w:color w:val="000000"/>
                    <w:sz w:val="22"/>
                  </w:rPr>
                </w:rPrChange>
              </w:rPr>
            </w:pPr>
          </w:p>
        </w:tc>
      </w:tr>
      <w:tr w:rsidR="000776DC" w:rsidRPr="005F252C" w14:paraId="0233230A" w14:textId="77777777" w:rsidTr="00217B5C">
        <w:trPr>
          <w:trHeight w:val="423"/>
          <w:jc w:val="center"/>
          <w:trPrChange w:id="3306"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30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785C2638" w14:textId="77777777" w:rsidR="000776DC" w:rsidRPr="005F252C" w:rsidRDefault="000776DC" w:rsidP="000776DC">
            <w:pPr>
              <w:rPr>
                <w:rFonts w:cs="Calibri"/>
                <w:color w:val="000000"/>
                <w:sz w:val="22"/>
                <w:rPrChange w:id="3308" w:author="Al Riyami, Azza OLNG-SCC/12" w:date="2026-03-30T14:14:00Z" w16du:dateUtc="2026-03-30T10:14:00Z">
                  <w:rPr>
                    <w:rFonts w:ascii="Calibri" w:hAnsi="Calibri" w:cs="Calibri"/>
                    <w:color w:val="000000"/>
                    <w:sz w:val="22"/>
                  </w:rPr>
                </w:rPrChange>
              </w:rPr>
            </w:pPr>
          </w:p>
        </w:tc>
      </w:tr>
      <w:tr w:rsidR="000776DC" w:rsidRPr="005F252C" w14:paraId="23DCF96F" w14:textId="77777777" w:rsidTr="00217B5C">
        <w:trPr>
          <w:trHeight w:val="423"/>
          <w:jc w:val="center"/>
          <w:trPrChange w:id="3309"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310"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7ED3F14C" w14:textId="77777777" w:rsidR="000776DC" w:rsidRPr="005F252C" w:rsidRDefault="000776DC" w:rsidP="000776DC">
            <w:pPr>
              <w:rPr>
                <w:rFonts w:cs="Calibri"/>
                <w:color w:val="000000"/>
                <w:sz w:val="22"/>
                <w:rPrChange w:id="3311" w:author="Al Riyami, Azza OLNG-SCC/12" w:date="2026-03-30T14:14:00Z" w16du:dateUtc="2026-03-30T10:14:00Z">
                  <w:rPr>
                    <w:rFonts w:ascii="Calibri" w:hAnsi="Calibri" w:cs="Calibri"/>
                    <w:color w:val="000000"/>
                    <w:sz w:val="22"/>
                  </w:rPr>
                </w:rPrChange>
              </w:rPr>
            </w:pPr>
          </w:p>
        </w:tc>
      </w:tr>
      <w:tr w:rsidR="000776DC" w:rsidRPr="005F252C" w14:paraId="645E19C7" w14:textId="77777777" w:rsidTr="00217B5C">
        <w:trPr>
          <w:trHeight w:val="423"/>
          <w:jc w:val="center"/>
          <w:trPrChange w:id="3312"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313"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6F59D570" w14:textId="0F8C51C0" w:rsidR="000776DC" w:rsidRPr="005F252C" w:rsidRDefault="000776DC" w:rsidP="000776DC">
            <w:pPr>
              <w:rPr>
                <w:rFonts w:cs="Calibri"/>
                <w:color w:val="000000"/>
                <w:sz w:val="22"/>
                <w:rPrChange w:id="3314" w:author="Al Riyami, Azza OLNG-SCC/12" w:date="2026-03-30T14:14:00Z" w16du:dateUtc="2026-03-30T10:14:00Z">
                  <w:rPr>
                    <w:rFonts w:ascii="Calibri" w:hAnsi="Calibri" w:cs="Calibri"/>
                    <w:color w:val="000000"/>
                    <w:sz w:val="22"/>
                  </w:rPr>
                </w:rPrChange>
              </w:rPr>
            </w:pPr>
            <w:r w:rsidRPr="005F252C">
              <w:rPr>
                <w:rFonts w:cs="Calibri"/>
                <w:b/>
                <w:bCs/>
                <w:color w:val="000000"/>
                <w:sz w:val="22"/>
                <w:u w:val="single"/>
                <w:rPrChange w:id="3315" w:author="Al Riyami, Azza OLNG-SCC/12" w:date="2026-03-30T14:14:00Z" w16du:dateUtc="2026-03-30T10:14:00Z">
                  <w:rPr>
                    <w:rFonts w:ascii="Calibri" w:hAnsi="Calibri" w:cs="Calibri"/>
                    <w:b/>
                    <w:bCs/>
                    <w:color w:val="000000"/>
                    <w:sz w:val="22"/>
                    <w:u w:val="single"/>
                  </w:rPr>
                </w:rPrChange>
              </w:rPr>
              <w:t>11.“Existing Employees”</w:t>
            </w:r>
            <w:r w:rsidRPr="005F252C">
              <w:rPr>
                <w:rFonts w:cs="Calibri"/>
                <w:color w:val="000000"/>
                <w:sz w:val="22"/>
                <w:rPrChange w:id="3316" w:author="Al Riyami, Azza OLNG-SCC/12" w:date="2026-03-30T14:14:00Z" w16du:dateUtc="2026-03-30T10:14:00Z">
                  <w:rPr>
                    <w:rFonts w:ascii="Calibri" w:hAnsi="Calibri" w:cs="Calibri"/>
                    <w:color w:val="000000"/>
                    <w:sz w:val="22"/>
                  </w:rPr>
                </w:rPrChange>
              </w:rPr>
              <w:t xml:space="preserve"> means a staff/worker currently employed with the Bidder/</w:t>
            </w:r>
            <w:del w:id="3317" w:author="Al Hashmi, Ahmed OLNG-ICV/1" w:date="2026-03-18T12:10:00Z" w16du:dateUtc="2026-03-18T08:10:00Z">
              <w:r w:rsidRPr="005F252C" w:rsidDel="00833133">
                <w:rPr>
                  <w:rFonts w:cs="Calibri"/>
                  <w:color w:val="000000"/>
                  <w:sz w:val="22"/>
                  <w:rPrChange w:id="3318" w:author="Al Riyami, Azza OLNG-SCC/12" w:date="2026-03-30T14:14:00Z" w16du:dateUtc="2026-03-30T10:14:00Z">
                    <w:rPr>
                      <w:rFonts w:ascii="Calibri" w:hAnsi="Calibri" w:cs="Calibri"/>
                      <w:color w:val="000000"/>
                      <w:sz w:val="22"/>
                    </w:rPr>
                  </w:rPrChange>
                </w:rPr>
                <w:delText>Contractor</w:delText>
              </w:r>
            </w:del>
            <w:ins w:id="3319" w:author="Al Hashmi, Ahmed OLNG-ICV/1" w:date="2026-03-18T12:10:00Z" w16du:dateUtc="2026-03-18T08:10:00Z">
              <w:r w:rsidR="00833133" w:rsidRPr="005F252C">
                <w:rPr>
                  <w:rFonts w:cs="Calibri"/>
                  <w:color w:val="000000"/>
                  <w:sz w:val="22"/>
                  <w:rPrChange w:id="3320"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321" w:author="Al Riyami, Azza OLNG-SCC/12" w:date="2026-03-30T14:14:00Z" w16du:dateUtc="2026-03-30T10:14:00Z">
                  <w:rPr>
                    <w:rFonts w:ascii="Calibri" w:hAnsi="Calibri" w:cs="Calibri"/>
                    <w:color w:val="000000"/>
                    <w:sz w:val="22"/>
                  </w:rPr>
                </w:rPrChange>
              </w:rPr>
              <w:t xml:space="preserve"> and planned to be substantially employed (more than 50%) in the delivery / execution of this specific contract and registered under MOM and PASI.</w:t>
            </w:r>
          </w:p>
        </w:tc>
      </w:tr>
      <w:tr w:rsidR="000776DC" w:rsidRPr="005F252C" w14:paraId="40A9D666" w14:textId="77777777" w:rsidTr="00217B5C">
        <w:trPr>
          <w:trHeight w:val="423"/>
          <w:jc w:val="center"/>
          <w:trPrChange w:id="3322"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323"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090FDD4F" w14:textId="77777777" w:rsidR="000776DC" w:rsidRPr="005F252C" w:rsidRDefault="000776DC" w:rsidP="000776DC">
            <w:pPr>
              <w:rPr>
                <w:rFonts w:cs="Calibri"/>
                <w:color w:val="000000"/>
                <w:sz w:val="22"/>
                <w:rPrChange w:id="3324" w:author="Al Riyami, Azza OLNG-SCC/12" w:date="2026-03-30T14:14:00Z" w16du:dateUtc="2026-03-30T10:14:00Z">
                  <w:rPr>
                    <w:rFonts w:ascii="Calibri" w:hAnsi="Calibri" w:cs="Calibri"/>
                    <w:color w:val="000000"/>
                    <w:sz w:val="22"/>
                  </w:rPr>
                </w:rPrChange>
              </w:rPr>
            </w:pPr>
          </w:p>
        </w:tc>
      </w:tr>
      <w:tr w:rsidR="000776DC" w:rsidRPr="005F252C" w14:paraId="717A5D80" w14:textId="77777777" w:rsidTr="00217B5C">
        <w:trPr>
          <w:trHeight w:val="423"/>
          <w:jc w:val="center"/>
          <w:trPrChange w:id="3325"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326"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4E92D175" w14:textId="1CFEC18F" w:rsidR="000776DC" w:rsidRPr="005F252C" w:rsidRDefault="000776DC" w:rsidP="000776DC">
            <w:pPr>
              <w:rPr>
                <w:rFonts w:cs="Calibri"/>
                <w:color w:val="000000"/>
                <w:sz w:val="22"/>
                <w:rPrChange w:id="3327" w:author="Al Riyami, Azza OLNG-SCC/12" w:date="2026-03-30T14:14:00Z" w16du:dateUtc="2026-03-30T10:14:00Z">
                  <w:rPr>
                    <w:rFonts w:ascii="Calibri" w:hAnsi="Calibri" w:cs="Calibri"/>
                    <w:color w:val="000000"/>
                    <w:sz w:val="22"/>
                  </w:rPr>
                </w:rPrChange>
              </w:rPr>
            </w:pPr>
            <w:r w:rsidRPr="005F252C">
              <w:rPr>
                <w:rFonts w:cs="Calibri"/>
                <w:color w:val="000000"/>
                <w:sz w:val="22"/>
                <w:rPrChange w:id="3328" w:author="Al Riyami, Azza OLNG-SCC/12" w:date="2026-03-30T14:14:00Z" w16du:dateUtc="2026-03-30T10:14:00Z">
                  <w:rPr>
                    <w:rFonts w:ascii="Calibri" w:hAnsi="Calibri" w:cs="Calibri"/>
                    <w:color w:val="000000"/>
                    <w:sz w:val="22"/>
                  </w:rPr>
                </w:rPrChange>
              </w:rPr>
              <w:t>12.</w:t>
            </w:r>
            <w:r w:rsidRPr="005F252C">
              <w:rPr>
                <w:rFonts w:cs="Calibri"/>
                <w:b/>
                <w:bCs/>
                <w:color w:val="000000"/>
                <w:sz w:val="22"/>
                <w:u w:val="single"/>
                <w:rPrChange w:id="3329" w:author="Al Riyami, Azza OLNG-SCC/12" w:date="2026-03-30T14:14:00Z" w16du:dateUtc="2026-03-30T10:14:00Z">
                  <w:rPr>
                    <w:rFonts w:ascii="Calibri" w:hAnsi="Calibri" w:cs="Calibri"/>
                    <w:b/>
                    <w:bCs/>
                    <w:color w:val="000000"/>
                    <w:sz w:val="22"/>
                    <w:u w:val="single"/>
                  </w:rPr>
                </w:rPrChange>
              </w:rPr>
              <w:t>“Redeployment”</w:t>
            </w:r>
            <w:r w:rsidRPr="005F252C">
              <w:rPr>
                <w:rFonts w:cs="Calibri"/>
                <w:color w:val="000000"/>
                <w:sz w:val="22"/>
                <w:rPrChange w:id="3330" w:author="Al Riyami, Azza OLNG-SCC/12" w:date="2026-03-30T14:14:00Z" w16du:dateUtc="2026-03-30T10:14:00Z">
                  <w:rPr>
                    <w:rFonts w:ascii="Calibri" w:hAnsi="Calibri" w:cs="Calibri"/>
                    <w:color w:val="000000"/>
                    <w:sz w:val="22"/>
                  </w:rPr>
                </w:rPrChange>
              </w:rPr>
              <w:t xml:space="preserve"> means any employee of a different existing/incumbent </w:t>
            </w:r>
            <w:del w:id="3331" w:author="Al Hashmi, Ahmed OLNG-ICV/1" w:date="2026-03-18T12:10:00Z" w16du:dateUtc="2026-03-18T08:10:00Z">
              <w:r w:rsidRPr="005F252C" w:rsidDel="00833133">
                <w:rPr>
                  <w:rFonts w:cs="Calibri"/>
                  <w:color w:val="000000"/>
                  <w:sz w:val="22"/>
                  <w:rPrChange w:id="3332" w:author="Al Riyami, Azza OLNG-SCC/12" w:date="2026-03-30T14:14:00Z" w16du:dateUtc="2026-03-30T10:14:00Z">
                    <w:rPr>
                      <w:rFonts w:ascii="Calibri" w:hAnsi="Calibri" w:cs="Calibri"/>
                      <w:color w:val="000000"/>
                      <w:sz w:val="22"/>
                    </w:rPr>
                  </w:rPrChange>
                </w:rPr>
                <w:delText>contractor</w:delText>
              </w:r>
            </w:del>
            <w:ins w:id="3333" w:author="Al Hashmi, Ahmed OLNG-ICV/1" w:date="2026-03-18T12:10:00Z" w16du:dateUtc="2026-03-18T08:10:00Z">
              <w:r w:rsidR="00833133" w:rsidRPr="005F252C">
                <w:rPr>
                  <w:rFonts w:cs="Calibri"/>
                  <w:color w:val="000000"/>
                  <w:sz w:val="22"/>
                  <w:rPrChange w:id="3334"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335" w:author="Al Riyami, Azza OLNG-SCC/12" w:date="2026-03-30T14:14:00Z" w16du:dateUtc="2026-03-30T10:14:00Z">
                  <w:rPr>
                    <w:rFonts w:ascii="Calibri" w:hAnsi="Calibri" w:cs="Calibri"/>
                    <w:color w:val="000000"/>
                    <w:sz w:val="22"/>
                  </w:rPr>
                </w:rPrChange>
              </w:rPr>
              <w:t xml:space="preserve"> that shall, after award of this Contract to a new </w:t>
            </w:r>
            <w:del w:id="3336" w:author="Al Hashmi, Ahmed OLNG-ICV/1" w:date="2026-03-18T12:10:00Z" w16du:dateUtc="2026-03-18T08:10:00Z">
              <w:r w:rsidRPr="005F252C" w:rsidDel="00833133">
                <w:rPr>
                  <w:rFonts w:cs="Calibri"/>
                  <w:color w:val="000000"/>
                  <w:sz w:val="22"/>
                  <w:rPrChange w:id="3337" w:author="Al Riyami, Azza OLNG-SCC/12" w:date="2026-03-30T14:14:00Z" w16du:dateUtc="2026-03-30T10:14:00Z">
                    <w:rPr>
                      <w:rFonts w:ascii="Calibri" w:hAnsi="Calibri" w:cs="Calibri"/>
                      <w:color w:val="000000"/>
                      <w:sz w:val="22"/>
                    </w:rPr>
                  </w:rPrChange>
                </w:rPr>
                <w:delText>contractor</w:delText>
              </w:r>
            </w:del>
            <w:ins w:id="3338" w:author="Al Hashmi, Ahmed OLNG-ICV/1" w:date="2026-03-18T12:10:00Z" w16du:dateUtc="2026-03-18T08:10:00Z">
              <w:r w:rsidR="00833133" w:rsidRPr="005F252C">
                <w:rPr>
                  <w:rFonts w:cs="Calibri"/>
                  <w:color w:val="000000"/>
                  <w:sz w:val="22"/>
                  <w:rPrChange w:id="3339"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340" w:author="Al Riyami, Azza OLNG-SCC/12" w:date="2026-03-30T14:14:00Z" w16du:dateUtc="2026-03-30T10:14:00Z">
                  <w:rPr>
                    <w:rFonts w:ascii="Calibri" w:hAnsi="Calibri" w:cs="Calibri"/>
                    <w:color w:val="000000"/>
                    <w:sz w:val="22"/>
                  </w:rPr>
                </w:rPrChange>
              </w:rPr>
              <w:t xml:space="preserve">, transfer and become an employee of a new </w:t>
            </w:r>
            <w:del w:id="3341" w:author="Al Hashmi, Ahmed OLNG-ICV/1" w:date="2026-03-18T12:10:00Z" w16du:dateUtc="2026-03-18T08:10:00Z">
              <w:r w:rsidRPr="005F252C" w:rsidDel="00833133">
                <w:rPr>
                  <w:rFonts w:cs="Calibri"/>
                  <w:color w:val="000000"/>
                  <w:sz w:val="22"/>
                  <w:rPrChange w:id="3342" w:author="Al Riyami, Azza OLNG-SCC/12" w:date="2026-03-30T14:14:00Z" w16du:dateUtc="2026-03-30T10:14:00Z">
                    <w:rPr>
                      <w:rFonts w:ascii="Calibri" w:hAnsi="Calibri" w:cs="Calibri"/>
                      <w:color w:val="000000"/>
                      <w:sz w:val="22"/>
                    </w:rPr>
                  </w:rPrChange>
                </w:rPr>
                <w:delText>contractor</w:delText>
              </w:r>
            </w:del>
            <w:ins w:id="3343" w:author="Al Hashmi, Ahmed OLNG-ICV/1" w:date="2026-03-18T12:10:00Z" w16du:dateUtc="2026-03-18T08:10:00Z">
              <w:r w:rsidR="00833133" w:rsidRPr="005F252C">
                <w:rPr>
                  <w:rFonts w:cs="Calibri"/>
                  <w:color w:val="000000"/>
                  <w:sz w:val="22"/>
                  <w:rPrChange w:id="3344"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345" w:author="Al Riyami, Azza OLNG-SCC/12" w:date="2026-03-30T14:14:00Z" w16du:dateUtc="2026-03-30T10:14:00Z">
                  <w:rPr>
                    <w:rFonts w:ascii="Calibri" w:hAnsi="Calibri" w:cs="Calibri"/>
                    <w:color w:val="000000"/>
                    <w:sz w:val="22"/>
                  </w:rPr>
                </w:rPrChange>
              </w:rPr>
              <w:t xml:space="preserve"> to be substantially employed (more than 50%) in the delivery / execution of this specific contract and registered under MOM and PASI.</w:t>
            </w:r>
          </w:p>
        </w:tc>
      </w:tr>
      <w:tr w:rsidR="000776DC" w:rsidRPr="005F252C" w14:paraId="1014FE62" w14:textId="77777777" w:rsidTr="00217B5C">
        <w:trPr>
          <w:trHeight w:val="423"/>
          <w:jc w:val="center"/>
          <w:trPrChange w:id="3346"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34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7E61FC32" w14:textId="77777777" w:rsidR="000776DC" w:rsidRPr="005F252C" w:rsidRDefault="000776DC" w:rsidP="000776DC">
            <w:pPr>
              <w:rPr>
                <w:rFonts w:cs="Calibri"/>
                <w:color w:val="000000"/>
                <w:sz w:val="22"/>
                <w:rPrChange w:id="3348" w:author="Al Riyami, Azza OLNG-SCC/12" w:date="2026-03-30T14:14:00Z" w16du:dateUtc="2026-03-30T10:14:00Z">
                  <w:rPr>
                    <w:rFonts w:ascii="Calibri" w:hAnsi="Calibri" w:cs="Calibri"/>
                    <w:color w:val="000000"/>
                    <w:sz w:val="22"/>
                  </w:rPr>
                </w:rPrChange>
              </w:rPr>
            </w:pPr>
          </w:p>
        </w:tc>
      </w:tr>
      <w:tr w:rsidR="000776DC" w:rsidRPr="005F252C" w14:paraId="2523C80C" w14:textId="77777777" w:rsidTr="00217B5C">
        <w:trPr>
          <w:trHeight w:val="423"/>
          <w:jc w:val="center"/>
          <w:trPrChange w:id="3349"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350"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106F9E97" w14:textId="135A3D9B" w:rsidR="000776DC" w:rsidRPr="005F252C" w:rsidRDefault="000776DC" w:rsidP="000776DC">
            <w:pPr>
              <w:rPr>
                <w:rFonts w:cs="Calibri"/>
                <w:color w:val="000000"/>
                <w:sz w:val="22"/>
                <w:rPrChange w:id="3351" w:author="Al Riyami, Azza OLNG-SCC/12" w:date="2026-03-30T14:14:00Z" w16du:dateUtc="2026-03-30T10:14:00Z">
                  <w:rPr>
                    <w:rFonts w:ascii="Calibri" w:hAnsi="Calibri" w:cs="Calibri"/>
                    <w:color w:val="000000"/>
                    <w:sz w:val="22"/>
                  </w:rPr>
                </w:rPrChange>
              </w:rPr>
            </w:pPr>
            <w:r w:rsidRPr="005F252C">
              <w:rPr>
                <w:rFonts w:cs="Calibri"/>
                <w:color w:val="000000"/>
                <w:sz w:val="22"/>
                <w:rPrChange w:id="3352" w:author="Al Riyami, Azza OLNG-SCC/12" w:date="2026-03-30T14:14:00Z" w16du:dateUtc="2026-03-30T10:14:00Z">
                  <w:rPr>
                    <w:rFonts w:ascii="Calibri" w:hAnsi="Calibri" w:cs="Calibri"/>
                    <w:color w:val="000000"/>
                    <w:sz w:val="22"/>
                  </w:rPr>
                </w:rPrChange>
              </w:rPr>
              <w:t>13.</w:t>
            </w:r>
            <w:r w:rsidRPr="005F252C">
              <w:rPr>
                <w:rFonts w:cs="Calibri"/>
                <w:b/>
                <w:bCs/>
                <w:color w:val="000000"/>
                <w:sz w:val="22"/>
                <w:u w:val="single"/>
                <w:rPrChange w:id="3353" w:author="Al Riyami, Azza OLNG-SCC/12" w:date="2026-03-30T14:14:00Z" w16du:dateUtc="2026-03-30T10:14:00Z">
                  <w:rPr>
                    <w:rFonts w:ascii="Calibri" w:hAnsi="Calibri" w:cs="Calibri"/>
                    <w:b/>
                    <w:bCs/>
                    <w:color w:val="000000"/>
                    <w:sz w:val="22"/>
                    <w:u w:val="single"/>
                  </w:rPr>
                </w:rPrChange>
              </w:rPr>
              <w:t>“New Recruit”</w:t>
            </w:r>
            <w:r w:rsidRPr="005F252C">
              <w:rPr>
                <w:rFonts w:cs="Calibri"/>
                <w:color w:val="000000"/>
                <w:sz w:val="22"/>
                <w:rPrChange w:id="3354" w:author="Al Riyami, Azza OLNG-SCC/12" w:date="2026-03-30T14:14:00Z" w16du:dateUtc="2026-03-30T10:14:00Z">
                  <w:rPr>
                    <w:rFonts w:ascii="Calibri" w:hAnsi="Calibri" w:cs="Calibri"/>
                    <w:color w:val="000000"/>
                    <w:sz w:val="22"/>
                  </w:rPr>
                </w:rPrChange>
              </w:rPr>
              <w:t xml:space="preserve"> means staff/worker planned to be recruited by Bidder/</w:t>
            </w:r>
            <w:del w:id="3355" w:author="Al Hashmi, Ahmed OLNG-ICV/1" w:date="2026-03-18T12:10:00Z" w16du:dateUtc="2026-03-18T08:10:00Z">
              <w:r w:rsidRPr="005F252C" w:rsidDel="00833133">
                <w:rPr>
                  <w:rFonts w:cs="Calibri"/>
                  <w:color w:val="000000"/>
                  <w:sz w:val="22"/>
                  <w:rPrChange w:id="3356" w:author="Al Riyami, Azza OLNG-SCC/12" w:date="2026-03-30T14:14:00Z" w16du:dateUtc="2026-03-30T10:14:00Z">
                    <w:rPr>
                      <w:rFonts w:ascii="Calibri" w:hAnsi="Calibri" w:cs="Calibri"/>
                      <w:color w:val="000000"/>
                      <w:sz w:val="22"/>
                    </w:rPr>
                  </w:rPrChange>
                </w:rPr>
                <w:delText>Contractor</w:delText>
              </w:r>
            </w:del>
            <w:ins w:id="3357" w:author="Al Hashmi, Ahmed OLNG-ICV/1" w:date="2026-03-18T12:10:00Z" w16du:dateUtc="2026-03-18T08:10:00Z">
              <w:r w:rsidR="00833133" w:rsidRPr="005F252C">
                <w:rPr>
                  <w:rFonts w:cs="Calibri"/>
                  <w:color w:val="000000"/>
                  <w:sz w:val="22"/>
                  <w:rPrChange w:id="335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359" w:author="Al Riyami, Azza OLNG-SCC/12" w:date="2026-03-30T14:14:00Z" w16du:dateUtc="2026-03-30T10:14:00Z">
                  <w:rPr>
                    <w:rFonts w:ascii="Calibri" w:hAnsi="Calibri" w:cs="Calibri"/>
                    <w:color w:val="000000"/>
                    <w:sz w:val="22"/>
                  </w:rPr>
                </w:rPrChange>
              </w:rPr>
              <w:t xml:space="preserve"> after the successful winning the contract and will be part of the workforce to work under their </w:t>
            </w:r>
            <w:del w:id="3360" w:author="Al Hashmi, Ahmed OLNG-ICV/1" w:date="2026-03-18T12:11:00Z" w16du:dateUtc="2026-03-18T08:11:00Z">
              <w:r w:rsidRPr="005F252C" w:rsidDel="00833133">
                <w:rPr>
                  <w:rFonts w:cs="Calibri"/>
                  <w:color w:val="000000"/>
                  <w:sz w:val="22"/>
                  <w:rPrChange w:id="3361" w:author="Al Riyami, Azza OLNG-SCC/12" w:date="2026-03-30T14:14:00Z" w16du:dateUtc="2026-03-30T10:14:00Z">
                    <w:rPr>
                      <w:rFonts w:ascii="Calibri" w:hAnsi="Calibri" w:cs="Calibri"/>
                      <w:color w:val="000000"/>
                      <w:sz w:val="22"/>
                    </w:rPr>
                  </w:rPrChange>
                </w:rPr>
                <w:delText>company</w:delText>
              </w:r>
            </w:del>
            <w:ins w:id="3362" w:author="Al Hashmi, Ahmed OLNG-ICV/1" w:date="2026-03-18T12:11:00Z" w16du:dateUtc="2026-03-18T08:11:00Z">
              <w:r w:rsidR="00833133" w:rsidRPr="005F252C">
                <w:rPr>
                  <w:rFonts w:cs="Calibri"/>
                  <w:color w:val="000000"/>
                  <w:sz w:val="22"/>
                  <w:rPrChange w:id="3363"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364" w:author="Al Riyami, Azza OLNG-SCC/12" w:date="2026-03-30T14:14:00Z" w16du:dateUtc="2026-03-30T10:14:00Z">
                  <w:rPr>
                    <w:rFonts w:ascii="Calibri" w:hAnsi="Calibri" w:cs="Calibri"/>
                    <w:color w:val="000000"/>
                    <w:sz w:val="22"/>
                  </w:rPr>
                </w:rPrChange>
              </w:rPr>
              <w:t xml:space="preserve">  and be substantially employed (more than 50%) in the execution of this specific contract duration and registered with MOM and PASI.</w:t>
            </w:r>
          </w:p>
        </w:tc>
      </w:tr>
      <w:tr w:rsidR="000776DC" w:rsidRPr="005F252C" w14:paraId="62334C9A" w14:textId="77777777" w:rsidTr="00217B5C">
        <w:trPr>
          <w:trHeight w:val="423"/>
          <w:jc w:val="center"/>
          <w:trPrChange w:id="3365"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366"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68BE28E2" w14:textId="77777777" w:rsidR="000776DC" w:rsidRPr="005F252C" w:rsidRDefault="000776DC" w:rsidP="000776DC">
            <w:pPr>
              <w:rPr>
                <w:rFonts w:cs="Calibri"/>
                <w:color w:val="000000"/>
                <w:sz w:val="22"/>
                <w:rPrChange w:id="3367" w:author="Al Riyami, Azza OLNG-SCC/12" w:date="2026-03-30T14:14:00Z" w16du:dateUtc="2026-03-30T10:14:00Z">
                  <w:rPr>
                    <w:rFonts w:ascii="Calibri" w:hAnsi="Calibri" w:cs="Calibri"/>
                    <w:color w:val="000000"/>
                    <w:sz w:val="22"/>
                  </w:rPr>
                </w:rPrChange>
              </w:rPr>
            </w:pPr>
          </w:p>
        </w:tc>
      </w:tr>
      <w:tr w:rsidR="000776DC" w:rsidRPr="005F252C" w14:paraId="7C91959D" w14:textId="77777777" w:rsidTr="00217B5C">
        <w:trPr>
          <w:trHeight w:val="300"/>
          <w:jc w:val="center"/>
          <w:trPrChange w:id="336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E4DFEC"/>
            <w:noWrap/>
            <w:vAlign w:val="bottom"/>
            <w:hideMark/>
            <w:tcPrChange w:id="3369"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E4DFEC"/>
                <w:noWrap/>
                <w:vAlign w:val="bottom"/>
                <w:hideMark/>
              </w:tcPr>
            </w:tcPrChange>
          </w:tcPr>
          <w:p w14:paraId="650E9C5D" w14:textId="77777777" w:rsidR="000776DC" w:rsidRPr="005F252C" w:rsidRDefault="000776DC" w:rsidP="000776DC">
            <w:pPr>
              <w:jc w:val="center"/>
              <w:rPr>
                <w:rFonts w:cs="Calibri"/>
                <w:b/>
                <w:bCs/>
                <w:color w:val="000000"/>
                <w:sz w:val="32"/>
                <w:szCs w:val="32"/>
                <w:rPrChange w:id="3370" w:author="Al Riyami, Azza OLNG-SCC/12" w:date="2026-03-30T14:14:00Z" w16du:dateUtc="2026-03-30T10:14:00Z">
                  <w:rPr>
                    <w:rFonts w:ascii="Calibri" w:hAnsi="Calibri" w:cs="Calibri"/>
                    <w:b/>
                    <w:bCs/>
                    <w:color w:val="000000"/>
                    <w:sz w:val="32"/>
                    <w:szCs w:val="32"/>
                  </w:rPr>
                </w:rPrChange>
              </w:rPr>
            </w:pPr>
            <w:r w:rsidRPr="005F252C">
              <w:rPr>
                <w:rFonts w:cs="Calibri"/>
                <w:b/>
                <w:bCs/>
                <w:color w:val="000000"/>
                <w:sz w:val="32"/>
                <w:szCs w:val="32"/>
                <w:rPrChange w:id="3371" w:author="Al Riyami, Azza OLNG-SCC/12" w:date="2026-03-30T14:14:00Z" w16du:dateUtc="2026-03-30T10:14:00Z">
                  <w:rPr>
                    <w:rFonts w:ascii="Calibri" w:hAnsi="Calibri" w:cs="Calibri"/>
                    <w:b/>
                    <w:bCs/>
                    <w:color w:val="000000"/>
                    <w:sz w:val="32"/>
                    <w:szCs w:val="32"/>
                  </w:rPr>
                </w:rPrChange>
              </w:rPr>
              <w:t xml:space="preserve">Table C - Goods  </w:t>
            </w:r>
          </w:p>
        </w:tc>
      </w:tr>
      <w:tr w:rsidR="000776DC" w:rsidRPr="005F252C" w14:paraId="59B3A6E3" w14:textId="77777777" w:rsidTr="00217B5C">
        <w:trPr>
          <w:trHeight w:val="552"/>
          <w:jc w:val="center"/>
          <w:trPrChange w:id="3372" w:author="Al Riyami, Azza OLNG-SCC/12" w:date="2026-03-30T14:23:00Z" w16du:dateUtc="2026-03-30T10:23:00Z">
            <w:trPr>
              <w:gridAfter w:val="0"/>
              <w:wAfter w:w="6" w:type="dxa"/>
              <w:trHeight w:val="552"/>
              <w:jc w:val="center"/>
            </w:trPr>
          </w:trPrChange>
        </w:trPr>
        <w:tc>
          <w:tcPr>
            <w:tcW w:w="9795" w:type="dxa"/>
            <w:gridSpan w:val="3"/>
            <w:vMerge w:val="restart"/>
            <w:tcBorders>
              <w:top w:val="nil"/>
              <w:left w:val="single" w:sz="12" w:space="0" w:color="auto"/>
              <w:bottom w:val="nil"/>
              <w:right w:val="single" w:sz="12" w:space="0" w:color="000000"/>
            </w:tcBorders>
            <w:shd w:val="clear" w:color="000000" w:fill="FFFFCC"/>
            <w:noWrap/>
            <w:vAlign w:val="bottom"/>
            <w:hideMark/>
            <w:tcPrChange w:id="3373"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shd w:val="clear" w:color="000000" w:fill="FFFFCC"/>
                <w:noWrap/>
                <w:vAlign w:val="bottom"/>
                <w:hideMark/>
              </w:tcPr>
            </w:tcPrChange>
          </w:tcPr>
          <w:p w14:paraId="7825B592" w14:textId="77777777" w:rsidR="000776DC" w:rsidRPr="005F252C" w:rsidRDefault="000776DC" w:rsidP="000776DC">
            <w:pPr>
              <w:jc w:val="center"/>
              <w:rPr>
                <w:rFonts w:cs="Arial"/>
                <w:b/>
                <w:bCs/>
                <w:color w:val="C00000"/>
                <w:sz w:val="48"/>
                <w:szCs w:val="48"/>
                <w:rPrChange w:id="3374" w:author="Al Riyami, Azza OLNG-SCC/12" w:date="2026-03-30T14:14:00Z" w16du:dateUtc="2026-03-30T10:14:00Z">
                  <w:rPr>
                    <w:rFonts w:ascii="Arial" w:hAnsi="Arial" w:cs="Arial"/>
                    <w:b/>
                    <w:bCs/>
                    <w:color w:val="C00000"/>
                    <w:sz w:val="48"/>
                    <w:szCs w:val="48"/>
                  </w:rPr>
                </w:rPrChange>
              </w:rPr>
            </w:pPr>
            <w:r w:rsidRPr="005F252C">
              <w:rPr>
                <w:rFonts w:cs="Arial"/>
                <w:b/>
                <w:bCs/>
                <w:color w:val="C00000"/>
                <w:sz w:val="48"/>
                <w:szCs w:val="48"/>
                <w:rPrChange w:id="3375" w:author="Al Riyami, Azza OLNG-SCC/12" w:date="2026-03-30T14:14:00Z" w16du:dateUtc="2026-03-30T10:14:00Z">
                  <w:rPr>
                    <w:rFonts w:ascii="Arial" w:hAnsi="Arial" w:cs="Arial"/>
                    <w:b/>
                    <w:bCs/>
                    <w:color w:val="C00000"/>
                    <w:sz w:val="48"/>
                    <w:szCs w:val="48"/>
                  </w:rPr>
                </w:rPrChange>
              </w:rPr>
              <w:t>ICV Terminologies/Definitions</w:t>
            </w:r>
          </w:p>
        </w:tc>
      </w:tr>
      <w:tr w:rsidR="000776DC" w:rsidRPr="005F252C" w14:paraId="59F93AA5" w14:textId="77777777" w:rsidTr="00217B5C">
        <w:trPr>
          <w:trHeight w:val="552"/>
          <w:jc w:val="center"/>
          <w:trPrChange w:id="3376" w:author="Al Riyami, Azza OLNG-SCC/12" w:date="2026-03-30T14:23:00Z" w16du:dateUtc="2026-03-30T10:23:00Z">
            <w:trPr>
              <w:gridAfter w:val="0"/>
              <w:wAfter w:w="6" w:type="dxa"/>
              <w:trHeight w:val="552"/>
              <w:jc w:val="center"/>
            </w:trPr>
          </w:trPrChange>
        </w:trPr>
        <w:tc>
          <w:tcPr>
            <w:tcW w:w="9795" w:type="dxa"/>
            <w:gridSpan w:val="3"/>
            <w:vMerge/>
            <w:tcBorders>
              <w:top w:val="nil"/>
              <w:left w:val="single" w:sz="12" w:space="0" w:color="auto"/>
              <w:bottom w:val="nil"/>
              <w:right w:val="single" w:sz="12" w:space="0" w:color="000000"/>
            </w:tcBorders>
            <w:vAlign w:val="center"/>
            <w:hideMark/>
            <w:tcPrChange w:id="337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5C162E40" w14:textId="77777777" w:rsidR="000776DC" w:rsidRPr="005F252C" w:rsidRDefault="000776DC" w:rsidP="000776DC">
            <w:pPr>
              <w:rPr>
                <w:rFonts w:cs="Arial"/>
                <w:b/>
                <w:bCs/>
                <w:color w:val="C00000"/>
                <w:sz w:val="48"/>
                <w:szCs w:val="48"/>
                <w:rPrChange w:id="3378" w:author="Al Riyami, Azza OLNG-SCC/12" w:date="2026-03-30T14:14:00Z" w16du:dateUtc="2026-03-30T10:14:00Z">
                  <w:rPr>
                    <w:rFonts w:ascii="Arial" w:hAnsi="Arial" w:cs="Arial"/>
                    <w:b/>
                    <w:bCs/>
                    <w:color w:val="C00000"/>
                    <w:sz w:val="48"/>
                    <w:szCs w:val="48"/>
                  </w:rPr>
                </w:rPrChange>
              </w:rPr>
            </w:pPr>
          </w:p>
        </w:tc>
      </w:tr>
      <w:tr w:rsidR="000776DC" w:rsidRPr="005F252C" w14:paraId="77432E64" w14:textId="77777777" w:rsidTr="00217B5C">
        <w:trPr>
          <w:trHeight w:val="300"/>
          <w:jc w:val="center"/>
          <w:trPrChange w:id="3379"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380"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494BAD46" w14:textId="77777777" w:rsidR="000776DC" w:rsidRPr="005F252C" w:rsidRDefault="000776DC" w:rsidP="000776DC">
            <w:pPr>
              <w:rPr>
                <w:rFonts w:cs="Calibri"/>
                <w:color w:val="FF0000"/>
                <w:sz w:val="24"/>
                <w:szCs w:val="24"/>
                <w:rPrChange w:id="3381" w:author="Al Riyami, Azza OLNG-SCC/12" w:date="2026-03-30T14:14:00Z" w16du:dateUtc="2026-03-30T10:14:00Z">
                  <w:rPr>
                    <w:rFonts w:ascii="Calibri" w:hAnsi="Calibri" w:cs="Calibri"/>
                    <w:color w:val="FF0000"/>
                    <w:sz w:val="24"/>
                    <w:szCs w:val="24"/>
                  </w:rPr>
                </w:rPrChange>
              </w:rPr>
            </w:pPr>
            <w:r w:rsidRPr="005F252C">
              <w:rPr>
                <w:rFonts w:cs="Calibri"/>
                <w:b/>
                <w:bCs/>
                <w:color w:val="000000"/>
                <w:sz w:val="24"/>
                <w:szCs w:val="24"/>
                <w:u w:val="single"/>
                <w:rPrChange w:id="3382" w:author="Al Riyami, Azza OLNG-SCC/12" w:date="2026-03-30T14:14:00Z" w16du:dateUtc="2026-03-30T10:14:00Z">
                  <w:rPr>
                    <w:rFonts w:ascii="Calibri" w:hAnsi="Calibri" w:cs="Calibri"/>
                    <w:b/>
                    <w:bCs/>
                    <w:color w:val="000000"/>
                    <w:sz w:val="24"/>
                    <w:szCs w:val="24"/>
                    <w:u w:val="single"/>
                  </w:rPr>
                </w:rPrChange>
              </w:rPr>
              <w:t xml:space="preserve">Table C: </w:t>
            </w:r>
            <w:r w:rsidRPr="005F252C">
              <w:rPr>
                <w:rFonts w:cs="Calibri"/>
                <w:color w:val="000000"/>
                <w:sz w:val="24"/>
                <w:szCs w:val="24"/>
                <w:rPrChange w:id="3383" w:author="Al Riyami, Azza OLNG-SCC/12" w:date="2026-03-30T14:14:00Z" w16du:dateUtc="2026-03-30T10:14:00Z">
                  <w:rPr>
                    <w:rFonts w:ascii="Calibri" w:hAnsi="Calibri" w:cs="Calibri"/>
                    <w:color w:val="000000"/>
                    <w:sz w:val="24"/>
                    <w:szCs w:val="24"/>
                  </w:rPr>
                </w:rPrChange>
              </w:rPr>
              <w:t>Bidder to fill all Material/Products to be utilized in the execution of the contract scope in USD.</w:t>
            </w:r>
          </w:p>
        </w:tc>
      </w:tr>
      <w:tr w:rsidR="000776DC" w:rsidRPr="005F252C" w14:paraId="2BD30CDC" w14:textId="77777777" w:rsidTr="00217B5C">
        <w:trPr>
          <w:trHeight w:val="300"/>
          <w:jc w:val="center"/>
          <w:trPrChange w:id="338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385"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6757BBF8" w14:textId="6DD7722E" w:rsidR="000776DC" w:rsidRPr="005F252C" w:rsidRDefault="000776DC" w:rsidP="000776DC">
            <w:pPr>
              <w:rPr>
                <w:rFonts w:cs="Calibri"/>
                <w:color w:val="FF0000"/>
                <w:sz w:val="24"/>
                <w:szCs w:val="24"/>
                <w:rPrChange w:id="3386" w:author="Al Riyami, Azza OLNG-SCC/12" w:date="2026-03-30T14:14:00Z" w16du:dateUtc="2026-03-30T10:14:00Z">
                  <w:rPr>
                    <w:rFonts w:ascii="Calibri" w:hAnsi="Calibri" w:cs="Calibri"/>
                    <w:color w:val="FF0000"/>
                    <w:sz w:val="24"/>
                    <w:szCs w:val="24"/>
                  </w:rPr>
                </w:rPrChange>
              </w:rPr>
            </w:pPr>
            <w:r w:rsidRPr="005F252C">
              <w:rPr>
                <w:rFonts w:cs="Calibri"/>
                <w:b/>
                <w:bCs/>
                <w:color w:val="000000"/>
                <w:sz w:val="24"/>
                <w:szCs w:val="24"/>
                <w:u w:val="single"/>
                <w:rPrChange w:id="3387" w:author="Al Riyami, Azza OLNG-SCC/12" w:date="2026-03-30T14:14:00Z" w16du:dateUtc="2026-03-30T10:14:00Z">
                  <w:rPr>
                    <w:rFonts w:ascii="Calibri" w:hAnsi="Calibri" w:cs="Calibri"/>
                    <w:b/>
                    <w:bCs/>
                    <w:color w:val="000000"/>
                    <w:sz w:val="24"/>
                    <w:szCs w:val="24"/>
                    <w:u w:val="single"/>
                  </w:rPr>
                </w:rPrChange>
              </w:rPr>
              <w:t>Table C</w:t>
            </w:r>
            <w:r w:rsidR="00C2125E" w:rsidRPr="005F252C">
              <w:rPr>
                <w:rFonts w:cs="Calibri"/>
                <w:b/>
                <w:bCs/>
                <w:color w:val="000000"/>
                <w:sz w:val="24"/>
                <w:szCs w:val="24"/>
                <w:u w:val="single"/>
                <w:rPrChange w:id="3388" w:author="Al Riyami, Azza OLNG-SCC/12" w:date="2026-03-30T14:14:00Z" w16du:dateUtc="2026-03-30T10:14:00Z">
                  <w:rPr>
                    <w:rFonts w:ascii="Calibri" w:hAnsi="Calibri" w:cs="Calibri"/>
                    <w:b/>
                    <w:bCs/>
                    <w:color w:val="000000"/>
                    <w:sz w:val="24"/>
                    <w:szCs w:val="24"/>
                    <w:u w:val="single"/>
                  </w:rPr>
                </w:rPrChange>
              </w:rPr>
              <w:t>1:</w:t>
            </w:r>
            <w:r w:rsidRPr="005F252C">
              <w:rPr>
                <w:rFonts w:cs="Calibri"/>
                <w:b/>
                <w:bCs/>
                <w:color w:val="000000"/>
                <w:sz w:val="24"/>
                <w:szCs w:val="24"/>
                <w:u w:val="single"/>
                <w:rPrChange w:id="3389" w:author="Al Riyami, Azza OLNG-SCC/12" w:date="2026-03-30T14:14:00Z" w16du:dateUtc="2026-03-30T10:14:00Z">
                  <w:rPr>
                    <w:rFonts w:ascii="Calibri" w:hAnsi="Calibri" w:cs="Calibri"/>
                    <w:b/>
                    <w:bCs/>
                    <w:color w:val="000000"/>
                    <w:sz w:val="24"/>
                    <w:szCs w:val="24"/>
                    <w:u w:val="single"/>
                  </w:rPr>
                </w:rPrChange>
              </w:rPr>
              <w:t xml:space="preserve"> </w:t>
            </w:r>
            <w:r w:rsidRPr="005F252C">
              <w:rPr>
                <w:rFonts w:cs="Calibri"/>
                <w:color w:val="000000"/>
                <w:sz w:val="24"/>
                <w:szCs w:val="24"/>
                <w:rPrChange w:id="3390" w:author="Al Riyami, Azza OLNG-SCC/12" w:date="2026-03-30T14:14:00Z" w16du:dateUtc="2026-03-30T10:14:00Z">
                  <w:rPr>
                    <w:rFonts w:ascii="Calibri" w:hAnsi="Calibri" w:cs="Calibri"/>
                    <w:color w:val="000000"/>
                    <w:sz w:val="24"/>
                    <w:szCs w:val="24"/>
                  </w:rPr>
                </w:rPrChange>
              </w:rPr>
              <w:t>Bidder/</w:t>
            </w:r>
            <w:del w:id="3391" w:author="Al Hashmi, Ahmed OLNG-ICV/1" w:date="2026-03-18T12:10:00Z" w16du:dateUtc="2026-03-18T08:10:00Z">
              <w:r w:rsidR="00C2125E" w:rsidRPr="005F252C" w:rsidDel="00833133">
                <w:rPr>
                  <w:rFonts w:cs="Calibri"/>
                  <w:color w:val="000000"/>
                  <w:sz w:val="24"/>
                  <w:szCs w:val="24"/>
                  <w:rPrChange w:id="3392" w:author="Al Riyami, Azza OLNG-SCC/12" w:date="2026-03-30T14:14:00Z" w16du:dateUtc="2026-03-30T10:14:00Z">
                    <w:rPr>
                      <w:rFonts w:ascii="Calibri" w:hAnsi="Calibri" w:cs="Calibri"/>
                      <w:color w:val="000000"/>
                      <w:sz w:val="24"/>
                      <w:szCs w:val="24"/>
                    </w:rPr>
                  </w:rPrChange>
                </w:rPr>
                <w:delText>Contractor</w:delText>
              </w:r>
            </w:del>
            <w:ins w:id="3393" w:author="Al Hashmi, Ahmed OLNG-ICV/1" w:date="2026-03-18T12:10:00Z" w16du:dateUtc="2026-03-18T08:10:00Z">
              <w:r w:rsidR="00833133" w:rsidRPr="005F252C">
                <w:rPr>
                  <w:rFonts w:cs="Calibri"/>
                  <w:color w:val="000000"/>
                  <w:sz w:val="24"/>
                  <w:szCs w:val="24"/>
                  <w:rPrChange w:id="3394" w:author="Al Riyami, Azza OLNG-SCC/12" w:date="2026-03-30T14:14:00Z" w16du:dateUtc="2026-03-30T10:14:00Z">
                    <w:rPr>
                      <w:rFonts w:ascii="Calibri" w:hAnsi="Calibri" w:cs="Calibri"/>
                      <w:color w:val="000000"/>
                      <w:sz w:val="24"/>
                      <w:szCs w:val="24"/>
                    </w:rPr>
                  </w:rPrChange>
                </w:rPr>
                <w:t>CONTRACTOR</w:t>
              </w:r>
            </w:ins>
            <w:r w:rsidR="00C2125E" w:rsidRPr="005F252C">
              <w:rPr>
                <w:rFonts w:cs="Calibri"/>
                <w:color w:val="000000"/>
                <w:sz w:val="24"/>
                <w:szCs w:val="24"/>
                <w:rPrChange w:id="3395" w:author="Al Riyami, Azza OLNG-SCC/12" w:date="2026-03-30T14:14:00Z" w16du:dateUtc="2026-03-30T10:14:00Z">
                  <w:rPr>
                    <w:rFonts w:ascii="Calibri" w:hAnsi="Calibri" w:cs="Calibri"/>
                    <w:color w:val="000000"/>
                    <w:sz w:val="24"/>
                    <w:szCs w:val="24"/>
                  </w:rPr>
                </w:rPrChange>
              </w:rPr>
              <w:t xml:space="preserve"> shall</w:t>
            </w:r>
            <w:r w:rsidRPr="005F252C">
              <w:rPr>
                <w:rFonts w:cs="Calibri"/>
                <w:color w:val="000000"/>
                <w:sz w:val="24"/>
                <w:szCs w:val="24"/>
                <w:rPrChange w:id="3396" w:author="Al Riyami, Azza OLNG-SCC/12" w:date="2026-03-30T14:14:00Z" w16du:dateUtc="2026-03-30T10:14:00Z">
                  <w:rPr>
                    <w:rFonts w:ascii="Calibri" w:hAnsi="Calibri" w:cs="Calibri"/>
                    <w:color w:val="000000"/>
                    <w:sz w:val="24"/>
                    <w:szCs w:val="24"/>
                  </w:rPr>
                </w:rPrChange>
              </w:rPr>
              <w:t xml:space="preserve"> complete Table C1 with all MADE IN OMAN materials/ products to be utilized in execution of Contract. </w:t>
            </w:r>
          </w:p>
        </w:tc>
      </w:tr>
      <w:tr w:rsidR="000776DC" w:rsidRPr="005F252C" w14:paraId="724BDBB1" w14:textId="77777777" w:rsidTr="00217B5C">
        <w:trPr>
          <w:trHeight w:val="423"/>
          <w:jc w:val="center"/>
          <w:trPrChange w:id="3397"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398"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5AA11FBF" w14:textId="3B9DB1EB" w:rsidR="000776DC" w:rsidRPr="005F252C" w:rsidRDefault="000776DC" w:rsidP="000776DC">
            <w:pPr>
              <w:rPr>
                <w:rFonts w:cs="Calibri"/>
                <w:color w:val="FF0000"/>
                <w:sz w:val="24"/>
                <w:szCs w:val="24"/>
                <w:rPrChange w:id="3399" w:author="Al Riyami, Azza OLNG-SCC/12" w:date="2026-03-30T14:14:00Z" w16du:dateUtc="2026-03-30T10:14:00Z">
                  <w:rPr>
                    <w:rFonts w:ascii="Calibri" w:hAnsi="Calibri" w:cs="Calibri"/>
                    <w:color w:val="FF0000"/>
                    <w:sz w:val="24"/>
                    <w:szCs w:val="24"/>
                  </w:rPr>
                </w:rPrChange>
              </w:rPr>
            </w:pPr>
            <w:r w:rsidRPr="005F252C">
              <w:rPr>
                <w:rFonts w:cs="Calibri"/>
                <w:b/>
                <w:bCs/>
                <w:color w:val="000000"/>
                <w:sz w:val="24"/>
                <w:szCs w:val="24"/>
                <w:u w:val="single"/>
                <w:rPrChange w:id="3400" w:author="Al Riyami, Azza OLNG-SCC/12" w:date="2026-03-30T14:14:00Z" w16du:dateUtc="2026-03-30T10:14:00Z">
                  <w:rPr>
                    <w:rFonts w:ascii="Calibri" w:hAnsi="Calibri" w:cs="Calibri"/>
                    <w:b/>
                    <w:bCs/>
                    <w:color w:val="000000"/>
                    <w:sz w:val="24"/>
                    <w:szCs w:val="24"/>
                    <w:u w:val="single"/>
                  </w:rPr>
                </w:rPrChange>
              </w:rPr>
              <w:t>Table C2 :</w:t>
            </w:r>
            <w:r w:rsidRPr="005F252C">
              <w:rPr>
                <w:rFonts w:cs="Calibri"/>
                <w:color w:val="FF0000"/>
                <w:sz w:val="24"/>
                <w:szCs w:val="24"/>
                <w:rPrChange w:id="3401" w:author="Al Riyami, Azza OLNG-SCC/12" w:date="2026-03-30T14:14:00Z" w16du:dateUtc="2026-03-30T10:14:00Z">
                  <w:rPr>
                    <w:rFonts w:ascii="Calibri" w:hAnsi="Calibri" w:cs="Calibri"/>
                    <w:color w:val="FF0000"/>
                    <w:sz w:val="24"/>
                    <w:szCs w:val="24"/>
                  </w:rPr>
                </w:rPrChange>
              </w:rPr>
              <w:t xml:space="preserve"> </w:t>
            </w:r>
            <w:r w:rsidRPr="005F252C">
              <w:rPr>
                <w:rFonts w:cs="Calibri"/>
                <w:color w:val="000000"/>
                <w:sz w:val="24"/>
                <w:szCs w:val="24"/>
                <w:rPrChange w:id="3402" w:author="Al Riyami, Azza OLNG-SCC/12" w:date="2026-03-30T14:14:00Z" w16du:dateUtc="2026-03-30T10:14:00Z">
                  <w:rPr>
                    <w:rFonts w:ascii="Calibri" w:hAnsi="Calibri" w:cs="Calibri"/>
                    <w:color w:val="000000"/>
                    <w:sz w:val="24"/>
                    <w:szCs w:val="24"/>
                  </w:rPr>
                </w:rPrChange>
              </w:rPr>
              <w:t>Bidder/</w:t>
            </w:r>
            <w:del w:id="3403" w:author="Al Hashmi, Ahmed OLNG-ICV/1" w:date="2026-03-18T12:10:00Z" w16du:dateUtc="2026-03-18T08:10:00Z">
              <w:r w:rsidRPr="005F252C" w:rsidDel="00833133">
                <w:rPr>
                  <w:rFonts w:cs="Calibri"/>
                  <w:color w:val="000000"/>
                  <w:sz w:val="24"/>
                  <w:szCs w:val="24"/>
                  <w:rPrChange w:id="3404" w:author="Al Riyami, Azza OLNG-SCC/12" w:date="2026-03-30T14:14:00Z" w16du:dateUtc="2026-03-30T10:14:00Z">
                    <w:rPr>
                      <w:rFonts w:ascii="Calibri" w:hAnsi="Calibri" w:cs="Calibri"/>
                      <w:color w:val="000000"/>
                      <w:sz w:val="24"/>
                      <w:szCs w:val="24"/>
                    </w:rPr>
                  </w:rPrChange>
                </w:rPr>
                <w:delText>Contractor</w:delText>
              </w:r>
            </w:del>
            <w:ins w:id="3405" w:author="Al Hashmi, Ahmed OLNG-ICV/1" w:date="2026-03-18T12:10:00Z" w16du:dateUtc="2026-03-18T08:10:00Z">
              <w:r w:rsidR="00833133" w:rsidRPr="005F252C">
                <w:rPr>
                  <w:rFonts w:cs="Calibri"/>
                  <w:color w:val="000000"/>
                  <w:sz w:val="24"/>
                  <w:szCs w:val="24"/>
                  <w:rPrChange w:id="3406"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407" w:author="Al Riyami, Azza OLNG-SCC/12" w:date="2026-03-30T14:14:00Z" w16du:dateUtc="2026-03-30T10:14:00Z">
                  <w:rPr>
                    <w:rFonts w:ascii="Calibri" w:hAnsi="Calibri" w:cs="Calibri"/>
                    <w:color w:val="000000"/>
                    <w:sz w:val="24"/>
                    <w:szCs w:val="24"/>
                  </w:rPr>
                </w:rPrChange>
              </w:rPr>
              <w:t xml:space="preserve"> shall complete Table C2  with NOT MADE IN OMAN materials/products procured through National Registered suppliers to be utilized in execution of Contract.</w:t>
            </w:r>
          </w:p>
        </w:tc>
      </w:tr>
      <w:tr w:rsidR="000776DC" w:rsidRPr="005F252C" w14:paraId="7A0DE2A3" w14:textId="77777777" w:rsidTr="00217B5C">
        <w:trPr>
          <w:trHeight w:val="423"/>
          <w:jc w:val="center"/>
          <w:trPrChange w:id="3408"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409"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6338186C" w14:textId="77777777" w:rsidR="000776DC" w:rsidRPr="005F252C" w:rsidRDefault="000776DC" w:rsidP="000776DC">
            <w:pPr>
              <w:rPr>
                <w:rFonts w:cs="Calibri"/>
                <w:color w:val="FF0000"/>
                <w:sz w:val="24"/>
                <w:szCs w:val="24"/>
                <w:rPrChange w:id="3410" w:author="Al Riyami, Azza OLNG-SCC/12" w:date="2026-03-30T14:14:00Z" w16du:dateUtc="2026-03-30T10:14:00Z">
                  <w:rPr>
                    <w:rFonts w:ascii="Calibri" w:hAnsi="Calibri" w:cs="Calibri"/>
                    <w:color w:val="FF0000"/>
                    <w:sz w:val="24"/>
                    <w:szCs w:val="24"/>
                  </w:rPr>
                </w:rPrChange>
              </w:rPr>
            </w:pPr>
          </w:p>
        </w:tc>
      </w:tr>
      <w:tr w:rsidR="000776DC" w:rsidRPr="005F252C" w14:paraId="39927AF6" w14:textId="77777777" w:rsidTr="00217B5C">
        <w:trPr>
          <w:trHeight w:val="423"/>
          <w:jc w:val="center"/>
          <w:trPrChange w:id="3411"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412"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01BC8DA4" w14:textId="07FA0C4C" w:rsidR="000776DC" w:rsidRPr="005F252C" w:rsidRDefault="000776DC" w:rsidP="000776DC">
            <w:pPr>
              <w:rPr>
                <w:rFonts w:cs="Calibri"/>
                <w:color w:val="FF0000"/>
                <w:sz w:val="24"/>
                <w:szCs w:val="24"/>
                <w:rPrChange w:id="3413" w:author="Al Riyami, Azza OLNG-SCC/12" w:date="2026-03-30T14:14:00Z" w16du:dateUtc="2026-03-30T10:14:00Z">
                  <w:rPr>
                    <w:rFonts w:ascii="Calibri" w:hAnsi="Calibri" w:cs="Calibri"/>
                    <w:color w:val="FF0000"/>
                    <w:sz w:val="24"/>
                    <w:szCs w:val="24"/>
                  </w:rPr>
                </w:rPrChange>
              </w:rPr>
            </w:pPr>
            <w:r w:rsidRPr="005F252C">
              <w:rPr>
                <w:rFonts w:cs="Calibri"/>
                <w:b/>
                <w:bCs/>
                <w:color w:val="000000"/>
                <w:sz w:val="24"/>
                <w:szCs w:val="24"/>
                <w:u w:val="single"/>
                <w:rPrChange w:id="3414" w:author="Al Riyami, Azza OLNG-SCC/12" w:date="2026-03-30T14:14:00Z" w16du:dateUtc="2026-03-30T10:14:00Z">
                  <w:rPr>
                    <w:rFonts w:ascii="Calibri" w:hAnsi="Calibri" w:cs="Calibri"/>
                    <w:b/>
                    <w:bCs/>
                    <w:color w:val="000000"/>
                    <w:sz w:val="24"/>
                    <w:szCs w:val="24"/>
                    <w:u w:val="single"/>
                  </w:rPr>
                </w:rPrChange>
              </w:rPr>
              <w:t>Table C3 :</w:t>
            </w:r>
            <w:r w:rsidRPr="005F252C">
              <w:rPr>
                <w:rFonts w:cs="Calibri"/>
                <w:color w:val="FF0000"/>
                <w:sz w:val="24"/>
                <w:szCs w:val="24"/>
                <w:rPrChange w:id="3415" w:author="Al Riyami, Azza OLNG-SCC/12" w:date="2026-03-30T14:14:00Z" w16du:dateUtc="2026-03-30T10:14:00Z">
                  <w:rPr>
                    <w:rFonts w:ascii="Calibri" w:hAnsi="Calibri" w:cs="Calibri"/>
                    <w:color w:val="FF0000"/>
                    <w:sz w:val="24"/>
                    <w:szCs w:val="24"/>
                  </w:rPr>
                </w:rPrChange>
              </w:rPr>
              <w:t xml:space="preserve"> </w:t>
            </w:r>
            <w:r w:rsidRPr="005F252C">
              <w:rPr>
                <w:rFonts w:cs="Calibri"/>
                <w:color w:val="000000"/>
                <w:sz w:val="24"/>
                <w:szCs w:val="24"/>
                <w:rPrChange w:id="3416" w:author="Al Riyami, Azza OLNG-SCC/12" w:date="2026-03-30T14:14:00Z" w16du:dateUtc="2026-03-30T10:14:00Z">
                  <w:rPr>
                    <w:rFonts w:ascii="Calibri" w:hAnsi="Calibri" w:cs="Calibri"/>
                    <w:color w:val="000000"/>
                    <w:sz w:val="24"/>
                    <w:szCs w:val="24"/>
                  </w:rPr>
                </w:rPrChange>
              </w:rPr>
              <w:t>Bidder/</w:t>
            </w:r>
            <w:del w:id="3417" w:author="Al Hashmi, Ahmed OLNG-ICV/1" w:date="2026-03-18T12:10:00Z" w16du:dateUtc="2026-03-18T08:10:00Z">
              <w:r w:rsidRPr="005F252C" w:rsidDel="00833133">
                <w:rPr>
                  <w:rFonts w:cs="Calibri"/>
                  <w:color w:val="000000"/>
                  <w:sz w:val="24"/>
                  <w:szCs w:val="24"/>
                  <w:rPrChange w:id="3418" w:author="Al Riyami, Azza OLNG-SCC/12" w:date="2026-03-30T14:14:00Z" w16du:dateUtc="2026-03-30T10:14:00Z">
                    <w:rPr>
                      <w:rFonts w:ascii="Calibri" w:hAnsi="Calibri" w:cs="Calibri"/>
                      <w:color w:val="000000"/>
                      <w:sz w:val="24"/>
                      <w:szCs w:val="24"/>
                    </w:rPr>
                  </w:rPrChange>
                </w:rPr>
                <w:delText>Contractor</w:delText>
              </w:r>
            </w:del>
            <w:ins w:id="3419" w:author="Al Hashmi, Ahmed OLNG-ICV/1" w:date="2026-03-18T12:10:00Z" w16du:dateUtc="2026-03-18T08:10:00Z">
              <w:r w:rsidR="00833133" w:rsidRPr="005F252C">
                <w:rPr>
                  <w:rFonts w:cs="Calibri"/>
                  <w:color w:val="000000"/>
                  <w:sz w:val="24"/>
                  <w:szCs w:val="24"/>
                  <w:rPrChange w:id="3420"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421" w:author="Al Riyami, Azza OLNG-SCC/12" w:date="2026-03-30T14:14:00Z" w16du:dateUtc="2026-03-30T10:14:00Z">
                  <w:rPr>
                    <w:rFonts w:ascii="Calibri" w:hAnsi="Calibri" w:cs="Calibri"/>
                    <w:color w:val="000000"/>
                    <w:sz w:val="24"/>
                    <w:szCs w:val="24"/>
                  </w:rPr>
                </w:rPrChange>
              </w:rPr>
              <w:t xml:space="preserve"> shall complete Table C3  with NOT MADE IN OMAN materials/products procured direct from Foreign </w:t>
            </w:r>
            <w:del w:id="3422" w:author="Al Hashmi, Ahmed OLNG-ICV/1" w:date="2026-03-18T12:11:00Z" w16du:dateUtc="2026-03-18T08:11:00Z">
              <w:r w:rsidRPr="005F252C" w:rsidDel="00833133">
                <w:rPr>
                  <w:rFonts w:cs="Calibri"/>
                  <w:color w:val="000000"/>
                  <w:sz w:val="24"/>
                  <w:szCs w:val="24"/>
                  <w:rPrChange w:id="3423" w:author="Al Riyami, Azza OLNG-SCC/12" w:date="2026-03-30T14:14:00Z" w16du:dateUtc="2026-03-30T10:14:00Z">
                    <w:rPr>
                      <w:rFonts w:ascii="Calibri" w:hAnsi="Calibri" w:cs="Calibri"/>
                      <w:color w:val="000000"/>
                      <w:sz w:val="24"/>
                      <w:szCs w:val="24"/>
                    </w:rPr>
                  </w:rPrChange>
                </w:rPr>
                <w:delText>Company</w:delText>
              </w:r>
            </w:del>
            <w:ins w:id="3424" w:author="Al Hashmi, Ahmed OLNG-ICV/1" w:date="2026-03-18T12:11:00Z" w16du:dateUtc="2026-03-18T08:11:00Z">
              <w:r w:rsidR="00833133" w:rsidRPr="005F252C">
                <w:rPr>
                  <w:rFonts w:cs="Calibri"/>
                  <w:color w:val="000000"/>
                  <w:sz w:val="24"/>
                  <w:szCs w:val="24"/>
                  <w:rPrChange w:id="3425" w:author="Al Riyami, Azza OLNG-SCC/12" w:date="2026-03-30T14:14:00Z" w16du:dateUtc="2026-03-30T10:14:00Z">
                    <w:rPr>
                      <w:rFonts w:ascii="Calibri" w:hAnsi="Calibri" w:cs="Calibri"/>
                      <w:color w:val="000000"/>
                      <w:sz w:val="24"/>
                      <w:szCs w:val="24"/>
                    </w:rPr>
                  </w:rPrChange>
                </w:rPr>
                <w:t>COMPANY</w:t>
              </w:r>
            </w:ins>
            <w:r w:rsidRPr="005F252C">
              <w:rPr>
                <w:rFonts w:cs="Calibri"/>
                <w:color w:val="000000"/>
                <w:sz w:val="24"/>
                <w:szCs w:val="24"/>
                <w:rPrChange w:id="3426" w:author="Al Riyami, Azza OLNG-SCC/12" w:date="2026-03-30T14:14:00Z" w16du:dateUtc="2026-03-30T10:14:00Z">
                  <w:rPr>
                    <w:rFonts w:ascii="Calibri" w:hAnsi="Calibri" w:cs="Calibri"/>
                    <w:color w:val="000000"/>
                    <w:sz w:val="24"/>
                    <w:szCs w:val="24"/>
                  </w:rPr>
                </w:rPrChange>
              </w:rPr>
              <w:t xml:space="preserve"> (not National Registered suppliers in MOCI)  to be utilized in execution of Contract</w:t>
            </w:r>
          </w:p>
        </w:tc>
      </w:tr>
      <w:tr w:rsidR="000776DC" w:rsidRPr="005F252C" w14:paraId="3823644E" w14:textId="77777777" w:rsidTr="00217B5C">
        <w:trPr>
          <w:trHeight w:val="423"/>
          <w:jc w:val="center"/>
          <w:trPrChange w:id="3427"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428"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4383F38E" w14:textId="77777777" w:rsidR="000776DC" w:rsidRPr="005F252C" w:rsidRDefault="000776DC" w:rsidP="000776DC">
            <w:pPr>
              <w:rPr>
                <w:rFonts w:cs="Calibri"/>
                <w:color w:val="FF0000"/>
                <w:sz w:val="24"/>
                <w:szCs w:val="24"/>
                <w:rPrChange w:id="3429" w:author="Al Riyami, Azza OLNG-SCC/12" w:date="2026-03-30T14:14:00Z" w16du:dateUtc="2026-03-30T10:14:00Z">
                  <w:rPr>
                    <w:rFonts w:ascii="Calibri" w:hAnsi="Calibri" w:cs="Calibri"/>
                    <w:color w:val="FF0000"/>
                    <w:sz w:val="24"/>
                    <w:szCs w:val="24"/>
                  </w:rPr>
                </w:rPrChange>
              </w:rPr>
            </w:pPr>
          </w:p>
        </w:tc>
      </w:tr>
      <w:tr w:rsidR="000776DC" w:rsidRPr="005F252C" w14:paraId="66EC4378" w14:textId="77777777" w:rsidTr="00217B5C">
        <w:trPr>
          <w:trHeight w:val="300"/>
          <w:jc w:val="center"/>
          <w:trPrChange w:id="3430"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vAlign w:val="center"/>
            <w:hideMark/>
            <w:tcPrChange w:id="3431"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vAlign w:val="center"/>
                <w:hideMark/>
              </w:tcPr>
            </w:tcPrChange>
          </w:tcPr>
          <w:p w14:paraId="40CBD662" w14:textId="77777777" w:rsidR="000776DC" w:rsidRPr="005F252C" w:rsidRDefault="000776DC" w:rsidP="000776DC">
            <w:pPr>
              <w:rPr>
                <w:rFonts w:cs="Calibri"/>
                <w:color w:val="FF0000"/>
                <w:sz w:val="24"/>
                <w:szCs w:val="24"/>
                <w:rPrChange w:id="3432" w:author="Al Riyami, Azza OLNG-SCC/12" w:date="2026-03-30T14:14:00Z" w16du:dateUtc="2026-03-30T10:14:00Z">
                  <w:rPr>
                    <w:rFonts w:ascii="Calibri" w:hAnsi="Calibri" w:cs="Calibri"/>
                    <w:color w:val="FF0000"/>
                    <w:sz w:val="24"/>
                    <w:szCs w:val="24"/>
                  </w:rPr>
                </w:rPrChange>
              </w:rPr>
            </w:pPr>
            <w:r w:rsidRPr="005F252C">
              <w:rPr>
                <w:rFonts w:cs="Calibri"/>
                <w:color w:val="FF0000"/>
                <w:sz w:val="24"/>
                <w:szCs w:val="24"/>
                <w:rPrChange w:id="3433" w:author="Al Riyami, Azza OLNG-SCC/12" w:date="2026-03-30T14:14:00Z" w16du:dateUtc="2026-03-30T10:14:00Z">
                  <w:rPr>
                    <w:rFonts w:ascii="Calibri" w:hAnsi="Calibri" w:cs="Calibri"/>
                    <w:color w:val="FF0000"/>
                    <w:sz w:val="24"/>
                    <w:szCs w:val="24"/>
                  </w:rPr>
                </w:rPrChange>
              </w:rPr>
              <w:lastRenderedPageBreak/>
              <w:t> </w:t>
            </w:r>
          </w:p>
        </w:tc>
      </w:tr>
      <w:tr w:rsidR="000776DC" w:rsidRPr="005F252C" w14:paraId="43D22564" w14:textId="77777777" w:rsidTr="00217B5C">
        <w:trPr>
          <w:trHeight w:val="300"/>
          <w:jc w:val="center"/>
          <w:trPrChange w:id="343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435"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10E53295" w14:textId="77777777" w:rsidR="000776DC" w:rsidRPr="005F252C" w:rsidRDefault="000776DC" w:rsidP="000776DC">
            <w:pPr>
              <w:rPr>
                <w:rFonts w:cs="Calibri"/>
                <w:color w:val="000000"/>
                <w:sz w:val="24"/>
                <w:szCs w:val="24"/>
                <w:rPrChange w:id="3436"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437" w:author="Al Riyami, Azza OLNG-SCC/12" w:date="2026-03-30T14:14:00Z" w16du:dateUtc="2026-03-30T10:14:00Z">
                  <w:rPr>
                    <w:rFonts w:ascii="Calibri" w:hAnsi="Calibri" w:cs="Calibri"/>
                    <w:color w:val="000000"/>
                    <w:sz w:val="24"/>
                    <w:szCs w:val="24"/>
                  </w:rPr>
                </w:rPrChange>
              </w:rPr>
              <w:t>“</w:t>
            </w:r>
            <w:r w:rsidRPr="005F252C">
              <w:rPr>
                <w:rFonts w:cs="Calibri"/>
                <w:b/>
                <w:bCs/>
                <w:color w:val="000000"/>
                <w:sz w:val="24"/>
                <w:szCs w:val="24"/>
                <w:u w:val="single"/>
                <w:rPrChange w:id="3438" w:author="Al Riyami, Azza OLNG-SCC/12" w:date="2026-03-30T14:14:00Z" w16du:dateUtc="2026-03-30T10:14:00Z">
                  <w:rPr>
                    <w:rFonts w:ascii="Calibri" w:hAnsi="Calibri" w:cs="Calibri"/>
                    <w:b/>
                    <w:bCs/>
                    <w:color w:val="000000"/>
                    <w:sz w:val="24"/>
                    <w:szCs w:val="24"/>
                    <w:u w:val="single"/>
                  </w:rPr>
                </w:rPrChange>
              </w:rPr>
              <w:t>Made-in-Oman good”</w:t>
            </w:r>
            <w:r w:rsidRPr="005F252C">
              <w:rPr>
                <w:rFonts w:cs="Calibri"/>
                <w:color w:val="000000"/>
                <w:sz w:val="24"/>
                <w:szCs w:val="24"/>
                <w:rPrChange w:id="3439" w:author="Al Riyami, Azza OLNG-SCC/12" w:date="2026-03-30T14:14:00Z" w16du:dateUtc="2026-03-30T10:14:00Z">
                  <w:rPr>
                    <w:rFonts w:ascii="Calibri" w:hAnsi="Calibri" w:cs="Calibri"/>
                    <w:color w:val="000000"/>
                    <w:sz w:val="24"/>
                    <w:szCs w:val="24"/>
                  </w:rPr>
                </w:rPrChange>
              </w:rPr>
              <w:t xml:space="preserve"> – means a product, material or equipment that is included in the List of goods of Omani origin issued by the Ministry of Commerce.  </w:t>
            </w:r>
          </w:p>
        </w:tc>
      </w:tr>
      <w:tr w:rsidR="000776DC" w:rsidRPr="005F252C" w14:paraId="174C8266" w14:textId="77777777" w:rsidTr="00217B5C">
        <w:trPr>
          <w:trHeight w:val="423"/>
          <w:jc w:val="center"/>
          <w:trPrChange w:id="3440"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441"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6FF14E0F" w14:textId="5A77ECFF" w:rsidR="000776DC" w:rsidRPr="005F252C" w:rsidRDefault="000776DC" w:rsidP="000776DC">
            <w:pPr>
              <w:rPr>
                <w:rFonts w:cs="Calibri"/>
                <w:color w:val="000000"/>
                <w:sz w:val="24"/>
                <w:szCs w:val="24"/>
                <w:rPrChange w:id="3442" w:author="Al Riyami, Azza OLNG-SCC/12" w:date="2026-03-30T14:14:00Z" w16du:dateUtc="2026-03-30T10:14:00Z">
                  <w:rPr>
                    <w:rFonts w:ascii="Calibri" w:hAnsi="Calibri" w:cs="Calibri"/>
                    <w:color w:val="000000"/>
                    <w:sz w:val="24"/>
                    <w:szCs w:val="24"/>
                  </w:rPr>
                </w:rPrChange>
              </w:rPr>
            </w:pPr>
            <w:r w:rsidRPr="005F252C">
              <w:rPr>
                <w:rFonts w:cs="Calibri"/>
                <w:b/>
                <w:bCs/>
                <w:color w:val="000000"/>
                <w:sz w:val="24"/>
                <w:szCs w:val="24"/>
                <w:u w:val="single"/>
                <w:rPrChange w:id="3443" w:author="Al Riyami, Azza OLNG-SCC/12" w:date="2026-03-30T14:14:00Z" w16du:dateUtc="2026-03-30T10:14:00Z">
                  <w:rPr>
                    <w:rFonts w:ascii="Calibri" w:hAnsi="Calibri" w:cs="Calibri"/>
                    <w:b/>
                    <w:bCs/>
                    <w:color w:val="000000"/>
                    <w:sz w:val="24"/>
                    <w:szCs w:val="24"/>
                    <w:u w:val="single"/>
                  </w:rPr>
                </w:rPrChange>
              </w:rPr>
              <w:t xml:space="preserve">“Nationally Registered Supplier” : </w:t>
            </w:r>
            <w:r w:rsidRPr="005F252C">
              <w:rPr>
                <w:rFonts w:cs="Calibri"/>
                <w:color w:val="000000"/>
                <w:sz w:val="24"/>
                <w:szCs w:val="24"/>
                <w:rPrChange w:id="3444" w:author="Al Riyami, Azza OLNG-SCC/12" w:date="2026-03-30T14:14:00Z" w16du:dateUtc="2026-03-30T10:14:00Z">
                  <w:rPr>
                    <w:rFonts w:ascii="Calibri" w:hAnsi="Calibri" w:cs="Calibri"/>
                    <w:color w:val="000000"/>
                    <w:sz w:val="24"/>
                    <w:szCs w:val="24"/>
                  </w:rPr>
                </w:rPrChange>
              </w:rPr>
              <w:t xml:space="preserve">means a supplier of goods and services that is a </w:t>
            </w:r>
            <w:del w:id="3445" w:author="Al Hashmi, Ahmed OLNG-ICV/1" w:date="2026-03-18T12:11:00Z" w16du:dateUtc="2026-03-18T08:11:00Z">
              <w:r w:rsidRPr="005F252C" w:rsidDel="00833133">
                <w:rPr>
                  <w:rFonts w:cs="Calibri"/>
                  <w:color w:val="000000"/>
                  <w:sz w:val="24"/>
                  <w:szCs w:val="24"/>
                  <w:rPrChange w:id="3446" w:author="Al Riyami, Azza OLNG-SCC/12" w:date="2026-03-30T14:14:00Z" w16du:dateUtc="2026-03-30T10:14:00Z">
                    <w:rPr>
                      <w:rFonts w:ascii="Calibri" w:hAnsi="Calibri" w:cs="Calibri"/>
                      <w:color w:val="000000"/>
                      <w:sz w:val="24"/>
                      <w:szCs w:val="24"/>
                    </w:rPr>
                  </w:rPrChange>
                </w:rPr>
                <w:delText>Company</w:delText>
              </w:r>
            </w:del>
            <w:ins w:id="3447" w:author="Al Hashmi, Ahmed OLNG-ICV/1" w:date="2026-03-18T12:11:00Z" w16du:dateUtc="2026-03-18T08:11:00Z">
              <w:r w:rsidR="00833133" w:rsidRPr="005F252C">
                <w:rPr>
                  <w:rFonts w:cs="Calibri"/>
                  <w:color w:val="000000"/>
                  <w:sz w:val="24"/>
                  <w:szCs w:val="24"/>
                  <w:rPrChange w:id="3448" w:author="Al Riyami, Azza OLNG-SCC/12" w:date="2026-03-30T14:14:00Z" w16du:dateUtc="2026-03-30T10:14:00Z">
                    <w:rPr>
                      <w:rFonts w:ascii="Calibri" w:hAnsi="Calibri" w:cs="Calibri"/>
                      <w:color w:val="000000"/>
                      <w:sz w:val="24"/>
                      <w:szCs w:val="24"/>
                    </w:rPr>
                  </w:rPrChange>
                </w:rPr>
                <w:t>COMPANY</w:t>
              </w:r>
            </w:ins>
            <w:r w:rsidRPr="005F252C">
              <w:rPr>
                <w:rFonts w:cs="Calibri"/>
                <w:color w:val="000000"/>
                <w:sz w:val="24"/>
                <w:szCs w:val="24"/>
                <w:rPrChange w:id="3449" w:author="Al Riyami, Azza OLNG-SCC/12" w:date="2026-03-30T14:14:00Z" w16du:dateUtc="2026-03-30T10:14:00Z">
                  <w:rPr>
                    <w:rFonts w:ascii="Calibri" w:hAnsi="Calibri" w:cs="Calibri"/>
                    <w:color w:val="000000"/>
                    <w:sz w:val="24"/>
                    <w:szCs w:val="24"/>
                  </w:rPr>
                </w:rPrChange>
              </w:rPr>
              <w:t xml:space="preserve">, subsidiary or branch incorporated under Omani law in Oman and/or registered to operate in Oman under a renewable license; and whose offices or facilities associated with producing manufactured or assembled goods or providing services to the </w:t>
            </w:r>
            <w:del w:id="3450" w:author="Al Hashmi, Ahmed OLNG-ICV/1" w:date="2026-03-18T12:11:00Z" w16du:dateUtc="2026-03-18T08:11:00Z">
              <w:r w:rsidRPr="005F252C" w:rsidDel="00833133">
                <w:rPr>
                  <w:rFonts w:cs="Calibri"/>
                  <w:color w:val="000000"/>
                  <w:sz w:val="24"/>
                  <w:szCs w:val="24"/>
                  <w:rPrChange w:id="3451" w:author="Al Riyami, Azza OLNG-SCC/12" w:date="2026-03-30T14:14:00Z" w16du:dateUtc="2026-03-30T10:14:00Z">
                    <w:rPr>
                      <w:rFonts w:ascii="Calibri" w:hAnsi="Calibri" w:cs="Calibri"/>
                      <w:color w:val="000000"/>
                      <w:sz w:val="24"/>
                      <w:szCs w:val="24"/>
                    </w:rPr>
                  </w:rPrChange>
                </w:rPr>
                <w:delText>Company</w:delText>
              </w:r>
            </w:del>
            <w:ins w:id="3452" w:author="Al Hashmi, Ahmed OLNG-ICV/1" w:date="2026-03-18T12:11:00Z" w16du:dateUtc="2026-03-18T08:11:00Z">
              <w:r w:rsidR="00833133" w:rsidRPr="005F252C">
                <w:rPr>
                  <w:rFonts w:cs="Calibri"/>
                  <w:color w:val="000000"/>
                  <w:sz w:val="24"/>
                  <w:szCs w:val="24"/>
                  <w:rPrChange w:id="3453" w:author="Al Riyami, Azza OLNG-SCC/12" w:date="2026-03-30T14:14:00Z" w16du:dateUtc="2026-03-30T10:14:00Z">
                    <w:rPr>
                      <w:rFonts w:ascii="Calibri" w:hAnsi="Calibri" w:cs="Calibri"/>
                      <w:color w:val="000000"/>
                      <w:sz w:val="24"/>
                      <w:szCs w:val="24"/>
                    </w:rPr>
                  </w:rPrChange>
                </w:rPr>
                <w:t>COMPANY</w:t>
              </w:r>
            </w:ins>
            <w:r w:rsidRPr="005F252C">
              <w:rPr>
                <w:rFonts w:cs="Calibri"/>
                <w:color w:val="000000"/>
                <w:sz w:val="24"/>
                <w:szCs w:val="24"/>
                <w:rPrChange w:id="3454" w:author="Al Riyami, Azza OLNG-SCC/12" w:date="2026-03-30T14:14:00Z" w16du:dateUtc="2026-03-30T10:14:00Z">
                  <w:rPr>
                    <w:rFonts w:ascii="Calibri" w:hAnsi="Calibri" w:cs="Calibri"/>
                    <w:color w:val="000000"/>
                    <w:sz w:val="24"/>
                    <w:szCs w:val="24"/>
                  </w:rPr>
                </w:rPrChange>
              </w:rPr>
              <w:t xml:space="preserve"> are located in the Sultanate of Oman.</w:t>
            </w:r>
          </w:p>
        </w:tc>
      </w:tr>
      <w:tr w:rsidR="000776DC" w:rsidRPr="005F252C" w14:paraId="6160C9D6" w14:textId="77777777" w:rsidTr="00217B5C">
        <w:trPr>
          <w:trHeight w:val="423"/>
          <w:jc w:val="center"/>
          <w:trPrChange w:id="3455"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456"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6D333AB9" w14:textId="77777777" w:rsidR="000776DC" w:rsidRPr="005F252C" w:rsidRDefault="000776DC" w:rsidP="000776DC">
            <w:pPr>
              <w:rPr>
                <w:rFonts w:cs="Calibri"/>
                <w:color w:val="000000"/>
                <w:sz w:val="24"/>
                <w:szCs w:val="24"/>
                <w:rPrChange w:id="3457" w:author="Al Riyami, Azza OLNG-SCC/12" w:date="2026-03-30T14:14:00Z" w16du:dateUtc="2026-03-30T10:14:00Z">
                  <w:rPr>
                    <w:rFonts w:ascii="Calibri" w:hAnsi="Calibri" w:cs="Calibri"/>
                    <w:color w:val="000000"/>
                    <w:sz w:val="24"/>
                    <w:szCs w:val="24"/>
                  </w:rPr>
                </w:rPrChange>
              </w:rPr>
            </w:pPr>
          </w:p>
        </w:tc>
      </w:tr>
      <w:tr w:rsidR="000776DC" w:rsidRPr="005F252C" w14:paraId="0596D75B" w14:textId="77777777" w:rsidTr="00217B5C">
        <w:trPr>
          <w:trHeight w:val="423"/>
          <w:jc w:val="center"/>
          <w:trPrChange w:id="3458"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459"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592BEFAE" w14:textId="77777777" w:rsidR="000776DC" w:rsidRPr="005F252C" w:rsidRDefault="000776DC" w:rsidP="000776DC">
            <w:pPr>
              <w:rPr>
                <w:rFonts w:cs="Calibri"/>
                <w:color w:val="000000"/>
                <w:sz w:val="24"/>
                <w:szCs w:val="24"/>
                <w:rPrChange w:id="3460" w:author="Al Riyami, Azza OLNG-SCC/12" w:date="2026-03-30T14:14:00Z" w16du:dateUtc="2026-03-30T10:14:00Z">
                  <w:rPr>
                    <w:rFonts w:ascii="Calibri" w:hAnsi="Calibri" w:cs="Calibri"/>
                    <w:color w:val="000000"/>
                    <w:sz w:val="24"/>
                    <w:szCs w:val="24"/>
                  </w:rPr>
                </w:rPrChange>
              </w:rPr>
            </w:pPr>
          </w:p>
        </w:tc>
      </w:tr>
      <w:tr w:rsidR="000776DC" w:rsidRPr="005F252C" w14:paraId="07389415" w14:textId="77777777" w:rsidTr="00217B5C">
        <w:trPr>
          <w:trHeight w:val="423"/>
          <w:jc w:val="center"/>
          <w:trPrChange w:id="3461"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462"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06D07C2E" w14:textId="77777777" w:rsidR="000776DC" w:rsidRPr="005F252C" w:rsidRDefault="000776DC" w:rsidP="000776DC">
            <w:pPr>
              <w:rPr>
                <w:rFonts w:cs="Calibri"/>
                <w:color w:val="000000"/>
                <w:sz w:val="24"/>
                <w:szCs w:val="24"/>
                <w:rPrChange w:id="3463" w:author="Al Riyami, Azza OLNG-SCC/12" w:date="2026-03-30T14:14:00Z" w16du:dateUtc="2026-03-30T10:14:00Z">
                  <w:rPr>
                    <w:rFonts w:ascii="Calibri" w:hAnsi="Calibri" w:cs="Calibri"/>
                    <w:color w:val="000000"/>
                    <w:sz w:val="24"/>
                    <w:szCs w:val="24"/>
                  </w:rPr>
                </w:rPrChange>
              </w:rPr>
            </w:pPr>
          </w:p>
        </w:tc>
      </w:tr>
      <w:tr w:rsidR="000776DC" w:rsidRPr="005F252C" w14:paraId="2531F812" w14:textId="77777777" w:rsidTr="00217B5C">
        <w:trPr>
          <w:trHeight w:val="423"/>
          <w:jc w:val="center"/>
          <w:trPrChange w:id="3464"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465"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209592EB" w14:textId="45CBD923" w:rsidR="000776DC" w:rsidRPr="005F252C" w:rsidRDefault="000776DC" w:rsidP="000776DC">
            <w:pPr>
              <w:rPr>
                <w:rFonts w:cs="Calibri"/>
                <w:color w:val="000000"/>
                <w:sz w:val="24"/>
                <w:szCs w:val="24"/>
                <w:rPrChange w:id="3466" w:author="Al Riyami, Azza OLNG-SCC/12" w:date="2026-03-30T14:14:00Z" w16du:dateUtc="2026-03-30T10:14:00Z">
                  <w:rPr>
                    <w:rFonts w:ascii="Calibri" w:hAnsi="Calibri" w:cs="Calibri"/>
                    <w:color w:val="000000"/>
                    <w:sz w:val="24"/>
                    <w:szCs w:val="24"/>
                  </w:rPr>
                </w:rPrChange>
              </w:rPr>
            </w:pPr>
            <w:r w:rsidRPr="005F252C">
              <w:rPr>
                <w:rFonts w:cs="Calibri"/>
                <w:b/>
                <w:bCs/>
                <w:color w:val="000000"/>
                <w:sz w:val="24"/>
                <w:szCs w:val="24"/>
                <w:u w:val="single"/>
                <w:rPrChange w:id="3467" w:author="Al Riyami, Azza OLNG-SCC/12" w:date="2026-03-30T14:14:00Z" w16du:dateUtc="2026-03-30T10:14:00Z">
                  <w:rPr>
                    <w:rFonts w:ascii="Calibri" w:hAnsi="Calibri" w:cs="Calibri"/>
                    <w:b/>
                    <w:bCs/>
                    <w:color w:val="000000"/>
                    <w:sz w:val="24"/>
                    <w:szCs w:val="24"/>
                    <w:u w:val="single"/>
                  </w:rPr>
                </w:rPrChange>
              </w:rPr>
              <w:t>“Sub-</w:t>
            </w:r>
            <w:del w:id="3468" w:author="Al Hashmi, Ahmed OLNG-ICV/1" w:date="2026-03-18T12:10:00Z" w16du:dateUtc="2026-03-18T08:10:00Z">
              <w:r w:rsidRPr="005F252C" w:rsidDel="00833133">
                <w:rPr>
                  <w:rFonts w:cs="Calibri"/>
                  <w:b/>
                  <w:bCs/>
                  <w:color w:val="000000"/>
                  <w:sz w:val="24"/>
                  <w:szCs w:val="24"/>
                  <w:u w:val="single"/>
                  <w:rPrChange w:id="3469" w:author="Al Riyami, Azza OLNG-SCC/12" w:date="2026-03-30T14:14:00Z" w16du:dateUtc="2026-03-30T10:14:00Z">
                    <w:rPr>
                      <w:rFonts w:ascii="Calibri" w:hAnsi="Calibri" w:cs="Calibri"/>
                      <w:b/>
                      <w:bCs/>
                      <w:color w:val="000000"/>
                      <w:sz w:val="24"/>
                      <w:szCs w:val="24"/>
                      <w:u w:val="single"/>
                    </w:rPr>
                  </w:rPrChange>
                </w:rPr>
                <w:delText>Contractor</w:delText>
              </w:r>
            </w:del>
            <w:ins w:id="3470" w:author="Al Hashmi, Ahmed OLNG-ICV/1" w:date="2026-03-18T12:10:00Z" w16du:dateUtc="2026-03-18T08:10:00Z">
              <w:r w:rsidR="00833133" w:rsidRPr="005F252C">
                <w:rPr>
                  <w:rFonts w:cs="Calibri"/>
                  <w:b/>
                  <w:bCs/>
                  <w:color w:val="000000"/>
                  <w:sz w:val="24"/>
                  <w:szCs w:val="24"/>
                  <w:u w:val="single"/>
                  <w:rPrChange w:id="3471" w:author="Al Riyami, Azza OLNG-SCC/12" w:date="2026-03-30T14:14:00Z" w16du:dateUtc="2026-03-30T10:14:00Z">
                    <w:rPr>
                      <w:rFonts w:ascii="Calibri" w:hAnsi="Calibri" w:cs="Calibri"/>
                      <w:b/>
                      <w:bCs/>
                      <w:color w:val="000000"/>
                      <w:sz w:val="24"/>
                      <w:szCs w:val="24"/>
                      <w:u w:val="single"/>
                    </w:rPr>
                  </w:rPrChange>
                </w:rPr>
                <w:t>CONTRACTOR</w:t>
              </w:r>
            </w:ins>
            <w:r w:rsidRPr="005F252C">
              <w:rPr>
                <w:rFonts w:cs="Calibri"/>
                <w:b/>
                <w:bCs/>
                <w:color w:val="000000"/>
                <w:sz w:val="24"/>
                <w:szCs w:val="24"/>
                <w:u w:val="single"/>
                <w:rPrChange w:id="3472" w:author="Al Riyami, Azza OLNG-SCC/12" w:date="2026-03-30T14:14:00Z" w16du:dateUtc="2026-03-30T10:14:00Z">
                  <w:rPr>
                    <w:rFonts w:ascii="Calibri" w:hAnsi="Calibri" w:cs="Calibri"/>
                    <w:b/>
                    <w:bCs/>
                    <w:color w:val="000000"/>
                    <w:sz w:val="24"/>
                    <w:szCs w:val="24"/>
                    <w:u w:val="single"/>
                  </w:rPr>
                </w:rPrChange>
              </w:rPr>
              <w:t>/Supplier</w:t>
            </w:r>
            <w:r w:rsidR="00C2125E" w:rsidRPr="005F252C">
              <w:rPr>
                <w:rFonts w:cs="Calibri"/>
                <w:b/>
                <w:bCs/>
                <w:color w:val="000000"/>
                <w:sz w:val="24"/>
                <w:szCs w:val="24"/>
                <w:u w:val="single"/>
                <w:rPrChange w:id="3473" w:author="Al Riyami, Azza OLNG-SCC/12" w:date="2026-03-30T14:14:00Z" w16du:dateUtc="2026-03-30T10:14:00Z">
                  <w:rPr>
                    <w:rFonts w:ascii="Calibri" w:hAnsi="Calibri" w:cs="Calibri"/>
                    <w:b/>
                    <w:bCs/>
                    <w:color w:val="000000"/>
                    <w:sz w:val="24"/>
                    <w:szCs w:val="24"/>
                    <w:u w:val="single"/>
                  </w:rPr>
                </w:rPrChange>
              </w:rPr>
              <w:t>”:</w:t>
            </w:r>
            <w:r w:rsidRPr="005F252C">
              <w:rPr>
                <w:rFonts w:cs="Calibri"/>
                <w:b/>
                <w:bCs/>
                <w:color w:val="000000"/>
                <w:sz w:val="24"/>
                <w:szCs w:val="24"/>
                <w:u w:val="single"/>
                <w:rPrChange w:id="3474" w:author="Al Riyami, Azza OLNG-SCC/12" w:date="2026-03-30T14:14:00Z" w16du:dateUtc="2026-03-30T10:14:00Z">
                  <w:rPr>
                    <w:rFonts w:ascii="Calibri" w:hAnsi="Calibri" w:cs="Calibri"/>
                    <w:b/>
                    <w:bCs/>
                    <w:color w:val="000000"/>
                    <w:sz w:val="24"/>
                    <w:szCs w:val="24"/>
                    <w:u w:val="single"/>
                  </w:rPr>
                </w:rPrChange>
              </w:rPr>
              <w:t xml:space="preserve"> </w:t>
            </w:r>
            <w:r w:rsidRPr="005F252C">
              <w:rPr>
                <w:rFonts w:cs="Calibri"/>
                <w:color w:val="000000"/>
                <w:sz w:val="24"/>
                <w:szCs w:val="24"/>
                <w:rPrChange w:id="3475" w:author="Al Riyami, Azza OLNG-SCC/12" w:date="2026-03-30T14:14:00Z" w16du:dateUtc="2026-03-30T10:14:00Z">
                  <w:rPr>
                    <w:rFonts w:ascii="Calibri" w:hAnsi="Calibri" w:cs="Calibri"/>
                    <w:color w:val="000000"/>
                    <w:sz w:val="24"/>
                    <w:szCs w:val="24"/>
                  </w:rPr>
                </w:rPrChange>
              </w:rPr>
              <w:t>means a 2</w:t>
            </w:r>
            <w:r w:rsidRPr="005F252C">
              <w:rPr>
                <w:rFonts w:cs="Calibri"/>
                <w:color w:val="000000"/>
                <w:sz w:val="24"/>
                <w:szCs w:val="24"/>
                <w:vertAlign w:val="superscript"/>
                <w:rPrChange w:id="3476" w:author="Al Riyami, Azza OLNG-SCC/12" w:date="2026-03-30T14:14:00Z" w16du:dateUtc="2026-03-30T10:14:00Z">
                  <w:rPr>
                    <w:rFonts w:ascii="Calibri" w:hAnsi="Calibri" w:cs="Calibri"/>
                    <w:color w:val="000000"/>
                    <w:sz w:val="24"/>
                    <w:szCs w:val="24"/>
                    <w:vertAlign w:val="superscript"/>
                  </w:rPr>
                </w:rPrChange>
              </w:rPr>
              <w:t>nd</w:t>
            </w:r>
            <w:r w:rsidRPr="005F252C">
              <w:rPr>
                <w:rFonts w:cs="Calibri"/>
                <w:color w:val="000000"/>
                <w:sz w:val="24"/>
                <w:szCs w:val="24"/>
                <w:rPrChange w:id="3477" w:author="Al Riyami, Azza OLNG-SCC/12" w:date="2026-03-30T14:14:00Z" w16du:dateUtc="2026-03-30T10:14:00Z">
                  <w:rPr>
                    <w:rFonts w:ascii="Calibri" w:hAnsi="Calibri" w:cs="Calibri"/>
                    <w:color w:val="000000"/>
                    <w:sz w:val="24"/>
                    <w:szCs w:val="24"/>
                  </w:rPr>
                </w:rPrChange>
              </w:rPr>
              <w:t xml:space="preserve"> tier sub-</w:t>
            </w:r>
            <w:del w:id="3478" w:author="Al Hashmi, Ahmed OLNG-ICV/1" w:date="2026-03-18T12:10:00Z" w16du:dateUtc="2026-03-18T08:10:00Z">
              <w:r w:rsidRPr="005F252C" w:rsidDel="00833133">
                <w:rPr>
                  <w:rFonts w:cs="Calibri"/>
                  <w:color w:val="000000"/>
                  <w:sz w:val="24"/>
                  <w:szCs w:val="24"/>
                  <w:rPrChange w:id="3479" w:author="Al Riyami, Azza OLNG-SCC/12" w:date="2026-03-30T14:14:00Z" w16du:dateUtc="2026-03-30T10:14:00Z">
                    <w:rPr>
                      <w:rFonts w:ascii="Calibri" w:hAnsi="Calibri" w:cs="Calibri"/>
                      <w:color w:val="000000"/>
                      <w:sz w:val="24"/>
                      <w:szCs w:val="24"/>
                    </w:rPr>
                  </w:rPrChange>
                </w:rPr>
                <w:delText>Contractor</w:delText>
              </w:r>
            </w:del>
            <w:ins w:id="3480" w:author="Al Hashmi, Ahmed OLNG-ICV/1" w:date="2026-03-18T12:10:00Z" w16du:dateUtc="2026-03-18T08:10:00Z">
              <w:r w:rsidR="00833133" w:rsidRPr="005F252C">
                <w:rPr>
                  <w:rFonts w:cs="Calibri"/>
                  <w:color w:val="000000"/>
                  <w:sz w:val="24"/>
                  <w:szCs w:val="24"/>
                  <w:rPrChange w:id="3481"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482" w:author="Al Riyami, Azza OLNG-SCC/12" w:date="2026-03-30T14:14:00Z" w16du:dateUtc="2026-03-30T10:14:00Z">
                  <w:rPr>
                    <w:rFonts w:ascii="Calibri" w:hAnsi="Calibri" w:cs="Calibri"/>
                    <w:color w:val="000000"/>
                    <w:sz w:val="24"/>
                    <w:szCs w:val="24"/>
                  </w:rPr>
                </w:rPrChange>
              </w:rPr>
              <w:t xml:space="preserve"> or supplier, or a partner/alliance </w:t>
            </w:r>
            <w:del w:id="3483" w:author="Al Hashmi, Ahmed OLNG-ICV/1" w:date="2026-03-18T12:11:00Z" w16du:dateUtc="2026-03-18T08:11:00Z">
              <w:r w:rsidRPr="005F252C" w:rsidDel="00833133">
                <w:rPr>
                  <w:rFonts w:cs="Calibri"/>
                  <w:color w:val="000000"/>
                  <w:sz w:val="24"/>
                  <w:szCs w:val="24"/>
                  <w:rPrChange w:id="3484" w:author="Al Riyami, Azza OLNG-SCC/12" w:date="2026-03-30T14:14:00Z" w16du:dateUtc="2026-03-30T10:14:00Z">
                    <w:rPr>
                      <w:rFonts w:ascii="Calibri" w:hAnsi="Calibri" w:cs="Calibri"/>
                      <w:color w:val="000000"/>
                      <w:sz w:val="24"/>
                      <w:szCs w:val="24"/>
                    </w:rPr>
                  </w:rPrChange>
                </w:rPr>
                <w:delText>Company</w:delText>
              </w:r>
            </w:del>
            <w:ins w:id="3485" w:author="Al Hashmi, Ahmed OLNG-ICV/1" w:date="2026-03-18T12:11:00Z" w16du:dateUtc="2026-03-18T08:11:00Z">
              <w:r w:rsidR="00833133" w:rsidRPr="005F252C">
                <w:rPr>
                  <w:rFonts w:cs="Calibri"/>
                  <w:color w:val="000000"/>
                  <w:sz w:val="24"/>
                  <w:szCs w:val="24"/>
                  <w:rPrChange w:id="3486" w:author="Al Riyami, Azza OLNG-SCC/12" w:date="2026-03-30T14:14:00Z" w16du:dateUtc="2026-03-30T10:14:00Z">
                    <w:rPr>
                      <w:rFonts w:ascii="Calibri" w:hAnsi="Calibri" w:cs="Calibri"/>
                      <w:color w:val="000000"/>
                      <w:sz w:val="24"/>
                      <w:szCs w:val="24"/>
                    </w:rPr>
                  </w:rPrChange>
                </w:rPr>
                <w:t>COMPANY</w:t>
              </w:r>
            </w:ins>
            <w:r w:rsidRPr="005F252C">
              <w:rPr>
                <w:rFonts w:cs="Calibri"/>
                <w:color w:val="000000"/>
                <w:sz w:val="24"/>
                <w:szCs w:val="24"/>
                <w:rPrChange w:id="3487" w:author="Al Riyami, Azza OLNG-SCC/12" w:date="2026-03-30T14:14:00Z" w16du:dateUtc="2026-03-30T10:14:00Z">
                  <w:rPr>
                    <w:rFonts w:ascii="Calibri" w:hAnsi="Calibri" w:cs="Calibri"/>
                    <w:color w:val="000000"/>
                    <w:sz w:val="24"/>
                    <w:szCs w:val="24"/>
                  </w:rPr>
                </w:rPrChange>
              </w:rPr>
              <w:t xml:space="preserve">, who provides services or goods to the main </w:t>
            </w:r>
            <w:del w:id="3488" w:author="Al Hashmi, Ahmed OLNG-ICV/1" w:date="2026-03-18T12:10:00Z" w16du:dateUtc="2026-03-18T08:10:00Z">
              <w:r w:rsidRPr="005F252C" w:rsidDel="00833133">
                <w:rPr>
                  <w:rFonts w:cs="Calibri"/>
                  <w:color w:val="000000"/>
                  <w:sz w:val="24"/>
                  <w:szCs w:val="24"/>
                  <w:rPrChange w:id="3489" w:author="Al Riyami, Azza OLNG-SCC/12" w:date="2026-03-30T14:14:00Z" w16du:dateUtc="2026-03-30T10:14:00Z">
                    <w:rPr>
                      <w:rFonts w:ascii="Calibri" w:hAnsi="Calibri" w:cs="Calibri"/>
                      <w:color w:val="000000"/>
                      <w:sz w:val="24"/>
                      <w:szCs w:val="24"/>
                    </w:rPr>
                  </w:rPrChange>
                </w:rPr>
                <w:delText>Contractor</w:delText>
              </w:r>
            </w:del>
            <w:ins w:id="3490" w:author="Al Hashmi, Ahmed OLNG-ICV/1" w:date="2026-03-18T12:10:00Z" w16du:dateUtc="2026-03-18T08:10:00Z">
              <w:r w:rsidR="00833133" w:rsidRPr="005F252C">
                <w:rPr>
                  <w:rFonts w:cs="Calibri"/>
                  <w:color w:val="000000"/>
                  <w:sz w:val="24"/>
                  <w:szCs w:val="24"/>
                  <w:rPrChange w:id="3491"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492" w:author="Al Riyami, Azza OLNG-SCC/12" w:date="2026-03-30T14:14:00Z" w16du:dateUtc="2026-03-30T10:14:00Z">
                  <w:rPr>
                    <w:rFonts w:ascii="Calibri" w:hAnsi="Calibri" w:cs="Calibri"/>
                    <w:color w:val="000000"/>
                    <w:sz w:val="24"/>
                    <w:szCs w:val="24"/>
                  </w:rPr>
                </w:rPrChange>
              </w:rPr>
              <w:t xml:space="preserve"> for utilization in Contract execution. </w:t>
            </w:r>
          </w:p>
        </w:tc>
      </w:tr>
      <w:tr w:rsidR="000776DC" w:rsidRPr="005F252C" w14:paraId="5C8CC98D" w14:textId="77777777" w:rsidTr="00217B5C">
        <w:trPr>
          <w:trHeight w:val="423"/>
          <w:jc w:val="center"/>
          <w:trPrChange w:id="3493"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494"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090694F2" w14:textId="77777777" w:rsidR="000776DC" w:rsidRPr="005F252C" w:rsidRDefault="000776DC" w:rsidP="000776DC">
            <w:pPr>
              <w:rPr>
                <w:rFonts w:cs="Calibri"/>
                <w:color w:val="000000"/>
                <w:sz w:val="24"/>
                <w:szCs w:val="24"/>
                <w:rPrChange w:id="3495" w:author="Al Riyami, Azza OLNG-SCC/12" w:date="2026-03-30T14:14:00Z" w16du:dateUtc="2026-03-30T10:14:00Z">
                  <w:rPr>
                    <w:rFonts w:ascii="Calibri" w:hAnsi="Calibri" w:cs="Calibri"/>
                    <w:color w:val="000000"/>
                    <w:sz w:val="24"/>
                    <w:szCs w:val="24"/>
                  </w:rPr>
                </w:rPrChange>
              </w:rPr>
            </w:pPr>
          </w:p>
        </w:tc>
      </w:tr>
      <w:tr w:rsidR="000776DC" w:rsidRPr="005F252C" w14:paraId="1444AFBA" w14:textId="77777777" w:rsidTr="00217B5C">
        <w:trPr>
          <w:trHeight w:val="423"/>
          <w:jc w:val="center"/>
          <w:trPrChange w:id="3496"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bottom"/>
            <w:hideMark/>
            <w:tcPrChange w:id="3497"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bottom"/>
                <w:hideMark/>
              </w:tcPr>
            </w:tcPrChange>
          </w:tcPr>
          <w:p w14:paraId="201D048F" w14:textId="38560023" w:rsidR="000776DC" w:rsidRPr="005F252C" w:rsidRDefault="000776DC" w:rsidP="000776DC">
            <w:pPr>
              <w:rPr>
                <w:rFonts w:cs="Calibri"/>
                <w:color w:val="000000"/>
                <w:sz w:val="24"/>
                <w:szCs w:val="24"/>
                <w:rPrChange w:id="3498" w:author="Al Riyami, Azza OLNG-SCC/12" w:date="2026-03-30T14:14:00Z" w16du:dateUtc="2026-03-30T10:14:00Z">
                  <w:rPr>
                    <w:rFonts w:ascii="Calibri" w:hAnsi="Calibri" w:cs="Calibri"/>
                    <w:color w:val="000000"/>
                    <w:sz w:val="24"/>
                    <w:szCs w:val="24"/>
                  </w:rPr>
                </w:rPrChange>
              </w:rPr>
            </w:pPr>
            <w:r w:rsidRPr="005F252C">
              <w:rPr>
                <w:rFonts w:cs="Calibri"/>
                <w:b/>
                <w:bCs/>
                <w:color w:val="000000"/>
                <w:sz w:val="24"/>
                <w:szCs w:val="24"/>
                <w:u w:val="single"/>
                <w:rPrChange w:id="3499" w:author="Al Riyami, Azza OLNG-SCC/12" w:date="2026-03-30T14:14:00Z" w16du:dateUtc="2026-03-30T10:14:00Z">
                  <w:rPr>
                    <w:rFonts w:ascii="Calibri" w:hAnsi="Calibri" w:cs="Calibri"/>
                    <w:b/>
                    <w:bCs/>
                    <w:color w:val="000000"/>
                    <w:sz w:val="24"/>
                    <w:szCs w:val="24"/>
                    <w:u w:val="single"/>
                  </w:rPr>
                </w:rPrChange>
              </w:rPr>
              <w:t xml:space="preserve">“Foreign Registered Supplier”: </w:t>
            </w:r>
            <w:r w:rsidRPr="005F252C">
              <w:rPr>
                <w:rFonts w:cs="Calibri"/>
                <w:color w:val="000000"/>
                <w:sz w:val="24"/>
                <w:szCs w:val="24"/>
                <w:rPrChange w:id="3500" w:author="Al Riyami, Azza OLNG-SCC/12" w:date="2026-03-30T14:14:00Z" w16du:dateUtc="2026-03-30T10:14:00Z">
                  <w:rPr>
                    <w:rFonts w:ascii="Calibri" w:hAnsi="Calibri" w:cs="Calibri"/>
                    <w:color w:val="000000"/>
                    <w:sz w:val="24"/>
                    <w:szCs w:val="24"/>
                  </w:rPr>
                </w:rPrChange>
              </w:rPr>
              <w:t xml:space="preserve"> means a supplier of goods or services that is a </w:t>
            </w:r>
            <w:del w:id="3501" w:author="Al Hashmi, Ahmed OLNG-ICV/1" w:date="2026-03-18T12:11:00Z" w16du:dateUtc="2026-03-18T08:11:00Z">
              <w:r w:rsidRPr="005F252C" w:rsidDel="00833133">
                <w:rPr>
                  <w:rFonts w:cs="Calibri"/>
                  <w:color w:val="000000"/>
                  <w:sz w:val="24"/>
                  <w:szCs w:val="24"/>
                  <w:rPrChange w:id="3502" w:author="Al Riyami, Azza OLNG-SCC/12" w:date="2026-03-30T14:14:00Z" w16du:dateUtc="2026-03-30T10:14:00Z">
                    <w:rPr>
                      <w:rFonts w:ascii="Calibri" w:hAnsi="Calibri" w:cs="Calibri"/>
                      <w:color w:val="000000"/>
                      <w:sz w:val="24"/>
                      <w:szCs w:val="24"/>
                    </w:rPr>
                  </w:rPrChange>
                </w:rPr>
                <w:delText>company</w:delText>
              </w:r>
            </w:del>
            <w:ins w:id="3503" w:author="Al Hashmi, Ahmed OLNG-ICV/1" w:date="2026-03-18T12:11:00Z" w16du:dateUtc="2026-03-18T08:11:00Z">
              <w:r w:rsidR="00833133" w:rsidRPr="005F252C">
                <w:rPr>
                  <w:rFonts w:cs="Calibri"/>
                  <w:color w:val="000000"/>
                  <w:sz w:val="24"/>
                  <w:szCs w:val="24"/>
                  <w:rPrChange w:id="3504" w:author="Al Riyami, Azza OLNG-SCC/12" w:date="2026-03-30T14:14:00Z" w16du:dateUtc="2026-03-30T10:14:00Z">
                    <w:rPr>
                      <w:rFonts w:ascii="Calibri" w:hAnsi="Calibri" w:cs="Calibri"/>
                      <w:color w:val="000000"/>
                      <w:sz w:val="24"/>
                      <w:szCs w:val="24"/>
                    </w:rPr>
                  </w:rPrChange>
                </w:rPr>
                <w:t>COMPANY</w:t>
              </w:r>
            </w:ins>
            <w:r w:rsidRPr="005F252C">
              <w:rPr>
                <w:rFonts w:cs="Calibri"/>
                <w:color w:val="000000"/>
                <w:sz w:val="24"/>
                <w:szCs w:val="24"/>
                <w:rPrChange w:id="3505" w:author="Al Riyami, Azza OLNG-SCC/12" w:date="2026-03-30T14:14:00Z" w16du:dateUtc="2026-03-30T10:14:00Z">
                  <w:rPr>
                    <w:rFonts w:ascii="Calibri" w:hAnsi="Calibri" w:cs="Calibri"/>
                    <w:color w:val="000000"/>
                    <w:sz w:val="24"/>
                    <w:szCs w:val="24"/>
                  </w:rPr>
                </w:rPrChange>
              </w:rPr>
              <w:t xml:space="preserve">, subsidiary or branch NOT incorporated under Omani law in Oman and/or registered to operate in Oman under a renewable license.  </w:t>
            </w:r>
          </w:p>
        </w:tc>
      </w:tr>
      <w:tr w:rsidR="000776DC" w:rsidRPr="005F252C" w14:paraId="31DD8814" w14:textId="77777777" w:rsidTr="00217B5C">
        <w:trPr>
          <w:trHeight w:val="423"/>
          <w:jc w:val="center"/>
          <w:trPrChange w:id="3506"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50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2A163AE1" w14:textId="77777777" w:rsidR="000776DC" w:rsidRPr="005F252C" w:rsidRDefault="000776DC" w:rsidP="000776DC">
            <w:pPr>
              <w:rPr>
                <w:rFonts w:cs="Calibri"/>
                <w:color w:val="000000"/>
                <w:sz w:val="24"/>
                <w:szCs w:val="24"/>
                <w:rPrChange w:id="3508" w:author="Al Riyami, Azza OLNG-SCC/12" w:date="2026-03-30T14:14:00Z" w16du:dateUtc="2026-03-30T10:14:00Z">
                  <w:rPr>
                    <w:rFonts w:ascii="Calibri" w:hAnsi="Calibri" w:cs="Calibri"/>
                    <w:color w:val="000000"/>
                    <w:sz w:val="24"/>
                    <w:szCs w:val="24"/>
                  </w:rPr>
                </w:rPrChange>
              </w:rPr>
            </w:pPr>
          </w:p>
        </w:tc>
      </w:tr>
      <w:tr w:rsidR="000776DC" w:rsidRPr="005F252C" w14:paraId="77187233" w14:textId="77777777" w:rsidTr="00217B5C">
        <w:trPr>
          <w:trHeight w:val="300"/>
          <w:jc w:val="center"/>
          <w:trPrChange w:id="3509"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vAlign w:val="center"/>
            <w:hideMark/>
            <w:tcPrChange w:id="3510"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vAlign w:val="center"/>
                <w:hideMark/>
              </w:tcPr>
            </w:tcPrChange>
          </w:tcPr>
          <w:p w14:paraId="1ABA45E7" w14:textId="77777777" w:rsidR="000776DC" w:rsidRPr="005F252C" w:rsidRDefault="000776DC" w:rsidP="000776DC">
            <w:pPr>
              <w:rPr>
                <w:rFonts w:cs="Calibri"/>
                <w:color w:val="FF0000"/>
                <w:sz w:val="24"/>
                <w:szCs w:val="24"/>
                <w:rPrChange w:id="3511" w:author="Al Riyami, Azza OLNG-SCC/12" w:date="2026-03-30T14:14:00Z" w16du:dateUtc="2026-03-30T10:14:00Z">
                  <w:rPr>
                    <w:rFonts w:ascii="Calibri" w:hAnsi="Calibri" w:cs="Calibri"/>
                    <w:color w:val="FF0000"/>
                    <w:sz w:val="24"/>
                    <w:szCs w:val="24"/>
                  </w:rPr>
                </w:rPrChange>
              </w:rPr>
            </w:pPr>
            <w:r w:rsidRPr="005F252C">
              <w:rPr>
                <w:rFonts w:cs="Calibri"/>
                <w:color w:val="FF0000"/>
                <w:sz w:val="24"/>
                <w:szCs w:val="24"/>
                <w:rPrChange w:id="3512" w:author="Al Riyami, Azza OLNG-SCC/12" w:date="2026-03-30T14:14:00Z" w16du:dateUtc="2026-03-30T10:14:00Z">
                  <w:rPr>
                    <w:rFonts w:ascii="Calibri" w:hAnsi="Calibri" w:cs="Calibri"/>
                    <w:color w:val="FF0000"/>
                    <w:sz w:val="24"/>
                    <w:szCs w:val="24"/>
                  </w:rPr>
                </w:rPrChange>
              </w:rPr>
              <w:t> </w:t>
            </w:r>
          </w:p>
        </w:tc>
      </w:tr>
      <w:tr w:rsidR="000776DC" w:rsidRPr="005F252C" w14:paraId="1F02A62F" w14:textId="77777777" w:rsidTr="00217B5C">
        <w:trPr>
          <w:trHeight w:val="300"/>
          <w:jc w:val="center"/>
          <w:trPrChange w:id="351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514"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7FE21312" w14:textId="0009557B" w:rsidR="000776DC" w:rsidRPr="005F252C" w:rsidRDefault="00C2125E" w:rsidP="000776DC">
            <w:pPr>
              <w:rPr>
                <w:rFonts w:cs="Calibri"/>
                <w:b/>
                <w:bCs/>
                <w:color w:val="000000"/>
                <w:sz w:val="24"/>
                <w:szCs w:val="24"/>
                <w:rPrChange w:id="3515"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516" w:author="Al Riyami, Azza OLNG-SCC/12" w:date="2026-03-30T14:14:00Z" w16du:dateUtc="2026-03-30T10:14:00Z">
                  <w:rPr>
                    <w:rFonts w:ascii="Calibri" w:hAnsi="Calibri" w:cs="Calibri"/>
                    <w:b/>
                    <w:bCs/>
                    <w:color w:val="000000"/>
                    <w:sz w:val="24"/>
                    <w:szCs w:val="24"/>
                  </w:rPr>
                </w:rPrChange>
              </w:rPr>
              <w:t>Instructions</w:t>
            </w:r>
            <w:r w:rsidR="000776DC" w:rsidRPr="005F252C">
              <w:rPr>
                <w:rFonts w:cs="Calibri"/>
                <w:b/>
                <w:bCs/>
                <w:color w:val="000000"/>
                <w:sz w:val="24"/>
                <w:szCs w:val="24"/>
                <w:rPrChange w:id="3517" w:author="Al Riyami, Azza OLNG-SCC/12" w:date="2026-03-30T14:14:00Z" w16du:dateUtc="2026-03-30T10:14:00Z">
                  <w:rPr>
                    <w:rFonts w:ascii="Calibri" w:hAnsi="Calibri" w:cs="Calibri"/>
                    <w:b/>
                    <w:bCs/>
                    <w:color w:val="000000"/>
                    <w:sz w:val="24"/>
                    <w:szCs w:val="24"/>
                  </w:rPr>
                </w:rPrChange>
              </w:rPr>
              <w:t>:</w:t>
            </w:r>
          </w:p>
        </w:tc>
      </w:tr>
      <w:tr w:rsidR="000776DC" w:rsidRPr="005F252C" w14:paraId="06CE12C7" w14:textId="77777777" w:rsidTr="00217B5C">
        <w:trPr>
          <w:trHeight w:val="300"/>
          <w:jc w:val="center"/>
          <w:trPrChange w:id="351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519"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43AE0A4D" w14:textId="03BB08C3" w:rsidR="000776DC" w:rsidRPr="005F252C" w:rsidRDefault="000776DC" w:rsidP="000776DC">
            <w:pPr>
              <w:rPr>
                <w:rFonts w:cs="Calibri"/>
                <w:color w:val="000000"/>
                <w:sz w:val="24"/>
                <w:szCs w:val="24"/>
                <w:rPrChange w:id="3520"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21" w:author="Al Riyami, Azza OLNG-SCC/12" w:date="2026-03-30T14:14:00Z" w16du:dateUtc="2026-03-30T10:14:00Z">
                  <w:rPr>
                    <w:rFonts w:ascii="Calibri" w:hAnsi="Calibri" w:cs="Calibri"/>
                    <w:color w:val="000000"/>
                    <w:sz w:val="24"/>
                    <w:szCs w:val="24"/>
                  </w:rPr>
                </w:rPrChange>
              </w:rPr>
              <w:t xml:space="preserve">1) </w:t>
            </w:r>
            <w:del w:id="3522" w:author="Al Hashmi, Ahmed OLNG-ICV/1" w:date="2026-03-18T12:10:00Z" w16du:dateUtc="2026-03-18T08:10:00Z">
              <w:r w:rsidRPr="005F252C" w:rsidDel="00833133">
                <w:rPr>
                  <w:rFonts w:cs="Calibri"/>
                  <w:color w:val="000000"/>
                  <w:sz w:val="24"/>
                  <w:szCs w:val="24"/>
                  <w:rPrChange w:id="3523" w:author="Al Riyami, Azza OLNG-SCC/12" w:date="2026-03-30T14:14:00Z" w16du:dateUtc="2026-03-30T10:14:00Z">
                    <w:rPr>
                      <w:rFonts w:ascii="Calibri" w:hAnsi="Calibri" w:cs="Calibri"/>
                      <w:color w:val="000000"/>
                      <w:sz w:val="24"/>
                      <w:szCs w:val="24"/>
                    </w:rPr>
                  </w:rPrChange>
                </w:rPr>
                <w:delText>Contractor</w:delText>
              </w:r>
            </w:del>
            <w:ins w:id="3524" w:author="Al Hashmi, Ahmed OLNG-ICV/1" w:date="2026-03-18T12:10:00Z" w16du:dateUtc="2026-03-18T08:10:00Z">
              <w:r w:rsidR="00833133" w:rsidRPr="005F252C">
                <w:rPr>
                  <w:rFonts w:cs="Calibri"/>
                  <w:color w:val="000000"/>
                  <w:sz w:val="24"/>
                  <w:szCs w:val="24"/>
                  <w:rPrChange w:id="3525"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526" w:author="Al Riyami, Azza OLNG-SCC/12" w:date="2026-03-30T14:14:00Z" w16du:dateUtc="2026-03-30T10:14:00Z">
                  <w:rPr>
                    <w:rFonts w:ascii="Calibri" w:hAnsi="Calibri" w:cs="Calibri"/>
                    <w:color w:val="000000"/>
                    <w:sz w:val="24"/>
                    <w:szCs w:val="24"/>
                  </w:rPr>
                </w:rPrChange>
              </w:rPr>
              <w:t xml:space="preserve"> shall ensure any Large/SLCC/SME or LCC sub</w:t>
            </w:r>
            <w:del w:id="3527" w:author="Al Hashmi, Ahmed OLNG-ICV/1" w:date="2026-03-18T12:10:00Z" w16du:dateUtc="2026-03-18T08:10:00Z">
              <w:r w:rsidRPr="005F252C" w:rsidDel="00833133">
                <w:rPr>
                  <w:rFonts w:cs="Calibri"/>
                  <w:color w:val="000000"/>
                  <w:sz w:val="24"/>
                  <w:szCs w:val="24"/>
                  <w:rPrChange w:id="3528" w:author="Al Riyami, Azza OLNG-SCC/12" w:date="2026-03-30T14:14:00Z" w16du:dateUtc="2026-03-30T10:14:00Z">
                    <w:rPr>
                      <w:rFonts w:ascii="Calibri" w:hAnsi="Calibri" w:cs="Calibri"/>
                      <w:color w:val="000000"/>
                      <w:sz w:val="24"/>
                      <w:szCs w:val="24"/>
                    </w:rPr>
                  </w:rPrChange>
                </w:rPr>
                <w:delText>contractor</w:delText>
              </w:r>
            </w:del>
            <w:ins w:id="3529" w:author="Al Hashmi, Ahmed OLNG-ICV/1" w:date="2026-03-18T12:10:00Z" w16du:dateUtc="2026-03-18T08:10:00Z">
              <w:r w:rsidR="00833133" w:rsidRPr="005F252C">
                <w:rPr>
                  <w:rFonts w:cs="Calibri"/>
                  <w:color w:val="000000"/>
                  <w:sz w:val="24"/>
                  <w:szCs w:val="24"/>
                  <w:rPrChange w:id="3530"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531" w:author="Al Riyami, Azza OLNG-SCC/12" w:date="2026-03-30T14:14:00Z" w16du:dateUtc="2026-03-30T10:14:00Z">
                  <w:rPr>
                    <w:rFonts w:ascii="Calibri" w:hAnsi="Calibri" w:cs="Calibri"/>
                    <w:color w:val="000000"/>
                    <w:sz w:val="24"/>
                    <w:szCs w:val="24"/>
                  </w:rPr>
                </w:rPrChange>
              </w:rPr>
              <w:t xml:space="preserve"> is </w:t>
            </w:r>
            <w:r w:rsidR="008C3621" w:rsidRPr="005F252C">
              <w:rPr>
                <w:rFonts w:cs="Calibri"/>
                <w:color w:val="000000"/>
                <w:sz w:val="24"/>
                <w:szCs w:val="24"/>
                <w:rPrChange w:id="3532" w:author="Al Riyami, Azza OLNG-SCC/12" w:date="2026-03-30T14:14:00Z" w16du:dateUtc="2026-03-30T10:14:00Z">
                  <w:rPr>
                    <w:rFonts w:ascii="Calibri" w:hAnsi="Calibri" w:cs="Calibri"/>
                    <w:color w:val="000000"/>
                    <w:sz w:val="24"/>
                    <w:szCs w:val="24"/>
                  </w:rPr>
                </w:rPrChange>
              </w:rPr>
              <w:t>categorized</w:t>
            </w:r>
            <w:r w:rsidRPr="005F252C">
              <w:rPr>
                <w:rFonts w:cs="Calibri"/>
                <w:color w:val="000000"/>
                <w:sz w:val="24"/>
                <w:szCs w:val="24"/>
                <w:rPrChange w:id="3533" w:author="Al Riyami, Azza OLNG-SCC/12" w:date="2026-03-30T14:14:00Z" w16du:dateUtc="2026-03-30T10:14:00Z">
                  <w:rPr>
                    <w:rFonts w:ascii="Calibri" w:hAnsi="Calibri" w:cs="Calibri"/>
                    <w:color w:val="000000"/>
                    <w:sz w:val="24"/>
                    <w:szCs w:val="24"/>
                  </w:rPr>
                </w:rPrChange>
              </w:rPr>
              <w:t xml:space="preserve"> as such in the JSRS vendor registration system</w:t>
            </w:r>
          </w:p>
        </w:tc>
      </w:tr>
      <w:tr w:rsidR="000776DC" w:rsidRPr="005F252C" w14:paraId="33A73C46" w14:textId="77777777" w:rsidTr="00217B5C">
        <w:trPr>
          <w:trHeight w:val="300"/>
          <w:jc w:val="center"/>
          <w:trPrChange w:id="353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535"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2AB317DD" w14:textId="2B372EF5" w:rsidR="000776DC" w:rsidRPr="005F252C" w:rsidRDefault="000776DC" w:rsidP="000776DC">
            <w:pPr>
              <w:rPr>
                <w:rFonts w:cs="Calibri"/>
                <w:color w:val="000000"/>
                <w:sz w:val="24"/>
                <w:szCs w:val="24"/>
                <w:rPrChange w:id="3536"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37" w:author="Al Riyami, Azza OLNG-SCC/12" w:date="2026-03-30T14:14:00Z" w16du:dateUtc="2026-03-30T10:14:00Z">
                  <w:rPr>
                    <w:rFonts w:ascii="Calibri" w:hAnsi="Calibri" w:cs="Calibri"/>
                    <w:color w:val="000000"/>
                    <w:sz w:val="24"/>
                    <w:szCs w:val="24"/>
                  </w:rPr>
                </w:rPrChange>
              </w:rPr>
              <w:t xml:space="preserve">2) The values in the tables above shall be the value of subcontracts/Purchase Orders placed by the </w:t>
            </w:r>
            <w:del w:id="3538" w:author="Al Hashmi, Ahmed OLNG-ICV/1" w:date="2026-03-18T12:10:00Z" w16du:dateUtc="2026-03-18T08:10:00Z">
              <w:r w:rsidRPr="005F252C" w:rsidDel="00833133">
                <w:rPr>
                  <w:rFonts w:cs="Calibri"/>
                  <w:color w:val="000000"/>
                  <w:sz w:val="24"/>
                  <w:szCs w:val="24"/>
                  <w:rPrChange w:id="3539" w:author="Al Riyami, Azza OLNG-SCC/12" w:date="2026-03-30T14:14:00Z" w16du:dateUtc="2026-03-30T10:14:00Z">
                    <w:rPr>
                      <w:rFonts w:ascii="Calibri" w:hAnsi="Calibri" w:cs="Calibri"/>
                      <w:color w:val="000000"/>
                      <w:sz w:val="24"/>
                      <w:szCs w:val="24"/>
                    </w:rPr>
                  </w:rPrChange>
                </w:rPr>
                <w:delText>Contractor</w:delText>
              </w:r>
            </w:del>
            <w:ins w:id="3540" w:author="Al Hashmi, Ahmed OLNG-ICV/1" w:date="2026-03-18T12:10:00Z" w16du:dateUtc="2026-03-18T08:10:00Z">
              <w:r w:rsidR="00833133" w:rsidRPr="005F252C">
                <w:rPr>
                  <w:rFonts w:cs="Calibri"/>
                  <w:color w:val="000000"/>
                  <w:sz w:val="24"/>
                  <w:szCs w:val="24"/>
                  <w:rPrChange w:id="3541"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542" w:author="Al Riyami, Azza OLNG-SCC/12" w:date="2026-03-30T14:14:00Z" w16du:dateUtc="2026-03-30T10:14:00Z">
                  <w:rPr>
                    <w:rFonts w:ascii="Calibri" w:hAnsi="Calibri" w:cs="Calibri"/>
                    <w:color w:val="000000"/>
                    <w:sz w:val="24"/>
                    <w:szCs w:val="24"/>
                  </w:rPr>
                </w:rPrChange>
              </w:rPr>
              <w:t>, i.e. no mark-ups, etc shall be included.</w:t>
            </w:r>
          </w:p>
        </w:tc>
      </w:tr>
      <w:tr w:rsidR="000776DC" w:rsidRPr="005F252C" w14:paraId="2F8F4859" w14:textId="77777777" w:rsidTr="00217B5C">
        <w:trPr>
          <w:trHeight w:val="300"/>
          <w:jc w:val="center"/>
          <w:trPrChange w:id="354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544"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31C00BBE" w14:textId="77777777" w:rsidR="000776DC" w:rsidRPr="005F252C" w:rsidRDefault="000776DC" w:rsidP="000776DC">
            <w:pPr>
              <w:rPr>
                <w:rFonts w:cs="Calibri"/>
                <w:color w:val="000000"/>
                <w:sz w:val="24"/>
                <w:szCs w:val="24"/>
                <w:rPrChange w:id="3545"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46" w:author="Al Riyami, Azza OLNG-SCC/12" w:date="2026-03-30T14:14:00Z" w16du:dateUtc="2026-03-30T10:14:00Z">
                  <w:rPr>
                    <w:rFonts w:ascii="Calibri" w:hAnsi="Calibri" w:cs="Calibri"/>
                    <w:color w:val="000000"/>
                    <w:sz w:val="24"/>
                    <w:szCs w:val="24"/>
                  </w:rPr>
                </w:rPrChange>
              </w:rPr>
              <w:t>3) These tables are for materials only, Equipment shall not be added to the tables above.</w:t>
            </w:r>
          </w:p>
        </w:tc>
      </w:tr>
      <w:tr w:rsidR="000776DC" w:rsidRPr="005F252C" w14:paraId="2CC07448" w14:textId="77777777" w:rsidTr="00217B5C">
        <w:trPr>
          <w:trHeight w:val="300"/>
          <w:jc w:val="center"/>
          <w:trPrChange w:id="3547"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vAlign w:val="center"/>
            <w:hideMark/>
            <w:tcPrChange w:id="3548"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vAlign w:val="center"/>
                <w:hideMark/>
              </w:tcPr>
            </w:tcPrChange>
          </w:tcPr>
          <w:p w14:paraId="26D74D62" w14:textId="77777777" w:rsidR="000776DC" w:rsidRPr="005F252C" w:rsidRDefault="000776DC" w:rsidP="000776DC">
            <w:pPr>
              <w:rPr>
                <w:rFonts w:cs="Calibri"/>
                <w:color w:val="000000"/>
                <w:sz w:val="24"/>
                <w:szCs w:val="24"/>
                <w:rPrChange w:id="3549"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50" w:author="Al Riyami, Azza OLNG-SCC/12" w:date="2026-03-30T14:14:00Z" w16du:dateUtc="2026-03-30T10:14:00Z">
                  <w:rPr>
                    <w:rFonts w:ascii="Calibri" w:hAnsi="Calibri" w:cs="Calibri"/>
                    <w:color w:val="000000"/>
                    <w:sz w:val="24"/>
                    <w:szCs w:val="24"/>
                  </w:rPr>
                </w:rPrChange>
              </w:rPr>
              <w:t> </w:t>
            </w:r>
          </w:p>
        </w:tc>
      </w:tr>
      <w:tr w:rsidR="000776DC" w:rsidRPr="005F252C" w14:paraId="369B3743" w14:textId="77777777" w:rsidTr="00217B5C">
        <w:trPr>
          <w:trHeight w:val="300"/>
          <w:jc w:val="center"/>
          <w:trPrChange w:id="3551"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552"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6E39B32A" w14:textId="77777777" w:rsidR="000776DC" w:rsidRPr="005F252C" w:rsidRDefault="000776DC" w:rsidP="000776DC">
            <w:pPr>
              <w:rPr>
                <w:rFonts w:cs="Calibri"/>
                <w:b/>
                <w:bCs/>
                <w:color w:val="000000"/>
                <w:sz w:val="24"/>
                <w:szCs w:val="24"/>
                <w:rPrChange w:id="3553"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554" w:author="Al Riyami, Azza OLNG-SCC/12" w:date="2026-03-30T14:14:00Z" w16du:dateUtc="2026-03-30T10:14:00Z">
                  <w:rPr>
                    <w:rFonts w:ascii="Calibri" w:hAnsi="Calibri" w:cs="Calibri"/>
                    <w:b/>
                    <w:bCs/>
                    <w:color w:val="000000"/>
                    <w:sz w:val="24"/>
                    <w:szCs w:val="24"/>
                  </w:rPr>
                </w:rPrChange>
              </w:rPr>
              <w:t>Examples:</w:t>
            </w:r>
          </w:p>
        </w:tc>
      </w:tr>
      <w:tr w:rsidR="000776DC" w:rsidRPr="005F252C" w14:paraId="57DB4336" w14:textId="77777777" w:rsidTr="00217B5C">
        <w:trPr>
          <w:trHeight w:val="423"/>
          <w:jc w:val="center"/>
          <w:trPrChange w:id="3555"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556"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7BA3D97B" w14:textId="587073C9" w:rsidR="000776DC" w:rsidRPr="005F252C" w:rsidRDefault="000776DC" w:rsidP="000776DC">
            <w:pPr>
              <w:rPr>
                <w:rFonts w:cs="Calibri"/>
                <w:color w:val="000000"/>
                <w:sz w:val="24"/>
                <w:szCs w:val="24"/>
                <w:rPrChange w:id="3557"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58" w:author="Al Riyami, Azza OLNG-SCC/12" w:date="2026-03-30T14:14:00Z" w16du:dateUtc="2026-03-30T10:14:00Z">
                  <w:rPr>
                    <w:rFonts w:ascii="Calibri" w:hAnsi="Calibri" w:cs="Calibri"/>
                    <w:color w:val="000000"/>
                    <w:sz w:val="24"/>
                    <w:szCs w:val="24"/>
                  </w:rPr>
                </w:rPrChange>
              </w:rPr>
              <w:t xml:space="preserve">1. Procure any materials manufactured in Oman such as cement or cables that will be </w:t>
            </w:r>
            <w:r w:rsidR="008C3621" w:rsidRPr="005F252C">
              <w:rPr>
                <w:rFonts w:cs="Calibri"/>
                <w:color w:val="000000"/>
                <w:sz w:val="24"/>
                <w:szCs w:val="24"/>
                <w:rPrChange w:id="3559" w:author="Al Riyami, Azza OLNG-SCC/12" w:date="2026-03-30T14:14:00Z" w16du:dateUtc="2026-03-30T10:14:00Z">
                  <w:rPr>
                    <w:rFonts w:ascii="Calibri" w:hAnsi="Calibri" w:cs="Calibri"/>
                    <w:color w:val="000000"/>
                    <w:sz w:val="24"/>
                    <w:szCs w:val="24"/>
                  </w:rPr>
                </w:rPrChange>
              </w:rPr>
              <w:t>utilized</w:t>
            </w:r>
            <w:r w:rsidRPr="005F252C">
              <w:rPr>
                <w:rFonts w:cs="Calibri"/>
                <w:color w:val="000000"/>
                <w:sz w:val="24"/>
                <w:szCs w:val="24"/>
                <w:rPrChange w:id="3560" w:author="Al Riyami, Azza OLNG-SCC/12" w:date="2026-03-30T14:14:00Z" w16du:dateUtc="2026-03-30T10:14:00Z">
                  <w:rPr>
                    <w:rFonts w:ascii="Calibri" w:hAnsi="Calibri" w:cs="Calibri"/>
                    <w:color w:val="000000"/>
                    <w:sz w:val="24"/>
                    <w:szCs w:val="24"/>
                  </w:rPr>
                </w:rPrChange>
              </w:rPr>
              <w:t xml:space="preserve"> in the execution of this contract then this should be listed in Table C1.</w:t>
            </w:r>
          </w:p>
        </w:tc>
      </w:tr>
      <w:tr w:rsidR="000776DC" w:rsidRPr="005F252C" w14:paraId="670477D4" w14:textId="77777777" w:rsidTr="00217B5C">
        <w:trPr>
          <w:trHeight w:val="423"/>
          <w:jc w:val="center"/>
          <w:trPrChange w:id="3561"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562"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1AE4E74" w14:textId="77777777" w:rsidR="000776DC" w:rsidRPr="005F252C" w:rsidRDefault="000776DC" w:rsidP="000776DC">
            <w:pPr>
              <w:rPr>
                <w:rFonts w:cs="Calibri"/>
                <w:color w:val="000000"/>
                <w:sz w:val="24"/>
                <w:szCs w:val="24"/>
                <w:rPrChange w:id="3563" w:author="Al Riyami, Azza OLNG-SCC/12" w:date="2026-03-30T14:14:00Z" w16du:dateUtc="2026-03-30T10:14:00Z">
                  <w:rPr>
                    <w:rFonts w:ascii="Calibri" w:hAnsi="Calibri" w:cs="Calibri"/>
                    <w:color w:val="000000"/>
                    <w:sz w:val="24"/>
                    <w:szCs w:val="24"/>
                  </w:rPr>
                </w:rPrChange>
              </w:rPr>
            </w:pPr>
          </w:p>
        </w:tc>
      </w:tr>
      <w:tr w:rsidR="000776DC" w:rsidRPr="005F252C" w14:paraId="13781E1C" w14:textId="77777777" w:rsidTr="00217B5C">
        <w:trPr>
          <w:trHeight w:val="423"/>
          <w:jc w:val="center"/>
          <w:trPrChange w:id="3564"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565"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3175E8FE" w14:textId="1317C916" w:rsidR="000776DC" w:rsidRPr="005F252C" w:rsidRDefault="000776DC" w:rsidP="000776DC">
            <w:pPr>
              <w:rPr>
                <w:rFonts w:cs="Calibri"/>
                <w:color w:val="000000"/>
                <w:sz w:val="24"/>
                <w:szCs w:val="24"/>
                <w:rPrChange w:id="3566"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67" w:author="Al Riyami, Azza OLNG-SCC/12" w:date="2026-03-30T14:14:00Z" w16du:dateUtc="2026-03-30T10:14:00Z">
                  <w:rPr>
                    <w:rFonts w:ascii="Calibri" w:hAnsi="Calibri" w:cs="Calibri"/>
                    <w:color w:val="000000"/>
                    <w:sz w:val="24"/>
                    <w:szCs w:val="24"/>
                  </w:rPr>
                </w:rPrChange>
              </w:rPr>
              <w:t xml:space="preserve">2. Procure any materials NOT  manufactured in Oman such as chemical or IT hardware through local agent or National </w:t>
            </w:r>
            <w:r w:rsidR="008C3621" w:rsidRPr="005F252C">
              <w:rPr>
                <w:rFonts w:cs="Calibri"/>
                <w:color w:val="000000"/>
                <w:sz w:val="24"/>
                <w:szCs w:val="24"/>
                <w:rPrChange w:id="3568" w:author="Al Riyami, Azza OLNG-SCC/12" w:date="2026-03-30T14:14:00Z" w16du:dateUtc="2026-03-30T10:14:00Z">
                  <w:rPr>
                    <w:rFonts w:ascii="Calibri" w:hAnsi="Calibri" w:cs="Calibri"/>
                    <w:color w:val="000000"/>
                    <w:sz w:val="24"/>
                    <w:szCs w:val="24"/>
                  </w:rPr>
                </w:rPrChange>
              </w:rPr>
              <w:t>registered</w:t>
            </w:r>
            <w:r w:rsidRPr="005F252C">
              <w:rPr>
                <w:rFonts w:cs="Calibri"/>
                <w:color w:val="000000"/>
                <w:sz w:val="24"/>
                <w:szCs w:val="24"/>
                <w:rPrChange w:id="3569" w:author="Al Riyami, Azza OLNG-SCC/12" w:date="2026-03-30T14:14:00Z" w16du:dateUtc="2026-03-30T10:14:00Z">
                  <w:rPr>
                    <w:rFonts w:ascii="Calibri" w:hAnsi="Calibri" w:cs="Calibri"/>
                    <w:color w:val="000000"/>
                    <w:sz w:val="24"/>
                    <w:szCs w:val="24"/>
                  </w:rPr>
                </w:rPrChange>
              </w:rPr>
              <w:t xml:space="preserve"> suppliers that will be </w:t>
            </w:r>
            <w:r w:rsidR="008C3621" w:rsidRPr="005F252C">
              <w:rPr>
                <w:rFonts w:cs="Calibri"/>
                <w:color w:val="000000"/>
                <w:sz w:val="24"/>
                <w:szCs w:val="24"/>
                <w:rPrChange w:id="3570" w:author="Al Riyami, Azza OLNG-SCC/12" w:date="2026-03-30T14:14:00Z" w16du:dateUtc="2026-03-30T10:14:00Z">
                  <w:rPr>
                    <w:rFonts w:ascii="Calibri" w:hAnsi="Calibri" w:cs="Calibri"/>
                    <w:color w:val="000000"/>
                    <w:sz w:val="24"/>
                    <w:szCs w:val="24"/>
                  </w:rPr>
                </w:rPrChange>
              </w:rPr>
              <w:t>utilized</w:t>
            </w:r>
            <w:r w:rsidRPr="005F252C">
              <w:rPr>
                <w:rFonts w:cs="Calibri"/>
                <w:color w:val="000000"/>
                <w:sz w:val="24"/>
                <w:szCs w:val="24"/>
                <w:rPrChange w:id="3571" w:author="Al Riyami, Azza OLNG-SCC/12" w:date="2026-03-30T14:14:00Z" w16du:dateUtc="2026-03-30T10:14:00Z">
                  <w:rPr>
                    <w:rFonts w:ascii="Calibri" w:hAnsi="Calibri" w:cs="Calibri"/>
                    <w:color w:val="000000"/>
                    <w:sz w:val="24"/>
                    <w:szCs w:val="24"/>
                  </w:rPr>
                </w:rPrChange>
              </w:rPr>
              <w:t xml:space="preserve"> in the execution of this contract then this should be listed in Table C2.</w:t>
            </w:r>
          </w:p>
        </w:tc>
      </w:tr>
      <w:tr w:rsidR="000776DC" w:rsidRPr="005F252C" w14:paraId="4D65DDD6" w14:textId="77777777" w:rsidTr="00217B5C">
        <w:trPr>
          <w:trHeight w:val="423"/>
          <w:jc w:val="center"/>
          <w:trPrChange w:id="3572"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573"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0227D6BE" w14:textId="77777777" w:rsidR="000776DC" w:rsidRPr="005F252C" w:rsidRDefault="000776DC" w:rsidP="000776DC">
            <w:pPr>
              <w:rPr>
                <w:rFonts w:cs="Calibri"/>
                <w:color w:val="000000"/>
                <w:sz w:val="24"/>
                <w:szCs w:val="24"/>
                <w:rPrChange w:id="3574" w:author="Al Riyami, Azza OLNG-SCC/12" w:date="2026-03-30T14:14:00Z" w16du:dateUtc="2026-03-30T10:14:00Z">
                  <w:rPr>
                    <w:rFonts w:ascii="Calibri" w:hAnsi="Calibri" w:cs="Calibri"/>
                    <w:color w:val="000000"/>
                    <w:sz w:val="24"/>
                    <w:szCs w:val="24"/>
                  </w:rPr>
                </w:rPrChange>
              </w:rPr>
            </w:pPr>
          </w:p>
        </w:tc>
      </w:tr>
      <w:tr w:rsidR="000776DC" w:rsidRPr="005F252C" w14:paraId="01FE5ADC" w14:textId="77777777" w:rsidTr="00217B5C">
        <w:trPr>
          <w:trHeight w:val="423"/>
          <w:jc w:val="center"/>
          <w:trPrChange w:id="3575"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576"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57FC3807" w14:textId="5650122F" w:rsidR="000776DC" w:rsidRPr="005F252C" w:rsidRDefault="000776DC" w:rsidP="000776DC">
            <w:pPr>
              <w:rPr>
                <w:rFonts w:cs="Calibri"/>
                <w:color w:val="000000"/>
                <w:sz w:val="24"/>
                <w:szCs w:val="24"/>
                <w:rPrChange w:id="3577"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78" w:author="Al Riyami, Azza OLNG-SCC/12" w:date="2026-03-30T14:14:00Z" w16du:dateUtc="2026-03-30T10:14:00Z">
                  <w:rPr>
                    <w:rFonts w:ascii="Calibri" w:hAnsi="Calibri" w:cs="Calibri"/>
                    <w:color w:val="000000"/>
                    <w:sz w:val="24"/>
                    <w:szCs w:val="24"/>
                  </w:rPr>
                </w:rPrChange>
              </w:rPr>
              <w:t xml:space="preserve">3. Procure any materials DIRECT from foreign </w:t>
            </w:r>
            <w:del w:id="3579" w:author="Al Hashmi, Ahmed OLNG-ICV/1" w:date="2026-03-18T12:11:00Z" w16du:dateUtc="2026-03-18T08:11:00Z">
              <w:r w:rsidRPr="005F252C" w:rsidDel="00833133">
                <w:rPr>
                  <w:rFonts w:cs="Calibri"/>
                  <w:color w:val="000000"/>
                  <w:sz w:val="24"/>
                  <w:szCs w:val="24"/>
                  <w:rPrChange w:id="3580" w:author="Al Riyami, Azza OLNG-SCC/12" w:date="2026-03-30T14:14:00Z" w16du:dateUtc="2026-03-30T10:14:00Z">
                    <w:rPr>
                      <w:rFonts w:ascii="Calibri" w:hAnsi="Calibri" w:cs="Calibri"/>
                      <w:color w:val="000000"/>
                      <w:sz w:val="24"/>
                      <w:szCs w:val="24"/>
                    </w:rPr>
                  </w:rPrChange>
                </w:rPr>
                <w:delText>company</w:delText>
              </w:r>
            </w:del>
            <w:ins w:id="3581" w:author="Al Hashmi, Ahmed OLNG-ICV/1" w:date="2026-03-18T12:11:00Z" w16du:dateUtc="2026-03-18T08:11:00Z">
              <w:r w:rsidR="00833133" w:rsidRPr="005F252C">
                <w:rPr>
                  <w:rFonts w:cs="Calibri"/>
                  <w:color w:val="000000"/>
                  <w:sz w:val="24"/>
                  <w:szCs w:val="24"/>
                  <w:rPrChange w:id="3582" w:author="Al Riyami, Azza OLNG-SCC/12" w:date="2026-03-30T14:14:00Z" w16du:dateUtc="2026-03-30T10:14:00Z">
                    <w:rPr>
                      <w:rFonts w:ascii="Calibri" w:hAnsi="Calibri" w:cs="Calibri"/>
                      <w:color w:val="000000"/>
                      <w:sz w:val="24"/>
                      <w:szCs w:val="24"/>
                    </w:rPr>
                  </w:rPrChange>
                </w:rPr>
                <w:t>COMPANY</w:t>
              </w:r>
            </w:ins>
            <w:r w:rsidRPr="005F252C">
              <w:rPr>
                <w:rFonts w:cs="Calibri"/>
                <w:color w:val="000000"/>
                <w:sz w:val="24"/>
                <w:szCs w:val="24"/>
                <w:rPrChange w:id="3583" w:author="Al Riyami, Azza OLNG-SCC/12" w:date="2026-03-30T14:14:00Z" w16du:dateUtc="2026-03-30T10:14:00Z">
                  <w:rPr>
                    <w:rFonts w:ascii="Calibri" w:hAnsi="Calibri" w:cs="Calibri"/>
                    <w:color w:val="000000"/>
                    <w:sz w:val="24"/>
                    <w:szCs w:val="24"/>
                  </w:rPr>
                </w:rPrChange>
              </w:rPr>
              <w:t xml:space="preserve"> such as radioactive materials or explosive materials  that will be </w:t>
            </w:r>
            <w:r w:rsidR="008C3621" w:rsidRPr="005F252C">
              <w:rPr>
                <w:rFonts w:cs="Calibri"/>
                <w:color w:val="000000"/>
                <w:sz w:val="24"/>
                <w:szCs w:val="24"/>
                <w:rPrChange w:id="3584" w:author="Al Riyami, Azza OLNG-SCC/12" w:date="2026-03-30T14:14:00Z" w16du:dateUtc="2026-03-30T10:14:00Z">
                  <w:rPr>
                    <w:rFonts w:ascii="Calibri" w:hAnsi="Calibri" w:cs="Calibri"/>
                    <w:color w:val="000000"/>
                    <w:sz w:val="24"/>
                    <w:szCs w:val="24"/>
                  </w:rPr>
                </w:rPrChange>
              </w:rPr>
              <w:t>utilized</w:t>
            </w:r>
            <w:r w:rsidRPr="005F252C">
              <w:rPr>
                <w:rFonts w:cs="Calibri"/>
                <w:color w:val="000000"/>
                <w:sz w:val="24"/>
                <w:szCs w:val="24"/>
                <w:rPrChange w:id="3585" w:author="Al Riyami, Azza OLNG-SCC/12" w:date="2026-03-30T14:14:00Z" w16du:dateUtc="2026-03-30T10:14:00Z">
                  <w:rPr>
                    <w:rFonts w:ascii="Calibri" w:hAnsi="Calibri" w:cs="Calibri"/>
                    <w:color w:val="000000"/>
                    <w:sz w:val="24"/>
                    <w:szCs w:val="24"/>
                  </w:rPr>
                </w:rPrChange>
              </w:rPr>
              <w:t xml:space="preserve"> in the execution of this contract then this should be listed in Table C3.</w:t>
            </w:r>
          </w:p>
        </w:tc>
      </w:tr>
      <w:tr w:rsidR="000776DC" w:rsidRPr="005F252C" w14:paraId="40251046" w14:textId="77777777" w:rsidTr="00217B5C">
        <w:trPr>
          <w:trHeight w:val="423"/>
          <w:jc w:val="center"/>
          <w:trPrChange w:id="3586"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587"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5F05622" w14:textId="77777777" w:rsidR="000776DC" w:rsidRPr="005F252C" w:rsidRDefault="000776DC" w:rsidP="000776DC">
            <w:pPr>
              <w:rPr>
                <w:rFonts w:cs="Calibri"/>
                <w:color w:val="000000"/>
                <w:sz w:val="24"/>
                <w:szCs w:val="24"/>
                <w:rPrChange w:id="3588" w:author="Al Riyami, Azza OLNG-SCC/12" w:date="2026-03-30T14:14:00Z" w16du:dateUtc="2026-03-30T10:14:00Z">
                  <w:rPr>
                    <w:rFonts w:ascii="Calibri" w:hAnsi="Calibri" w:cs="Calibri"/>
                    <w:color w:val="000000"/>
                    <w:sz w:val="24"/>
                    <w:szCs w:val="24"/>
                  </w:rPr>
                </w:rPrChange>
              </w:rPr>
            </w:pPr>
          </w:p>
        </w:tc>
      </w:tr>
      <w:tr w:rsidR="000776DC" w:rsidRPr="005F252C" w14:paraId="1370D339" w14:textId="77777777" w:rsidTr="00217B5C">
        <w:trPr>
          <w:trHeight w:val="300"/>
          <w:jc w:val="center"/>
          <w:trPrChange w:id="3589"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D9D9D9"/>
            <w:vAlign w:val="center"/>
            <w:hideMark/>
            <w:tcPrChange w:id="3590"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D9D9D9"/>
                <w:vAlign w:val="center"/>
                <w:hideMark/>
              </w:tcPr>
            </w:tcPrChange>
          </w:tcPr>
          <w:p w14:paraId="68EE2791" w14:textId="77777777" w:rsidR="000776DC" w:rsidRPr="005F252C" w:rsidRDefault="000776DC" w:rsidP="000776DC">
            <w:pPr>
              <w:rPr>
                <w:rFonts w:cs="Calibri"/>
                <w:color w:val="000000"/>
                <w:sz w:val="24"/>
                <w:szCs w:val="24"/>
                <w:rPrChange w:id="3591"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92" w:author="Al Riyami, Azza OLNG-SCC/12" w:date="2026-03-30T14:14:00Z" w16du:dateUtc="2026-03-30T10:14:00Z">
                  <w:rPr>
                    <w:rFonts w:ascii="Calibri" w:hAnsi="Calibri" w:cs="Calibri"/>
                    <w:color w:val="000000"/>
                    <w:sz w:val="24"/>
                    <w:szCs w:val="24"/>
                  </w:rPr>
                </w:rPrChange>
              </w:rPr>
              <w:t> </w:t>
            </w:r>
          </w:p>
        </w:tc>
      </w:tr>
      <w:tr w:rsidR="000776DC" w:rsidRPr="005F252C" w14:paraId="189228C3" w14:textId="77777777" w:rsidTr="00217B5C">
        <w:trPr>
          <w:trHeight w:val="300"/>
          <w:jc w:val="center"/>
          <w:trPrChange w:id="359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594"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6A63FA9C" w14:textId="4FE9B6EA" w:rsidR="000776DC" w:rsidRPr="005F252C" w:rsidRDefault="000776DC" w:rsidP="000776DC">
            <w:pPr>
              <w:rPr>
                <w:rFonts w:cs="Calibri"/>
                <w:color w:val="000000"/>
                <w:sz w:val="24"/>
                <w:szCs w:val="24"/>
                <w:rPrChange w:id="3595"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596" w:author="Al Riyami, Azza OLNG-SCC/12" w:date="2026-03-30T14:14:00Z" w16du:dateUtc="2026-03-30T10:14:00Z">
                  <w:rPr>
                    <w:rFonts w:ascii="Calibri" w:hAnsi="Calibri" w:cs="Calibri"/>
                    <w:color w:val="000000"/>
                    <w:sz w:val="24"/>
                    <w:szCs w:val="24"/>
                  </w:rPr>
                </w:rPrChange>
              </w:rPr>
              <w:t xml:space="preserve">SLCC - Super Local </w:t>
            </w:r>
            <w:r w:rsidR="008C3621" w:rsidRPr="005F252C">
              <w:rPr>
                <w:rFonts w:cs="Calibri"/>
                <w:color w:val="000000"/>
                <w:sz w:val="24"/>
                <w:szCs w:val="24"/>
                <w:rPrChange w:id="3597" w:author="Al Riyami, Azza OLNG-SCC/12" w:date="2026-03-30T14:14:00Z" w16du:dateUtc="2026-03-30T10:14:00Z">
                  <w:rPr>
                    <w:rFonts w:ascii="Calibri" w:hAnsi="Calibri" w:cs="Calibri"/>
                    <w:color w:val="000000"/>
                    <w:sz w:val="24"/>
                    <w:szCs w:val="24"/>
                  </w:rPr>
                </w:rPrChange>
              </w:rPr>
              <w:t>Community</w:t>
            </w:r>
            <w:r w:rsidRPr="005F252C">
              <w:rPr>
                <w:rFonts w:cs="Calibri"/>
                <w:color w:val="000000"/>
                <w:sz w:val="24"/>
                <w:szCs w:val="24"/>
                <w:rPrChange w:id="3598" w:author="Al Riyami, Azza OLNG-SCC/12" w:date="2026-03-30T14:14:00Z" w16du:dateUtc="2026-03-30T10:14:00Z">
                  <w:rPr>
                    <w:rFonts w:ascii="Calibri" w:hAnsi="Calibri" w:cs="Calibri"/>
                    <w:color w:val="000000"/>
                    <w:sz w:val="24"/>
                    <w:szCs w:val="24"/>
                  </w:rPr>
                </w:rPrChange>
              </w:rPr>
              <w:t xml:space="preserve"> </w:t>
            </w:r>
            <w:del w:id="3599" w:author="Al Hashmi, Ahmed OLNG-ICV/1" w:date="2026-03-18T12:10:00Z" w16du:dateUtc="2026-03-18T08:10:00Z">
              <w:r w:rsidRPr="005F252C" w:rsidDel="00833133">
                <w:rPr>
                  <w:rFonts w:cs="Calibri"/>
                  <w:color w:val="000000"/>
                  <w:sz w:val="24"/>
                  <w:szCs w:val="24"/>
                  <w:rPrChange w:id="3600" w:author="Al Riyami, Azza OLNG-SCC/12" w:date="2026-03-30T14:14:00Z" w16du:dateUtc="2026-03-30T10:14:00Z">
                    <w:rPr>
                      <w:rFonts w:ascii="Calibri" w:hAnsi="Calibri" w:cs="Calibri"/>
                      <w:color w:val="000000"/>
                      <w:sz w:val="24"/>
                      <w:szCs w:val="24"/>
                    </w:rPr>
                  </w:rPrChange>
                </w:rPr>
                <w:delText>Contractor</w:delText>
              </w:r>
            </w:del>
            <w:ins w:id="3601" w:author="Al Hashmi, Ahmed OLNG-ICV/1" w:date="2026-03-18T12:10:00Z" w16du:dateUtc="2026-03-18T08:10:00Z">
              <w:r w:rsidR="00833133" w:rsidRPr="005F252C">
                <w:rPr>
                  <w:rFonts w:cs="Calibri"/>
                  <w:color w:val="000000"/>
                  <w:sz w:val="24"/>
                  <w:szCs w:val="24"/>
                  <w:rPrChange w:id="3602"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603" w:author="Al Riyami, Azza OLNG-SCC/12" w:date="2026-03-30T14:14:00Z" w16du:dateUtc="2026-03-30T10:14:00Z">
                  <w:rPr>
                    <w:rFonts w:ascii="Calibri" w:hAnsi="Calibri" w:cs="Calibri"/>
                    <w:color w:val="000000"/>
                    <w:sz w:val="24"/>
                    <w:szCs w:val="24"/>
                  </w:rPr>
                </w:rPrChange>
              </w:rPr>
              <w:t xml:space="preserve"> </w:t>
            </w:r>
          </w:p>
        </w:tc>
      </w:tr>
      <w:tr w:rsidR="000776DC" w:rsidRPr="005F252C" w14:paraId="3E2C0782" w14:textId="77777777" w:rsidTr="00217B5C">
        <w:trPr>
          <w:trHeight w:val="300"/>
          <w:jc w:val="center"/>
          <w:trPrChange w:id="360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vAlign w:val="center"/>
            <w:hideMark/>
            <w:tcPrChange w:id="3605"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3A327E82" w14:textId="2D09B4AD" w:rsidR="000776DC" w:rsidRPr="005F252C" w:rsidRDefault="000776DC" w:rsidP="000776DC">
            <w:pPr>
              <w:rPr>
                <w:rFonts w:cs="Calibri"/>
                <w:color w:val="000000"/>
                <w:sz w:val="24"/>
                <w:szCs w:val="24"/>
                <w:rPrChange w:id="3606"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607" w:author="Al Riyami, Azza OLNG-SCC/12" w:date="2026-03-30T14:14:00Z" w16du:dateUtc="2026-03-30T10:14:00Z">
                  <w:rPr>
                    <w:rFonts w:ascii="Calibri" w:hAnsi="Calibri" w:cs="Calibri"/>
                    <w:color w:val="000000"/>
                    <w:sz w:val="24"/>
                    <w:szCs w:val="24"/>
                  </w:rPr>
                </w:rPrChange>
              </w:rPr>
              <w:t xml:space="preserve">LCC - Local Community </w:t>
            </w:r>
            <w:del w:id="3608" w:author="Al Hashmi, Ahmed OLNG-ICV/1" w:date="2026-03-18T12:10:00Z" w16du:dateUtc="2026-03-18T08:10:00Z">
              <w:r w:rsidRPr="005F252C" w:rsidDel="00833133">
                <w:rPr>
                  <w:rFonts w:cs="Calibri"/>
                  <w:color w:val="000000"/>
                  <w:sz w:val="24"/>
                  <w:szCs w:val="24"/>
                  <w:rPrChange w:id="3609" w:author="Al Riyami, Azza OLNG-SCC/12" w:date="2026-03-30T14:14:00Z" w16du:dateUtc="2026-03-30T10:14:00Z">
                    <w:rPr>
                      <w:rFonts w:ascii="Calibri" w:hAnsi="Calibri" w:cs="Calibri"/>
                      <w:color w:val="000000"/>
                      <w:sz w:val="24"/>
                      <w:szCs w:val="24"/>
                    </w:rPr>
                  </w:rPrChange>
                </w:rPr>
                <w:delText>Contractor</w:delText>
              </w:r>
            </w:del>
            <w:ins w:id="3610" w:author="Al Hashmi, Ahmed OLNG-ICV/1" w:date="2026-03-18T12:10:00Z" w16du:dateUtc="2026-03-18T08:10:00Z">
              <w:r w:rsidR="00833133" w:rsidRPr="005F252C">
                <w:rPr>
                  <w:rFonts w:cs="Calibri"/>
                  <w:color w:val="000000"/>
                  <w:sz w:val="24"/>
                  <w:szCs w:val="24"/>
                  <w:rPrChange w:id="3611" w:author="Al Riyami, Azza OLNG-SCC/12" w:date="2026-03-30T14:14:00Z" w16du:dateUtc="2026-03-30T10:14:00Z">
                    <w:rPr>
                      <w:rFonts w:ascii="Calibri" w:hAnsi="Calibri" w:cs="Calibri"/>
                      <w:color w:val="000000"/>
                      <w:sz w:val="24"/>
                      <w:szCs w:val="24"/>
                    </w:rPr>
                  </w:rPrChange>
                </w:rPr>
                <w:t>CONTRACTOR</w:t>
              </w:r>
            </w:ins>
          </w:p>
        </w:tc>
      </w:tr>
      <w:tr w:rsidR="000776DC" w:rsidRPr="005F252C" w14:paraId="4F5664C2" w14:textId="77777777" w:rsidTr="00217B5C">
        <w:trPr>
          <w:trHeight w:val="423"/>
          <w:jc w:val="center"/>
          <w:trPrChange w:id="3612"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613"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3A28EE9A" w14:textId="58D67C40" w:rsidR="000776DC" w:rsidRPr="005F252C" w:rsidRDefault="000776DC" w:rsidP="000776DC">
            <w:pPr>
              <w:rPr>
                <w:rFonts w:cs="Calibri"/>
                <w:color w:val="000000"/>
                <w:sz w:val="24"/>
                <w:szCs w:val="24"/>
                <w:rPrChange w:id="3614"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615" w:author="Al Riyami, Azza OLNG-SCC/12" w:date="2026-03-30T14:14:00Z" w16du:dateUtc="2026-03-30T10:14:00Z">
                  <w:rPr>
                    <w:rFonts w:ascii="Calibri" w:hAnsi="Calibri" w:cs="Calibri"/>
                    <w:color w:val="000000"/>
                    <w:sz w:val="24"/>
                    <w:szCs w:val="24"/>
                  </w:rPr>
                </w:rPrChange>
              </w:rPr>
              <w:t xml:space="preserve">Local Community </w:t>
            </w:r>
            <w:del w:id="3616" w:author="Al Hashmi, Ahmed OLNG-ICV/1" w:date="2026-03-18T12:10:00Z" w16du:dateUtc="2026-03-18T08:10:00Z">
              <w:r w:rsidRPr="005F252C" w:rsidDel="00833133">
                <w:rPr>
                  <w:rFonts w:cs="Calibri"/>
                  <w:color w:val="000000"/>
                  <w:sz w:val="24"/>
                  <w:szCs w:val="24"/>
                  <w:rPrChange w:id="3617" w:author="Al Riyami, Azza OLNG-SCC/12" w:date="2026-03-30T14:14:00Z" w16du:dateUtc="2026-03-30T10:14:00Z">
                    <w:rPr>
                      <w:rFonts w:ascii="Calibri" w:hAnsi="Calibri" w:cs="Calibri"/>
                      <w:color w:val="000000"/>
                      <w:sz w:val="24"/>
                      <w:szCs w:val="24"/>
                    </w:rPr>
                  </w:rPrChange>
                </w:rPr>
                <w:delText>Contractor</w:delText>
              </w:r>
            </w:del>
            <w:ins w:id="3618" w:author="Al Hashmi, Ahmed OLNG-ICV/1" w:date="2026-03-18T12:10:00Z" w16du:dateUtc="2026-03-18T08:10:00Z">
              <w:r w:rsidR="00833133" w:rsidRPr="005F252C">
                <w:rPr>
                  <w:rFonts w:cs="Calibri"/>
                  <w:color w:val="000000"/>
                  <w:sz w:val="24"/>
                  <w:szCs w:val="24"/>
                  <w:rPrChange w:id="3619"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620" w:author="Al Riyami, Azza OLNG-SCC/12" w:date="2026-03-30T14:14:00Z" w16du:dateUtc="2026-03-30T10:14:00Z">
                  <w:rPr>
                    <w:rFonts w:ascii="Calibri" w:hAnsi="Calibri" w:cs="Calibri"/>
                    <w:color w:val="000000"/>
                    <w:sz w:val="24"/>
                    <w:szCs w:val="24"/>
                  </w:rPr>
                </w:rPrChange>
              </w:rPr>
              <w:t xml:space="preserve"> shall mean a </w:t>
            </w:r>
            <w:del w:id="3621" w:author="Al Hashmi, Ahmed OLNG-ICV/1" w:date="2026-03-18T12:10:00Z" w16du:dateUtc="2026-03-18T08:10:00Z">
              <w:r w:rsidRPr="005F252C" w:rsidDel="00833133">
                <w:rPr>
                  <w:rFonts w:cs="Calibri"/>
                  <w:color w:val="000000"/>
                  <w:sz w:val="24"/>
                  <w:szCs w:val="24"/>
                  <w:rPrChange w:id="3622" w:author="Al Riyami, Azza OLNG-SCC/12" w:date="2026-03-30T14:14:00Z" w16du:dateUtc="2026-03-30T10:14:00Z">
                    <w:rPr>
                      <w:rFonts w:ascii="Calibri" w:hAnsi="Calibri" w:cs="Calibri"/>
                      <w:color w:val="000000"/>
                      <w:sz w:val="24"/>
                      <w:szCs w:val="24"/>
                    </w:rPr>
                  </w:rPrChange>
                </w:rPr>
                <w:delText>contractor</w:delText>
              </w:r>
            </w:del>
            <w:ins w:id="3623" w:author="Al Hashmi, Ahmed OLNG-ICV/1" w:date="2026-03-18T12:10:00Z" w16du:dateUtc="2026-03-18T08:10:00Z">
              <w:r w:rsidR="00833133" w:rsidRPr="005F252C">
                <w:rPr>
                  <w:rFonts w:cs="Calibri"/>
                  <w:color w:val="000000"/>
                  <w:sz w:val="24"/>
                  <w:szCs w:val="24"/>
                  <w:rPrChange w:id="3624" w:author="Al Riyami, Azza OLNG-SCC/12" w:date="2026-03-30T14:14:00Z" w16du:dateUtc="2026-03-30T10:14:00Z">
                    <w:rPr>
                      <w:rFonts w:ascii="Calibri" w:hAnsi="Calibri" w:cs="Calibri"/>
                      <w:color w:val="000000"/>
                      <w:sz w:val="24"/>
                      <w:szCs w:val="24"/>
                    </w:rPr>
                  </w:rPrChange>
                </w:rPr>
                <w:t>CONTRACTOR</w:t>
              </w:r>
            </w:ins>
            <w:r w:rsidRPr="005F252C">
              <w:rPr>
                <w:rFonts w:cs="Calibri"/>
                <w:color w:val="000000"/>
                <w:sz w:val="24"/>
                <w:szCs w:val="24"/>
                <w:rPrChange w:id="3625" w:author="Al Riyami, Azza OLNG-SCC/12" w:date="2026-03-30T14:14:00Z" w16du:dateUtc="2026-03-30T10:14:00Z">
                  <w:rPr>
                    <w:rFonts w:ascii="Calibri" w:hAnsi="Calibri" w:cs="Calibri"/>
                    <w:color w:val="000000"/>
                    <w:sz w:val="24"/>
                    <w:szCs w:val="24"/>
                  </w:rPr>
                </w:rPrChange>
              </w:rPr>
              <w:t xml:space="preserve"> that is registered in the Joint Supplier Registration System (JSRS) as a </w:t>
            </w:r>
            <w:del w:id="3626" w:author="Al Hashmi, Ahmed OLNG-ICV/1" w:date="2026-03-18T12:11:00Z" w16du:dateUtc="2026-03-18T08:11:00Z">
              <w:r w:rsidRPr="005F252C" w:rsidDel="00833133">
                <w:rPr>
                  <w:rFonts w:cs="Calibri"/>
                  <w:color w:val="000000"/>
                  <w:sz w:val="24"/>
                  <w:szCs w:val="24"/>
                  <w:rPrChange w:id="3627" w:author="Al Riyami, Azza OLNG-SCC/12" w:date="2026-03-30T14:14:00Z" w16du:dateUtc="2026-03-30T10:14:00Z">
                    <w:rPr>
                      <w:rFonts w:ascii="Calibri" w:hAnsi="Calibri" w:cs="Calibri"/>
                      <w:color w:val="000000"/>
                      <w:sz w:val="24"/>
                      <w:szCs w:val="24"/>
                    </w:rPr>
                  </w:rPrChange>
                </w:rPr>
                <w:delText>Company</w:delText>
              </w:r>
            </w:del>
            <w:ins w:id="3628" w:author="Al Hashmi, Ahmed OLNG-ICV/1" w:date="2026-03-18T12:11:00Z" w16du:dateUtc="2026-03-18T08:11:00Z">
              <w:r w:rsidR="00833133" w:rsidRPr="005F252C">
                <w:rPr>
                  <w:rFonts w:cs="Calibri"/>
                  <w:color w:val="000000"/>
                  <w:sz w:val="24"/>
                  <w:szCs w:val="24"/>
                  <w:rPrChange w:id="3629" w:author="Al Riyami, Azza OLNG-SCC/12" w:date="2026-03-30T14:14:00Z" w16du:dateUtc="2026-03-30T10:14:00Z">
                    <w:rPr>
                      <w:rFonts w:ascii="Calibri" w:hAnsi="Calibri" w:cs="Calibri"/>
                      <w:color w:val="000000"/>
                      <w:sz w:val="24"/>
                      <w:szCs w:val="24"/>
                    </w:rPr>
                  </w:rPrChange>
                </w:rPr>
                <w:t>COMPANY</w:t>
              </w:r>
            </w:ins>
            <w:r w:rsidRPr="005F252C">
              <w:rPr>
                <w:rFonts w:cs="Calibri"/>
                <w:color w:val="000000"/>
                <w:sz w:val="24"/>
                <w:szCs w:val="24"/>
                <w:rPrChange w:id="3630" w:author="Al Riyami, Azza OLNG-SCC/12" w:date="2026-03-30T14:14:00Z" w16du:dateUtc="2026-03-30T10:14:00Z">
                  <w:rPr>
                    <w:rFonts w:ascii="Calibri" w:hAnsi="Calibri" w:cs="Calibri"/>
                    <w:color w:val="000000"/>
                    <w:sz w:val="24"/>
                    <w:szCs w:val="24"/>
                  </w:rPr>
                </w:rPrChange>
              </w:rPr>
              <w:t xml:space="preserve"> LCC. For further information on LCC(s), </w:t>
            </w:r>
          </w:p>
        </w:tc>
      </w:tr>
      <w:tr w:rsidR="000776DC" w:rsidRPr="005F252C" w14:paraId="61DEAB44" w14:textId="77777777" w:rsidTr="00217B5C">
        <w:trPr>
          <w:trHeight w:val="423"/>
          <w:jc w:val="center"/>
          <w:trPrChange w:id="3631"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632"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40644603" w14:textId="77777777" w:rsidR="000776DC" w:rsidRPr="005F252C" w:rsidRDefault="000776DC" w:rsidP="000776DC">
            <w:pPr>
              <w:rPr>
                <w:rFonts w:cs="Calibri"/>
                <w:color w:val="000000"/>
                <w:sz w:val="24"/>
                <w:szCs w:val="24"/>
                <w:rPrChange w:id="3633" w:author="Al Riyami, Azza OLNG-SCC/12" w:date="2026-03-30T14:14:00Z" w16du:dateUtc="2026-03-30T10:14:00Z">
                  <w:rPr>
                    <w:rFonts w:ascii="Calibri" w:hAnsi="Calibri" w:cs="Calibri"/>
                    <w:color w:val="000000"/>
                    <w:sz w:val="24"/>
                    <w:szCs w:val="24"/>
                  </w:rPr>
                </w:rPrChange>
              </w:rPr>
            </w:pPr>
          </w:p>
        </w:tc>
      </w:tr>
      <w:tr w:rsidR="000776DC" w:rsidRPr="005F252C" w14:paraId="33CC9498" w14:textId="77777777" w:rsidTr="00217B5C">
        <w:trPr>
          <w:trHeight w:val="315"/>
          <w:jc w:val="center"/>
          <w:trPrChange w:id="3634" w:author="Al Riyami, Azza OLNG-SCC/12" w:date="2026-03-30T14:23:00Z" w16du:dateUtc="2026-03-30T10:23:00Z">
            <w:trPr>
              <w:gridAfter w:val="0"/>
              <w:wAfter w:w="6" w:type="dxa"/>
              <w:trHeight w:val="315"/>
              <w:jc w:val="center"/>
            </w:trPr>
          </w:trPrChange>
        </w:trPr>
        <w:tc>
          <w:tcPr>
            <w:tcW w:w="9795" w:type="dxa"/>
            <w:gridSpan w:val="3"/>
            <w:tcBorders>
              <w:top w:val="nil"/>
              <w:left w:val="single" w:sz="12" w:space="0" w:color="auto"/>
              <w:bottom w:val="nil"/>
              <w:right w:val="single" w:sz="12" w:space="0" w:color="000000"/>
            </w:tcBorders>
            <w:vAlign w:val="center"/>
            <w:hideMark/>
            <w:tcPrChange w:id="3635" w:author="Al Riyami, Azza OLNG-SCC/12" w:date="2026-03-30T14:23:00Z" w16du:dateUtc="2026-03-30T10:23:00Z">
              <w:tcPr>
                <w:tcW w:w="10789" w:type="dxa"/>
                <w:gridSpan w:val="4"/>
                <w:tcBorders>
                  <w:top w:val="nil"/>
                  <w:left w:val="single" w:sz="12" w:space="0" w:color="auto"/>
                  <w:bottom w:val="nil"/>
                  <w:right w:val="single" w:sz="12" w:space="0" w:color="000000"/>
                </w:tcBorders>
                <w:vAlign w:val="center"/>
                <w:hideMark/>
              </w:tcPr>
            </w:tcPrChange>
          </w:tcPr>
          <w:p w14:paraId="365D492A" w14:textId="77777777" w:rsidR="000776DC" w:rsidRPr="005F252C" w:rsidRDefault="000776DC" w:rsidP="000776DC">
            <w:pPr>
              <w:rPr>
                <w:rFonts w:cs="Calibri"/>
                <w:color w:val="000000"/>
                <w:sz w:val="24"/>
                <w:szCs w:val="24"/>
                <w:rPrChange w:id="3636" w:author="Al Riyami, Azza OLNG-SCC/12" w:date="2026-03-30T14:14:00Z" w16du:dateUtc="2026-03-30T10:14:00Z">
                  <w:rPr>
                    <w:rFonts w:ascii="Calibri" w:hAnsi="Calibri" w:cs="Calibri"/>
                    <w:color w:val="000000"/>
                    <w:sz w:val="24"/>
                    <w:szCs w:val="24"/>
                  </w:rPr>
                </w:rPrChange>
              </w:rPr>
            </w:pPr>
            <w:r w:rsidRPr="005F252C">
              <w:rPr>
                <w:rFonts w:cs="Calibri"/>
                <w:color w:val="000000"/>
                <w:sz w:val="24"/>
                <w:szCs w:val="24"/>
                <w:rPrChange w:id="3637" w:author="Al Riyami, Azza OLNG-SCC/12" w:date="2026-03-30T14:14:00Z" w16du:dateUtc="2026-03-30T10:14:00Z">
                  <w:rPr>
                    <w:rFonts w:ascii="Calibri" w:hAnsi="Calibri" w:cs="Calibri"/>
                    <w:color w:val="000000"/>
                    <w:sz w:val="24"/>
                    <w:szCs w:val="24"/>
                  </w:rPr>
                </w:rPrChange>
              </w:rPr>
              <w:t>SME - Small Medium Enterprise and below are the criteria for SME's</w:t>
            </w:r>
          </w:p>
        </w:tc>
      </w:tr>
      <w:tr w:rsidR="000776DC" w:rsidRPr="005F252C" w14:paraId="7C29C934" w14:textId="77777777" w:rsidTr="00217B5C">
        <w:trPr>
          <w:trHeight w:val="1080"/>
          <w:jc w:val="center"/>
          <w:trPrChange w:id="3638" w:author="Al Riyami, Azza OLNG-SCC/12" w:date="2026-03-30T14:23:00Z" w16du:dateUtc="2026-03-30T10:23:00Z">
            <w:trPr>
              <w:trHeight w:val="1080"/>
              <w:jc w:val="center"/>
            </w:trPr>
          </w:trPrChange>
        </w:trPr>
        <w:tc>
          <w:tcPr>
            <w:tcW w:w="3945" w:type="dxa"/>
            <w:tcBorders>
              <w:top w:val="single" w:sz="12" w:space="0" w:color="auto"/>
              <w:left w:val="single" w:sz="12" w:space="0" w:color="auto"/>
              <w:bottom w:val="single" w:sz="12" w:space="0" w:color="auto"/>
              <w:right w:val="single" w:sz="12" w:space="0" w:color="auto"/>
            </w:tcBorders>
            <w:vAlign w:val="center"/>
            <w:hideMark/>
            <w:tcPrChange w:id="3639" w:author="Al Riyami, Azza OLNG-SCC/12" w:date="2026-03-30T14:23:00Z" w16du:dateUtc="2026-03-30T10:23:00Z">
              <w:tcPr>
                <w:tcW w:w="3945" w:type="dxa"/>
                <w:tcBorders>
                  <w:top w:val="single" w:sz="12" w:space="0" w:color="auto"/>
                  <w:left w:val="single" w:sz="12" w:space="0" w:color="auto"/>
                  <w:bottom w:val="single" w:sz="12" w:space="0" w:color="auto"/>
                  <w:right w:val="single" w:sz="12" w:space="0" w:color="auto"/>
                </w:tcBorders>
                <w:vAlign w:val="center"/>
                <w:hideMark/>
              </w:tcPr>
            </w:tcPrChange>
          </w:tcPr>
          <w:p w14:paraId="4A6D57DF" w14:textId="376981A9" w:rsidR="000776DC" w:rsidRPr="005F252C" w:rsidRDefault="000776DC" w:rsidP="000776DC">
            <w:pPr>
              <w:jc w:val="both"/>
              <w:rPr>
                <w:rFonts w:cs="Tahoma"/>
                <w:b/>
                <w:bCs/>
                <w:color w:val="000000"/>
                <w:rPrChange w:id="3640" w:author="Al Riyami, Azza OLNG-SCC/12" w:date="2026-03-30T14:14:00Z" w16du:dateUtc="2026-03-30T10:14:00Z">
                  <w:rPr>
                    <w:rFonts w:ascii="Tahoma" w:hAnsi="Tahoma" w:cs="Tahoma"/>
                    <w:b/>
                    <w:bCs/>
                    <w:color w:val="000000"/>
                  </w:rPr>
                </w:rPrChange>
              </w:rPr>
            </w:pPr>
            <w:del w:id="3641" w:author="Al Hashmi, Ahmed OLNG-ICV/1" w:date="2026-03-18T12:11:00Z" w16du:dateUtc="2026-03-18T08:11:00Z">
              <w:r w:rsidRPr="005F252C" w:rsidDel="00833133">
                <w:rPr>
                  <w:rFonts w:cs="Tahoma"/>
                  <w:b/>
                  <w:bCs/>
                  <w:color w:val="000000"/>
                  <w:rPrChange w:id="3642" w:author="Al Riyami, Azza OLNG-SCC/12" w:date="2026-03-30T14:14:00Z" w16du:dateUtc="2026-03-30T10:14:00Z">
                    <w:rPr>
                      <w:rFonts w:ascii="Tahoma" w:hAnsi="Tahoma" w:cs="Tahoma"/>
                      <w:b/>
                      <w:bCs/>
                      <w:color w:val="000000"/>
                    </w:rPr>
                  </w:rPrChange>
                </w:rPr>
                <w:delText>Company</w:delText>
              </w:r>
            </w:del>
            <w:ins w:id="3643" w:author="Al Hashmi, Ahmed OLNG-ICV/1" w:date="2026-03-18T12:11:00Z" w16du:dateUtc="2026-03-18T08:11:00Z">
              <w:r w:rsidR="00833133" w:rsidRPr="005F252C">
                <w:rPr>
                  <w:rFonts w:cs="Tahoma"/>
                  <w:b/>
                  <w:bCs/>
                  <w:color w:val="000000"/>
                  <w:rPrChange w:id="3644" w:author="Al Riyami, Azza OLNG-SCC/12" w:date="2026-03-30T14:14:00Z" w16du:dateUtc="2026-03-30T10:14:00Z">
                    <w:rPr>
                      <w:rFonts w:ascii="Tahoma" w:hAnsi="Tahoma" w:cs="Tahoma"/>
                      <w:b/>
                      <w:bCs/>
                      <w:color w:val="000000"/>
                    </w:rPr>
                  </w:rPrChange>
                </w:rPr>
                <w:t>COMPANY</w:t>
              </w:r>
            </w:ins>
            <w:r w:rsidRPr="005F252C">
              <w:rPr>
                <w:rFonts w:cs="Tahoma"/>
                <w:b/>
                <w:bCs/>
                <w:color w:val="000000"/>
                <w:rPrChange w:id="3645" w:author="Al Riyami, Azza OLNG-SCC/12" w:date="2026-03-30T14:14:00Z" w16du:dateUtc="2026-03-30T10:14:00Z">
                  <w:rPr>
                    <w:rFonts w:ascii="Tahoma" w:hAnsi="Tahoma" w:cs="Tahoma"/>
                    <w:b/>
                    <w:bCs/>
                    <w:color w:val="000000"/>
                  </w:rPr>
                </w:rPrChange>
              </w:rPr>
              <w:t xml:space="preserve"> Size </w:t>
            </w:r>
          </w:p>
        </w:tc>
        <w:tc>
          <w:tcPr>
            <w:tcW w:w="3960" w:type="dxa"/>
            <w:tcBorders>
              <w:top w:val="single" w:sz="12" w:space="0" w:color="auto"/>
              <w:left w:val="nil"/>
              <w:bottom w:val="single" w:sz="12" w:space="0" w:color="auto"/>
              <w:right w:val="single" w:sz="12" w:space="0" w:color="auto"/>
            </w:tcBorders>
            <w:vAlign w:val="center"/>
            <w:hideMark/>
            <w:tcPrChange w:id="3646" w:author="Al Riyami, Azza OLNG-SCC/12" w:date="2026-03-30T14:23:00Z" w16du:dateUtc="2026-03-30T10:23:00Z">
              <w:tcPr>
                <w:tcW w:w="3960" w:type="dxa"/>
                <w:tcBorders>
                  <w:top w:val="single" w:sz="12" w:space="0" w:color="auto"/>
                  <w:left w:val="nil"/>
                  <w:bottom w:val="single" w:sz="12" w:space="0" w:color="auto"/>
                  <w:right w:val="single" w:sz="12" w:space="0" w:color="auto"/>
                </w:tcBorders>
                <w:vAlign w:val="center"/>
                <w:hideMark/>
              </w:tcPr>
            </w:tcPrChange>
          </w:tcPr>
          <w:p w14:paraId="5FD0D8E1" w14:textId="77777777" w:rsidR="000776DC" w:rsidRPr="005F252C" w:rsidRDefault="000776DC" w:rsidP="000776DC">
            <w:pPr>
              <w:jc w:val="both"/>
              <w:rPr>
                <w:rFonts w:cs="Tahoma"/>
                <w:b/>
                <w:bCs/>
                <w:color w:val="000000"/>
                <w:rPrChange w:id="3647" w:author="Al Riyami, Azza OLNG-SCC/12" w:date="2026-03-30T14:14:00Z" w16du:dateUtc="2026-03-30T10:14:00Z">
                  <w:rPr>
                    <w:rFonts w:ascii="Tahoma" w:hAnsi="Tahoma" w:cs="Tahoma"/>
                    <w:b/>
                    <w:bCs/>
                    <w:color w:val="000000"/>
                  </w:rPr>
                </w:rPrChange>
              </w:rPr>
            </w:pPr>
            <w:r w:rsidRPr="005F252C">
              <w:rPr>
                <w:rFonts w:cs="Tahoma"/>
                <w:b/>
                <w:bCs/>
                <w:color w:val="000000"/>
                <w:rPrChange w:id="3648" w:author="Al Riyami, Azza OLNG-SCC/12" w:date="2026-03-30T14:14:00Z" w16du:dateUtc="2026-03-30T10:14:00Z">
                  <w:rPr>
                    <w:rFonts w:ascii="Tahoma" w:hAnsi="Tahoma" w:cs="Tahoma"/>
                    <w:b/>
                    <w:bCs/>
                    <w:color w:val="000000"/>
                  </w:rPr>
                </w:rPrChange>
              </w:rPr>
              <w:t>Number of Employees</w:t>
            </w:r>
          </w:p>
        </w:tc>
        <w:tc>
          <w:tcPr>
            <w:tcW w:w="1890" w:type="dxa"/>
            <w:tcBorders>
              <w:top w:val="single" w:sz="12" w:space="0" w:color="auto"/>
              <w:left w:val="nil"/>
              <w:bottom w:val="single" w:sz="12" w:space="0" w:color="auto"/>
              <w:right w:val="single" w:sz="12" w:space="0" w:color="auto"/>
            </w:tcBorders>
            <w:vAlign w:val="center"/>
            <w:hideMark/>
            <w:tcPrChange w:id="3649" w:author="Al Riyami, Azza OLNG-SCC/12" w:date="2026-03-30T14:23:00Z" w16du:dateUtc="2026-03-30T10:23:00Z">
              <w:tcPr>
                <w:tcW w:w="2890" w:type="dxa"/>
                <w:gridSpan w:val="3"/>
                <w:tcBorders>
                  <w:top w:val="single" w:sz="12" w:space="0" w:color="auto"/>
                  <w:left w:val="nil"/>
                  <w:bottom w:val="single" w:sz="12" w:space="0" w:color="auto"/>
                  <w:right w:val="single" w:sz="12" w:space="0" w:color="auto"/>
                </w:tcBorders>
                <w:vAlign w:val="center"/>
                <w:hideMark/>
              </w:tcPr>
            </w:tcPrChange>
          </w:tcPr>
          <w:p w14:paraId="6A1D2BE4" w14:textId="77777777" w:rsidR="000776DC" w:rsidRPr="005F252C" w:rsidRDefault="000776DC" w:rsidP="000776DC">
            <w:pPr>
              <w:jc w:val="both"/>
              <w:rPr>
                <w:rFonts w:cs="Tahoma"/>
                <w:b/>
                <w:bCs/>
                <w:color w:val="000000"/>
                <w:rPrChange w:id="3650" w:author="Al Riyami, Azza OLNG-SCC/12" w:date="2026-03-30T14:14:00Z" w16du:dateUtc="2026-03-30T10:14:00Z">
                  <w:rPr>
                    <w:rFonts w:ascii="Tahoma" w:hAnsi="Tahoma" w:cs="Tahoma"/>
                    <w:b/>
                    <w:bCs/>
                    <w:color w:val="000000"/>
                  </w:rPr>
                </w:rPrChange>
              </w:rPr>
            </w:pPr>
            <w:r w:rsidRPr="005F252C">
              <w:rPr>
                <w:rFonts w:cs="Tahoma"/>
                <w:b/>
                <w:bCs/>
                <w:color w:val="000000"/>
                <w:rPrChange w:id="3651" w:author="Al Riyami, Azza OLNG-SCC/12" w:date="2026-03-30T14:14:00Z" w16du:dateUtc="2026-03-30T10:14:00Z">
                  <w:rPr>
                    <w:rFonts w:ascii="Tahoma" w:hAnsi="Tahoma" w:cs="Tahoma"/>
                    <w:b/>
                    <w:bCs/>
                    <w:color w:val="000000"/>
                  </w:rPr>
                </w:rPrChange>
              </w:rPr>
              <w:t>Annual Turnover (R.O.)</w:t>
            </w:r>
          </w:p>
        </w:tc>
      </w:tr>
      <w:tr w:rsidR="000776DC" w:rsidRPr="005F252C" w14:paraId="7918A00F" w14:textId="77777777" w:rsidTr="00217B5C">
        <w:trPr>
          <w:trHeight w:val="552"/>
          <w:jc w:val="center"/>
          <w:trPrChange w:id="3652" w:author="Al Riyami, Azza OLNG-SCC/12" w:date="2026-03-30T14:23:00Z" w16du:dateUtc="2026-03-30T10:23:00Z">
            <w:trPr>
              <w:trHeight w:val="552"/>
              <w:jc w:val="center"/>
            </w:trPr>
          </w:trPrChange>
        </w:trPr>
        <w:tc>
          <w:tcPr>
            <w:tcW w:w="3945" w:type="dxa"/>
            <w:tcBorders>
              <w:top w:val="nil"/>
              <w:left w:val="single" w:sz="12" w:space="0" w:color="auto"/>
              <w:bottom w:val="single" w:sz="12" w:space="0" w:color="auto"/>
              <w:right w:val="single" w:sz="12" w:space="0" w:color="auto"/>
            </w:tcBorders>
            <w:vAlign w:val="center"/>
            <w:hideMark/>
            <w:tcPrChange w:id="3653" w:author="Al Riyami, Azza OLNG-SCC/12" w:date="2026-03-30T14:23:00Z" w16du:dateUtc="2026-03-30T10:23:00Z">
              <w:tcPr>
                <w:tcW w:w="3945" w:type="dxa"/>
                <w:tcBorders>
                  <w:top w:val="nil"/>
                  <w:left w:val="single" w:sz="12" w:space="0" w:color="auto"/>
                  <w:bottom w:val="single" w:sz="12" w:space="0" w:color="auto"/>
                  <w:right w:val="single" w:sz="12" w:space="0" w:color="auto"/>
                </w:tcBorders>
                <w:vAlign w:val="center"/>
                <w:hideMark/>
              </w:tcPr>
            </w:tcPrChange>
          </w:tcPr>
          <w:p w14:paraId="6A18C800" w14:textId="77777777" w:rsidR="000776DC" w:rsidRPr="005F252C" w:rsidRDefault="000776DC" w:rsidP="000776DC">
            <w:pPr>
              <w:jc w:val="both"/>
              <w:rPr>
                <w:rFonts w:cs="Tahoma"/>
                <w:color w:val="000000"/>
                <w:rPrChange w:id="3654" w:author="Al Riyami, Azza OLNG-SCC/12" w:date="2026-03-30T14:14:00Z" w16du:dateUtc="2026-03-30T10:14:00Z">
                  <w:rPr>
                    <w:rFonts w:ascii="Tahoma" w:hAnsi="Tahoma" w:cs="Tahoma"/>
                    <w:color w:val="000000"/>
                  </w:rPr>
                </w:rPrChange>
              </w:rPr>
            </w:pPr>
            <w:r w:rsidRPr="005F252C">
              <w:rPr>
                <w:rFonts w:cs="Tahoma"/>
                <w:color w:val="000000"/>
                <w:rPrChange w:id="3655" w:author="Al Riyami, Azza OLNG-SCC/12" w:date="2026-03-30T14:14:00Z" w16du:dateUtc="2026-03-30T10:14:00Z">
                  <w:rPr>
                    <w:rFonts w:ascii="Tahoma" w:hAnsi="Tahoma" w:cs="Tahoma"/>
                    <w:color w:val="000000"/>
                  </w:rPr>
                </w:rPrChange>
              </w:rPr>
              <w:t>Micro</w:t>
            </w:r>
          </w:p>
        </w:tc>
        <w:tc>
          <w:tcPr>
            <w:tcW w:w="3960" w:type="dxa"/>
            <w:tcBorders>
              <w:top w:val="nil"/>
              <w:left w:val="nil"/>
              <w:bottom w:val="single" w:sz="12" w:space="0" w:color="auto"/>
              <w:right w:val="single" w:sz="12" w:space="0" w:color="auto"/>
            </w:tcBorders>
            <w:vAlign w:val="center"/>
            <w:hideMark/>
            <w:tcPrChange w:id="3656" w:author="Al Riyami, Azza OLNG-SCC/12" w:date="2026-03-30T14:23:00Z" w16du:dateUtc="2026-03-30T10:23:00Z">
              <w:tcPr>
                <w:tcW w:w="3960" w:type="dxa"/>
                <w:tcBorders>
                  <w:top w:val="nil"/>
                  <w:left w:val="nil"/>
                  <w:bottom w:val="single" w:sz="12" w:space="0" w:color="auto"/>
                  <w:right w:val="single" w:sz="12" w:space="0" w:color="auto"/>
                </w:tcBorders>
                <w:vAlign w:val="center"/>
                <w:hideMark/>
              </w:tcPr>
            </w:tcPrChange>
          </w:tcPr>
          <w:p w14:paraId="53BD886F" w14:textId="1E06A225" w:rsidR="000776DC" w:rsidRPr="005F252C" w:rsidRDefault="00420520" w:rsidP="00420520">
            <w:pPr>
              <w:jc w:val="both"/>
              <w:rPr>
                <w:rFonts w:cs="Tahoma"/>
                <w:color w:val="000000"/>
                <w:rPrChange w:id="3657" w:author="Al Riyami, Azza OLNG-SCC/12" w:date="2026-03-30T14:14:00Z" w16du:dateUtc="2026-03-30T10:14:00Z">
                  <w:rPr>
                    <w:rFonts w:ascii="Tahoma" w:hAnsi="Tahoma" w:cs="Tahoma"/>
                    <w:color w:val="000000"/>
                  </w:rPr>
                </w:rPrChange>
              </w:rPr>
            </w:pPr>
            <w:r w:rsidRPr="005F252C">
              <w:rPr>
                <w:rFonts w:cs="Tahoma"/>
                <w:color w:val="000000"/>
                <w:rPrChange w:id="3658" w:author="Al Riyami, Azza OLNG-SCC/12" w:date="2026-03-30T14:14:00Z" w16du:dateUtc="2026-03-30T10:14:00Z">
                  <w:rPr>
                    <w:rFonts w:ascii="Tahoma" w:hAnsi="Tahoma" w:cs="Tahoma"/>
                    <w:color w:val="000000"/>
                  </w:rPr>
                </w:rPrChange>
              </w:rPr>
              <w:t xml:space="preserve">1-10 </w:t>
            </w:r>
          </w:p>
        </w:tc>
        <w:tc>
          <w:tcPr>
            <w:tcW w:w="1890" w:type="dxa"/>
            <w:tcBorders>
              <w:top w:val="nil"/>
              <w:left w:val="nil"/>
              <w:bottom w:val="single" w:sz="12" w:space="0" w:color="auto"/>
              <w:right w:val="single" w:sz="12" w:space="0" w:color="auto"/>
            </w:tcBorders>
            <w:vAlign w:val="center"/>
            <w:hideMark/>
            <w:tcPrChange w:id="3659" w:author="Al Riyami, Azza OLNG-SCC/12" w:date="2026-03-30T14:23:00Z" w16du:dateUtc="2026-03-30T10:23:00Z">
              <w:tcPr>
                <w:tcW w:w="2890" w:type="dxa"/>
                <w:gridSpan w:val="3"/>
                <w:tcBorders>
                  <w:top w:val="nil"/>
                  <w:left w:val="nil"/>
                  <w:bottom w:val="single" w:sz="12" w:space="0" w:color="auto"/>
                  <w:right w:val="single" w:sz="12" w:space="0" w:color="auto"/>
                </w:tcBorders>
                <w:vAlign w:val="center"/>
                <w:hideMark/>
              </w:tcPr>
            </w:tcPrChange>
          </w:tcPr>
          <w:p w14:paraId="2927DB66" w14:textId="5E7E58A0" w:rsidR="000776DC" w:rsidRPr="005F252C" w:rsidRDefault="000776DC" w:rsidP="00420520">
            <w:pPr>
              <w:jc w:val="both"/>
              <w:rPr>
                <w:rFonts w:cs="Tahoma"/>
                <w:color w:val="000000"/>
                <w:rPrChange w:id="3660" w:author="Al Riyami, Azza OLNG-SCC/12" w:date="2026-03-30T14:14:00Z" w16du:dateUtc="2026-03-30T10:14:00Z">
                  <w:rPr>
                    <w:rFonts w:ascii="Tahoma" w:hAnsi="Tahoma" w:cs="Tahoma"/>
                    <w:color w:val="000000"/>
                  </w:rPr>
                </w:rPrChange>
              </w:rPr>
            </w:pPr>
            <w:r w:rsidRPr="005F252C">
              <w:rPr>
                <w:rFonts w:cs="Tahoma"/>
                <w:color w:val="000000"/>
                <w:rPrChange w:id="3661" w:author="Al Riyami, Azza OLNG-SCC/12" w:date="2026-03-30T14:14:00Z" w16du:dateUtc="2026-03-30T10:14:00Z">
                  <w:rPr>
                    <w:rFonts w:ascii="Tahoma" w:hAnsi="Tahoma" w:cs="Tahoma"/>
                    <w:color w:val="000000"/>
                  </w:rPr>
                </w:rPrChange>
              </w:rPr>
              <w:t>Less than 1</w:t>
            </w:r>
            <w:r w:rsidR="00420520" w:rsidRPr="005F252C">
              <w:rPr>
                <w:rFonts w:cs="Tahoma"/>
                <w:color w:val="000000"/>
                <w:rPrChange w:id="3662" w:author="Al Riyami, Azza OLNG-SCC/12" w:date="2026-03-30T14:14:00Z" w16du:dateUtc="2026-03-30T10:14:00Z">
                  <w:rPr>
                    <w:rFonts w:ascii="Tahoma" w:hAnsi="Tahoma" w:cs="Tahoma"/>
                    <w:color w:val="000000"/>
                  </w:rPr>
                </w:rPrChange>
              </w:rPr>
              <w:t>5</w:t>
            </w:r>
            <w:r w:rsidRPr="005F252C">
              <w:rPr>
                <w:rFonts w:cs="Tahoma"/>
                <w:color w:val="000000"/>
                <w:rPrChange w:id="3663" w:author="Al Riyami, Azza OLNG-SCC/12" w:date="2026-03-30T14:14:00Z" w16du:dateUtc="2026-03-30T10:14:00Z">
                  <w:rPr>
                    <w:rFonts w:ascii="Tahoma" w:hAnsi="Tahoma" w:cs="Tahoma"/>
                    <w:color w:val="000000"/>
                  </w:rPr>
                </w:rPrChange>
              </w:rPr>
              <w:t>0,000</w:t>
            </w:r>
          </w:p>
        </w:tc>
      </w:tr>
      <w:tr w:rsidR="000776DC" w:rsidRPr="005F252C" w14:paraId="6AA873D5" w14:textId="77777777" w:rsidTr="00217B5C">
        <w:trPr>
          <w:trHeight w:val="818"/>
          <w:jc w:val="center"/>
          <w:trPrChange w:id="3664" w:author="Al Riyami, Azza OLNG-SCC/12" w:date="2026-03-30T14:23:00Z" w16du:dateUtc="2026-03-30T10:23:00Z">
            <w:trPr>
              <w:trHeight w:val="818"/>
              <w:jc w:val="center"/>
            </w:trPr>
          </w:trPrChange>
        </w:trPr>
        <w:tc>
          <w:tcPr>
            <w:tcW w:w="3945" w:type="dxa"/>
            <w:tcBorders>
              <w:top w:val="nil"/>
              <w:left w:val="single" w:sz="12" w:space="0" w:color="auto"/>
              <w:bottom w:val="single" w:sz="12" w:space="0" w:color="auto"/>
              <w:right w:val="single" w:sz="12" w:space="0" w:color="auto"/>
            </w:tcBorders>
            <w:vAlign w:val="center"/>
            <w:hideMark/>
            <w:tcPrChange w:id="3665" w:author="Al Riyami, Azza OLNG-SCC/12" w:date="2026-03-30T14:23:00Z" w16du:dateUtc="2026-03-30T10:23:00Z">
              <w:tcPr>
                <w:tcW w:w="3945" w:type="dxa"/>
                <w:tcBorders>
                  <w:top w:val="nil"/>
                  <w:left w:val="single" w:sz="12" w:space="0" w:color="auto"/>
                  <w:bottom w:val="single" w:sz="12" w:space="0" w:color="auto"/>
                  <w:right w:val="single" w:sz="12" w:space="0" w:color="auto"/>
                </w:tcBorders>
                <w:vAlign w:val="center"/>
                <w:hideMark/>
              </w:tcPr>
            </w:tcPrChange>
          </w:tcPr>
          <w:p w14:paraId="40C14EA5" w14:textId="77777777" w:rsidR="000776DC" w:rsidRPr="005F252C" w:rsidRDefault="000776DC" w:rsidP="000776DC">
            <w:pPr>
              <w:jc w:val="both"/>
              <w:rPr>
                <w:rFonts w:cs="Tahoma"/>
                <w:color w:val="000000"/>
                <w:rPrChange w:id="3666" w:author="Al Riyami, Azza OLNG-SCC/12" w:date="2026-03-30T14:14:00Z" w16du:dateUtc="2026-03-30T10:14:00Z">
                  <w:rPr>
                    <w:rFonts w:ascii="Tahoma" w:hAnsi="Tahoma" w:cs="Tahoma"/>
                    <w:color w:val="000000"/>
                  </w:rPr>
                </w:rPrChange>
              </w:rPr>
            </w:pPr>
            <w:r w:rsidRPr="005F252C">
              <w:rPr>
                <w:rFonts w:cs="Tahoma"/>
                <w:color w:val="000000"/>
                <w:rPrChange w:id="3667" w:author="Al Riyami, Azza OLNG-SCC/12" w:date="2026-03-30T14:14:00Z" w16du:dateUtc="2026-03-30T10:14:00Z">
                  <w:rPr>
                    <w:rFonts w:ascii="Tahoma" w:hAnsi="Tahoma" w:cs="Tahoma"/>
                    <w:color w:val="000000"/>
                  </w:rPr>
                </w:rPrChange>
              </w:rPr>
              <w:t>Small</w:t>
            </w:r>
          </w:p>
        </w:tc>
        <w:tc>
          <w:tcPr>
            <w:tcW w:w="3960" w:type="dxa"/>
            <w:tcBorders>
              <w:top w:val="nil"/>
              <w:left w:val="nil"/>
              <w:bottom w:val="single" w:sz="12" w:space="0" w:color="auto"/>
              <w:right w:val="single" w:sz="12" w:space="0" w:color="auto"/>
            </w:tcBorders>
            <w:vAlign w:val="center"/>
            <w:hideMark/>
            <w:tcPrChange w:id="3668" w:author="Al Riyami, Azza OLNG-SCC/12" w:date="2026-03-30T14:23:00Z" w16du:dateUtc="2026-03-30T10:23:00Z">
              <w:tcPr>
                <w:tcW w:w="3960" w:type="dxa"/>
                <w:tcBorders>
                  <w:top w:val="nil"/>
                  <w:left w:val="nil"/>
                  <w:bottom w:val="single" w:sz="12" w:space="0" w:color="auto"/>
                  <w:right w:val="single" w:sz="12" w:space="0" w:color="auto"/>
                </w:tcBorders>
                <w:vAlign w:val="center"/>
                <w:hideMark/>
              </w:tcPr>
            </w:tcPrChange>
          </w:tcPr>
          <w:p w14:paraId="52F2D8B2" w14:textId="645D4203" w:rsidR="000776DC" w:rsidRPr="005F252C" w:rsidRDefault="00420520" w:rsidP="00420520">
            <w:pPr>
              <w:jc w:val="both"/>
              <w:rPr>
                <w:rFonts w:cs="Tahoma"/>
                <w:color w:val="000000"/>
                <w:rPrChange w:id="3669" w:author="Al Riyami, Azza OLNG-SCC/12" w:date="2026-03-30T14:14:00Z" w16du:dateUtc="2026-03-30T10:14:00Z">
                  <w:rPr>
                    <w:rFonts w:ascii="Tahoma" w:hAnsi="Tahoma" w:cs="Tahoma"/>
                    <w:color w:val="000000"/>
                  </w:rPr>
                </w:rPrChange>
              </w:rPr>
            </w:pPr>
            <w:r w:rsidRPr="005F252C">
              <w:rPr>
                <w:rFonts w:cs="Tahoma"/>
                <w:color w:val="000000"/>
                <w:rPrChange w:id="3670" w:author="Al Riyami, Azza OLNG-SCC/12" w:date="2026-03-30T14:14:00Z" w16du:dateUtc="2026-03-30T10:14:00Z">
                  <w:rPr>
                    <w:rFonts w:ascii="Tahoma" w:hAnsi="Tahoma" w:cs="Tahoma"/>
                    <w:color w:val="000000"/>
                  </w:rPr>
                </w:rPrChange>
              </w:rPr>
              <w:t xml:space="preserve">11-50 </w:t>
            </w:r>
          </w:p>
        </w:tc>
        <w:tc>
          <w:tcPr>
            <w:tcW w:w="1890" w:type="dxa"/>
            <w:tcBorders>
              <w:top w:val="nil"/>
              <w:left w:val="nil"/>
              <w:bottom w:val="single" w:sz="12" w:space="0" w:color="auto"/>
              <w:right w:val="single" w:sz="12" w:space="0" w:color="auto"/>
            </w:tcBorders>
            <w:vAlign w:val="center"/>
            <w:hideMark/>
            <w:tcPrChange w:id="3671" w:author="Al Riyami, Azza OLNG-SCC/12" w:date="2026-03-30T14:23:00Z" w16du:dateUtc="2026-03-30T10:23:00Z">
              <w:tcPr>
                <w:tcW w:w="2890" w:type="dxa"/>
                <w:gridSpan w:val="3"/>
                <w:tcBorders>
                  <w:top w:val="nil"/>
                  <w:left w:val="nil"/>
                  <w:bottom w:val="single" w:sz="12" w:space="0" w:color="auto"/>
                  <w:right w:val="single" w:sz="12" w:space="0" w:color="auto"/>
                </w:tcBorders>
                <w:vAlign w:val="center"/>
                <w:hideMark/>
              </w:tcPr>
            </w:tcPrChange>
          </w:tcPr>
          <w:p w14:paraId="49700CD0" w14:textId="6FF13124" w:rsidR="000776DC" w:rsidRPr="005F252C" w:rsidRDefault="000776DC" w:rsidP="00420520">
            <w:pPr>
              <w:jc w:val="both"/>
              <w:rPr>
                <w:rFonts w:cs="Tahoma"/>
                <w:color w:val="000000"/>
                <w:rPrChange w:id="3672" w:author="Al Riyami, Azza OLNG-SCC/12" w:date="2026-03-30T14:14:00Z" w16du:dateUtc="2026-03-30T10:14:00Z">
                  <w:rPr>
                    <w:rFonts w:ascii="Tahoma" w:hAnsi="Tahoma" w:cs="Tahoma"/>
                    <w:color w:val="000000"/>
                  </w:rPr>
                </w:rPrChange>
              </w:rPr>
            </w:pPr>
            <w:r w:rsidRPr="005F252C">
              <w:rPr>
                <w:rFonts w:cs="Tahoma"/>
                <w:color w:val="000000"/>
                <w:rPrChange w:id="3673" w:author="Al Riyami, Azza OLNG-SCC/12" w:date="2026-03-30T14:14:00Z" w16du:dateUtc="2026-03-30T10:14:00Z">
                  <w:rPr>
                    <w:rFonts w:ascii="Tahoma" w:hAnsi="Tahoma" w:cs="Tahoma"/>
                    <w:color w:val="000000"/>
                  </w:rPr>
                </w:rPrChange>
              </w:rPr>
              <w:t>1</w:t>
            </w:r>
            <w:r w:rsidR="00420520" w:rsidRPr="005F252C">
              <w:rPr>
                <w:rFonts w:cs="Tahoma"/>
                <w:color w:val="000000"/>
                <w:rPrChange w:id="3674" w:author="Al Riyami, Azza OLNG-SCC/12" w:date="2026-03-30T14:14:00Z" w16du:dateUtc="2026-03-30T10:14:00Z">
                  <w:rPr>
                    <w:rFonts w:ascii="Tahoma" w:hAnsi="Tahoma" w:cs="Tahoma"/>
                    <w:color w:val="000000"/>
                  </w:rPr>
                </w:rPrChange>
              </w:rPr>
              <w:t>5</w:t>
            </w:r>
            <w:r w:rsidRPr="005F252C">
              <w:rPr>
                <w:rFonts w:cs="Tahoma"/>
                <w:color w:val="000000"/>
                <w:rPrChange w:id="3675" w:author="Al Riyami, Azza OLNG-SCC/12" w:date="2026-03-30T14:14:00Z" w16du:dateUtc="2026-03-30T10:14:00Z">
                  <w:rPr>
                    <w:rFonts w:ascii="Tahoma" w:hAnsi="Tahoma" w:cs="Tahoma"/>
                    <w:color w:val="000000"/>
                  </w:rPr>
                </w:rPrChange>
              </w:rPr>
              <w:t xml:space="preserve">0,000 to </w:t>
            </w:r>
            <w:r w:rsidR="00420520" w:rsidRPr="005F252C">
              <w:rPr>
                <w:rFonts w:cs="Tahoma"/>
                <w:color w:val="000000"/>
                <w:rPrChange w:id="3676" w:author="Al Riyami, Azza OLNG-SCC/12" w:date="2026-03-30T14:14:00Z" w16du:dateUtc="2026-03-30T10:14:00Z">
                  <w:rPr>
                    <w:rFonts w:ascii="Tahoma" w:hAnsi="Tahoma" w:cs="Tahoma"/>
                    <w:color w:val="000000"/>
                  </w:rPr>
                </w:rPrChange>
              </w:rPr>
              <w:t>1,25</w:t>
            </w:r>
            <w:r w:rsidRPr="005F252C">
              <w:rPr>
                <w:rFonts w:cs="Tahoma"/>
                <w:color w:val="000000"/>
                <w:rPrChange w:id="3677" w:author="Al Riyami, Azza OLNG-SCC/12" w:date="2026-03-30T14:14:00Z" w16du:dateUtc="2026-03-30T10:14:00Z">
                  <w:rPr>
                    <w:rFonts w:ascii="Tahoma" w:hAnsi="Tahoma" w:cs="Tahoma"/>
                    <w:color w:val="000000"/>
                  </w:rPr>
                </w:rPrChange>
              </w:rPr>
              <w:t>0,000</w:t>
            </w:r>
          </w:p>
        </w:tc>
      </w:tr>
      <w:tr w:rsidR="000776DC" w:rsidRPr="005F252C" w14:paraId="59EB398F" w14:textId="77777777" w:rsidTr="00217B5C">
        <w:trPr>
          <w:trHeight w:val="818"/>
          <w:jc w:val="center"/>
          <w:trPrChange w:id="3678" w:author="Al Riyami, Azza OLNG-SCC/12" w:date="2026-03-30T14:23:00Z" w16du:dateUtc="2026-03-30T10:23:00Z">
            <w:trPr>
              <w:trHeight w:val="818"/>
              <w:jc w:val="center"/>
            </w:trPr>
          </w:trPrChange>
        </w:trPr>
        <w:tc>
          <w:tcPr>
            <w:tcW w:w="3945" w:type="dxa"/>
            <w:tcBorders>
              <w:top w:val="nil"/>
              <w:left w:val="single" w:sz="12" w:space="0" w:color="auto"/>
              <w:bottom w:val="single" w:sz="12" w:space="0" w:color="auto"/>
              <w:right w:val="single" w:sz="12" w:space="0" w:color="auto"/>
            </w:tcBorders>
            <w:vAlign w:val="center"/>
            <w:hideMark/>
            <w:tcPrChange w:id="3679" w:author="Al Riyami, Azza OLNG-SCC/12" w:date="2026-03-30T14:23:00Z" w16du:dateUtc="2026-03-30T10:23:00Z">
              <w:tcPr>
                <w:tcW w:w="3945" w:type="dxa"/>
                <w:tcBorders>
                  <w:top w:val="nil"/>
                  <w:left w:val="single" w:sz="12" w:space="0" w:color="auto"/>
                  <w:bottom w:val="single" w:sz="12" w:space="0" w:color="auto"/>
                  <w:right w:val="single" w:sz="12" w:space="0" w:color="auto"/>
                </w:tcBorders>
                <w:vAlign w:val="center"/>
                <w:hideMark/>
              </w:tcPr>
            </w:tcPrChange>
          </w:tcPr>
          <w:p w14:paraId="5B709E46" w14:textId="77777777" w:rsidR="000776DC" w:rsidRPr="005F252C" w:rsidRDefault="000776DC" w:rsidP="000776DC">
            <w:pPr>
              <w:jc w:val="both"/>
              <w:rPr>
                <w:rFonts w:cs="Tahoma"/>
                <w:color w:val="000000"/>
                <w:rPrChange w:id="3680" w:author="Al Riyami, Azza OLNG-SCC/12" w:date="2026-03-30T14:14:00Z" w16du:dateUtc="2026-03-30T10:14:00Z">
                  <w:rPr>
                    <w:rFonts w:ascii="Tahoma" w:hAnsi="Tahoma" w:cs="Tahoma"/>
                    <w:color w:val="000000"/>
                  </w:rPr>
                </w:rPrChange>
              </w:rPr>
            </w:pPr>
            <w:r w:rsidRPr="005F252C">
              <w:rPr>
                <w:rFonts w:cs="Tahoma"/>
                <w:color w:val="000000"/>
                <w:rPrChange w:id="3681" w:author="Al Riyami, Azza OLNG-SCC/12" w:date="2026-03-30T14:14:00Z" w16du:dateUtc="2026-03-30T10:14:00Z">
                  <w:rPr>
                    <w:rFonts w:ascii="Tahoma" w:hAnsi="Tahoma" w:cs="Tahoma"/>
                    <w:color w:val="000000"/>
                  </w:rPr>
                </w:rPrChange>
              </w:rPr>
              <w:t>Medium</w:t>
            </w:r>
          </w:p>
        </w:tc>
        <w:tc>
          <w:tcPr>
            <w:tcW w:w="3960" w:type="dxa"/>
            <w:tcBorders>
              <w:top w:val="nil"/>
              <w:left w:val="nil"/>
              <w:bottom w:val="single" w:sz="12" w:space="0" w:color="auto"/>
              <w:right w:val="single" w:sz="12" w:space="0" w:color="auto"/>
            </w:tcBorders>
            <w:vAlign w:val="center"/>
            <w:hideMark/>
            <w:tcPrChange w:id="3682" w:author="Al Riyami, Azza OLNG-SCC/12" w:date="2026-03-30T14:23:00Z" w16du:dateUtc="2026-03-30T10:23:00Z">
              <w:tcPr>
                <w:tcW w:w="3960" w:type="dxa"/>
                <w:tcBorders>
                  <w:top w:val="nil"/>
                  <w:left w:val="nil"/>
                  <w:bottom w:val="single" w:sz="12" w:space="0" w:color="auto"/>
                  <w:right w:val="single" w:sz="12" w:space="0" w:color="auto"/>
                </w:tcBorders>
                <w:vAlign w:val="center"/>
                <w:hideMark/>
              </w:tcPr>
            </w:tcPrChange>
          </w:tcPr>
          <w:p w14:paraId="0A74D2DA" w14:textId="588DC906" w:rsidR="000776DC" w:rsidRPr="005F252C" w:rsidRDefault="00420520" w:rsidP="00420520">
            <w:pPr>
              <w:jc w:val="both"/>
              <w:rPr>
                <w:rFonts w:cs="Tahoma"/>
                <w:color w:val="000000"/>
                <w:rPrChange w:id="3683" w:author="Al Riyami, Azza OLNG-SCC/12" w:date="2026-03-30T14:14:00Z" w16du:dateUtc="2026-03-30T10:14:00Z">
                  <w:rPr>
                    <w:rFonts w:ascii="Tahoma" w:hAnsi="Tahoma" w:cs="Tahoma"/>
                    <w:color w:val="000000"/>
                  </w:rPr>
                </w:rPrChange>
              </w:rPr>
            </w:pPr>
            <w:r w:rsidRPr="005F252C">
              <w:rPr>
                <w:rFonts w:cs="Tahoma"/>
                <w:color w:val="000000"/>
                <w:rPrChange w:id="3684" w:author="Al Riyami, Azza OLNG-SCC/12" w:date="2026-03-30T14:14:00Z" w16du:dateUtc="2026-03-30T10:14:00Z">
                  <w:rPr>
                    <w:rFonts w:ascii="Tahoma" w:hAnsi="Tahoma" w:cs="Tahoma"/>
                    <w:color w:val="000000"/>
                  </w:rPr>
                </w:rPrChange>
              </w:rPr>
              <w:t>51-150</w:t>
            </w:r>
          </w:p>
        </w:tc>
        <w:tc>
          <w:tcPr>
            <w:tcW w:w="1890" w:type="dxa"/>
            <w:tcBorders>
              <w:top w:val="nil"/>
              <w:left w:val="nil"/>
              <w:bottom w:val="single" w:sz="12" w:space="0" w:color="auto"/>
              <w:right w:val="single" w:sz="12" w:space="0" w:color="auto"/>
            </w:tcBorders>
            <w:vAlign w:val="center"/>
            <w:hideMark/>
            <w:tcPrChange w:id="3685" w:author="Al Riyami, Azza OLNG-SCC/12" w:date="2026-03-30T14:23:00Z" w16du:dateUtc="2026-03-30T10:23:00Z">
              <w:tcPr>
                <w:tcW w:w="2890" w:type="dxa"/>
                <w:gridSpan w:val="3"/>
                <w:tcBorders>
                  <w:top w:val="nil"/>
                  <w:left w:val="nil"/>
                  <w:bottom w:val="single" w:sz="12" w:space="0" w:color="auto"/>
                  <w:right w:val="single" w:sz="12" w:space="0" w:color="auto"/>
                </w:tcBorders>
                <w:vAlign w:val="center"/>
                <w:hideMark/>
              </w:tcPr>
            </w:tcPrChange>
          </w:tcPr>
          <w:p w14:paraId="3EC9AC7E" w14:textId="0392D19F" w:rsidR="000776DC" w:rsidRPr="005F252C" w:rsidRDefault="00420520" w:rsidP="00420520">
            <w:pPr>
              <w:jc w:val="both"/>
              <w:rPr>
                <w:rFonts w:cs="Tahoma"/>
                <w:color w:val="000000"/>
                <w:rPrChange w:id="3686" w:author="Al Riyami, Azza OLNG-SCC/12" w:date="2026-03-30T14:14:00Z" w16du:dateUtc="2026-03-30T10:14:00Z">
                  <w:rPr>
                    <w:rFonts w:ascii="Tahoma" w:hAnsi="Tahoma" w:cs="Tahoma"/>
                    <w:color w:val="000000"/>
                  </w:rPr>
                </w:rPrChange>
              </w:rPr>
            </w:pPr>
            <w:r w:rsidRPr="005F252C">
              <w:rPr>
                <w:rFonts w:cs="Tahoma"/>
                <w:color w:val="000000"/>
                <w:rPrChange w:id="3687" w:author="Al Riyami, Azza OLNG-SCC/12" w:date="2026-03-30T14:14:00Z" w16du:dateUtc="2026-03-30T10:14:00Z">
                  <w:rPr>
                    <w:rFonts w:ascii="Tahoma" w:hAnsi="Tahoma" w:cs="Tahoma"/>
                    <w:color w:val="000000"/>
                  </w:rPr>
                </w:rPrChange>
              </w:rPr>
              <w:t>1.250</w:t>
            </w:r>
            <w:r w:rsidR="000776DC" w:rsidRPr="005F252C">
              <w:rPr>
                <w:rFonts w:cs="Tahoma"/>
                <w:color w:val="000000"/>
                <w:rPrChange w:id="3688" w:author="Al Riyami, Azza OLNG-SCC/12" w:date="2026-03-30T14:14:00Z" w16du:dateUtc="2026-03-30T10:14:00Z">
                  <w:rPr>
                    <w:rFonts w:ascii="Tahoma" w:hAnsi="Tahoma" w:cs="Tahoma"/>
                    <w:color w:val="000000"/>
                  </w:rPr>
                </w:rPrChange>
              </w:rPr>
              <w:t xml:space="preserve">,000 to </w:t>
            </w:r>
            <w:r w:rsidRPr="005F252C">
              <w:rPr>
                <w:rFonts w:cs="Tahoma"/>
                <w:color w:val="000000"/>
                <w:rPrChange w:id="3689" w:author="Al Riyami, Azza OLNG-SCC/12" w:date="2026-03-30T14:14:00Z" w16du:dateUtc="2026-03-30T10:14:00Z">
                  <w:rPr>
                    <w:rFonts w:ascii="Tahoma" w:hAnsi="Tahoma" w:cs="Tahoma"/>
                    <w:color w:val="000000"/>
                  </w:rPr>
                </w:rPrChange>
              </w:rPr>
              <w:t>-</w:t>
            </w:r>
            <w:r w:rsidR="000776DC" w:rsidRPr="005F252C">
              <w:rPr>
                <w:rFonts w:cs="Tahoma"/>
                <w:color w:val="000000"/>
                <w:rPrChange w:id="3690" w:author="Al Riyami, Azza OLNG-SCC/12" w:date="2026-03-30T14:14:00Z" w16du:dateUtc="2026-03-30T10:14:00Z">
                  <w:rPr>
                    <w:rFonts w:ascii="Tahoma" w:hAnsi="Tahoma" w:cs="Tahoma"/>
                    <w:color w:val="000000"/>
                  </w:rPr>
                </w:rPrChange>
              </w:rPr>
              <w:t xml:space="preserve"> </w:t>
            </w:r>
            <w:r w:rsidRPr="005F252C">
              <w:rPr>
                <w:rFonts w:cs="Tahoma"/>
                <w:color w:val="000000"/>
                <w:rPrChange w:id="3691" w:author="Al Riyami, Azza OLNG-SCC/12" w:date="2026-03-30T14:14:00Z" w16du:dateUtc="2026-03-30T10:14:00Z">
                  <w:rPr>
                    <w:rFonts w:ascii="Tahoma" w:hAnsi="Tahoma" w:cs="Tahoma"/>
                    <w:color w:val="000000"/>
                  </w:rPr>
                </w:rPrChange>
              </w:rPr>
              <w:t>5</w:t>
            </w:r>
            <w:r w:rsidR="000776DC" w:rsidRPr="005F252C">
              <w:rPr>
                <w:rFonts w:cs="Tahoma"/>
                <w:color w:val="000000"/>
                <w:rPrChange w:id="3692" w:author="Al Riyami, Azza OLNG-SCC/12" w:date="2026-03-30T14:14:00Z" w16du:dateUtc="2026-03-30T10:14:00Z">
                  <w:rPr>
                    <w:rFonts w:ascii="Tahoma" w:hAnsi="Tahoma" w:cs="Tahoma"/>
                    <w:color w:val="000000"/>
                  </w:rPr>
                </w:rPrChange>
              </w:rPr>
              <w:t>.0 Million</w:t>
            </w:r>
          </w:p>
        </w:tc>
      </w:tr>
      <w:tr w:rsidR="000776DC" w:rsidRPr="005F252C" w14:paraId="59DBE14D" w14:textId="77777777" w:rsidTr="00217B5C">
        <w:trPr>
          <w:trHeight w:val="300"/>
          <w:jc w:val="center"/>
          <w:trPrChange w:id="369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494529"/>
            <w:vAlign w:val="center"/>
            <w:hideMark/>
            <w:tcPrChange w:id="3694"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494529"/>
                <w:vAlign w:val="center"/>
                <w:hideMark/>
              </w:tcPr>
            </w:tcPrChange>
          </w:tcPr>
          <w:p w14:paraId="300C1059" w14:textId="77777777" w:rsidR="000776DC" w:rsidRPr="005F252C" w:rsidRDefault="000776DC" w:rsidP="000776DC">
            <w:pPr>
              <w:jc w:val="center"/>
              <w:rPr>
                <w:rFonts w:cs="Tahoma"/>
                <w:color w:val="FFFFFF"/>
                <w:rPrChange w:id="3695" w:author="Al Riyami, Azza OLNG-SCC/12" w:date="2026-03-30T14:14:00Z" w16du:dateUtc="2026-03-30T10:14:00Z">
                  <w:rPr>
                    <w:rFonts w:ascii="Tahoma" w:hAnsi="Tahoma" w:cs="Tahoma"/>
                    <w:color w:val="FFFFFF"/>
                  </w:rPr>
                </w:rPrChange>
              </w:rPr>
            </w:pPr>
            <w:r w:rsidRPr="005F252C">
              <w:rPr>
                <w:rFonts w:cs="Tahoma"/>
                <w:color w:val="FFFFFF"/>
                <w:rPrChange w:id="3696" w:author="Al Riyami, Azza OLNG-SCC/12" w:date="2026-03-30T14:14:00Z" w16du:dateUtc="2026-03-30T10:14:00Z">
                  <w:rPr>
                    <w:rFonts w:ascii="Tahoma" w:hAnsi="Tahoma" w:cs="Tahoma"/>
                    <w:color w:val="FFFFFF"/>
                  </w:rPr>
                </w:rPrChange>
              </w:rPr>
              <w:t>For more details to identify SME/LCC/SLCC/Large  clasification please refer to Riyada or JSRS</w:t>
            </w:r>
          </w:p>
        </w:tc>
      </w:tr>
      <w:tr w:rsidR="000776DC" w:rsidRPr="005F252C" w14:paraId="11A78A99" w14:textId="77777777" w:rsidTr="00217B5C">
        <w:trPr>
          <w:trHeight w:val="300"/>
          <w:jc w:val="center"/>
          <w:trPrChange w:id="3697" w:author="Al Riyami, Azza OLNG-SCC/12" w:date="2026-03-30T14:23:00Z" w16du:dateUtc="2026-03-30T10:23:00Z">
            <w:trPr>
              <w:trHeight w:val="300"/>
              <w:jc w:val="center"/>
            </w:trPr>
          </w:trPrChange>
        </w:trPr>
        <w:tc>
          <w:tcPr>
            <w:tcW w:w="3945" w:type="dxa"/>
            <w:tcBorders>
              <w:top w:val="nil"/>
              <w:left w:val="single" w:sz="12" w:space="0" w:color="auto"/>
              <w:bottom w:val="nil"/>
              <w:right w:val="nil"/>
            </w:tcBorders>
            <w:noWrap/>
            <w:vAlign w:val="bottom"/>
            <w:hideMark/>
            <w:tcPrChange w:id="3698" w:author="Al Riyami, Azza OLNG-SCC/12" w:date="2026-03-30T14:23:00Z" w16du:dateUtc="2026-03-30T10:23:00Z">
              <w:tcPr>
                <w:tcW w:w="3945" w:type="dxa"/>
                <w:tcBorders>
                  <w:top w:val="nil"/>
                  <w:left w:val="single" w:sz="12" w:space="0" w:color="auto"/>
                  <w:bottom w:val="nil"/>
                  <w:right w:val="nil"/>
                </w:tcBorders>
                <w:noWrap/>
                <w:vAlign w:val="bottom"/>
                <w:hideMark/>
              </w:tcPr>
            </w:tcPrChange>
          </w:tcPr>
          <w:p w14:paraId="635F1EF0" w14:textId="77777777" w:rsidR="000776DC" w:rsidRPr="005F252C" w:rsidRDefault="000776DC" w:rsidP="000776DC">
            <w:pPr>
              <w:rPr>
                <w:rFonts w:cs="Calibri"/>
                <w:color w:val="000000"/>
                <w:sz w:val="22"/>
                <w:rPrChange w:id="3699" w:author="Al Riyami, Azza OLNG-SCC/12" w:date="2026-03-30T14:14:00Z" w16du:dateUtc="2026-03-30T10:14:00Z">
                  <w:rPr>
                    <w:rFonts w:ascii="Calibri" w:hAnsi="Calibri" w:cs="Calibri"/>
                    <w:color w:val="000000"/>
                    <w:sz w:val="22"/>
                  </w:rPr>
                </w:rPrChange>
              </w:rPr>
            </w:pPr>
            <w:r w:rsidRPr="005F252C">
              <w:rPr>
                <w:rFonts w:cs="Calibri"/>
                <w:color w:val="000000"/>
                <w:sz w:val="22"/>
                <w:rPrChange w:id="3700" w:author="Al Riyami, Azza OLNG-SCC/12" w:date="2026-03-30T14:14:00Z" w16du:dateUtc="2026-03-30T10:14:00Z">
                  <w:rPr>
                    <w:rFonts w:ascii="Calibri" w:hAnsi="Calibri" w:cs="Calibri"/>
                    <w:color w:val="000000"/>
                    <w:sz w:val="22"/>
                  </w:rPr>
                </w:rPrChange>
              </w:rPr>
              <w:t> </w:t>
            </w:r>
          </w:p>
        </w:tc>
        <w:tc>
          <w:tcPr>
            <w:tcW w:w="3960" w:type="dxa"/>
            <w:tcBorders>
              <w:top w:val="nil"/>
              <w:left w:val="nil"/>
              <w:bottom w:val="nil"/>
              <w:right w:val="nil"/>
            </w:tcBorders>
            <w:noWrap/>
            <w:vAlign w:val="bottom"/>
            <w:hideMark/>
            <w:tcPrChange w:id="3701" w:author="Al Riyami, Azza OLNG-SCC/12" w:date="2026-03-30T14:23:00Z" w16du:dateUtc="2026-03-30T10:23:00Z">
              <w:tcPr>
                <w:tcW w:w="3960" w:type="dxa"/>
                <w:tcBorders>
                  <w:top w:val="nil"/>
                  <w:left w:val="nil"/>
                  <w:bottom w:val="nil"/>
                  <w:right w:val="nil"/>
                </w:tcBorders>
                <w:noWrap/>
                <w:vAlign w:val="bottom"/>
                <w:hideMark/>
              </w:tcPr>
            </w:tcPrChange>
          </w:tcPr>
          <w:p w14:paraId="5332C077" w14:textId="77777777" w:rsidR="000776DC" w:rsidRPr="005F252C" w:rsidRDefault="000776DC" w:rsidP="000776DC">
            <w:pPr>
              <w:rPr>
                <w:rFonts w:cs="Calibri"/>
                <w:color w:val="000000"/>
                <w:sz w:val="22"/>
                <w:rPrChange w:id="3702" w:author="Al Riyami, Azza OLNG-SCC/12" w:date="2026-03-30T14:14:00Z" w16du:dateUtc="2026-03-30T10:14:00Z">
                  <w:rPr>
                    <w:rFonts w:ascii="Calibri" w:hAnsi="Calibri" w:cs="Calibri"/>
                    <w:color w:val="000000"/>
                    <w:sz w:val="22"/>
                  </w:rPr>
                </w:rPrChange>
              </w:rPr>
            </w:pPr>
          </w:p>
        </w:tc>
        <w:tc>
          <w:tcPr>
            <w:tcW w:w="1890" w:type="dxa"/>
            <w:tcBorders>
              <w:top w:val="nil"/>
              <w:left w:val="nil"/>
              <w:bottom w:val="nil"/>
              <w:right w:val="single" w:sz="12" w:space="0" w:color="auto"/>
            </w:tcBorders>
            <w:noWrap/>
            <w:vAlign w:val="bottom"/>
            <w:hideMark/>
            <w:tcPrChange w:id="3703" w:author="Al Riyami, Azza OLNG-SCC/12" w:date="2026-03-30T14:23:00Z" w16du:dateUtc="2026-03-30T10:23:00Z">
              <w:tcPr>
                <w:tcW w:w="2890" w:type="dxa"/>
                <w:gridSpan w:val="3"/>
                <w:tcBorders>
                  <w:top w:val="nil"/>
                  <w:left w:val="nil"/>
                  <w:bottom w:val="nil"/>
                  <w:right w:val="single" w:sz="12" w:space="0" w:color="auto"/>
                </w:tcBorders>
                <w:noWrap/>
                <w:vAlign w:val="bottom"/>
                <w:hideMark/>
              </w:tcPr>
            </w:tcPrChange>
          </w:tcPr>
          <w:p w14:paraId="5D0E88EB" w14:textId="77777777" w:rsidR="000776DC" w:rsidRPr="005F252C" w:rsidRDefault="000776DC" w:rsidP="000776DC">
            <w:pPr>
              <w:rPr>
                <w:rFonts w:cs="Calibri"/>
                <w:color w:val="000000"/>
                <w:sz w:val="22"/>
                <w:rPrChange w:id="3704" w:author="Al Riyami, Azza OLNG-SCC/12" w:date="2026-03-30T14:14:00Z" w16du:dateUtc="2026-03-30T10:14:00Z">
                  <w:rPr>
                    <w:rFonts w:ascii="Calibri" w:hAnsi="Calibri" w:cs="Calibri"/>
                    <w:color w:val="000000"/>
                    <w:sz w:val="22"/>
                  </w:rPr>
                </w:rPrChange>
              </w:rPr>
            </w:pPr>
            <w:r w:rsidRPr="005F252C">
              <w:rPr>
                <w:rFonts w:cs="Calibri"/>
                <w:color w:val="000000"/>
                <w:sz w:val="22"/>
                <w:rPrChange w:id="3705" w:author="Al Riyami, Azza OLNG-SCC/12" w:date="2026-03-30T14:14:00Z" w16du:dateUtc="2026-03-30T10:14:00Z">
                  <w:rPr>
                    <w:rFonts w:ascii="Calibri" w:hAnsi="Calibri" w:cs="Calibri"/>
                    <w:color w:val="000000"/>
                    <w:sz w:val="22"/>
                  </w:rPr>
                </w:rPrChange>
              </w:rPr>
              <w:t> </w:t>
            </w:r>
          </w:p>
        </w:tc>
      </w:tr>
      <w:tr w:rsidR="000776DC" w:rsidRPr="005F252C" w14:paraId="43E98CE8" w14:textId="77777777" w:rsidTr="00217B5C">
        <w:trPr>
          <w:trHeight w:val="420"/>
          <w:jc w:val="center"/>
          <w:trPrChange w:id="3706" w:author="Al Riyami, Azza OLNG-SCC/12" w:date="2026-03-30T14:23:00Z" w16du:dateUtc="2026-03-30T10:23:00Z">
            <w:trPr>
              <w:gridAfter w:val="0"/>
              <w:wAfter w:w="6" w:type="dxa"/>
              <w:trHeight w:val="420"/>
              <w:jc w:val="center"/>
            </w:trPr>
          </w:trPrChange>
        </w:trPr>
        <w:tc>
          <w:tcPr>
            <w:tcW w:w="9795" w:type="dxa"/>
            <w:gridSpan w:val="3"/>
            <w:tcBorders>
              <w:top w:val="nil"/>
              <w:left w:val="single" w:sz="12" w:space="0" w:color="auto"/>
              <w:bottom w:val="nil"/>
              <w:right w:val="single" w:sz="12" w:space="0" w:color="000000"/>
            </w:tcBorders>
            <w:shd w:val="clear" w:color="000000" w:fill="E4DFEC"/>
            <w:noWrap/>
            <w:vAlign w:val="bottom"/>
            <w:hideMark/>
            <w:tcPrChange w:id="3707"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E4DFEC"/>
                <w:noWrap/>
                <w:vAlign w:val="bottom"/>
                <w:hideMark/>
              </w:tcPr>
            </w:tcPrChange>
          </w:tcPr>
          <w:p w14:paraId="637CC049" w14:textId="77777777" w:rsidR="000776DC" w:rsidRPr="005F252C" w:rsidRDefault="000776DC" w:rsidP="000776DC">
            <w:pPr>
              <w:jc w:val="center"/>
              <w:rPr>
                <w:rFonts w:cs="Calibri"/>
                <w:b/>
                <w:bCs/>
                <w:color w:val="000000"/>
                <w:sz w:val="32"/>
                <w:szCs w:val="32"/>
                <w:rPrChange w:id="3708" w:author="Al Riyami, Azza OLNG-SCC/12" w:date="2026-03-30T14:14:00Z" w16du:dateUtc="2026-03-30T10:14:00Z">
                  <w:rPr>
                    <w:rFonts w:ascii="Calibri" w:hAnsi="Calibri" w:cs="Calibri"/>
                    <w:b/>
                    <w:bCs/>
                    <w:color w:val="000000"/>
                    <w:sz w:val="32"/>
                    <w:szCs w:val="32"/>
                  </w:rPr>
                </w:rPrChange>
              </w:rPr>
            </w:pPr>
            <w:r w:rsidRPr="005F252C">
              <w:rPr>
                <w:rFonts w:cs="Calibri"/>
                <w:b/>
                <w:bCs/>
                <w:color w:val="000000"/>
                <w:sz w:val="32"/>
                <w:szCs w:val="32"/>
                <w:rPrChange w:id="3709" w:author="Al Riyami, Azza OLNG-SCC/12" w:date="2026-03-30T14:14:00Z" w16du:dateUtc="2026-03-30T10:14:00Z">
                  <w:rPr>
                    <w:rFonts w:ascii="Calibri" w:hAnsi="Calibri" w:cs="Calibri"/>
                    <w:b/>
                    <w:bCs/>
                    <w:color w:val="000000"/>
                    <w:sz w:val="32"/>
                    <w:szCs w:val="32"/>
                  </w:rPr>
                </w:rPrChange>
              </w:rPr>
              <w:t xml:space="preserve">Table D - Services  </w:t>
            </w:r>
          </w:p>
        </w:tc>
      </w:tr>
      <w:tr w:rsidR="000776DC" w:rsidRPr="005F252C" w14:paraId="3F562B64" w14:textId="77777777" w:rsidTr="00217B5C">
        <w:trPr>
          <w:trHeight w:val="600"/>
          <w:jc w:val="center"/>
          <w:trPrChange w:id="3710" w:author="Al Riyami, Azza OLNG-SCC/12" w:date="2026-03-30T14:23:00Z" w16du:dateUtc="2026-03-30T10:23:00Z">
            <w:trPr>
              <w:gridAfter w:val="0"/>
              <w:wAfter w:w="6" w:type="dxa"/>
              <w:trHeight w:val="600"/>
              <w:jc w:val="center"/>
            </w:trPr>
          </w:trPrChange>
        </w:trPr>
        <w:tc>
          <w:tcPr>
            <w:tcW w:w="9795" w:type="dxa"/>
            <w:gridSpan w:val="3"/>
            <w:tcBorders>
              <w:top w:val="nil"/>
              <w:left w:val="single" w:sz="12" w:space="0" w:color="auto"/>
              <w:bottom w:val="nil"/>
              <w:right w:val="single" w:sz="12" w:space="0" w:color="000000"/>
            </w:tcBorders>
            <w:shd w:val="clear" w:color="000000" w:fill="FFFFCC"/>
            <w:noWrap/>
            <w:vAlign w:val="bottom"/>
            <w:hideMark/>
            <w:tcPrChange w:id="3711"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FFFFCC"/>
                <w:noWrap/>
                <w:vAlign w:val="bottom"/>
                <w:hideMark/>
              </w:tcPr>
            </w:tcPrChange>
          </w:tcPr>
          <w:p w14:paraId="71CF78B2" w14:textId="77777777" w:rsidR="000776DC" w:rsidRPr="005F252C" w:rsidRDefault="000776DC" w:rsidP="000776DC">
            <w:pPr>
              <w:jc w:val="center"/>
              <w:rPr>
                <w:rFonts w:cs="Arial"/>
                <w:b/>
                <w:bCs/>
                <w:color w:val="C00000"/>
                <w:sz w:val="48"/>
                <w:szCs w:val="48"/>
                <w:rPrChange w:id="3712" w:author="Al Riyami, Azza OLNG-SCC/12" w:date="2026-03-30T14:14:00Z" w16du:dateUtc="2026-03-30T10:14:00Z">
                  <w:rPr>
                    <w:rFonts w:ascii="Arial" w:hAnsi="Arial" w:cs="Arial"/>
                    <w:b/>
                    <w:bCs/>
                    <w:color w:val="C00000"/>
                    <w:sz w:val="48"/>
                    <w:szCs w:val="48"/>
                  </w:rPr>
                </w:rPrChange>
              </w:rPr>
            </w:pPr>
            <w:r w:rsidRPr="005F252C">
              <w:rPr>
                <w:rFonts w:cs="Arial"/>
                <w:b/>
                <w:bCs/>
                <w:color w:val="C00000"/>
                <w:sz w:val="48"/>
                <w:szCs w:val="48"/>
                <w:rPrChange w:id="3713" w:author="Al Riyami, Azza OLNG-SCC/12" w:date="2026-03-30T14:14:00Z" w16du:dateUtc="2026-03-30T10:14:00Z">
                  <w:rPr>
                    <w:rFonts w:ascii="Arial" w:hAnsi="Arial" w:cs="Arial"/>
                    <w:b/>
                    <w:bCs/>
                    <w:color w:val="C00000"/>
                    <w:sz w:val="48"/>
                    <w:szCs w:val="48"/>
                  </w:rPr>
                </w:rPrChange>
              </w:rPr>
              <w:t>ICV Terminologies/Definitions</w:t>
            </w:r>
          </w:p>
        </w:tc>
      </w:tr>
      <w:tr w:rsidR="000776DC" w:rsidRPr="005F252C" w14:paraId="0388C23A" w14:textId="77777777" w:rsidTr="00217B5C">
        <w:trPr>
          <w:trHeight w:val="300"/>
          <w:jc w:val="center"/>
          <w:trPrChange w:id="3714"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E9EBF5"/>
            <w:vAlign w:val="bottom"/>
            <w:hideMark/>
            <w:tcPrChange w:id="3715"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E9EBF5"/>
                <w:vAlign w:val="bottom"/>
                <w:hideMark/>
              </w:tcPr>
            </w:tcPrChange>
          </w:tcPr>
          <w:p w14:paraId="67CB765D" w14:textId="77777777" w:rsidR="000776DC" w:rsidRPr="005F252C" w:rsidRDefault="000776DC" w:rsidP="000776DC">
            <w:pPr>
              <w:jc w:val="center"/>
              <w:rPr>
                <w:rFonts w:cs="Calibri"/>
                <w:color w:val="000000"/>
                <w:sz w:val="18"/>
                <w:szCs w:val="18"/>
                <w:rPrChange w:id="3716" w:author="Al Riyami, Azza OLNG-SCC/12" w:date="2026-03-30T14:14:00Z" w16du:dateUtc="2026-03-30T10:14:00Z">
                  <w:rPr>
                    <w:rFonts w:ascii="Calibri" w:hAnsi="Calibri" w:cs="Calibri"/>
                    <w:color w:val="000000"/>
                    <w:sz w:val="18"/>
                    <w:szCs w:val="18"/>
                  </w:rPr>
                </w:rPrChange>
              </w:rPr>
            </w:pPr>
            <w:r w:rsidRPr="005F252C">
              <w:rPr>
                <w:rFonts w:cs="Calibri"/>
                <w:color w:val="000000"/>
                <w:sz w:val="18"/>
                <w:szCs w:val="18"/>
                <w:rPrChange w:id="3717" w:author="Al Riyami, Azza OLNG-SCC/12" w:date="2026-03-30T14:14:00Z" w16du:dateUtc="2026-03-30T10:14:00Z">
                  <w:rPr>
                    <w:rFonts w:ascii="Calibri" w:hAnsi="Calibri" w:cs="Calibri"/>
                    <w:color w:val="000000"/>
                    <w:sz w:val="18"/>
                    <w:szCs w:val="18"/>
                  </w:rPr>
                </w:rPrChange>
              </w:rPr>
              <w:t> </w:t>
            </w:r>
          </w:p>
        </w:tc>
      </w:tr>
      <w:tr w:rsidR="000776DC" w:rsidRPr="005F252C" w14:paraId="1BE620B0" w14:textId="77777777" w:rsidTr="00217B5C">
        <w:trPr>
          <w:trHeight w:val="423"/>
          <w:jc w:val="center"/>
          <w:trPrChange w:id="3718"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bottom"/>
            <w:hideMark/>
            <w:tcPrChange w:id="3719"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bottom"/>
                <w:hideMark/>
              </w:tcPr>
            </w:tcPrChange>
          </w:tcPr>
          <w:p w14:paraId="308FE8E3" w14:textId="0E0A4B5E" w:rsidR="000776DC" w:rsidRPr="005F252C" w:rsidRDefault="000776DC" w:rsidP="000776DC">
            <w:pPr>
              <w:rPr>
                <w:rFonts w:cs="Arial"/>
                <w:color w:val="000000"/>
                <w:rPrChange w:id="3720" w:author="Al Riyami, Azza OLNG-SCC/12" w:date="2026-03-30T14:14:00Z" w16du:dateUtc="2026-03-30T10:14:00Z">
                  <w:rPr>
                    <w:rFonts w:ascii="Arial" w:hAnsi="Arial" w:cs="Arial"/>
                    <w:color w:val="000000"/>
                  </w:rPr>
                </w:rPrChange>
              </w:rPr>
            </w:pPr>
            <w:del w:id="3721" w:author="Al Hashmi, Ahmed OLNG-ICV/1" w:date="2026-03-18T12:10:00Z" w16du:dateUtc="2026-03-18T08:10:00Z">
              <w:r w:rsidRPr="005F252C" w:rsidDel="00833133">
                <w:rPr>
                  <w:rFonts w:cs="Arial"/>
                  <w:color w:val="000000"/>
                  <w:rPrChange w:id="3722" w:author="Al Riyami, Azza OLNG-SCC/12" w:date="2026-03-30T14:14:00Z" w16du:dateUtc="2026-03-30T10:14:00Z">
                    <w:rPr>
                      <w:rFonts w:ascii="Arial" w:hAnsi="Arial" w:cs="Arial"/>
                      <w:color w:val="000000"/>
                    </w:rPr>
                  </w:rPrChange>
                </w:rPr>
                <w:delText>Contractor</w:delText>
              </w:r>
            </w:del>
            <w:ins w:id="3723" w:author="Al Hashmi, Ahmed OLNG-ICV/1" w:date="2026-03-18T12:10:00Z" w16du:dateUtc="2026-03-18T08:10:00Z">
              <w:r w:rsidR="00833133" w:rsidRPr="005F252C">
                <w:rPr>
                  <w:rFonts w:cs="Arial"/>
                  <w:color w:val="000000"/>
                  <w:rPrChange w:id="3724" w:author="Al Riyami, Azza OLNG-SCC/12" w:date="2026-03-30T14:14:00Z" w16du:dateUtc="2026-03-30T10:14:00Z">
                    <w:rPr>
                      <w:rFonts w:ascii="Arial" w:hAnsi="Arial" w:cs="Arial"/>
                      <w:color w:val="000000"/>
                    </w:rPr>
                  </w:rPrChange>
                </w:rPr>
                <w:t>CONTRACTOR</w:t>
              </w:r>
            </w:ins>
            <w:r w:rsidRPr="005F252C">
              <w:rPr>
                <w:rFonts w:cs="Arial"/>
                <w:color w:val="000000"/>
                <w:rPrChange w:id="3725" w:author="Al Riyami, Azza OLNG-SCC/12" w:date="2026-03-30T14:14:00Z" w16du:dateUtc="2026-03-30T10:14:00Z">
                  <w:rPr>
                    <w:rFonts w:ascii="Arial" w:hAnsi="Arial" w:cs="Arial"/>
                    <w:color w:val="000000"/>
                  </w:rPr>
                </w:rPrChange>
              </w:rPr>
              <w:t xml:space="preserve"> shall complete </w:t>
            </w:r>
            <w:r w:rsidRPr="005F252C">
              <w:rPr>
                <w:rFonts w:cs="Arial"/>
                <w:b/>
                <w:bCs/>
                <w:color w:val="000000"/>
                <w:rPrChange w:id="3726" w:author="Al Riyami, Azza OLNG-SCC/12" w:date="2026-03-30T14:14:00Z" w16du:dateUtc="2026-03-30T10:14:00Z">
                  <w:rPr>
                    <w:rFonts w:ascii="Arial" w:hAnsi="Arial" w:cs="Arial"/>
                    <w:b/>
                    <w:bCs/>
                    <w:color w:val="000000"/>
                  </w:rPr>
                </w:rPrChange>
              </w:rPr>
              <w:t>Table D</w:t>
            </w:r>
            <w:r w:rsidRPr="005F252C">
              <w:rPr>
                <w:rFonts w:cs="Arial"/>
                <w:color w:val="000000"/>
                <w:rPrChange w:id="3727" w:author="Al Riyami, Azza OLNG-SCC/12" w:date="2026-03-30T14:14:00Z" w16du:dateUtc="2026-03-30T10:14:00Z">
                  <w:rPr>
                    <w:rFonts w:ascii="Arial" w:hAnsi="Arial" w:cs="Arial"/>
                    <w:color w:val="000000"/>
                  </w:rPr>
                </w:rPrChange>
              </w:rPr>
              <w:t xml:space="preserve"> with the amount in USD paid for services that are to be sourced from Nationally-Registered Suppliers through Large,</w:t>
            </w:r>
            <w:r w:rsidR="00242FF9" w:rsidRPr="005F252C">
              <w:rPr>
                <w:rFonts w:cs="Arial"/>
                <w:color w:val="000000"/>
                <w:rPrChange w:id="3728" w:author="Al Riyami, Azza OLNG-SCC/12" w:date="2026-03-30T14:14:00Z" w16du:dateUtc="2026-03-30T10:14:00Z">
                  <w:rPr>
                    <w:rFonts w:ascii="Arial" w:hAnsi="Arial" w:cs="Arial"/>
                    <w:color w:val="000000"/>
                  </w:rPr>
                </w:rPrChange>
              </w:rPr>
              <w:t xml:space="preserve"> </w:t>
            </w:r>
            <w:r w:rsidRPr="005F252C">
              <w:rPr>
                <w:rFonts w:cs="Arial"/>
                <w:color w:val="000000"/>
                <w:rPrChange w:id="3729" w:author="Al Riyami, Azza OLNG-SCC/12" w:date="2026-03-30T14:14:00Z" w16du:dateUtc="2026-03-30T10:14:00Z">
                  <w:rPr>
                    <w:rFonts w:ascii="Arial" w:hAnsi="Arial" w:cs="Arial"/>
                    <w:color w:val="000000"/>
                  </w:rPr>
                </w:rPrChange>
              </w:rPr>
              <w:t xml:space="preserve">SLCC ,SME,LCC  or Foreign Suppliers for utilisation in execution of the Contract. </w:t>
            </w:r>
          </w:p>
        </w:tc>
      </w:tr>
      <w:tr w:rsidR="000776DC" w:rsidRPr="005F252C" w14:paraId="73613050" w14:textId="77777777" w:rsidTr="00217B5C">
        <w:trPr>
          <w:trHeight w:val="423"/>
          <w:jc w:val="center"/>
          <w:trPrChange w:id="3730"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731"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6680B9B5" w14:textId="77777777" w:rsidR="000776DC" w:rsidRPr="005F252C" w:rsidRDefault="000776DC" w:rsidP="000776DC">
            <w:pPr>
              <w:rPr>
                <w:rFonts w:cs="Arial"/>
                <w:color w:val="000000"/>
                <w:rPrChange w:id="3732" w:author="Al Riyami, Azza OLNG-SCC/12" w:date="2026-03-30T14:14:00Z" w16du:dateUtc="2026-03-30T10:14:00Z">
                  <w:rPr>
                    <w:rFonts w:ascii="Arial" w:hAnsi="Arial" w:cs="Arial"/>
                    <w:color w:val="000000"/>
                  </w:rPr>
                </w:rPrChange>
              </w:rPr>
            </w:pPr>
          </w:p>
        </w:tc>
      </w:tr>
      <w:tr w:rsidR="000776DC" w:rsidRPr="005F252C" w14:paraId="5043DDC7" w14:textId="77777777" w:rsidTr="00217B5C">
        <w:trPr>
          <w:trHeight w:val="423"/>
          <w:jc w:val="center"/>
          <w:trPrChange w:id="3733"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734"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72876BEA" w14:textId="05572F34" w:rsidR="000776DC" w:rsidRPr="005F252C" w:rsidRDefault="000776DC" w:rsidP="000776DC">
            <w:pPr>
              <w:rPr>
                <w:rFonts w:cs="Calibri"/>
                <w:b/>
                <w:bCs/>
                <w:color w:val="000000"/>
                <w:sz w:val="22"/>
                <w:rPrChange w:id="3735" w:author="Al Riyami, Azza OLNG-SCC/12" w:date="2026-03-30T14:14:00Z" w16du:dateUtc="2026-03-30T10:14:00Z">
                  <w:rPr>
                    <w:rFonts w:ascii="Calibri" w:hAnsi="Calibri" w:cs="Calibri"/>
                    <w:b/>
                    <w:bCs/>
                    <w:color w:val="000000"/>
                    <w:sz w:val="22"/>
                  </w:rPr>
                </w:rPrChange>
              </w:rPr>
            </w:pPr>
            <w:r w:rsidRPr="005F252C">
              <w:rPr>
                <w:rFonts w:cs="Calibri"/>
                <w:b/>
                <w:bCs/>
                <w:color w:val="000000"/>
                <w:sz w:val="22"/>
                <w:u w:val="single"/>
                <w:rPrChange w:id="3736" w:author="Al Riyami, Azza OLNG-SCC/12" w:date="2026-03-30T14:14:00Z" w16du:dateUtc="2026-03-30T10:14:00Z">
                  <w:rPr>
                    <w:rFonts w:ascii="Calibri" w:hAnsi="Calibri" w:cs="Calibri"/>
                    <w:b/>
                    <w:bCs/>
                    <w:color w:val="000000"/>
                    <w:sz w:val="22"/>
                    <w:u w:val="single"/>
                  </w:rPr>
                </w:rPrChange>
              </w:rPr>
              <w:t xml:space="preserve"> D1: </w:t>
            </w:r>
            <w:del w:id="3737" w:author="Al Hashmi, Ahmed OLNG-ICV/1" w:date="2026-03-18T12:10:00Z" w16du:dateUtc="2026-03-18T08:10:00Z">
              <w:r w:rsidRPr="005F252C" w:rsidDel="00833133">
                <w:rPr>
                  <w:rFonts w:cs="Calibri"/>
                  <w:b/>
                  <w:bCs/>
                  <w:color w:val="000000"/>
                  <w:sz w:val="22"/>
                  <w:u w:val="single"/>
                  <w:rPrChange w:id="3738" w:author="Al Riyami, Azza OLNG-SCC/12" w:date="2026-03-30T14:14:00Z" w16du:dateUtc="2026-03-30T10:14:00Z">
                    <w:rPr>
                      <w:rFonts w:ascii="Calibri" w:hAnsi="Calibri" w:cs="Calibri"/>
                      <w:b/>
                      <w:bCs/>
                      <w:color w:val="000000"/>
                      <w:sz w:val="22"/>
                      <w:u w:val="single"/>
                    </w:rPr>
                  </w:rPrChange>
                </w:rPr>
                <w:delText>Contractor</w:delText>
              </w:r>
            </w:del>
            <w:ins w:id="3739" w:author="Al Hashmi, Ahmed OLNG-ICV/1" w:date="2026-03-18T12:10:00Z" w16du:dateUtc="2026-03-18T08:10:00Z">
              <w:r w:rsidR="00833133" w:rsidRPr="005F252C">
                <w:rPr>
                  <w:rFonts w:cs="Calibri"/>
                  <w:b/>
                  <w:bCs/>
                  <w:color w:val="000000"/>
                  <w:sz w:val="22"/>
                  <w:u w:val="single"/>
                  <w:rPrChange w:id="3740" w:author="Al Riyami, Azza OLNG-SCC/12" w:date="2026-03-30T14:14:00Z" w16du:dateUtc="2026-03-30T10:14:00Z">
                    <w:rPr>
                      <w:rFonts w:ascii="Calibri" w:hAnsi="Calibri" w:cs="Calibri"/>
                      <w:b/>
                      <w:bCs/>
                      <w:color w:val="000000"/>
                      <w:sz w:val="22"/>
                      <w:u w:val="single"/>
                    </w:rPr>
                  </w:rPrChange>
                </w:rPr>
                <w:t>CONTRACTOR</w:t>
              </w:r>
            </w:ins>
            <w:r w:rsidRPr="005F252C">
              <w:rPr>
                <w:rFonts w:cs="Calibri"/>
                <w:color w:val="000000"/>
                <w:sz w:val="22"/>
                <w:rPrChange w:id="3741" w:author="Al Riyami, Azza OLNG-SCC/12" w:date="2026-03-30T14:14:00Z" w16du:dateUtc="2026-03-30T10:14:00Z">
                  <w:rPr>
                    <w:rFonts w:ascii="Calibri" w:hAnsi="Calibri" w:cs="Calibri"/>
                    <w:color w:val="000000"/>
                    <w:sz w:val="22"/>
                  </w:rPr>
                </w:rPrChange>
              </w:rPr>
              <w:t xml:space="preserve"> shall complete table with the amount paid for services that are to be sourced from </w:t>
            </w:r>
            <w:r w:rsidRPr="005F252C">
              <w:rPr>
                <w:rFonts w:cs="Calibri"/>
                <w:color w:val="000000"/>
                <w:sz w:val="22"/>
                <w:u w:val="single"/>
                <w:rPrChange w:id="3742" w:author="Al Riyami, Azza OLNG-SCC/12" w:date="2026-03-30T14:14:00Z" w16du:dateUtc="2026-03-30T10:14:00Z">
                  <w:rPr>
                    <w:rFonts w:ascii="Calibri" w:hAnsi="Calibri" w:cs="Calibri"/>
                    <w:color w:val="000000"/>
                    <w:sz w:val="22"/>
                    <w:u w:val="single"/>
                  </w:rPr>
                </w:rPrChange>
              </w:rPr>
              <w:t>Nationally-Registered Suppliers</w:t>
            </w:r>
            <w:r w:rsidRPr="005F252C">
              <w:rPr>
                <w:rFonts w:cs="Calibri"/>
                <w:color w:val="000000"/>
                <w:sz w:val="22"/>
                <w:rPrChange w:id="3743" w:author="Al Riyami, Azza OLNG-SCC/12" w:date="2026-03-30T14:14:00Z" w16du:dateUtc="2026-03-30T10:14:00Z">
                  <w:rPr>
                    <w:rFonts w:ascii="Calibri" w:hAnsi="Calibri" w:cs="Calibri"/>
                    <w:color w:val="000000"/>
                    <w:sz w:val="22"/>
                  </w:rPr>
                </w:rPrChange>
              </w:rPr>
              <w:t xml:space="preserve"> or Foreign Suppliers for utilization in execution of the Contract. </w:t>
            </w:r>
          </w:p>
        </w:tc>
      </w:tr>
      <w:tr w:rsidR="000776DC" w:rsidRPr="005F252C" w14:paraId="5227240A" w14:textId="77777777" w:rsidTr="00217B5C">
        <w:trPr>
          <w:trHeight w:val="423"/>
          <w:jc w:val="center"/>
          <w:trPrChange w:id="3744"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745"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569FF92D" w14:textId="77777777" w:rsidR="000776DC" w:rsidRPr="005F252C" w:rsidRDefault="000776DC" w:rsidP="000776DC">
            <w:pPr>
              <w:rPr>
                <w:rFonts w:cs="Calibri"/>
                <w:b/>
                <w:bCs/>
                <w:color w:val="000000"/>
                <w:sz w:val="22"/>
                <w:rPrChange w:id="3746" w:author="Al Riyami, Azza OLNG-SCC/12" w:date="2026-03-30T14:14:00Z" w16du:dateUtc="2026-03-30T10:14:00Z">
                  <w:rPr>
                    <w:rFonts w:ascii="Calibri" w:hAnsi="Calibri" w:cs="Calibri"/>
                    <w:b/>
                    <w:bCs/>
                    <w:color w:val="000000"/>
                    <w:sz w:val="22"/>
                  </w:rPr>
                </w:rPrChange>
              </w:rPr>
            </w:pPr>
          </w:p>
        </w:tc>
      </w:tr>
      <w:tr w:rsidR="000776DC" w:rsidRPr="005F252C" w14:paraId="53EE8036" w14:textId="77777777" w:rsidTr="00217B5C">
        <w:trPr>
          <w:trHeight w:val="423"/>
          <w:jc w:val="center"/>
          <w:trPrChange w:id="3747"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center"/>
            <w:hideMark/>
            <w:tcPrChange w:id="3748"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center"/>
                <w:hideMark/>
              </w:tcPr>
            </w:tcPrChange>
          </w:tcPr>
          <w:p w14:paraId="429E74AA" w14:textId="1A09101C" w:rsidR="000776DC" w:rsidRPr="005F252C" w:rsidRDefault="000776DC" w:rsidP="000776DC">
            <w:pPr>
              <w:rPr>
                <w:rFonts w:cs="Calibri"/>
                <w:b/>
                <w:bCs/>
                <w:color w:val="000000"/>
                <w:sz w:val="22"/>
                <w:rPrChange w:id="3749" w:author="Al Riyami, Azza OLNG-SCC/12" w:date="2026-03-30T14:14:00Z" w16du:dateUtc="2026-03-30T10:14:00Z">
                  <w:rPr>
                    <w:rFonts w:ascii="Calibri" w:hAnsi="Calibri" w:cs="Calibri"/>
                    <w:b/>
                    <w:bCs/>
                    <w:color w:val="000000"/>
                    <w:sz w:val="22"/>
                  </w:rPr>
                </w:rPrChange>
              </w:rPr>
            </w:pPr>
            <w:r w:rsidRPr="005F252C">
              <w:rPr>
                <w:rFonts w:cs="Calibri"/>
                <w:b/>
                <w:bCs/>
                <w:color w:val="000000"/>
                <w:sz w:val="22"/>
                <w:u w:val="single"/>
                <w:rPrChange w:id="3750" w:author="Al Riyami, Azza OLNG-SCC/12" w:date="2026-03-30T14:14:00Z" w16du:dateUtc="2026-03-30T10:14:00Z">
                  <w:rPr>
                    <w:rFonts w:ascii="Calibri" w:hAnsi="Calibri" w:cs="Calibri"/>
                    <w:b/>
                    <w:bCs/>
                    <w:color w:val="000000"/>
                    <w:sz w:val="22"/>
                    <w:u w:val="single"/>
                  </w:rPr>
                </w:rPrChange>
              </w:rPr>
              <w:t xml:space="preserve"> D2</w:t>
            </w:r>
            <w:r w:rsidRPr="005F252C">
              <w:rPr>
                <w:rFonts w:cs="Calibri"/>
                <w:b/>
                <w:bCs/>
                <w:color w:val="000000"/>
                <w:sz w:val="22"/>
                <w:rPrChange w:id="3751" w:author="Al Riyami, Azza OLNG-SCC/12" w:date="2026-03-30T14:14:00Z" w16du:dateUtc="2026-03-30T10:14:00Z">
                  <w:rPr>
                    <w:rFonts w:ascii="Calibri" w:hAnsi="Calibri" w:cs="Calibri"/>
                    <w:b/>
                    <w:bCs/>
                    <w:color w:val="000000"/>
                    <w:sz w:val="22"/>
                  </w:rPr>
                </w:rPrChange>
              </w:rPr>
              <w:t xml:space="preserve">: </w:t>
            </w:r>
            <w:del w:id="3752" w:author="Al Hashmi, Ahmed OLNG-ICV/1" w:date="2026-03-18T12:10:00Z" w16du:dateUtc="2026-03-18T08:10:00Z">
              <w:r w:rsidRPr="005F252C" w:rsidDel="00833133">
                <w:rPr>
                  <w:rFonts w:cs="Calibri"/>
                  <w:color w:val="000000"/>
                  <w:sz w:val="22"/>
                  <w:rPrChange w:id="3753" w:author="Al Riyami, Azza OLNG-SCC/12" w:date="2026-03-30T14:14:00Z" w16du:dateUtc="2026-03-30T10:14:00Z">
                    <w:rPr>
                      <w:rFonts w:ascii="Calibri" w:hAnsi="Calibri" w:cs="Calibri"/>
                      <w:color w:val="000000"/>
                      <w:sz w:val="22"/>
                    </w:rPr>
                  </w:rPrChange>
                </w:rPr>
                <w:delText>Contractor</w:delText>
              </w:r>
            </w:del>
            <w:ins w:id="3754" w:author="Al Hashmi, Ahmed OLNG-ICV/1" w:date="2026-03-18T12:10:00Z" w16du:dateUtc="2026-03-18T08:10:00Z">
              <w:r w:rsidR="00833133" w:rsidRPr="005F252C">
                <w:rPr>
                  <w:rFonts w:cs="Calibri"/>
                  <w:color w:val="000000"/>
                  <w:sz w:val="22"/>
                  <w:rPrChange w:id="3755"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756" w:author="Al Riyami, Azza OLNG-SCC/12" w:date="2026-03-30T14:14:00Z" w16du:dateUtc="2026-03-30T10:14:00Z">
                  <w:rPr>
                    <w:rFonts w:ascii="Calibri" w:hAnsi="Calibri" w:cs="Calibri"/>
                    <w:color w:val="000000"/>
                    <w:sz w:val="22"/>
                  </w:rPr>
                </w:rPrChange>
              </w:rPr>
              <w:t xml:space="preserve"> shall complete with the amount paid for services that are to be sourced DIRECT from </w:t>
            </w:r>
            <w:r w:rsidRPr="005F252C">
              <w:rPr>
                <w:rFonts w:cs="Calibri"/>
                <w:color w:val="000000"/>
                <w:sz w:val="22"/>
                <w:u w:val="single"/>
                <w:rPrChange w:id="3757" w:author="Al Riyami, Azza OLNG-SCC/12" w:date="2026-03-30T14:14:00Z" w16du:dateUtc="2026-03-30T10:14:00Z">
                  <w:rPr>
                    <w:rFonts w:ascii="Calibri" w:hAnsi="Calibri" w:cs="Calibri"/>
                    <w:color w:val="000000"/>
                    <w:sz w:val="22"/>
                    <w:u w:val="single"/>
                  </w:rPr>
                </w:rPrChange>
              </w:rPr>
              <w:t>Foreign Companies for</w:t>
            </w:r>
            <w:r w:rsidRPr="005F252C">
              <w:rPr>
                <w:rFonts w:cs="Calibri"/>
                <w:color w:val="000000"/>
                <w:sz w:val="22"/>
                <w:rPrChange w:id="3758" w:author="Al Riyami, Azza OLNG-SCC/12" w:date="2026-03-30T14:14:00Z" w16du:dateUtc="2026-03-30T10:14:00Z">
                  <w:rPr>
                    <w:rFonts w:ascii="Calibri" w:hAnsi="Calibri" w:cs="Calibri"/>
                    <w:color w:val="000000"/>
                    <w:sz w:val="22"/>
                  </w:rPr>
                </w:rPrChange>
              </w:rPr>
              <w:t xml:space="preserve"> utilization in execution of the Contract. </w:t>
            </w:r>
          </w:p>
        </w:tc>
      </w:tr>
      <w:tr w:rsidR="000776DC" w:rsidRPr="005F252C" w14:paraId="0C24FA6F" w14:textId="77777777" w:rsidTr="00217B5C">
        <w:trPr>
          <w:trHeight w:val="423"/>
          <w:jc w:val="center"/>
          <w:trPrChange w:id="3759"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760"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7FB98B61" w14:textId="77777777" w:rsidR="000776DC" w:rsidRPr="005F252C" w:rsidRDefault="000776DC" w:rsidP="000776DC">
            <w:pPr>
              <w:rPr>
                <w:rFonts w:cs="Calibri"/>
                <w:b/>
                <w:bCs/>
                <w:color w:val="000000"/>
                <w:sz w:val="22"/>
                <w:rPrChange w:id="3761" w:author="Al Riyami, Azza OLNG-SCC/12" w:date="2026-03-30T14:14:00Z" w16du:dateUtc="2026-03-30T10:14:00Z">
                  <w:rPr>
                    <w:rFonts w:ascii="Calibri" w:hAnsi="Calibri" w:cs="Calibri"/>
                    <w:b/>
                    <w:bCs/>
                    <w:color w:val="000000"/>
                    <w:sz w:val="22"/>
                  </w:rPr>
                </w:rPrChange>
              </w:rPr>
            </w:pPr>
          </w:p>
        </w:tc>
      </w:tr>
      <w:tr w:rsidR="000776DC" w:rsidRPr="005F252C" w14:paraId="2A03410B" w14:textId="77777777" w:rsidTr="00217B5C">
        <w:trPr>
          <w:trHeight w:val="300"/>
          <w:jc w:val="center"/>
          <w:trPrChange w:id="3762"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E9EBF5"/>
            <w:vAlign w:val="bottom"/>
            <w:hideMark/>
            <w:tcPrChange w:id="3763"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E9EBF5"/>
                <w:vAlign w:val="bottom"/>
                <w:hideMark/>
              </w:tcPr>
            </w:tcPrChange>
          </w:tcPr>
          <w:p w14:paraId="01A820E9" w14:textId="77777777" w:rsidR="000776DC" w:rsidRPr="005F252C" w:rsidRDefault="000776DC" w:rsidP="000776DC">
            <w:pPr>
              <w:jc w:val="center"/>
              <w:rPr>
                <w:rFonts w:cs="Calibri"/>
                <w:color w:val="000000"/>
                <w:sz w:val="18"/>
                <w:szCs w:val="18"/>
                <w:rPrChange w:id="3764" w:author="Al Riyami, Azza OLNG-SCC/12" w:date="2026-03-30T14:14:00Z" w16du:dateUtc="2026-03-30T10:14:00Z">
                  <w:rPr>
                    <w:rFonts w:ascii="Calibri" w:hAnsi="Calibri" w:cs="Calibri"/>
                    <w:color w:val="000000"/>
                    <w:sz w:val="18"/>
                    <w:szCs w:val="18"/>
                  </w:rPr>
                </w:rPrChange>
              </w:rPr>
            </w:pPr>
            <w:r w:rsidRPr="005F252C">
              <w:rPr>
                <w:rFonts w:cs="Calibri"/>
                <w:color w:val="000000"/>
                <w:sz w:val="18"/>
                <w:szCs w:val="18"/>
                <w:rPrChange w:id="3765" w:author="Al Riyami, Azza OLNG-SCC/12" w:date="2026-03-30T14:14:00Z" w16du:dateUtc="2026-03-30T10:14:00Z">
                  <w:rPr>
                    <w:rFonts w:ascii="Calibri" w:hAnsi="Calibri" w:cs="Calibri"/>
                    <w:color w:val="000000"/>
                    <w:sz w:val="18"/>
                    <w:szCs w:val="18"/>
                  </w:rPr>
                </w:rPrChange>
              </w:rPr>
              <w:t> </w:t>
            </w:r>
          </w:p>
        </w:tc>
      </w:tr>
      <w:tr w:rsidR="000776DC" w:rsidRPr="005F252C" w14:paraId="78186373" w14:textId="77777777" w:rsidTr="00217B5C">
        <w:trPr>
          <w:trHeight w:val="423"/>
          <w:jc w:val="center"/>
          <w:trPrChange w:id="3766"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bottom"/>
            <w:hideMark/>
            <w:tcPrChange w:id="3767"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bottom"/>
                <w:hideMark/>
              </w:tcPr>
            </w:tcPrChange>
          </w:tcPr>
          <w:p w14:paraId="59E317E4" w14:textId="46F1FA43" w:rsidR="000776DC" w:rsidRPr="005F252C" w:rsidRDefault="000776DC" w:rsidP="000776DC">
            <w:pPr>
              <w:rPr>
                <w:rFonts w:cs="Calibri"/>
                <w:color w:val="000000"/>
                <w:sz w:val="22"/>
                <w:rPrChange w:id="3768" w:author="Al Riyami, Azza OLNG-SCC/12" w:date="2026-03-30T14:14:00Z" w16du:dateUtc="2026-03-30T10:14:00Z">
                  <w:rPr>
                    <w:rFonts w:ascii="Calibri" w:hAnsi="Calibri" w:cs="Calibri"/>
                    <w:color w:val="000000"/>
                    <w:sz w:val="22"/>
                  </w:rPr>
                </w:rPrChange>
              </w:rPr>
            </w:pPr>
            <w:r w:rsidRPr="005F252C">
              <w:rPr>
                <w:rFonts w:cs="Calibri"/>
                <w:b/>
                <w:bCs/>
                <w:color w:val="000000"/>
                <w:sz w:val="22"/>
                <w:u w:val="single"/>
                <w:rPrChange w:id="3769" w:author="Al Riyami, Azza OLNG-SCC/12" w:date="2026-03-30T14:14:00Z" w16du:dateUtc="2026-03-30T10:14:00Z">
                  <w:rPr>
                    <w:rFonts w:ascii="Calibri" w:hAnsi="Calibri" w:cs="Calibri"/>
                    <w:b/>
                    <w:bCs/>
                    <w:color w:val="000000"/>
                    <w:sz w:val="22"/>
                    <w:u w:val="single"/>
                  </w:rPr>
                </w:rPrChange>
              </w:rPr>
              <w:t>“Nationally-Registered Supplier”</w:t>
            </w:r>
            <w:r w:rsidRPr="005F252C">
              <w:rPr>
                <w:rFonts w:cs="Calibri"/>
                <w:color w:val="000000"/>
                <w:sz w:val="22"/>
                <w:rPrChange w:id="3770" w:author="Al Riyami, Azza OLNG-SCC/12" w:date="2026-03-30T14:14:00Z" w16du:dateUtc="2026-03-30T10:14:00Z">
                  <w:rPr>
                    <w:rFonts w:ascii="Calibri" w:hAnsi="Calibri" w:cs="Calibri"/>
                    <w:color w:val="000000"/>
                    <w:sz w:val="22"/>
                  </w:rPr>
                </w:rPrChange>
              </w:rPr>
              <w:t xml:space="preserve"> means a supplier of goods and services that is a </w:t>
            </w:r>
            <w:del w:id="3771" w:author="Al Hashmi, Ahmed OLNG-ICV/1" w:date="2026-03-18T12:11:00Z" w16du:dateUtc="2026-03-18T08:11:00Z">
              <w:r w:rsidRPr="005F252C" w:rsidDel="00833133">
                <w:rPr>
                  <w:rFonts w:cs="Calibri"/>
                  <w:color w:val="000000"/>
                  <w:sz w:val="22"/>
                  <w:rPrChange w:id="3772" w:author="Al Riyami, Azza OLNG-SCC/12" w:date="2026-03-30T14:14:00Z" w16du:dateUtc="2026-03-30T10:14:00Z">
                    <w:rPr>
                      <w:rFonts w:ascii="Calibri" w:hAnsi="Calibri" w:cs="Calibri"/>
                      <w:color w:val="000000"/>
                      <w:sz w:val="22"/>
                    </w:rPr>
                  </w:rPrChange>
                </w:rPr>
                <w:delText>Company</w:delText>
              </w:r>
            </w:del>
            <w:ins w:id="3773" w:author="Al Hashmi, Ahmed OLNG-ICV/1" w:date="2026-03-18T12:11:00Z" w16du:dateUtc="2026-03-18T08:11:00Z">
              <w:r w:rsidR="00833133" w:rsidRPr="005F252C">
                <w:rPr>
                  <w:rFonts w:cs="Calibri"/>
                  <w:color w:val="000000"/>
                  <w:sz w:val="22"/>
                  <w:rPrChange w:id="3774"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775" w:author="Al Riyami, Azza OLNG-SCC/12" w:date="2026-03-30T14:14:00Z" w16du:dateUtc="2026-03-30T10:14:00Z">
                  <w:rPr>
                    <w:rFonts w:ascii="Calibri" w:hAnsi="Calibri" w:cs="Calibri"/>
                    <w:color w:val="000000"/>
                    <w:sz w:val="22"/>
                  </w:rPr>
                </w:rPrChange>
              </w:rPr>
              <w:t xml:space="preserve">, subsidiary or branch incorporated under Omani law in Oman and/or registered to operate in Oman under a renewable license; and whose offices or facilities associated with producing manufactured or assembled goods or providing services to the </w:t>
            </w:r>
            <w:del w:id="3776" w:author="Al Hashmi, Ahmed OLNG-ICV/1" w:date="2026-03-18T12:11:00Z" w16du:dateUtc="2026-03-18T08:11:00Z">
              <w:r w:rsidRPr="005F252C" w:rsidDel="00833133">
                <w:rPr>
                  <w:rFonts w:cs="Calibri"/>
                  <w:color w:val="000000"/>
                  <w:sz w:val="22"/>
                  <w:rPrChange w:id="3777" w:author="Al Riyami, Azza OLNG-SCC/12" w:date="2026-03-30T14:14:00Z" w16du:dateUtc="2026-03-30T10:14:00Z">
                    <w:rPr>
                      <w:rFonts w:ascii="Calibri" w:hAnsi="Calibri" w:cs="Calibri"/>
                      <w:color w:val="000000"/>
                      <w:sz w:val="22"/>
                    </w:rPr>
                  </w:rPrChange>
                </w:rPr>
                <w:delText>Company</w:delText>
              </w:r>
            </w:del>
            <w:ins w:id="3778" w:author="Al Hashmi, Ahmed OLNG-ICV/1" w:date="2026-03-18T12:11:00Z" w16du:dateUtc="2026-03-18T08:11:00Z">
              <w:r w:rsidR="00833133" w:rsidRPr="005F252C">
                <w:rPr>
                  <w:rFonts w:cs="Calibri"/>
                  <w:color w:val="000000"/>
                  <w:sz w:val="22"/>
                  <w:rPrChange w:id="3779"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780" w:author="Al Riyami, Azza OLNG-SCC/12" w:date="2026-03-30T14:14:00Z" w16du:dateUtc="2026-03-30T10:14:00Z">
                  <w:rPr>
                    <w:rFonts w:ascii="Calibri" w:hAnsi="Calibri" w:cs="Calibri"/>
                    <w:color w:val="000000"/>
                    <w:sz w:val="22"/>
                  </w:rPr>
                </w:rPrChange>
              </w:rPr>
              <w:t xml:space="preserve"> are located in the Sultanate of Oman </w:t>
            </w:r>
          </w:p>
        </w:tc>
      </w:tr>
      <w:tr w:rsidR="000776DC" w:rsidRPr="005F252C" w14:paraId="18105CD5" w14:textId="77777777" w:rsidTr="00217B5C">
        <w:trPr>
          <w:trHeight w:val="423"/>
          <w:jc w:val="center"/>
          <w:trPrChange w:id="3781"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782"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5AAC1E39" w14:textId="77777777" w:rsidR="000776DC" w:rsidRPr="005F252C" w:rsidRDefault="000776DC" w:rsidP="000776DC">
            <w:pPr>
              <w:rPr>
                <w:rFonts w:cs="Calibri"/>
                <w:color w:val="000000"/>
                <w:sz w:val="22"/>
                <w:rPrChange w:id="3783" w:author="Al Riyami, Azza OLNG-SCC/12" w:date="2026-03-30T14:14:00Z" w16du:dateUtc="2026-03-30T10:14:00Z">
                  <w:rPr>
                    <w:rFonts w:ascii="Calibri" w:hAnsi="Calibri" w:cs="Calibri"/>
                    <w:color w:val="000000"/>
                    <w:sz w:val="22"/>
                  </w:rPr>
                </w:rPrChange>
              </w:rPr>
            </w:pPr>
          </w:p>
        </w:tc>
      </w:tr>
      <w:tr w:rsidR="000776DC" w:rsidRPr="005F252C" w14:paraId="37395E1E" w14:textId="77777777" w:rsidTr="00217B5C">
        <w:trPr>
          <w:trHeight w:val="423"/>
          <w:jc w:val="center"/>
          <w:trPrChange w:id="3784"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785"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46C60EFA" w14:textId="77777777" w:rsidR="000776DC" w:rsidRPr="005F252C" w:rsidRDefault="000776DC" w:rsidP="000776DC">
            <w:pPr>
              <w:rPr>
                <w:rFonts w:cs="Calibri"/>
                <w:color w:val="000000"/>
                <w:sz w:val="22"/>
                <w:rPrChange w:id="3786" w:author="Al Riyami, Azza OLNG-SCC/12" w:date="2026-03-30T14:14:00Z" w16du:dateUtc="2026-03-30T10:14:00Z">
                  <w:rPr>
                    <w:rFonts w:ascii="Calibri" w:hAnsi="Calibri" w:cs="Calibri"/>
                    <w:color w:val="000000"/>
                    <w:sz w:val="22"/>
                  </w:rPr>
                </w:rPrChange>
              </w:rPr>
            </w:pPr>
          </w:p>
        </w:tc>
      </w:tr>
      <w:tr w:rsidR="000776DC" w:rsidRPr="005F252C" w14:paraId="5C6CC507" w14:textId="77777777" w:rsidTr="00217B5C">
        <w:trPr>
          <w:trHeight w:val="423"/>
          <w:jc w:val="center"/>
          <w:trPrChange w:id="3787"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788"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2EDC81D0" w14:textId="77777777" w:rsidR="000776DC" w:rsidRPr="005F252C" w:rsidRDefault="000776DC" w:rsidP="000776DC">
            <w:pPr>
              <w:rPr>
                <w:rFonts w:cs="Calibri"/>
                <w:color w:val="000000"/>
                <w:sz w:val="22"/>
                <w:rPrChange w:id="3789" w:author="Al Riyami, Azza OLNG-SCC/12" w:date="2026-03-30T14:14:00Z" w16du:dateUtc="2026-03-30T10:14:00Z">
                  <w:rPr>
                    <w:rFonts w:ascii="Calibri" w:hAnsi="Calibri" w:cs="Calibri"/>
                    <w:color w:val="000000"/>
                    <w:sz w:val="22"/>
                  </w:rPr>
                </w:rPrChange>
              </w:rPr>
            </w:pPr>
          </w:p>
        </w:tc>
      </w:tr>
      <w:tr w:rsidR="000776DC" w:rsidRPr="005F252C" w14:paraId="5C7F359B" w14:textId="77777777" w:rsidTr="00217B5C">
        <w:trPr>
          <w:trHeight w:val="423"/>
          <w:jc w:val="center"/>
          <w:trPrChange w:id="3790" w:author="Al Riyami, Azza OLNG-SCC/12" w:date="2026-03-30T14:23:00Z" w16du:dateUtc="2026-03-30T10:23:00Z">
            <w:trPr>
              <w:gridAfter w:val="0"/>
              <w:wAfter w:w="6" w:type="dxa"/>
              <w:trHeight w:val="423"/>
              <w:jc w:val="center"/>
            </w:trPr>
          </w:trPrChange>
        </w:trPr>
        <w:tc>
          <w:tcPr>
            <w:tcW w:w="9795" w:type="dxa"/>
            <w:gridSpan w:val="3"/>
            <w:vMerge w:val="restart"/>
            <w:tcBorders>
              <w:top w:val="nil"/>
              <w:left w:val="single" w:sz="12" w:space="0" w:color="auto"/>
              <w:bottom w:val="nil"/>
              <w:right w:val="single" w:sz="12" w:space="0" w:color="000000"/>
            </w:tcBorders>
            <w:vAlign w:val="bottom"/>
            <w:hideMark/>
            <w:tcPrChange w:id="3791" w:author="Al Riyami, Azza OLNG-SCC/12" w:date="2026-03-30T14:23:00Z" w16du:dateUtc="2026-03-30T10:23:00Z">
              <w:tcPr>
                <w:tcW w:w="10789" w:type="dxa"/>
                <w:gridSpan w:val="4"/>
                <w:vMerge w:val="restart"/>
                <w:tcBorders>
                  <w:top w:val="nil"/>
                  <w:left w:val="single" w:sz="12" w:space="0" w:color="auto"/>
                  <w:bottom w:val="nil"/>
                  <w:right w:val="single" w:sz="12" w:space="0" w:color="000000"/>
                </w:tcBorders>
                <w:vAlign w:val="bottom"/>
                <w:hideMark/>
              </w:tcPr>
            </w:tcPrChange>
          </w:tcPr>
          <w:p w14:paraId="53CF8DC9" w14:textId="4C1AC16B" w:rsidR="000776DC" w:rsidRPr="005F252C" w:rsidRDefault="000776DC" w:rsidP="000776DC">
            <w:pPr>
              <w:rPr>
                <w:rFonts w:cs="Calibri"/>
                <w:color w:val="000000"/>
                <w:sz w:val="22"/>
                <w:rPrChange w:id="3792" w:author="Al Riyami, Azza OLNG-SCC/12" w:date="2026-03-30T14:14:00Z" w16du:dateUtc="2026-03-30T10:14:00Z">
                  <w:rPr>
                    <w:rFonts w:ascii="Calibri" w:hAnsi="Calibri" w:cs="Calibri"/>
                    <w:color w:val="000000"/>
                    <w:sz w:val="22"/>
                  </w:rPr>
                </w:rPrChange>
              </w:rPr>
            </w:pPr>
            <w:r w:rsidRPr="005F252C">
              <w:rPr>
                <w:rFonts w:cs="Calibri"/>
                <w:b/>
                <w:bCs/>
                <w:color w:val="000000"/>
                <w:sz w:val="22"/>
                <w:u w:val="single"/>
                <w:rPrChange w:id="3793" w:author="Al Riyami, Azza OLNG-SCC/12" w:date="2026-03-30T14:14:00Z" w16du:dateUtc="2026-03-30T10:14:00Z">
                  <w:rPr>
                    <w:rFonts w:ascii="Calibri" w:hAnsi="Calibri" w:cs="Calibri"/>
                    <w:b/>
                    <w:bCs/>
                    <w:color w:val="000000"/>
                    <w:sz w:val="22"/>
                    <w:u w:val="single"/>
                  </w:rPr>
                </w:rPrChange>
              </w:rPr>
              <w:t>“Foreign-Registered Supplier”</w:t>
            </w:r>
            <w:r w:rsidRPr="005F252C">
              <w:rPr>
                <w:rFonts w:cs="Calibri"/>
                <w:color w:val="000000"/>
                <w:sz w:val="22"/>
                <w:rPrChange w:id="3794" w:author="Al Riyami, Azza OLNG-SCC/12" w:date="2026-03-30T14:14:00Z" w16du:dateUtc="2026-03-30T10:14:00Z">
                  <w:rPr>
                    <w:rFonts w:ascii="Calibri" w:hAnsi="Calibri" w:cs="Calibri"/>
                    <w:color w:val="000000"/>
                    <w:sz w:val="22"/>
                  </w:rPr>
                </w:rPrChange>
              </w:rPr>
              <w:t xml:space="preserve"> means a supplier of goods or services that is a </w:t>
            </w:r>
            <w:del w:id="3795" w:author="Al Hashmi, Ahmed OLNG-ICV/1" w:date="2026-03-18T12:11:00Z" w16du:dateUtc="2026-03-18T08:11:00Z">
              <w:r w:rsidRPr="005F252C" w:rsidDel="00833133">
                <w:rPr>
                  <w:rFonts w:cs="Calibri"/>
                  <w:color w:val="000000"/>
                  <w:sz w:val="22"/>
                  <w:rPrChange w:id="3796" w:author="Al Riyami, Azza OLNG-SCC/12" w:date="2026-03-30T14:14:00Z" w16du:dateUtc="2026-03-30T10:14:00Z">
                    <w:rPr>
                      <w:rFonts w:ascii="Calibri" w:hAnsi="Calibri" w:cs="Calibri"/>
                      <w:color w:val="000000"/>
                      <w:sz w:val="22"/>
                    </w:rPr>
                  </w:rPrChange>
                </w:rPr>
                <w:delText>company</w:delText>
              </w:r>
            </w:del>
            <w:ins w:id="3797" w:author="Al Hashmi, Ahmed OLNG-ICV/1" w:date="2026-03-18T12:11:00Z" w16du:dateUtc="2026-03-18T08:11:00Z">
              <w:r w:rsidR="00833133" w:rsidRPr="005F252C">
                <w:rPr>
                  <w:rFonts w:cs="Calibri"/>
                  <w:color w:val="000000"/>
                  <w:sz w:val="22"/>
                  <w:rPrChange w:id="3798"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799" w:author="Al Riyami, Azza OLNG-SCC/12" w:date="2026-03-30T14:14:00Z" w16du:dateUtc="2026-03-30T10:14:00Z">
                  <w:rPr>
                    <w:rFonts w:ascii="Calibri" w:hAnsi="Calibri" w:cs="Calibri"/>
                    <w:color w:val="000000"/>
                    <w:sz w:val="22"/>
                  </w:rPr>
                </w:rPrChange>
              </w:rPr>
              <w:t xml:space="preserve">, subsidiary or branch not incorporated under Omani law in Oman and/or registered to operate in Oman under a renewable license.  </w:t>
            </w:r>
          </w:p>
        </w:tc>
      </w:tr>
      <w:tr w:rsidR="000776DC" w:rsidRPr="005F252C" w14:paraId="6666CD24" w14:textId="77777777" w:rsidTr="00217B5C">
        <w:trPr>
          <w:trHeight w:val="423"/>
          <w:jc w:val="center"/>
          <w:trPrChange w:id="3800" w:author="Al Riyami, Azza OLNG-SCC/12" w:date="2026-03-30T14:23:00Z" w16du:dateUtc="2026-03-30T10:23:00Z">
            <w:trPr>
              <w:gridAfter w:val="0"/>
              <w:wAfter w:w="6" w:type="dxa"/>
              <w:trHeight w:val="423"/>
              <w:jc w:val="center"/>
            </w:trPr>
          </w:trPrChange>
        </w:trPr>
        <w:tc>
          <w:tcPr>
            <w:tcW w:w="9795" w:type="dxa"/>
            <w:gridSpan w:val="3"/>
            <w:vMerge/>
            <w:tcBorders>
              <w:top w:val="nil"/>
              <w:left w:val="single" w:sz="12" w:space="0" w:color="auto"/>
              <w:bottom w:val="nil"/>
              <w:right w:val="single" w:sz="12" w:space="0" w:color="000000"/>
            </w:tcBorders>
            <w:vAlign w:val="center"/>
            <w:hideMark/>
            <w:tcPrChange w:id="3801" w:author="Al Riyami, Azza OLNG-SCC/12" w:date="2026-03-30T14:23:00Z" w16du:dateUtc="2026-03-30T10:23:00Z">
              <w:tcPr>
                <w:tcW w:w="10789" w:type="dxa"/>
                <w:gridSpan w:val="4"/>
                <w:vMerge/>
                <w:tcBorders>
                  <w:top w:val="nil"/>
                  <w:left w:val="single" w:sz="12" w:space="0" w:color="auto"/>
                  <w:bottom w:val="nil"/>
                  <w:right w:val="single" w:sz="12" w:space="0" w:color="000000"/>
                </w:tcBorders>
                <w:vAlign w:val="center"/>
                <w:hideMark/>
              </w:tcPr>
            </w:tcPrChange>
          </w:tcPr>
          <w:p w14:paraId="17385021" w14:textId="77777777" w:rsidR="000776DC" w:rsidRPr="005F252C" w:rsidRDefault="000776DC" w:rsidP="000776DC">
            <w:pPr>
              <w:rPr>
                <w:rFonts w:cs="Calibri"/>
                <w:color w:val="000000"/>
                <w:sz w:val="22"/>
                <w:rPrChange w:id="3802" w:author="Al Riyami, Azza OLNG-SCC/12" w:date="2026-03-30T14:14:00Z" w16du:dateUtc="2026-03-30T10:14:00Z">
                  <w:rPr>
                    <w:rFonts w:ascii="Calibri" w:hAnsi="Calibri" w:cs="Calibri"/>
                    <w:color w:val="000000"/>
                    <w:sz w:val="22"/>
                  </w:rPr>
                </w:rPrChange>
              </w:rPr>
            </w:pPr>
          </w:p>
        </w:tc>
      </w:tr>
      <w:tr w:rsidR="000776DC" w:rsidRPr="005F252C" w14:paraId="662597C1" w14:textId="77777777" w:rsidTr="00217B5C">
        <w:trPr>
          <w:trHeight w:val="300"/>
          <w:jc w:val="center"/>
          <w:trPrChange w:id="3803"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shd w:val="clear" w:color="000000" w:fill="E9EBF5"/>
            <w:vAlign w:val="bottom"/>
            <w:hideMark/>
            <w:tcPrChange w:id="3804" w:author="Al Riyami, Azza OLNG-SCC/12" w:date="2026-03-30T14:23:00Z" w16du:dateUtc="2026-03-30T10:23:00Z">
              <w:tcPr>
                <w:tcW w:w="10789" w:type="dxa"/>
                <w:gridSpan w:val="4"/>
                <w:tcBorders>
                  <w:top w:val="nil"/>
                  <w:left w:val="single" w:sz="12" w:space="0" w:color="auto"/>
                  <w:bottom w:val="nil"/>
                  <w:right w:val="single" w:sz="12" w:space="0" w:color="000000"/>
                </w:tcBorders>
                <w:shd w:val="clear" w:color="000000" w:fill="E9EBF5"/>
                <w:vAlign w:val="bottom"/>
                <w:hideMark/>
              </w:tcPr>
            </w:tcPrChange>
          </w:tcPr>
          <w:p w14:paraId="10D8BF0A" w14:textId="77777777" w:rsidR="000776DC" w:rsidRPr="005F252C" w:rsidRDefault="000776DC" w:rsidP="000776DC">
            <w:pPr>
              <w:jc w:val="center"/>
              <w:rPr>
                <w:rFonts w:cs="Calibri"/>
                <w:color w:val="000000"/>
                <w:sz w:val="18"/>
                <w:szCs w:val="18"/>
                <w:rPrChange w:id="3805" w:author="Al Riyami, Azza OLNG-SCC/12" w:date="2026-03-30T14:14:00Z" w16du:dateUtc="2026-03-30T10:14:00Z">
                  <w:rPr>
                    <w:rFonts w:ascii="Calibri" w:hAnsi="Calibri" w:cs="Calibri"/>
                    <w:color w:val="000000"/>
                    <w:sz w:val="18"/>
                    <w:szCs w:val="18"/>
                  </w:rPr>
                </w:rPrChange>
              </w:rPr>
            </w:pPr>
            <w:r w:rsidRPr="005F252C">
              <w:rPr>
                <w:rFonts w:cs="Calibri"/>
                <w:color w:val="000000"/>
                <w:sz w:val="18"/>
                <w:szCs w:val="18"/>
                <w:rPrChange w:id="3806" w:author="Al Riyami, Azza OLNG-SCC/12" w:date="2026-03-30T14:14:00Z" w16du:dateUtc="2026-03-30T10:14:00Z">
                  <w:rPr>
                    <w:rFonts w:ascii="Calibri" w:hAnsi="Calibri" w:cs="Calibri"/>
                    <w:color w:val="000000"/>
                    <w:sz w:val="18"/>
                    <w:szCs w:val="18"/>
                  </w:rPr>
                </w:rPrChange>
              </w:rPr>
              <w:t> </w:t>
            </w:r>
          </w:p>
        </w:tc>
      </w:tr>
      <w:tr w:rsidR="000776DC" w:rsidRPr="005F252C" w14:paraId="4E1B2E74" w14:textId="77777777" w:rsidTr="00217B5C">
        <w:trPr>
          <w:trHeight w:val="300"/>
          <w:jc w:val="center"/>
          <w:trPrChange w:id="3807"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bottom"/>
            <w:hideMark/>
            <w:tcPrChange w:id="3808"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bottom"/>
                <w:hideMark/>
              </w:tcPr>
            </w:tcPrChange>
          </w:tcPr>
          <w:p w14:paraId="4B3BBF00" w14:textId="07FA4787" w:rsidR="000776DC" w:rsidRPr="005F252C" w:rsidRDefault="000776DC" w:rsidP="000776DC">
            <w:pPr>
              <w:rPr>
                <w:rFonts w:cs="Calibri"/>
                <w:color w:val="000000"/>
                <w:sz w:val="22"/>
                <w:rPrChange w:id="3809" w:author="Al Riyami, Azza OLNG-SCC/12" w:date="2026-03-30T14:14:00Z" w16du:dateUtc="2026-03-30T10:14:00Z">
                  <w:rPr>
                    <w:rFonts w:ascii="Calibri" w:hAnsi="Calibri" w:cs="Calibri"/>
                    <w:color w:val="000000"/>
                    <w:sz w:val="22"/>
                  </w:rPr>
                </w:rPrChange>
              </w:rPr>
            </w:pPr>
            <w:r w:rsidRPr="005F252C">
              <w:rPr>
                <w:rFonts w:cs="Calibri"/>
                <w:color w:val="000000"/>
                <w:sz w:val="22"/>
                <w:rPrChange w:id="3810" w:author="Al Riyami, Azza OLNG-SCC/12" w:date="2026-03-30T14:14:00Z" w16du:dateUtc="2026-03-30T10:14:00Z">
                  <w:rPr>
                    <w:rFonts w:ascii="Calibri" w:hAnsi="Calibri" w:cs="Calibri"/>
                    <w:color w:val="000000"/>
                    <w:sz w:val="22"/>
                  </w:rPr>
                </w:rPrChange>
              </w:rPr>
              <w:t xml:space="preserve">SLCC - Super Local </w:t>
            </w:r>
            <w:r w:rsidR="006B0354" w:rsidRPr="005F252C">
              <w:rPr>
                <w:rFonts w:cs="Calibri"/>
                <w:color w:val="000000"/>
                <w:sz w:val="22"/>
                <w:rPrChange w:id="3811" w:author="Al Riyami, Azza OLNG-SCC/12" w:date="2026-03-30T14:14:00Z" w16du:dateUtc="2026-03-30T10:14:00Z">
                  <w:rPr>
                    <w:rFonts w:ascii="Calibri" w:hAnsi="Calibri" w:cs="Calibri"/>
                    <w:color w:val="000000"/>
                    <w:sz w:val="22"/>
                  </w:rPr>
                </w:rPrChange>
              </w:rPr>
              <w:t>Community</w:t>
            </w:r>
            <w:r w:rsidRPr="005F252C">
              <w:rPr>
                <w:rFonts w:cs="Calibri"/>
                <w:color w:val="000000"/>
                <w:sz w:val="22"/>
                <w:rPrChange w:id="3812" w:author="Al Riyami, Azza OLNG-SCC/12" w:date="2026-03-30T14:14:00Z" w16du:dateUtc="2026-03-30T10:14:00Z">
                  <w:rPr>
                    <w:rFonts w:ascii="Calibri" w:hAnsi="Calibri" w:cs="Calibri"/>
                    <w:color w:val="000000"/>
                    <w:sz w:val="22"/>
                  </w:rPr>
                </w:rPrChange>
              </w:rPr>
              <w:t xml:space="preserve"> </w:t>
            </w:r>
            <w:del w:id="3813" w:author="Al Hashmi, Ahmed OLNG-ICV/1" w:date="2026-03-18T12:10:00Z" w16du:dateUtc="2026-03-18T08:10:00Z">
              <w:r w:rsidRPr="005F252C" w:rsidDel="00833133">
                <w:rPr>
                  <w:rFonts w:cs="Calibri"/>
                  <w:color w:val="000000"/>
                  <w:sz w:val="22"/>
                  <w:rPrChange w:id="3814" w:author="Al Riyami, Azza OLNG-SCC/12" w:date="2026-03-30T14:14:00Z" w16du:dateUtc="2026-03-30T10:14:00Z">
                    <w:rPr>
                      <w:rFonts w:ascii="Calibri" w:hAnsi="Calibri" w:cs="Calibri"/>
                      <w:color w:val="000000"/>
                      <w:sz w:val="22"/>
                    </w:rPr>
                  </w:rPrChange>
                </w:rPr>
                <w:delText>Contractor</w:delText>
              </w:r>
            </w:del>
            <w:ins w:id="3815" w:author="Al Hashmi, Ahmed OLNG-ICV/1" w:date="2026-03-18T12:10:00Z" w16du:dateUtc="2026-03-18T08:10:00Z">
              <w:r w:rsidR="00833133" w:rsidRPr="005F252C">
                <w:rPr>
                  <w:rFonts w:cs="Calibri"/>
                  <w:color w:val="000000"/>
                  <w:sz w:val="22"/>
                  <w:rPrChange w:id="3816"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817" w:author="Al Riyami, Azza OLNG-SCC/12" w:date="2026-03-30T14:14:00Z" w16du:dateUtc="2026-03-30T10:14:00Z">
                  <w:rPr>
                    <w:rFonts w:ascii="Calibri" w:hAnsi="Calibri" w:cs="Calibri"/>
                    <w:color w:val="000000"/>
                    <w:sz w:val="22"/>
                  </w:rPr>
                </w:rPrChange>
              </w:rPr>
              <w:t xml:space="preserve"> </w:t>
            </w:r>
          </w:p>
        </w:tc>
      </w:tr>
      <w:tr w:rsidR="000776DC" w:rsidRPr="005F252C" w14:paraId="27BBA1AD" w14:textId="77777777" w:rsidTr="00217B5C">
        <w:trPr>
          <w:trHeight w:val="300"/>
          <w:jc w:val="center"/>
          <w:trPrChange w:id="3818"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bottom"/>
            <w:hideMark/>
            <w:tcPrChange w:id="3819"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bottom"/>
                <w:hideMark/>
              </w:tcPr>
            </w:tcPrChange>
          </w:tcPr>
          <w:p w14:paraId="03D1EE9D" w14:textId="5BBCBBF8" w:rsidR="000776DC" w:rsidRPr="005F252C" w:rsidRDefault="000776DC" w:rsidP="000776DC">
            <w:pPr>
              <w:rPr>
                <w:rFonts w:cs="Calibri"/>
                <w:color w:val="000000"/>
                <w:sz w:val="22"/>
                <w:rPrChange w:id="3820" w:author="Al Riyami, Azza OLNG-SCC/12" w:date="2026-03-30T14:14:00Z" w16du:dateUtc="2026-03-30T10:14:00Z">
                  <w:rPr>
                    <w:rFonts w:ascii="Calibri" w:hAnsi="Calibri" w:cs="Calibri"/>
                    <w:color w:val="000000"/>
                    <w:sz w:val="22"/>
                  </w:rPr>
                </w:rPrChange>
              </w:rPr>
            </w:pPr>
            <w:r w:rsidRPr="005F252C">
              <w:rPr>
                <w:rFonts w:cs="Calibri"/>
                <w:color w:val="000000"/>
                <w:sz w:val="22"/>
                <w:rPrChange w:id="3821" w:author="Al Riyami, Azza OLNG-SCC/12" w:date="2026-03-30T14:14:00Z" w16du:dateUtc="2026-03-30T10:14:00Z">
                  <w:rPr>
                    <w:rFonts w:ascii="Calibri" w:hAnsi="Calibri" w:cs="Calibri"/>
                    <w:color w:val="000000"/>
                    <w:sz w:val="22"/>
                  </w:rPr>
                </w:rPrChange>
              </w:rPr>
              <w:t xml:space="preserve">LCC - Local Community </w:t>
            </w:r>
            <w:del w:id="3822" w:author="Al Hashmi, Ahmed OLNG-ICV/1" w:date="2026-03-18T12:10:00Z" w16du:dateUtc="2026-03-18T08:10:00Z">
              <w:r w:rsidRPr="005F252C" w:rsidDel="00833133">
                <w:rPr>
                  <w:rFonts w:cs="Calibri"/>
                  <w:color w:val="000000"/>
                  <w:sz w:val="22"/>
                  <w:rPrChange w:id="3823" w:author="Al Riyami, Azza OLNG-SCC/12" w:date="2026-03-30T14:14:00Z" w16du:dateUtc="2026-03-30T10:14:00Z">
                    <w:rPr>
                      <w:rFonts w:ascii="Calibri" w:hAnsi="Calibri" w:cs="Calibri"/>
                      <w:color w:val="000000"/>
                      <w:sz w:val="22"/>
                    </w:rPr>
                  </w:rPrChange>
                </w:rPr>
                <w:delText>Contractor</w:delText>
              </w:r>
            </w:del>
            <w:ins w:id="3824" w:author="Al Hashmi, Ahmed OLNG-ICV/1" w:date="2026-03-18T12:10:00Z" w16du:dateUtc="2026-03-18T08:10:00Z">
              <w:r w:rsidR="00833133" w:rsidRPr="005F252C">
                <w:rPr>
                  <w:rFonts w:cs="Calibri"/>
                  <w:color w:val="000000"/>
                  <w:sz w:val="22"/>
                  <w:rPrChange w:id="3825" w:author="Al Riyami, Azza OLNG-SCC/12" w:date="2026-03-30T14:14:00Z" w16du:dateUtc="2026-03-30T10:14:00Z">
                    <w:rPr>
                      <w:rFonts w:ascii="Calibri" w:hAnsi="Calibri" w:cs="Calibri"/>
                      <w:color w:val="000000"/>
                      <w:sz w:val="22"/>
                    </w:rPr>
                  </w:rPrChange>
                </w:rPr>
                <w:t>CONTRACTOR</w:t>
              </w:r>
            </w:ins>
          </w:p>
        </w:tc>
      </w:tr>
      <w:tr w:rsidR="000776DC" w:rsidRPr="005F252C" w14:paraId="0FC9F462" w14:textId="77777777" w:rsidTr="00217B5C">
        <w:trPr>
          <w:trHeight w:val="300"/>
          <w:jc w:val="center"/>
          <w:trPrChange w:id="3826"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nil"/>
            </w:tcBorders>
            <w:vAlign w:val="bottom"/>
            <w:hideMark/>
            <w:tcPrChange w:id="3827" w:author="Al Riyami, Azza OLNG-SCC/12" w:date="2026-03-30T14:23:00Z" w16du:dateUtc="2026-03-30T10:23:00Z">
              <w:tcPr>
                <w:tcW w:w="10789" w:type="dxa"/>
                <w:gridSpan w:val="4"/>
                <w:tcBorders>
                  <w:top w:val="nil"/>
                  <w:left w:val="single" w:sz="12" w:space="0" w:color="auto"/>
                  <w:bottom w:val="nil"/>
                  <w:right w:val="nil"/>
                </w:tcBorders>
                <w:vAlign w:val="bottom"/>
                <w:hideMark/>
              </w:tcPr>
            </w:tcPrChange>
          </w:tcPr>
          <w:p w14:paraId="64363CDE" w14:textId="397B00FC" w:rsidR="000776DC" w:rsidRPr="005F252C" w:rsidRDefault="000776DC" w:rsidP="000776DC">
            <w:pPr>
              <w:rPr>
                <w:rFonts w:cs="Calibri"/>
                <w:color w:val="000000"/>
                <w:sz w:val="22"/>
                <w:rPrChange w:id="3828" w:author="Al Riyami, Azza OLNG-SCC/12" w:date="2026-03-30T14:14:00Z" w16du:dateUtc="2026-03-30T10:14:00Z">
                  <w:rPr>
                    <w:rFonts w:ascii="Calibri" w:hAnsi="Calibri" w:cs="Calibri"/>
                    <w:color w:val="000000"/>
                    <w:sz w:val="22"/>
                  </w:rPr>
                </w:rPrChange>
              </w:rPr>
            </w:pPr>
            <w:r w:rsidRPr="005F252C">
              <w:rPr>
                <w:rFonts w:cs="Calibri"/>
                <w:color w:val="000000"/>
                <w:sz w:val="22"/>
                <w:rPrChange w:id="3829" w:author="Al Riyami, Azza OLNG-SCC/12" w:date="2026-03-30T14:14:00Z" w16du:dateUtc="2026-03-30T10:14:00Z">
                  <w:rPr>
                    <w:rFonts w:ascii="Calibri" w:hAnsi="Calibri" w:cs="Calibri"/>
                    <w:color w:val="000000"/>
                    <w:sz w:val="22"/>
                  </w:rPr>
                </w:rPrChange>
              </w:rPr>
              <w:t xml:space="preserve">Local Community </w:t>
            </w:r>
            <w:del w:id="3830" w:author="Al Hashmi, Ahmed OLNG-ICV/1" w:date="2026-03-18T12:10:00Z" w16du:dateUtc="2026-03-18T08:10:00Z">
              <w:r w:rsidRPr="005F252C" w:rsidDel="00833133">
                <w:rPr>
                  <w:rFonts w:cs="Calibri"/>
                  <w:color w:val="000000"/>
                  <w:sz w:val="22"/>
                  <w:rPrChange w:id="3831" w:author="Al Riyami, Azza OLNG-SCC/12" w:date="2026-03-30T14:14:00Z" w16du:dateUtc="2026-03-30T10:14:00Z">
                    <w:rPr>
                      <w:rFonts w:ascii="Calibri" w:hAnsi="Calibri" w:cs="Calibri"/>
                      <w:color w:val="000000"/>
                      <w:sz w:val="22"/>
                    </w:rPr>
                  </w:rPrChange>
                </w:rPr>
                <w:delText>Contractor</w:delText>
              </w:r>
            </w:del>
            <w:ins w:id="3832" w:author="Al Hashmi, Ahmed OLNG-ICV/1" w:date="2026-03-18T12:10:00Z" w16du:dateUtc="2026-03-18T08:10:00Z">
              <w:r w:rsidR="00833133" w:rsidRPr="005F252C">
                <w:rPr>
                  <w:rFonts w:cs="Calibri"/>
                  <w:color w:val="000000"/>
                  <w:sz w:val="22"/>
                  <w:rPrChange w:id="3833"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834" w:author="Al Riyami, Azza OLNG-SCC/12" w:date="2026-03-30T14:14:00Z" w16du:dateUtc="2026-03-30T10:14:00Z">
                  <w:rPr>
                    <w:rFonts w:ascii="Calibri" w:hAnsi="Calibri" w:cs="Calibri"/>
                    <w:color w:val="000000"/>
                    <w:sz w:val="22"/>
                  </w:rPr>
                </w:rPrChange>
              </w:rPr>
              <w:t xml:space="preserve"> shall mean a </w:t>
            </w:r>
            <w:del w:id="3835" w:author="Al Hashmi, Ahmed OLNG-ICV/1" w:date="2026-03-18T12:10:00Z" w16du:dateUtc="2026-03-18T08:10:00Z">
              <w:r w:rsidRPr="005F252C" w:rsidDel="00833133">
                <w:rPr>
                  <w:rFonts w:cs="Calibri"/>
                  <w:color w:val="000000"/>
                  <w:sz w:val="22"/>
                  <w:rPrChange w:id="3836" w:author="Al Riyami, Azza OLNG-SCC/12" w:date="2026-03-30T14:14:00Z" w16du:dateUtc="2026-03-30T10:14:00Z">
                    <w:rPr>
                      <w:rFonts w:ascii="Calibri" w:hAnsi="Calibri" w:cs="Calibri"/>
                      <w:color w:val="000000"/>
                      <w:sz w:val="22"/>
                    </w:rPr>
                  </w:rPrChange>
                </w:rPr>
                <w:delText>contractor</w:delText>
              </w:r>
            </w:del>
            <w:ins w:id="3837" w:author="Al Hashmi, Ahmed OLNG-ICV/1" w:date="2026-03-18T12:10:00Z" w16du:dateUtc="2026-03-18T08:10:00Z">
              <w:r w:rsidR="00833133" w:rsidRPr="005F252C">
                <w:rPr>
                  <w:rFonts w:cs="Calibri"/>
                  <w:color w:val="000000"/>
                  <w:sz w:val="22"/>
                  <w:rPrChange w:id="3838" w:author="Al Riyami, Azza OLNG-SCC/12" w:date="2026-03-30T14:14:00Z" w16du:dateUtc="2026-03-30T10:14:00Z">
                    <w:rPr>
                      <w:rFonts w:ascii="Calibri" w:hAnsi="Calibri" w:cs="Calibri"/>
                      <w:color w:val="000000"/>
                      <w:sz w:val="22"/>
                    </w:rPr>
                  </w:rPrChange>
                </w:rPr>
                <w:t>CONTRACTOR</w:t>
              </w:r>
            </w:ins>
            <w:r w:rsidRPr="005F252C">
              <w:rPr>
                <w:rFonts w:cs="Calibri"/>
                <w:color w:val="000000"/>
                <w:sz w:val="22"/>
                <w:rPrChange w:id="3839" w:author="Al Riyami, Azza OLNG-SCC/12" w:date="2026-03-30T14:14:00Z" w16du:dateUtc="2026-03-30T10:14:00Z">
                  <w:rPr>
                    <w:rFonts w:ascii="Calibri" w:hAnsi="Calibri" w:cs="Calibri"/>
                    <w:color w:val="000000"/>
                    <w:sz w:val="22"/>
                  </w:rPr>
                </w:rPrChange>
              </w:rPr>
              <w:t xml:space="preserve"> that is registered in the Joint Supplier Registration System (JSRS) as a </w:t>
            </w:r>
            <w:del w:id="3840" w:author="Al Hashmi, Ahmed OLNG-ICV/1" w:date="2026-03-18T12:11:00Z" w16du:dateUtc="2026-03-18T08:11:00Z">
              <w:r w:rsidRPr="005F252C" w:rsidDel="00833133">
                <w:rPr>
                  <w:rFonts w:cs="Calibri"/>
                  <w:color w:val="000000"/>
                  <w:sz w:val="22"/>
                  <w:rPrChange w:id="3841" w:author="Al Riyami, Azza OLNG-SCC/12" w:date="2026-03-30T14:14:00Z" w16du:dateUtc="2026-03-30T10:14:00Z">
                    <w:rPr>
                      <w:rFonts w:ascii="Calibri" w:hAnsi="Calibri" w:cs="Calibri"/>
                      <w:color w:val="000000"/>
                      <w:sz w:val="22"/>
                    </w:rPr>
                  </w:rPrChange>
                </w:rPr>
                <w:delText>Company</w:delText>
              </w:r>
            </w:del>
            <w:ins w:id="3842" w:author="Al Hashmi, Ahmed OLNG-ICV/1" w:date="2026-03-18T12:11:00Z" w16du:dateUtc="2026-03-18T08:11:00Z">
              <w:r w:rsidR="00833133" w:rsidRPr="005F252C">
                <w:rPr>
                  <w:rFonts w:cs="Calibri"/>
                  <w:color w:val="000000"/>
                  <w:sz w:val="22"/>
                  <w:rPrChange w:id="3843" w:author="Al Riyami, Azza OLNG-SCC/12" w:date="2026-03-30T14:14:00Z" w16du:dateUtc="2026-03-30T10:14:00Z">
                    <w:rPr>
                      <w:rFonts w:ascii="Calibri" w:hAnsi="Calibri" w:cs="Calibri"/>
                      <w:color w:val="000000"/>
                      <w:sz w:val="22"/>
                    </w:rPr>
                  </w:rPrChange>
                </w:rPr>
                <w:t>COMPANY</w:t>
              </w:r>
            </w:ins>
            <w:r w:rsidRPr="005F252C">
              <w:rPr>
                <w:rFonts w:cs="Calibri"/>
                <w:color w:val="000000"/>
                <w:sz w:val="22"/>
                <w:rPrChange w:id="3844" w:author="Al Riyami, Azza OLNG-SCC/12" w:date="2026-03-30T14:14:00Z" w16du:dateUtc="2026-03-30T10:14:00Z">
                  <w:rPr>
                    <w:rFonts w:ascii="Calibri" w:hAnsi="Calibri" w:cs="Calibri"/>
                    <w:color w:val="000000"/>
                    <w:sz w:val="22"/>
                  </w:rPr>
                </w:rPrChange>
              </w:rPr>
              <w:t xml:space="preserve"> LCC. For further information on LCC(s), </w:t>
            </w:r>
          </w:p>
        </w:tc>
      </w:tr>
      <w:tr w:rsidR="000776DC" w:rsidRPr="005F252C" w14:paraId="0E0D8B97" w14:textId="77777777" w:rsidTr="00217B5C">
        <w:trPr>
          <w:trHeight w:val="300"/>
          <w:jc w:val="center"/>
          <w:trPrChange w:id="3845" w:author="Al Riyami, Azza OLNG-SCC/12" w:date="2026-03-30T14:23:00Z" w16du:dateUtc="2026-03-30T10:23:00Z">
            <w:trPr>
              <w:gridAfter w:val="0"/>
              <w:wAfter w:w="6" w:type="dxa"/>
              <w:trHeight w:val="300"/>
              <w:jc w:val="center"/>
            </w:trPr>
          </w:trPrChange>
        </w:trPr>
        <w:tc>
          <w:tcPr>
            <w:tcW w:w="9795" w:type="dxa"/>
            <w:gridSpan w:val="3"/>
            <w:tcBorders>
              <w:top w:val="nil"/>
              <w:left w:val="single" w:sz="12" w:space="0" w:color="auto"/>
              <w:bottom w:val="nil"/>
              <w:right w:val="single" w:sz="12" w:space="0" w:color="000000"/>
            </w:tcBorders>
            <w:noWrap/>
            <w:vAlign w:val="bottom"/>
            <w:hideMark/>
            <w:tcPrChange w:id="3846" w:author="Al Riyami, Azza OLNG-SCC/12" w:date="2026-03-30T14:23:00Z" w16du:dateUtc="2026-03-30T10:23:00Z">
              <w:tcPr>
                <w:tcW w:w="10789" w:type="dxa"/>
                <w:gridSpan w:val="4"/>
                <w:tcBorders>
                  <w:top w:val="nil"/>
                  <w:left w:val="single" w:sz="12" w:space="0" w:color="auto"/>
                  <w:bottom w:val="nil"/>
                  <w:right w:val="single" w:sz="12" w:space="0" w:color="000000"/>
                </w:tcBorders>
                <w:noWrap/>
                <w:vAlign w:val="bottom"/>
                <w:hideMark/>
              </w:tcPr>
            </w:tcPrChange>
          </w:tcPr>
          <w:p w14:paraId="51B0FE03" w14:textId="77777777" w:rsidR="000776DC" w:rsidRPr="005F252C" w:rsidRDefault="000776DC" w:rsidP="000776DC">
            <w:pPr>
              <w:rPr>
                <w:rFonts w:cs="Calibri"/>
                <w:color w:val="000000"/>
                <w:sz w:val="22"/>
                <w:rPrChange w:id="3847" w:author="Al Riyami, Azza OLNG-SCC/12" w:date="2026-03-30T14:14:00Z" w16du:dateUtc="2026-03-30T10:14:00Z">
                  <w:rPr>
                    <w:rFonts w:ascii="Calibri" w:hAnsi="Calibri" w:cs="Calibri"/>
                    <w:color w:val="000000"/>
                    <w:sz w:val="22"/>
                  </w:rPr>
                </w:rPrChange>
              </w:rPr>
            </w:pPr>
            <w:r w:rsidRPr="005F252C">
              <w:rPr>
                <w:rFonts w:cs="Calibri"/>
                <w:color w:val="000000"/>
                <w:sz w:val="22"/>
                <w:rPrChange w:id="3848" w:author="Al Riyami, Azza OLNG-SCC/12" w:date="2026-03-30T14:14:00Z" w16du:dateUtc="2026-03-30T10:14:00Z">
                  <w:rPr>
                    <w:rFonts w:ascii="Calibri" w:hAnsi="Calibri" w:cs="Calibri"/>
                    <w:color w:val="000000"/>
                    <w:sz w:val="22"/>
                  </w:rPr>
                </w:rPrChange>
              </w:rPr>
              <w:t>SME - Small Medium Enterprise and below are the criteria for SME's</w:t>
            </w:r>
          </w:p>
        </w:tc>
      </w:tr>
      <w:tr w:rsidR="000776DC" w:rsidRPr="005F252C" w14:paraId="2AB492FE" w14:textId="77777777" w:rsidTr="00217B5C">
        <w:trPr>
          <w:trHeight w:val="1080"/>
          <w:jc w:val="center"/>
          <w:trPrChange w:id="3849" w:author="Al Riyami, Azza OLNG-SCC/12" w:date="2026-03-30T14:23:00Z" w16du:dateUtc="2026-03-30T10:23:00Z">
            <w:trPr>
              <w:trHeight w:val="1080"/>
              <w:jc w:val="center"/>
            </w:trPr>
          </w:trPrChange>
        </w:trPr>
        <w:tc>
          <w:tcPr>
            <w:tcW w:w="3945" w:type="dxa"/>
            <w:tcBorders>
              <w:top w:val="single" w:sz="12" w:space="0" w:color="auto"/>
              <w:left w:val="single" w:sz="12" w:space="0" w:color="auto"/>
              <w:bottom w:val="single" w:sz="12" w:space="0" w:color="auto"/>
              <w:right w:val="single" w:sz="12" w:space="0" w:color="auto"/>
            </w:tcBorders>
            <w:vAlign w:val="center"/>
            <w:hideMark/>
            <w:tcPrChange w:id="3850" w:author="Al Riyami, Azza OLNG-SCC/12" w:date="2026-03-30T14:23:00Z" w16du:dateUtc="2026-03-30T10:23:00Z">
              <w:tcPr>
                <w:tcW w:w="3945" w:type="dxa"/>
                <w:tcBorders>
                  <w:top w:val="single" w:sz="12" w:space="0" w:color="auto"/>
                  <w:left w:val="single" w:sz="12" w:space="0" w:color="auto"/>
                  <w:bottom w:val="single" w:sz="12" w:space="0" w:color="auto"/>
                  <w:right w:val="single" w:sz="12" w:space="0" w:color="auto"/>
                </w:tcBorders>
                <w:vAlign w:val="center"/>
                <w:hideMark/>
              </w:tcPr>
            </w:tcPrChange>
          </w:tcPr>
          <w:p w14:paraId="38B0D2CF" w14:textId="3EE19897" w:rsidR="000776DC" w:rsidRPr="005F252C" w:rsidRDefault="000776DC" w:rsidP="000776DC">
            <w:pPr>
              <w:jc w:val="both"/>
              <w:rPr>
                <w:rFonts w:cs="Tahoma"/>
                <w:b/>
                <w:bCs/>
                <w:color w:val="000000"/>
                <w:rPrChange w:id="3851" w:author="Al Riyami, Azza OLNG-SCC/12" w:date="2026-03-30T14:14:00Z" w16du:dateUtc="2026-03-30T10:14:00Z">
                  <w:rPr>
                    <w:rFonts w:ascii="Tahoma" w:hAnsi="Tahoma" w:cs="Tahoma"/>
                    <w:b/>
                    <w:bCs/>
                    <w:color w:val="000000"/>
                  </w:rPr>
                </w:rPrChange>
              </w:rPr>
            </w:pPr>
            <w:del w:id="3852" w:author="Al Hashmi, Ahmed OLNG-ICV/1" w:date="2026-03-18T12:11:00Z" w16du:dateUtc="2026-03-18T08:11:00Z">
              <w:r w:rsidRPr="005F252C" w:rsidDel="00833133">
                <w:rPr>
                  <w:rFonts w:cs="Tahoma"/>
                  <w:b/>
                  <w:bCs/>
                  <w:color w:val="000000"/>
                  <w:rPrChange w:id="3853" w:author="Al Riyami, Azza OLNG-SCC/12" w:date="2026-03-30T14:14:00Z" w16du:dateUtc="2026-03-30T10:14:00Z">
                    <w:rPr>
                      <w:rFonts w:ascii="Tahoma" w:hAnsi="Tahoma" w:cs="Tahoma"/>
                      <w:b/>
                      <w:bCs/>
                      <w:color w:val="000000"/>
                    </w:rPr>
                  </w:rPrChange>
                </w:rPr>
                <w:delText>Company</w:delText>
              </w:r>
            </w:del>
            <w:ins w:id="3854" w:author="Al Hashmi, Ahmed OLNG-ICV/1" w:date="2026-03-18T12:11:00Z" w16du:dateUtc="2026-03-18T08:11:00Z">
              <w:r w:rsidR="00833133" w:rsidRPr="005F252C">
                <w:rPr>
                  <w:rFonts w:cs="Tahoma"/>
                  <w:b/>
                  <w:bCs/>
                  <w:color w:val="000000"/>
                  <w:rPrChange w:id="3855" w:author="Al Riyami, Azza OLNG-SCC/12" w:date="2026-03-30T14:14:00Z" w16du:dateUtc="2026-03-30T10:14:00Z">
                    <w:rPr>
                      <w:rFonts w:ascii="Tahoma" w:hAnsi="Tahoma" w:cs="Tahoma"/>
                      <w:b/>
                      <w:bCs/>
                      <w:color w:val="000000"/>
                    </w:rPr>
                  </w:rPrChange>
                </w:rPr>
                <w:t>COMPANY</w:t>
              </w:r>
            </w:ins>
            <w:r w:rsidRPr="005F252C">
              <w:rPr>
                <w:rFonts w:cs="Tahoma"/>
                <w:b/>
                <w:bCs/>
                <w:color w:val="000000"/>
                <w:rPrChange w:id="3856" w:author="Al Riyami, Azza OLNG-SCC/12" w:date="2026-03-30T14:14:00Z" w16du:dateUtc="2026-03-30T10:14:00Z">
                  <w:rPr>
                    <w:rFonts w:ascii="Tahoma" w:hAnsi="Tahoma" w:cs="Tahoma"/>
                    <w:b/>
                    <w:bCs/>
                    <w:color w:val="000000"/>
                  </w:rPr>
                </w:rPrChange>
              </w:rPr>
              <w:t xml:space="preserve"> Size </w:t>
            </w:r>
          </w:p>
        </w:tc>
        <w:tc>
          <w:tcPr>
            <w:tcW w:w="3960" w:type="dxa"/>
            <w:tcBorders>
              <w:top w:val="single" w:sz="12" w:space="0" w:color="auto"/>
              <w:left w:val="nil"/>
              <w:bottom w:val="single" w:sz="12" w:space="0" w:color="auto"/>
              <w:right w:val="single" w:sz="12" w:space="0" w:color="auto"/>
            </w:tcBorders>
            <w:vAlign w:val="center"/>
            <w:hideMark/>
            <w:tcPrChange w:id="3857" w:author="Al Riyami, Azza OLNG-SCC/12" w:date="2026-03-30T14:23:00Z" w16du:dateUtc="2026-03-30T10:23:00Z">
              <w:tcPr>
                <w:tcW w:w="3960" w:type="dxa"/>
                <w:tcBorders>
                  <w:top w:val="single" w:sz="12" w:space="0" w:color="auto"/>
                  <w:left w:val="nil"/>
                  <w:bottom w:val="single" w:sz="12" w:space="0" w:color="auto"/>
                  <w:right w:val="single" w:sz="12" w:space="0" w:color="auto"/>
                </w:tcBorders>
                <w:vAlign w:val="center"/>
                <w:hideMark/>
              </w:tcPr>
            </w:tcPrChange>
          </w:tcPr>
          <w:p w14:paraId="72941674" w14:textId="77777777" w:rsidR="000776DC" w:rsidRPr="005F252C" w:rsidRDefault="000776DC" w:rsidP="000776DC">
            <w:pPr>
              <w:jc w:val="both"/>
              <w:rPr>
                <w:rFonts w:cs="Tahoma"/>
                <w:b/>
                <w:bCs/>
                <w:color w:val="000000"/>
                <w:rPrChange w:id="3858" w:author="Al Riyami, Azza OLNG-SCC/12" w:date="2026-03-30T14:14:00Z" w16du:dateUtc="2026-03-30T10:14:00Z">
                  <w:rPr>
                    <w:rFonts w:ascii="Tahoma" w:hAnsi="Tahoma" w:cs="Tahoma"/>
                    <w:b/>
                    <w:bCs/>
                    <w:color w:val="000000"/>
                  </w:rPr>
                </w:rPrChange>
              </w:rPr>
            </w:pPr>
            <w:r w:rsidRPr="005F252C">
              <w:rPr>
                <w:rFonts w:cs="Tahoma"/>
                <w:b/>
                <w:bCs/>
                <w:color w:val="000000"/>
                <w:rPrChange w:id="3859" w:author="Al Riyami, Azza OLNG-SCC/12" w:date="2026-03-30T14:14:00Z" w16du:dateUtc="2026-03-30T10:14:00Z">
                  <w:rPr>
                    <w:rFonts w:ascii="Tahoma" w:hAnsi="Tahoma" w:cs="Tahoma"/>
                    <w:b/>
                    <w:bCs/>
                    <w:color w:val="000000"/>
                  </w:rPr>
                </w:rPrChange>
              </w:rPr>
              <w:t>Number of Employees</w:t>
            </w:r>
          </w:p>
        </w:tc>
        <w:tc>
          <w:tcPr>
            <w:tcW w:w="1890" w:type="dxa"/>
            <w:tcBorders>
              <w:top w:val="single" w:sz="12" w:space="0" w:color="auto"/>
              <w:left w:val="nil"/>
              <w:bottom w:val="single" w:sz="12" w:space="0" w:color="auto"/>
              <w:right w:val="single" w:sz="12" w:space="0" w:color="auto"/>
            </w:tcBorders>
            <w:vAlign w:val="center"/>
            <w:hideMark/>
            <w:tcPrChange w:id="3860" w:author="Al Riyami, Azza OLNG-SCC/12" w:date="2026-03-30T14:23:00Z" w16du:dateUtc="2026-03-30T10:23:00Z">
              <w:tcPr>
                <w:tcW w:w="2890" w:type="dxa"/>
                <w:gridSpan w:val="3"/>
                <w:tcBorders>
                  <w:top w:val="single" w:sz="12" w:space="0" w:color="auto"/>
                  <w:left w:val="nil"/>
                  <w:bottom w:val="single" w:sz="12" w:space="0" w:color="auto"/>
                  <w:right w:val="single" w:sz="12" w:space="0" w:color="auto"/>
                </w:tcBorders>
                <w:vAlign w:val="center"/>
                <w:hideMark/>
              </w:tcPr>
            </w:tcPrChange>
          </w:tcPr>
          <w:p w14:paraId="362E5661" w14:textId="77777777" w:rsidR="000776DC" w:rsidRPr="005F252C" w:rsidRDefault="000776DC" w:rsidP="000776DC">
            <w:pPr>
              <w:jc w:val="both"/>
              <w:rPr>
                <w:rFonts w:cs="Tahoma"/>
                <w:b/>
                <w:bCs/>
                <w:color w:val="000000"/>
                <w:rPrChange w:id="3861" w:author="Al Riyami, Azza OLNG-SCC/12" w:date="2026-03-30T14:14:00Z" w16du:dateUtc="2026-03-30T10:14:00Z">
                  <w:rPr>
                    <w:rFonts w:ascii="Tahoma" w:hAnsi="Tahoma" w:cs="Tahoma"/>
                    <w:b/>
                    <w:bCs/>
                    <w:color w:val="000000"/>
                  </w:rPr>
                </w:rPrChange>
              </w:rPr>
            </w:pPr>
            <w:r w:rsidRPr="005F252C">
              <w:rPr>
                <w:rFonts w:cs="Tahoma"/>
                <w:b/>
                <w:bCs/>
                <w:color w:val="000000"/>
                <w:rPrChange w:id="3862" w:author="Al Riyami, Azza OLNG-SCC/12" w:date="2026-03-30T14:14:00Z" w16du:dateUtc="2026-03-30T10:14:00Z">
                  <w:rPr>
                    <w:rFonts w:ascii="Tahoma" w:hAnsi="Tahoma" w:cs="Tahoma"/>
                    <w:b/>
                    <w:bCs/>
                    <w:color w:val="000000"/>
                  </w:rPr>
                </w:rPrChange>
              </w:rPr>
              <w:t>Annual Turnover (R.O.)</w:t>
            </w:r>
          </w:p>
        </w:tc>
      </w:tr>
      <w:tr w:rsidR="000776DC" w:rsidRPr="005F252C" w14:paraId="58FF9286" w14:textId="77777777" w:rsidTr="00217B5C">
        <w:trPr>
          <w:trHeight w:val="552"/>
          <w:jc w:val="center"/>
          <w:trPrChange w:id="3863" w:author="Al Riyami, Azza OLNG-SCC/12" w:date="2026-03-30T14:23:00Z" w16du:dateUtc="2026-03-30T10:23:00Z">
            <w:trPr>
              <w:trHeight w:val="552"/>
              <w:jc w:val="center"/>
            </w:trPr>
          </w:trPrChange>
        </w:trPr>
        <w:tc>
          <w:tcPr>
            <w:tcW w:w="3945" w:type="dxa"/>
            <w:tcBorders>
              <w:top w:val="nil"/>
              <w:left w:val="single" w:sz="12" w:space="0" w:color="auto"/>
              <w:bottom w:val="single" w:sz="12" w:space="0" w:color="auto"/>
              <w:right w:val="single" w:sz="12" w:space="0" w:color="auto"/>
            </w:tcBorders>
            <w:vAlign w:val="center"/>
            <w:hideMark/>
            <w:tcPrChange w:id="3864" w:author="Al Riyami, Azza OLNG-SCC/12" w:date="2026-03-30T14:23:00Z" w16du:dateUtc="2026-03-30T10:23:00Z">
              <w:tcPr>
                <w:tcW w:w="3945" w:type="dxa"/>
                <w:tcBorders>
                  <w:top w:val="nil"/>
                  <w:left w:val="single" w:sz="12" w:space="0" w:color="auto"/>
                  <w:bottom w:val="single" w:sz="12" w:space="0" w:color="auto"/>
                  <w:right w:val="single" w:sz="12" w:space="0" w:color="auto"/>
                </w:tcBorders>
                <w:vAlign w:val="center"/>
                <w:hideMark/>
              </w:tcPr>
            </w:tcPrChange>
          </w:tcPr>
          <w:p w14:paraId="6C77E640" w14:textId="77777777" w:rsidR="000776DC" w:rsidRPr="005F252C" w:rsidRDefault="000776DC" w:rsidP="000776DC">
            <w:pPr>
              <w:jc w:val="both"/>
              <w:rPr>
                <w:rFonts w:cs="Tahoma"/>
                <w:color w:val="000000"/>
                <w:rPrChange w:id="3865" w:author="Al Riyami, Azza OLNG-SCC/12" w:date="2026-03-30T14:14:00Z" w16du:dateUtc="2026-03-30T10:14:00Z">
                  <w:rPr>
                    <w:rFonts w:ascii="Tahoma" w:hAnsi="Tahoma" w:cs="Tahoma"/>
                    <w:color w:val="000000"/>
                  </w:rPr>
                </w:rPrChange>
              </w:rPr>
            </w:pPr>
            <w:r w:rsidRPr="005F252C">
              <w:rPr>
                <w:rFonts w:cs="Tahoma"/>
                <w:color w:val="000000"/>
                <w:rPrChange w:id="3866" w:author="Al Riyami, Azza OLNG-SCC/12" w:date="2026-03-30T14:14:00Z" w16du:dateUtc="2026-03-30T10:14:00Z">
                  <w:rPr>
                    <w:rFonts w:ascii="Tahoma" w:hAnsi="Tahoma" w:cs="Tahoma"/>
                    <w:color w:val="000000"/>
                  </w:rPr>
                </w:rPrChange>
              </w:rPr>
              <w:t>Micro</w:t>
            </w:r>
          </w:p>
        </w:tc>
        <w:tc>
          <w:tcPr>
            <w:tcW w:w="3960" w:type="dxa"/>
            <w:tcBorders>
              <w:top w:val="nil"/>
              <w:left w:val="nil"/>
              <w:bottom w:val="single" w:sz="12" w:space="0" w:color="auto"/>
              <w:right w:val="single" w:sz="12" w:space="0" w:color="auto"/>
            </w:tcBorders>
            <w:vAlign w:val="center"/>
            <w:hideMark/>
            <w:tcPrChange w:id="3867" w:author="Al Riyami, Azza OLNG-SCC/12" w:date="2026-03-30T14:23:00Z" w16du:dateUtc="2026-03-30T10:23:00Z">
              <w:tcPr>
                <w:tcW w:w="3960" w:type="dxa"/>
                <w:tcBorders>
                  <w:top w:val="nil"/>
                  <w:left w:val="nil"/>
                  <w:bottom w:val="single" w:sz="12" w:space="0" w:color="auto"/>
                  <w:right w:val="single" w:sz="12" w:space="0" w:color="auto"/>
                </w:tcBorders>
                <w:vAlign w:val="center"/>
                <w:hideMark/>
              </w:tcPr>
            </w:tcPrChange>
          </w:tcPr>
          <w:p w14:paraId="4EC90622" w14:textId="77777777" w:rsidR="000776DC" w:rsidRPr="005F252C" w:rsidRDefault="000776DC" w:rsidP="000776DC">
            <w:pPr>
              <w:jc w:val="both"/>
              <w:rPr>
                <w:rFonts w:cs="Tahoma"/>
                <w:color w:val="000000"/>
                <w:rPrChange w:id="3868" w:author="Al Riyami, Azza OLNG-SCC/12" w:date="2026-03-30T14:14:00Z" w16du:dateUtc="2026-03-30T10:14:00Z">
                  <w:rPr>
                    <w:rFonts w:ascii="Tahoma" w:hAnsi="Tahoma" w:cs="Tahoma"/>
                    <w:color w:val="000000"/>
                  </w:rPr>
                </w:rPrChange>
              </w:rPr>
            </w:pPr>
            <w:r w:rsidRPr="005F252C">
              <w:rPr>
                <w:rFonts w:cs="Tahoma"/>
                <w:color w:val="000000"/>
                <w:rPrChange w:id="3869" w:author="Al Riyami, Azza OLNG-SCC/12" w:date="2026-03-30T14:14:00Z" w16du:dateUtc="2026-03-30T10:14:00Z">
                  <w:rPr>
                    <w:rFonts w:ascii="Tahoma" w:hAnsi="Tahoma" w:cs="Tahoma"/>
                    <w:color w:val="000000"/>
                  </w:rPr>
                </w:rPrChange>
              </w:rPr>
              <w:t>1 to 5</w:t>
            </w:r>
          </w:p>
        </w:tc>
        <w:tc>
          <w:tcPr>
            <w:tcW w:w="1890" w:type="dxa"/>
            <w:tcBorders>
              <w:top w:val="nil"/>
              <w:left w:val="nil"/>
              <w:bottom w:val="single" w:sz="12" w:space="0" w:color="auto"/>
              <w:right w:val="single" w:sz="12" w:space="0" w:color="auto"/>
            </w:tcBorders>
            <w:vAlign w:val="center"/>
            <w:hideMark/>
            <w:tcPrChange w:id="3870" w:author="Al Riyami, Azza OLNG-SCC/12" w:date="2026-03-30T14:23:00Z" w16du:dateUtc="2026-03-30T10:23:00Z">
              <w:tcPr>
                <w:tcW w:w="2890" w:type="dxa"/>
                <w:gridSpan w:val="3"/>
                <w:tcBorders>
                  <w:top w:val="nil"/>
                  <w:left w:val="nil"/>
                  <w:bottom w:val="single" w:sz="12" w:space="0" w:color="auto"/>
                  <w:right w:val="single" w:sz="12" w:space="0" w:color="auto"/>
                </w:tcBorders>
                <w:vAlign w:val="center"/>
                <w:hideMark/>
              </w:tcPr>
            </w:tcPrChange>
          </w:tcPr>
          <w:p w14:paraId="10FD1AF3" w14:textId="77777777" w:rsidR="000776DC" w:rsidRPr="005F252C" w:rsidRDefault="000776DC" w:rsidP="000776DC">
            <w:pPr>
              <w:jc w:val="both"/>
              <w:rPr>
                <w:rFonts w:cs="Tahoma"/>
                <w:color w:val="000000"/>
                <w:rPrChange w:id="3871" w:author="Al Riyami, Azza OLNG-SCC/12" w:date="2026-03-30T14:14:00Z" w16du:dateUtc="2026-03-30T10:14:00Z">
                  <w:rPr>
                    <w:rFonts w:ascii="Tahoma" w:hAnsi="Tahoma" w:cs="Tahoma"/>
                    <w:color w:val="000000"/>
                  </w:rPr>
                </w:rPrChange>
              </w:rPr>
            </w:pPr>
            <w:r w:rsidRPr="005F252C">
              <w:rPr>
                <w:rFonts w:cs="Tahoma"/>
                <w:color w:val="000000"/>
                <w:rPrChange w:id="3872" w:author="Al Riyami, Azza OLNG-SCC/12" w:date="2026-03-30T14:14:00Z" w16du:dateUtc="2026-03-30T10:14:00Z">
                  <w:rPr>
                    <w:rFonts w:ascii="Tahoma" w:hAnsi="Tahoma" w:cs="Tahoma"/>
                    <w:color w:val="000000"/>
                  </w:rPr>
                </w:rPrChange>
              </w:rPr>
              <w:t>Less than 100,000</w:t>
            </w:r>
          </w:p>
        </w:tc>
      </w:tr>
      <w:tr w:rsidR="000776DC" w:rsidRPr="005F252C" w14:paraId="01AE72EC" w14:textId="77777777" w:rsidTr="00217B5C">
        <w:trPr>
          <w:trHeight w:val="818"/>
          <w:jc w:val="center"/>
          <w:trPrChange w:id="3873" w:author="Al Riyami, Azza OLNG-SCC/12" w:date="2026-03-30T14:23:00Z" w16du:dateUtc="2026-03-30T10:23:00Z">
            <w:trPr>
              <w:trHeight w:val="818"/>
              <w:jc w:val="center"/>
            </w:trPr>
          </w:trPrChange>
        </w:trPr>
        <w:tc>
          <w:tcPr>
            <w:tcW w:w="3945" w:type="dxa"/>
            <w:tcBorders>
              <w:top w:val="nil"/>
              <w:left w:val="single" w:sz="12" w:space="0" w:color="auto"/>
              <w:bottom w:val="single" w:sz="12" w:space="0" w:color="auto"/>
              <w:right w:val="single" w:sz="12" w:space="0" w:color="auto"/>
            </w:tcBorders>
            <w:vAlign w:val="center"/>
            <w:hideMark/>
            <w:tcPrChange w:id="3874" w:author="Al Riyami, Azza OLNG-SCC/12" w:date="2026-03-30T14:23:00Z" w16du:dateUtc="2026-03-30T10:23:00Z">
              <w:tcPr>
                <w:tcW w:w="3945" w:type="dxa"/>
                <w:tcBorders>
                  <w:top w:val="nil"/>
                  <w:left w:val="single" w:sz="12" w:space="0" w:color="auto"/>
                  <w:bottom w:val="single" w:sz="12" w:space="0" w:color="auto"/>
                  <w:right w:val="single" w:sz="12" w:space="0" w:color="auto"/>
                </w:tcBorders>
                <w:vAlign w:val="center"/>
                <w:hideMark/>
              </w:tcPr>
            </w:tcPrChange>
          </w:tcPr>
          <w:p w14:paraId="5FA50C00" w14:textId="77777777" w:rsidR="000776DC" w:rsidRPr="005F252C" w:rsidRDefault="000776DC" w:rsidP="000776DC">
            <w:pPr>
              <w:jc w:val="both"/>
              <w:rPr>
                <w:rFonts w:cs="Tahoma"/>
                <w:color w:val="000000"/>
                <w:rPrChange w:id="3875" w:author="Al Riyami, Azza OLNG-SCC/12" w:date="2026-03-30T14:14:00Z" w16du:dateUtc="2026-03-30T10:14:00Z">
                  <w:rPr>
                    <w:rFonts w:ascii="Tahoma" w:hAnsi="Tahoma" w:cs="Tahoma"/>
                    <w:color w:val="000000"/>
                  </w:rPr>
                </w:rPrChange>
              </w:rPr>
            </w:pPr>
            <w:r w:rsidRPr="005F252C">
              <w:rPr>
                <w:rFonts w:cs="Tahoma"/>
                <w:color w:val="000000"/>
                <w:rPrChange w:id="3876" w:author="Al Riyami, Azza OLNG-SCC/12" w:date="2026-03-30T14:14:00Z" w16du:dateUtc="2026-03-30T10:14:00Z">
                  <w:rPr>
                    <w:rFonts w:ascii="Tahoma" w:hAnsi="Tahoma" w:cs="Tahoma"/>
                    <w:color w:val="000000"/>
                  </w:rPr>
                </w:rPrChange>
              </w:rPr>
              <w:t>Small</w:t>
            </w:r>
          </w:p>
        </w:tc>
        <w:tc>
          <w:tcPr>
            <w:tcW w:w="3960" w:type="dxa"/>
            <w:tcBorders>
              <w:top w:val="nil"/>
              <w:left w:val="nil"/>
              <w:bottom w:val="single" w:sz="12" w:space="0" w:color="auto"/>
              <w:right w:val="single" w:sz="12" w:space="0" w:color="auto"/>
            </w:tcBorders>
            <w:vAlign w:val="center"/>
            <w:hideMark/>
            <w:tcPrChange w:id="3877" w:author="Al Riyami, Azza OLNG-SCC/12" w:date="2026-03-30T14:23:00Z" w16du:dateUtc="2026-03-30T10:23:00Z">
              <w:tcPr>
                <w:tcW w:w="3960" w:type="dxa"/>
                <w:tcBorders>
                  <w:top w:val="nil"/>
                  <w:left w:val="nil"/>
                  <w:bottom w:val="single" w:sz="12" w:space="0" w:color="auto"/>
                  <w:right w:val="single" w:sz="12" w:space="0" w:color="auto"/>
                </w:tcBorders>
                <w:vAlign w:val="center"/>
                <w:hideMark/>
              </w:tcPr>
            </w:tcPrChange>
          </w:tcPr>
          <w:p w14:paraId="59CA365D" w14:textId="77777777" w:rsidR="000776DC" w:rsidRPr="005F252C" w:rsidRDefault="000776DC" w:rsidP="000776DC">
            <w:pPr>
              <w:jc w:val="both"/>
              <w:rPr>
                <w:rFonts w:cs="Tahoma"/>
                <w:color w:val="000000"/>
                <w:rPrChange w:id="3878" w:author="Al Riyami, Azza OLNG-SCC/12" w:date="2026-03-30T14:14:00Z" w16du:dateUtc="2026-03-30T10:14:00Z">
                  <w:rPr>
                    <w:rFonts w:ascii="Tahoma" w:hAnsi="Tahoma" w:cs="Tahoma"/>
                    <w:color w:val="000000"/>
                  </w:rPr>
                </w:rPrChange>
              </w:rPr>
            </w:pPr>
            <w:r w:rsidRPr="005F252C">
              <w:rPr>
                <w:rFonts w:cs="Tahoma"/>
                <w:color w:val="000000"/>
                <w:rPrChange w:id="3879" w:author="Al Riyami, Azza OLNG-SCC/12" w:date="2026-03-30T14:14:00Z" w16du:dateUtc="2026-03-30T10:14:00Z">
                  <w:rPr>
                    <w:rFonts w:ascii="Tahoma" w:hAnsi="Tahoma" w:cs="Tahoma"/>
                    <w:color w:val="000000"/>
                  </w:rPr>
                </w:rPrChange>
              </w:rPr>
              <w:t>6 to 25</w:t>
            </w:r>
          </w:p>
        </w:tc>
        <w:tc>
          <w:tcPr>
            <w:tcW w:w="1890" w:type="dxa"/>
            <w:tcBorders>
              <w:top w:val="nil"/>
              <w:left w:val="nil"/>
              <w:bottom w:val="single" w:sz="12" w:space="0" w:color="auto"/>
              <w:right w:val="single" w:sz="12" w:space="0" w:color="auto"/>
            </w:tcBorders>
            <w:vAlign w:val="center"/>
            <w:hideMark/>
            <w:tcPrChange w:id="3880" w:author="Al Riyami, Azza OLNG-SCC/12" w:date="2026-03-30T14:23:00Z" w16du:dateUtc="2026-03-30T10:23:00Z">
              <w:tcPr>
                <w:tcW w:w="2890" w:type="dxa"/>
                <w:gridSpan w:val="3"/>
                <w:tcBorders>
                  <w:top w:val="nil"/>
                  <w:left w:val="nil"/>
                  <w:bottom w:val="single" w:sz="12" w:space="0" w:color="auto"/>
                  <w:right w:val="single" w:sz="12" w:space="0" w:color="auto"/>
                </w:tcBorders>
                <w:vAlign w:val="center"/>
                <w:hideMark/>
              </w:tcPr>
            </w:tcPrChange>
          </w:tcPr>
          <w:p w14:paraId="3D9469DF" w14:textId="77777777" w:rsidR="000776DC" w:rsidRPr="005F252C" w:rsidRDefault="000776DC" w:rsidP="000776DC">
            <w:pPr>
              <w:jc w:val="both"/>
              <w:rPr>
                <w:rFonts w:cs="Tahoma"/>
                <w:color w:val="000000"/>
                <w:rPrChange w:id="3881" w:author="Al Riyami, Azza OLNG-SCC/12" w:date="2026-03-30T14:14:00Z" w16du:dateUtc="2026-03-30T10:14:00Z">
                  <w:rPr>
                    <w:rFonts w:ascii="Tahoma" w:hAnsi="Tahoma" w:cs="Tahoma"/>
                    <w:color w:val="000000"/>
                  </w:rPr>
                </w:rPrChange>
              </w:rPr>
            </w:pPr>
            <w:r w:rsidRPr="005F252C">
              <w:rPr>
                <w:rFonts w:cs="Tahoma"/>
                <w:color w:val="000000"/>
                <w:rPrChange w:id="3882" w:author="Al Riyami, Azza OLNG-SCC/12" w:date="2026-03-30T14:14:00Z" w16du:dateUtc="2026-03-30T10:14:00Z">
                  <w:rPr>
                    <w:rFonts w:ascii="Tahoma" w:hAnsi="Tahoma" w:cs="Tahoma"/>
                    <w:color w:val="000000"/>
                  </w:rPr>
                </w:rPrChange>
              </w:rPr>
              <w:t>100,000 to 500,000</w:t>
            </w:r>
          </w:p>
        </w:tc>
      </w:tr>
      <w:tr w:rsidR="000776DC" w:rsidRPr="005F252C" w14:paraId="6A07B39E" w14:textId="77777777" w:rsidTr="00217B5C">
        <w:trPr>
          <w:trHeight w:val="818"/>
          <w:jc w:val="center"/>
          <w:trPrChange w:id="3883" w:author="Al Riyami, Azza OLNG-SCC/12" w:date="2026-03-30T14:23:00Z" w16du:dateUtc="2026-03-30T10:23:00Z">
            <w:trPr>
              <w:trHeight w:val="818"/>
              <w:jc w:val="center"/>
            </w:trPr>
          </w:trPrChange>
        </w:trPr>
        <w:tc>
          <w:tcPr>
            <w:tcW w:w="3945" w:type="dxa"/>
            <w:tcBorders>
              <w:top w:val="nil"/>
              <w:left w:val="single" w:sz="12" w:space="0" w:color="auto"/>
              <w:bottom w:val="single" w:sz="12" w:space="0" w:color="auto"/>
              <w:right w:val="single" w:sz="12" w:space="0" w:color="auto"/>
            </w:tcBorders>
            <w:vAlign w:val="center"/>
            <w:hideMark/>
            <w:tcPrChange w:id="3884" w:author="Al Riyami, Azza OLNG-SCC/12" w:date="2026-03-30T14:23:00Z" w16du:dateUtc="2026-03-30T10:23:00Z">
              <w:tcPr>
                <w:tcW w:w="3945" w:type="dxa"/>
                <w:tcBorders>
                  <w:top w:val="nil"/>
                  <w:left w:val="single" w:sz="12" w:space="0" w:color="auto"/>
                  <w:bottom w:val="single" w:sz="12" w:space="0" w:color="auto"/>
                  <w:right w:val="single" w:sz="12" w:space="0" w:color="auto"/>
                </w:tcBorders>
                <w:vAlign w:val="center"/>
                <w:hideMark/>
              </w:tcPr>
            </w:tcPrChange>
          </w:tcPr>
          <w:p w14:paraId="1C7B7239" w14:textId="77777777" w:rsidR="000776DC" w:rsidRPr="005F252C" w:rsidRDefault="000776DC" w:rsidP="000776DC">
            <w:pPr>
              <w:jc w:val="both"/>
              <w:rPr>
                <w:rFonts w:cs="Tahoma"/>
                <w:color w:val="000000"/>
                <w:rPrChange w:id="3885" w:author="Al Riyami, Azza OLNG-SCC/12" w:date="2026-03-30T14:14:00Z" w16du:dateUtc="2026-03-30T10:14:00Z">
                  <w:rPr>
                    <w:rFonts w:ascii="Tahoma" w:hAnsi="Tahoma" w:cs="Tahoma"/>
                    <w:color w:val="000000"/>
                  </w:rPr>
                </w:rPrChange>
              </w:rPr>
            </w:pPr>
            <w:r w:rsidRPr="005F252C">
              <w:rPr>
                <w:rFonts w:cs="Tahoma"/>
                <w:color w:val="000000"/>
                <w:rPrChange w:id="3886" w:author="Al Riyami, Azza OLNG-SCC/12" w:date="2026-03-30T14:14:00Z" w16du:dateUtc="2026-03-30T10:14:00Z">
                  <w:rPr>
                    <w:rFonts w:ascii="Tahoma" w:hAnsi="Tahoma" w:cs="Tahoma"/>
                    <w:color w:val="000000"/>
                  </w:rPr>
                </w:rPrChange>
              </w:rPr>
              <w:t>Medium</w:t>
            </w:r>
          </w:p>
        </w:tc>
        <w:tc>
          <w:tcPr>
            <w:tcW w:w="3960" w:type="dxa"/>
            <w:tcBorders>
              <w:top w:val="nil"/>
              <w:left w:val="nil"/>
              <w:bottom w:val="single" w:sz="12" w:space="0" w:color="auto"/>
              <w:right w:val="single" w:sz="12" w:space="0" w:color="auto"/>
            </w:tcBorders>
            <w:vAlign w:val="center"/>
            <w:hideMark/>
            <w:tcPrChange w:id="3887" w:author="Al Riyami, Azza OLNG-SCC/12" w:date="2026-03-30T14:23:00Z" w16du:dateUtc="2026-03-30T10:23:00Z">
              <w:tcPr>
                <w:tcW w:w="3960" w:type="dxa"/>
                <w:tcBorders>
                  <w:top w:val="nil"/>
                  <w:left w:val="nil"/>
                  <w:bottom w:val="single" w:sz="12" w:space="0" w:color="auto"/>
                  <w:right w:val="single" w:sz="12" w:space="0" w:color="auto"/>
                </w:tcBorders>
                <w:vAlign w:val="center"/>
                <w:hideMark/>
              </w:tcPr>
            </w:tcPrChange>
          </w:tcPr>
          <w:p w14:paraId="46D9A7CF" w14:textId="77777777" w:rsidR="000776DC" w:rsidRPr="005F252C" w:rsidRDefault="000776DC" w:rsidP="000776DC">
            <w:pPr>
              <w:jc w:val="both"/>
              <w:rPr>
                <w:rFonts w:cs="Tahoma"/>
                <w:color w:val="000000"/>
                <w:rPrChange w:id="3888" w:author="Al Riyami, Azza OLNG-SCC/12" w:date="2026-03-30T14:14:00Z" w16du:dateUtc="2026-03-30T10:14:00Z">
                  <w:rPr>
                    <w:rFonts w:ascii="Tahoma" w:hAnsi="Tahoma" w:cs="Tahoma"/>
                    <w:color w:val="000000"/>
                  </w:rPr>
                </w:rPrChange>
              </w:rPr>
            </w:pPr>
            <w:r w:rsidRPr="005F252C">
              <w:rPr>
                <w:rFonts w:cs="Tahoma"/>
                <w:color w:val="000000"/>
                <w:rPrChange w:id="3889" w:author="Al Riyami, Azza OLNG-SCC/12" w:date="2026-03-30T14:14:00Z" w16du:dateUtc="2026-03-30T10:14:00Z">
                  <w:rPr>
                    <w:rFonts w:ascii="Tahoma" w:hAnsi="Tahoma" w:cs="Tahoma"/>
                    <w:color w:val="000000"/>
                  </w:rPr>
                </w:rPrChange>
              </w:rPr>
              <w:t>26 to 99</w:t>
            </w:r>
          </w:p>
        </w:tc>
        <w:tc>
          <w:tcPr>
            <w:tcW w:w="1890" w:type="dxa"/>
            <w:tcBorders>
              <w:top w:val="nil"/>
              <w:left w:val="nil"/>
              <w:bottom w:val="single" w:sz="12" w:space="0" w:color="auto"/>
              <w:right w:val="single" w:sz="12" w:space="0" w:color="auto"/>
            </w:tcBorders>
            <w:vAlign w:val="center"/>
            <w:hideMark/>
            <w:tcPrChange w:id="3890" w:author="Al Riyami, Azza OLNG-SCC/12" w:date="2026-03-30T14:23:00Z" w16du:dateUtc="2026-03-30T10:23:00Z">
              <w:tcPr>
                <w:tcW w:w="2890" w:type="dxa"/>
                <w:gridSpan w:val="3"/>
                <w:tcBorders>
                  <w:top w:val="nil"/>
                  <w:left w:val="nil"/>
                  <w:bottom w:val="single" w:sz="12" w:space="0" w:color="auto"/>
                  <w:right w:val="single" w:sz="12" w:space="0" w:color="auto"/>
                </w:tcBorders>
                <w:vAlign w:val="center"/>
                <w:hideMark/>
              </w:tcPr>
            </w:tcPrChange>
          </w:tcPr>
          <w:p w14:paraId="27079C66" w14:textId="77777777" w:rsidR="000776DC" w:rsidRPr="005F252C" w:rsidRDefault="000776DC" w:rsidP="000776DC">
            <w:pPr>
              <w:jc w:val="both"/>
              <w:rPr>
                <w:rFonts w:cs="Tahoma"/>
                <w:color w:val="000000"/>
                <w:rPrChange w:id="3891" w:author="Al Riyami, Azza OLNG-SCC/12" w:date="2026-03-30T14:14:00Z" w16du:dateUtc="2026-03-30T10:14:00Z">
                  <w:rPr>
                    <w:rFonts w:ascii="Tahoma" w:hAnsi="Tahoma" w:cs="Tahoma"/>
                    <w:color w:val="000000"/>
                  </w:rPr>
                </w:rPrChange>
              </w:rPr>
            </w:pPr>
            <w:r w:rsidRPr="005F252C">
              <w:rPr>
                <w:rFonts w:cs="Tahoma"/>
                <w:color w:val="000000"/>
                <w:rPrChange w:id="3892" w:author="Al Riyami, Azza OLNG-SCC/12" w:date="2026-03-30T14:14:00Z" w16du:dateUtc="2026-03-30T10:14:00Z">
                  <w:rPr>
                    <w:rFonts w:ascii="Tahoma" w:hAnsi="Tahoma" w:cs="Tahoma"/>
                    <w:color w:val="000000"/>
                  </w:rPr>
                </w:rPrChange>
              </w:rPr>
              <w:t>500,000 to &lt; 3.0 Million</w:t>
            </w:r>
          </w:p>
        </w:tc>
      </w:tr>
      <w:tr w:rsidR="000776DC" w:rsidRPr="005F252C" w14:paraId="63717F79" w14:textId="77777777" w:rsidTr="00217B5C">
        <w:trPr>
          <w:trHeight w:val="312"/>
          <w:jc w:val="center"/>
          <w:trPrChange w:id="3893" w:author="Al Riyami, Azza OLNG-SCC/12" w:date="2026-03-30T14:23:00Z" w16du:dateUtc="2026-03-30T10:23:00Z">
            <w:trPr>
              <w:gridAfter w:val="0"/>
              <w:wAfter w:w="6" w:type="dxa"/>
              <w:trHeight w:val="312"/>
              <w:jc w:val="center"/>
            </w:trPr>
          </w:trPrChange>
        </w:trPr>
        <w:tc>
          <w:tcPr>
            <w:tcW w:w="9795" w:type="dxa"/>
            <w:gridSpan w:val="3"/>
            <w:tcBorders>
              <w:top w:val="nil"/>
              <w:left w:val="single" w:sz="12" w:space="0" w:color="auto"/>
              <w:bottom w:val="single" w:sz="12" w:space="0" w:color="auto"/>
              <w:right w:val="single" w:sz="12" w:space="0" w:color="000000"/>
            </w:tcBorders>
            <w:shd w:val="clear" w:color="000000" w:fill="494529"/>
            <w:vAlign w:val="center"/>
            <w:hideMark/>
            <w:tcPrChange w:id="3894" w:author="Al Riyami, Azza OLNG-SCC/12" w:date="2026-03-30T14:23:00Z" w16du:dateUtc="2026-03-30T10:23:00Z">
              <w:tcPr>
                <w:tcW w:w="10789" w:type="dxa"/>
                <w:gridSpan w:val="4"/>
                <w:tcBorders>
                  <w:top w:val="nil"/>
                  <w:left w:val="single" w:sz="12" w:space="0" w:color="auto"/>
                  <w:bottom w:val="single" w:sz="12" w:space="0" w:color="auto"/>
                  <w:right w:val="single" w:sz="12" w:space="0" w:color="000000"/>
                </w:tcBorders>
                <w:shd w:val="clear" w:color="000000" w:fill="494529"/>
                <w:vAlign w:val="center"/>
                <w:hideMark/>
              </w:tcPr>
            </w:tcPrChange>
          </w:tcPr>
          <w:p w14:paraId="4482A7F0" w14:textId="3D5B6D70" w:rsidR="000776DC" w:rsidRPr="005F252C" w:rsidRDefault="000776DC" w:rsidP="000776DC">
            <w:pPr>
              <w:jc w:val="center"/>
              <w:rPr>
                <w:rFonts w:cs="Tahoma"/>
                <w:color w:val="FFFFFF"/>
                <w:rPrChange w:id="3895" w:author="Al Riyami, Azza OLNG-SCC/12" w:date="2026-03-30T14:14:00Z" w16du:dateUtc="2026-03-30T10:14:00Z">
                  <w:rPr>
                    <w:rFonts w:ascii="Tahoma" w:hAnsi="Tahoma" w:cs="Tahoma"/>
                    <w:color w:val="FFFFFF"/>
                  </w:rPr>
                </w:rPrChange>
              </w:rPr>
            </w:pPr>
            <w:r w:rsidRPr="005F252C">
              <w:rPr>
                <w:rFonts w:cs="Tahoma"/>
                <w:color w:val="FFFFFF"/>
                <w:rPrChange w:id="3896" w:author="Al Riyami, Azza OLNG-SCC/12" w:date="2026-03-30T14:14:00Z" w16du:dateUtc="2026-03-30T10:14:00Z">
                  <w:rPr>
                    <w:rFonts w:ascii="Tahoma" w:hAnsi="Tahoma" w:cs="Tahoma"/>
                    <w:color w:val="FFFFFF"/>
                  </w:rPr>
                </w:rPrChange>
              </w:rPr>
              <w:t>For more details to identify SME/LCC/SLCC/Large  classification please refer to Riyada or JSRS</w:t>
            </w:r>
          </w:p>
        </w:tc>
      </w:tr>
    </w:tbl>
    <w:p w14:paraId="0E00DA48" w14:textId="77777777" w:rsidR="008B617F" w:rsidRPr="005F252C" w:rsidRDefault="008B617F" w:rsidP="000776DC">
      <w:pPr>
        <w:suppressAutoHyphens/>
        <w:autoSpaceDN w:val="0"/>
        <w:spacing w:before="120"/>
        <w:jc w:val="both"/>
        <w:textAlignment w:val="baseline"/>
        <w:sectPr w:rsidR="008B617F" w:rsidRPr="005F252C" w:rsidSect="004177C2">
          <w:headerReference w:type="default" r:id="rId24"/>
          <w:footerReference w:type="default" r:id="rId25"/>
          <w:headerReference w:type="first" r:id="rId26"/>
          <w:footerReference w:type="first" r:id="rId27"/>
          <w:pgSz w:w="11907" w:h="16840" w:code="9"/>
          <w:pgMar w:top="1440" w:right="1440" w:bottom="1440" w:left="1800" w:header="810" w:footer="720" w:gutter="0"/>
          <w:cols w:space="720"/>
          <w:docGrid w:linePitch="272"/>
          <w:sectPrChange w:id="3930" w:author="Al Riyami, Azza OLNG-SCC/12" w:date="2026-03-30T14:11:00Z" w16du:dateUtc="2026-03-30T10:11:00Z">
            <w:sectPr w:rsidR="008B617F" w:rsidRPr="005F252C" w:rsidSect="004177C2">
              <w:pgMar w:top="1440" w:right="1440" w:bottom="1440" w:left="1800" w:header="720" w:footer="720" w:gutter="0"/>
            </w:sectPr>
          </w:sectPrChange>
        </w:sectPr>
      </w:pPr>
    </w:p>
    <w:tbl>
      <w:tblPr>
        <w:tblW w:w="14960" w:type="dxa"/>
        <w:jc w:val="center"/>
        <w:shd w:val="clear" w:color="auto" w:fill="FFFFFF"/>
        <w:tblLook w:val="04A0" w:firstRow="1" w:lastRow="0" w:firstColumn="1" w:lastColumn="0" w:noHBand="0" w:noVBand="1"/>
      </w:tblPr>
      <w:tblGrid>
        <w:gridCol w:w="591"/>
        <w:gridCol w:w="3152"/>
        <w:gridCol w:w="591"/>
        <w:gridCol w:w="3152"/>
        <w:gridCol w:w="591"/>
        <w:gridCol w:w="3146"/>
        <w:gridCol w:w="591"/>
        <w:gridCol w:w="3146"/>
      </w:tblGrid>
      <w:tr w:rsidR="00A46571" w:rsidRPr="005F252C" w14:paraId="7A6FEED1" w14:textId="77777777" w:rsidTr="009764B6">
        <w:trPr>
          <w:trHeight w:val="315"/>
          <w:jc w:val="center"/>
        </w:trPr>
        <w:tc>
          <w:tcPr>
            <w:tcW w:w="591" w:type="dxa"/>
            <w:tcBorders>
              <w:top w:val="single" w:sz="8" w:space="0" w:color="auto"/>
              <w:left w:val="single" w:sz="8" w:space="0" w:color="auto"/>
              <w:bottom w:val="single" w:sz="4" w:space="0" w:color="auto"/>
              <w:right w:val="single" w:sz="4" w:space="0" w:color="auto"/>
            </w:tcBorders>
            <w:shd w:val="clear" w:color="auto" w:fill="FFFFFF"/>
            <w:vAlign w:val="center"/>
            <w:hideMark/>
          </w:tcPr>
          <w:p w14:paraId="7E94B376" w14:textId="77777777" w:rsidR="00A46571" w:rsidRPr="005F252C" w:rsidRDefault="00A46571" w:rsidP="00A46571">
            <w:pPr>
              <w:jc w:val="center"/>
              <w:rPr>
                <w:rFonts w:cs="Calibri"/>
                <w:b/>
                <w:bCs/>
                <w:color w:val="000000"/>
                <w:sz w:val="24"/>
                <w:szCs w:val="24"/>
                <w:rPrChange w:id="3931"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32" w:author="Al Riyami, Azza OLNG-SCC/12" w:date="2026-03-30T14:14:00Z" w16du:dateUtc="2026-03-30T10:14:00Z">
                  <w:rPr>
                    <w:rFonts w:ascii="Calibri" w:hAnsi="Calibri" w:cs="Calibri"/>
                    <w:b/>
                    <w:bCs/>
                    <w:color w:val="000000"/>
                    <w:sz w:val="24"/>
                    <w:szCs w:val="24"/>
                  </w:rPr>
                </w:rPrChange>
              </w:rPr>
              <w:t>No.</w:t>
            </w:r>
          </w:p>
        </w:tc>
        <w:tc>
          <w:tcPr>
            <w:tcW w:w="3152" w:type="dxa"/>
            <w:tcBorders>
              <w:top w:val="single" w:sz="8" w:space="0" w:color="auto"/>
              <w:left w:val="nil"/>
              <w:bottom w:val="single" w:sz="4" w:space="0" w:color="auto"/>
              <w:right w:val="single" w:sz="4" w:space="0" w:color="auto"/>
            </w:tcBorders>
            <w:shd w:val="clear" w:color="auto" w:fill="FFFFFF"/>
            <w:vAlign w:val="center"/>
            <w:hideMark/>
          </w:tcPr>
          <w:p w14:paraId="29B5BBEA" w14:textId="77777777" w:rsidR="00A46571" w:rsidRPr="005F252C" w:rsidRDefault="00A46571" w:rsidP="00A46571">
            <w:pPr>
              <w:jc w:val="center"/>
              <w:rPr>
                <w:rFonts w:cs="Calibri"/>
                <w:b/>
                <w:bCs/>
                <w:color w:val="000000"/>
                <w:sz w:val="24"/>
                <w:szCs w:val="24"/>
                <w:rPrChange w:id="3933"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34" w:author="Al Riyami, Azza OLNG-SCC/12" w:date="2026-03-30T14:14:00Z" w16du:dateUtc="2026-03-30T10:14:00Z">
                  <w:rPr>
                    <w:rFonts w:ascii="Calibri" w:hAnsi="Calibri" w:cs="Calibri"/>
                    <w:b/>
                    <w:bCs/>
                    <w:color w:val="000000"/>
                    <w:sz w:val="24"/>
                    <w:szCs w:val="24"/>
                  </w:rPr>
                </w:rPrChange>
              </w:rPr>
              <w:t xml:space="preserve"> Mandatory List (Goods)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3BF6D833" w14:textId="77777777" w:rsidR="00A46571" w:rsidRPr="005F252C" w:rsidRDefault="00A46571" w:rsidP="00A46571">
            <w:pPr>
              <w:jc w:val="center"/>
              <w:rPr>
                <w:rFonts w:cs="Calibri"/>
                <w:b/>
                <w:bCs/>
                <w:color w:val="000000"/>
                <w:sz w:val="24"/>
                <w:szCs w:val="24"/>
                <w:rPrChange w:id="3935"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36" w:author="Al Riyami, Azza OLNG-SCC/12" w:date="2026-03-30T14:14:00Z" w16du:dateUtc="2026-03-30T10:14:00Z">
                  <w:rPr>
                    <w:rFonts w:ascii="Calibri" w:hAnsi="Calibri" w:cs="Calibri"/>
                    <w:b/>
                    <w:bCs/>
                    <w:color w:val="000000"/>
                    <w:sz w:val="24"/>
                    <w:szCs w:val="24"/>
                  </w:rPr>
                </w:rPrChange>
              </w:rPr>
              <w:t>No.</w:t>
            </w:r>
          </w:p>
        </w:tc>
        <w:tc>
          <w:tcPr>
            <w:tcW w:w="3152" w:type="dxa"/>
            <w:tcBorders>
              <w:top w:val="single" w:sz="8" w:space="0" w:color="auto"/>
              <w:left w:val="nil"/>
              <w:bottom w:val="single" w:sz="4" w:space="0" w:color="auto"/>
              <w:right w:val="single" w:sz="4" w:space="0" w:color="auto"/>
            </w:tcBorders>
            <w:shd w:val="clear" w:color="auto" w:fill="FFFFFF"/>
            <w:vAlign w:val="center"/>
            <w:hideMark/>
          </w:tcPr>
          <w:p w14:paraId="07D0EE5A" w14:textId="77777777" w:rsidR="00A46571" w:rsidRPr="005F252C" w:rsidRDefault="00A46571" w:rsidP="00A46571">
            <w:pPr>
              <w:jc w:val="center"/>
              <w:rPr>
                <w:rFonts w:cs="Calibri"/>
                <w:b/>
                <w:bCs/>
                <w:color w:val="000000"/>
                <w:sz w:val="24"/>
                <w:szCs w:val="24"/>
                <w:rPrChange w:id="3937"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38" w:author="Al Riyami, Azza OLNG-SCC/12" w:date="2026-03-30T14:14:00Z" w16du:dateUtc="2026-03-30T10:14:00Z">
                  <w:rPr>
                    <w:rFonts w:ascii="Calibri" w:hAnsi="Calibri" w:cs="Calibri"/>
                    <w:b/>
                    <w:bCs/>
                    <w:color w:val="000000"/>
                    <w:sz w:val="24"/>
                    <w:szCs w:val="24"/>
                  </w:rPr>
                </w:rPrChange>
              </w:rPr>
              <w:t xml:space="preserve"> Mandatory List (Goods)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7554B3A8" w14:textId="77777777" w:rsidR="00A46571" w:rsidRPr="005F252C" w:rsidRDefault="00A46571" w:rsidP="00A46571">
            <w:pPr>
              <w:jc w:val="center"/>
              <w:rPr>
                <w:rFonts w:cs="Calibri"/>
                <w:b/>
                <w:bCs/>
                <w:color w:val="000000"/>
                <w:sz w:val="24"/>
                <w:szCs w:val="24"/>
                <w:rPrChange w:id="3939"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40" w:author="Al Riyami, Azza OLNG-SCC/12" w:date="2026-03-30T14:14:00Z" w16du:dateUtc="2026-03-30T10:14:00Z">
                  <w:rPr>
                    <w:rFonts w:ascii="Calibri" w:hAnsi="Calibri" w:cs="Calibri"/>
                    <w:b/>
                    <w:bCs/>
                    <w:color w:val="000000"/>
                    <w:sz w:val="24"/>
                    <w:szCs w:val="24"/>
                  </w:rPr>
                </w:rPrChange>
              </w:rPr>
              <w:t>No.</w:t>
            </w:r>
          </w:p>
        </w:tc>
        <w:tc>
          <w:tcPr>
            <w:tcW w:w="3146" w:type="dxa"/>
            <w:tcBorders>
              <w:top w:val="single" w:sz="8" w:space="0" w:color="auto"/>
              <w:left w:val="nil"/>
              <w:bottom w:val="single" w:sz="4" w:space="0" w:color="auto"/>
              <w:right w:val="single" w:sz="4" w:space="0" w:color="auto"/>
            </w:tcBorders>
            <w:shd w:val="clear" w:color="auto" w:fill="FFFFFF"/>
            <w:vAlign w:val="center"/>
            <w:hideMark/>
          </w:tcPr>
          <w:p w14:paraId="4D7D2061" w14:textId="77777777" w:rsidR="00A46571" w:rsidRPr="005F252C" w:rsidRDefault="00A46571" w:rsidP="00A46571">
            <w:pPr>
              <w:jc w:val="center"/>
              <w:rPr>
                <w:rFonts w:cs="Calibri"/>
                <w:b/>
                <w:bCs/>
                <w:color w:val="000000"/>
                <w:sz w:val="24"/>
                <w:szCs w:val="24"/>
                <w:rPrChange w:id="3941"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42" w:author="Al Riyami, Azza OLNG-SCC/12" w:date="2026-03-30T14:14:00Z" w16du:dateUtc="2026-03-30T10:14:00Z">
                  <w:rPr>
                    <w:rFonts w:ascii="Calibri" w:hAnsi="Calibri" w:cs="Calibri"/>
                    <w:b/>
                    <w:bCs/>
                    <w:color w:val="000000"/>
                    <w:sz w:val="24"/>
                    <w:szCs w:val="24"/>
                  </w:rPr>
                </w:rPrChange>
              </w:rPr>
              <w:t>Ring-Fenced SOW (Services)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544FF5E4" w14:textId="77777777" w:rsidR="00A46571" w:rsidRPr="005F252C" w:rsidRDefault="00A46571" w:rsidP="00A46571">
            <w:pPr>
              <w:jc w:val="center"/>
              <w:rPr>
                <w:rFonts w:cs="Calibri"/>
                <w:b/>
                <w:bCs/>
                <w:color w:val="000000"/>
                <w:sz w:val="24"/>
                <w:szCs w:val="24"/>
                <w:rPrChange w:id="3943"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44" w:author="Al Riyami, Azza OLNG-SCC/12" w:date="2026-03-30T14:14:00Z" w16du:dateUtc="2026-03-30T10:14:00Z">
                  <w:rPr>
                    <w:rFonts w:ascii="Calibri" w:hAnsi="Calibri" w:cs="Calibri"/>
                    <w:b/>
                    <w:bCs/>
                    <w:color w:val="000000"/>
                    <w:sz w:val="24"/>
                    <w:szCs w:val="24"/>
                  </w:rPr>
                </w:rPrChange>
              </w:rPr>
              <w:t>No.</w:t>
            </w:r>
          </w:p>
        </w:tc>
        <w:tc>
          <w:tcPr>
            <w:tcW w:w="3146" w:type="dxa"/>
            <w:tcBorders>
              <w:top w:val="single" w:sz="8" w:space="0" w:color="auto"/>
              <w:left w:val="nil"/>
              <w:bottom w:val="single" w:sz="4" w:space="0" w:color="auto"/>
              <w:right w:val="single" w:sz="8" w:space="0" w:color="auto"/>
            </w:tcBorders>
            <w:shd w:val="clear" w:color="auto" w:fill="FFFFFF"/>
            <w:vAlign w:val="center"/>
            <w:hideMark/>
          </w:tcPr>
          <w:p w14:paraId="1A98FEB4" w14:textId="77777777" w:rsidR="00A46571" w:rsidRPr="005F252C" w:rsidRDefault="00A46571" w:rsidP="00A46571">
            <w:pPr>
              <w:jc w:val="center"/>
              <w:rPr>
                <w:rFonts w:cs="Calibri"/>
                <w:b/>
                <w:bCs/>
                <w:color w:val="000000"/>
                <w:sz w:val="24"/>
                <w:szCs w:val="24"/>
                <w:rPrChange w:id="3945"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3946" w:author="Al Riyami, Azza OLNG-SCC/12" w:date="2026-03-30T14:14:00Z" w16du:dateUtc="2026-03-30T10:14:00Z">
                  <w:rPr>
                    <w:rFonts w:ascii="Calibri" w:hAnsi="Calibri" w:cs="Calibri"/>
                    <w:b/>
                    <w:bCs/>
                    <w:color w:val="000000"/>
                    <w:sz w:val="24"/>
                    <w:szCs w:val="24"/>
                  </w:rPr>
                </w:rPrChange>
              </w:rPr>
              <w:t>Ring-Fenced SOW (Services)</w:t>
            </w:r>
          </w:p>
        </w:tc>
      </w:tr>
      <w:tr w:rsidR="00A46571" w:rsidRPr="005F252C" w14:paraId="62A89966"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329C74E" w14:textId="77777777" w:rsidR="00A46571" w:rsidRPr="005F252C" w:rsidRDefault="00A46571" w:rsidP="00A46571">
            <w:pPr>
              <w:rPr>
                <w:rFonts w:cs="Calibri"/>
                <w:color w:val="000000"/>
                <w:sz w:val="12"/>
                <w:szCs w:val="12"/>
                <w:rPrChange w:id="39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48" w:author="Al Riyami, Azza OLNG-SCC/12" w:date="2026-03-30T14:14:00Z" w16du:dateUtc="2026-03-30T10:14:00Z">
                  <w:rPr>
                    <w:rFonts w:ascii="Calibri" w:hAnsi="Calibri" w:cs="Calibri"/>
                    <w:color w:val="000000"/>
                    <w:sz w:val="12"/>
                    <w:szCs w:val="12"/>
                  </w:rPr>
                </w:rPrChange>
              </w:rPr>
              <w:t>1</w:t>
            </w:r>
          </w:p>
        </w:tc>
        <w:tc>
          <w:tcPr>
            <w:tcW w:w="3152" w:type="dxa"/>
            <w:tcBorders>
              <w:top w:val="nil"/>
              <w:left w:val="nil"/>
              <w:bottom w:val="single" w:sz="4" w:space="0" w:color="auto"/>
              <w:right w:val="single" w:sz="4" w:space="0" w:color="auto"/>
            </w:tcBorders>
            <w:shd w:val="clear" w:color="auto" w:fill="FFFFFF"/>
            <w:vAlign w:val="center"/>
            <w:hideMark/>
          </w:tcPr>
          <w:p w14:paraId="64CFCD15" w14:textId="77777777" w:rsidR="00A46571" w:rsidRPr="005F252C" w:rsidRDefault="00A46571" w:rsidP="00A46571">
            <w:pPr>
              <w:rPr>
                <w:rFonts w:cs="Calibri"/>
                <w:color w:val="000000"/>
                <w:sz w:val="12"/>
                <w:szCs w:val="12"/>
                <w:rPrChange w:id="39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50" w:author="Al Riyami, Azza OLNG-SCC/12" w:date="2026-03-30T14:14:00Z" w16du:dateUtc="2026-03-30T10:14:00Z">
                  <w:rPr>
                    <w:rFonts w:ascii="Calibri" w:hAnsi="Calibri" w:cs="Calibri"/>
                    <w:color w:val="000000"/>
                    <w:sz w:val="12"/>
                    <w:szCs w:val="12"/>
                  </w:rPr>
                </w:rPrChange>
              </w:rPr>
              <w:t>Valves</w:t>
            </w:r>
          </w:p>
        </w:tc>
        <w:tc>
          <w:tcPr>
            <w:tcW w:w="591" w:type="dxa"/>
            <w:tcBorders>
              <w:top w:val="nil"/>
              <w:left w:val="nil"/>
              <w:bottom w:val="single" w:sz="4" w:space="0" w:color="auto"/>
              <w:right w:val="single" w:sz="4" w:space="0" w:color="auto"/>
            </w:tcBorders>
            <w:shd w:val="clear" w:color="auto" w:fill="FFFFFF"/>
            <w:vAlign w:val="center"/>
            <w:hideMark/>
          </w:tcPr>
          <w:p w14:paraId="12FB7EFD" w14:textId="77777777" w:rsidR="00A46571" w:rsidRPr="005F252C" w:rsidRDefault="00A46571" w:rsidP="00A46571">
            <w:pPr>
              <w:rPr>
                <w:rFonts w:cs="Calibri"/>
                <w:color w:val="000000"/>
                <w:sz w:val="12"/>
                <w:szCs w:val="12"/>
                <w:rPrChange w:id="39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52" w:author="Al Riyami, Azza OLNG-SCC/12" w:date="2026-03-30T14:14:00Z" w16du:dateUtc="2026-03-30T10:14:00Z">
                  <w:rPr>
                    <w:rFonts w:ascii="Calibri" w:hAnsi="Calibri" w:cs="Calibri"/>
                    <w:color w:val="000000"/>
                    <w:sz w:val="12"/>
                    <w:szCs w:val="12"/>
                  </w:rPr>
                </w:rPrChange>
              </w:rPr>
              <w:t>23</w:t>
            </w:r>
          </w:p>
        </w:tc>
        <w:tc>
          <w:tcPr>
            <w:tcW w:w="3152" w:type="dxa"/>
            <w:tcBorders>
              <w:top w:val="nil"/>
              <w:left w:val="nil"/>
              <w:bottom w:val="single" w:sz="4" w:space="0" w:color="auto"/>
              <w:right w:val="single" w:sz="4" w:space="0" w:color="auto"/>
            </w:tcBorders>
            <w:shd w:val="clear" w:color="auto" w:fill="FFFFFF"/>
            <w:vAlign w:val="center"/>
            <w:hideMark/>
          </w:tcPr>
          <w:p w14:paraId="55437A03" w14:textId="77777777" w:rsidR="00A46571" w:rsidRPr="005F252C" w:rsidRDefault="00A46571" w:rsidP="00A46571">
            <w:pPr>
              <w:rPr>
                <w:rFonts w:cs="Calibri"/>
                <w:color w:val="000000"/>
                <w:sz w:val="12"/>
                <w:szCs w:val="12"/>
                <w:rPrChange w:id="39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54" w:author="Al Riyami, Azza OLNG-SCC/12" w:date="2026-03-30T14:14:00Z" w16du:dateUtc="2026-03-30T10:14:00Z">
                  <w:rPr>
                    <w:rFonts w:ascii="Calibri" w:hAnsi="Calibri" w:cs="Calibri"/>
                    <w:color w:val="000000"/>
                    <w:sz w:val="12"/>
                    <w:szCs w:val="12"/>
                  </w:rPr>
                </w:rPrChange>
              </w:rPr>
              <w:t>Fences and Gates</w:t>
            </w:r>
          </w:p>
        </w:tc>
        <w:tc>
          <w:tcPr>
            <w:tcW w:w="591" w:type="dxa"/>
            <w:tcBorders>
              <w:top w:val="nil"/>
              <w:left w:val="nil"/>
              <w:bottom w:val="single" w:sz="4" w:space="0" w:color="auto"/>
              <w:right w:val="single" w:sz="4" w:space="0" w:color="auto"/>
            </w:tcBorders>
            <w:shd w:val="clear" w:color="auto" w:fill="FFFFFF"/>
            <w:vAlign w:val="center"/>
            <w:hideMark/>
          </w:tcPr>
          <w:p w14:paraId="18ACB795" w14:textId="77777777" w:rsidR="00A46571" w:rsidRPr="005F252C" w:rsidRDefault="00A46571" w:rsidP="00A46571">
            <w:pPr>
              <w:rPr>
                <w:rFonts w:cs="Calibri"/>
                <w:color w:val="000000"/>
                <w:sz w:val="12"/>
                <w:szCs w:val="12"/>
                <w:rPrChange w:id="39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56" w:author="Al Riyami, Azza OLNG-SCC/12" w:date="2026-03-30T14:14:00Z" w16du:dateUtc="2026-03-30T10:14:00Z">
                  <w:rPr>
                    <w:rFonts w:ascii="Calibri" w:hAnsi="Calibri" w:cs="Calibri"/>
                    <w:color w:val="000000"/>
                    <w:sz w:val="12"/>
                    <w:szCs w:val="12"/>
                  </w:rPr>
                </w:rPrChange>
              </w:rPr>
              <w:t>1</w:t>
            </w:r>
          </w:p>
        </w:tc>
        <w:tc>
          <w:tcPr>
            <w:tcW w:w="3146" w:type="dxa"/>
            <w:tcBorders>
              <w:top w:val="nil"/>
              <w:left w:val="nil"/>
              <w:bottom w:val="single" w:sz="4" w:space="0" w:color="auto"/>
              <w:right w:val="single" w:sz="4" w:space="0" w:color="auto"/>
            </w:tcBorders>
            <w:shd w:val="clear" w:color="auto" w:fill="FFFFFF"/>
            <w:vAlign w:val="center"/>
            <w:hideMark/>
          </w:tcPr>
          <w:p w14:paraId="350B9796" w14:textId="77777777" w:rsidR="00A46571" w:rsidRPr="005F252C" w:rsidRDefault="00A46571" w:rsidP="00A46571">
            <w:pPr>
              <w:rPr>
                <w:rFonts w:cs="Calibri"/>
                <w:color w:val="000000"/>
                <w:sz w:val="12"/>
                <w:szCs w:val="12"/>
                <w:rPrChange w:id="39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58" w:author="Al Riyami, Azza OLNG-SCC/12" w:date="2026-03-30T14:14:00Z" w16du:dateUtc="2026-03-30T10:14:00Z">
                  <w:rPr>
                    <w:rFonts w:ascii="Calibri" w:hAnsi="Calibri" w:cs="Calibri"/>
                    <w:color w:val="000000"/>
                    <w:sz w:val="12"/>
                    <w:szCs w:val="12"/>
                  </w:rPr>
                </w:rPrChange>
              </w:rPr>
              <w:t>Architectural Design and Consultancy Services</w:t>
            </w:r>
          </w:p>
        </w:tc>
        <w:tc>
          <w:tcPr>
            <w:tcW w:w="591" w:type="dxa"/>
            <w:tcBorders>
              <w:top w:val="nil"/>
              <w:left w:val="nil"/>
              <w:bottom w:val="single" w:sz="4" w:space="0" w:color="auto"/>
              <w:right w:val="single" w:sz="4" w:space="0" w:color="auto"/>
            </w:tcBorders>
            <w:shd w:val="clear" w:color="auto" w:fill="FFFFFF"/>
            <w:vAlign w:val="center"/>
            <w:hideMark/>
          </w:tcPr>
          <w:p w14:paraId="18C321C6" w14:textId="77777777" w:rsidR="00A46571" w:rsidRPr="005F252C" w:rsidRDefault="00A46571" w:rsidP="00A46571">
            <w:pPr>
              <w:rPr>
                <w:rFonts w:cs="Calibri"/>
                <w:color w:val="000000"/>
                <w:sz w:val="12"/>
                <w:szCs w:val="12"/>
                <w:rPrChange w:id="39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60" w:author="Al Riyami, Azza OLNG-SCC/12" w:date="2026-03-30T14:14:00Z" w16du:dateUtc="2026-03-30T10:14:00Z">
                  <w:rPr>
                    <w:rFonts w:ascii="Calibri" w:hAnsi="Calibri" w:cs="Calibri"/>
                    <w:color w:val="000000"/>
                    <w:sz w:val="12"/>
                    <w:szCs w:val="12"/>
                  </w:rPr>
                </w:rPrChange>
              </w:rPr>
              <w:t>23</w:t>
            </w:r>
          </w:p>
        </w:tc>
        <w:tc>
          <w:tcPr>
            <w:tcW w:w="3146" w:type="dxa"/>
            <w:tcBorders>
              <w:top w:val="nil"/>
              <w:left w:val="nil"/>
              <w:bottom w:val="single" w:sz="4" w:space="0" w:color="auto"/>
              <w:right w:val="single" w:sz="8" w:space="0" w:color="auto"/>
            </w:tcBorders>
            <w:shd w:val="clear" w:color="auto" w:fill="FFFFFF"/>
            <w:vAlign w:val="center"/>
            <w:hideMark/>
          </w:tcPr>
          <w:p w14:paraId="10F358F6" w14:textId="77777777" w:rsidR="00A46571" w:rsidRPr="005F252C" w:rsidRDefault="00A46571" w:rsidP="00A46571">
            <w:pPr>
              <w:rPr>
                <w:rFonts w:cs="Calibri"/>
                <w:color w:val="000000"/>
                <w:sz w:val="12"/>
                <w:szCs w:val="12"/>
                <w:rPrChange w:id="39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62" w:author="Al Riyami, Azza OLNG-SCC/12" w:date="2026-03-30T14:14:00Z" w16du:dateUtc="2026-03-30T10:14:00Z">
                  <w:rPr>
                    <w:rFonts w:ascii="Calibri" w:hAnsi="Calibri" w:cs="Calibri"/>
                    <w:color w:val="000000"/>
                    <w:sz w:val="12"/>
                    <w:szCs w:val="12"/>
                  </w:rPr>
                </w:rPrChange>
              </w:rPr>
              <w:t>Facilities Cleaning Services</w:t>
            </w:r>
          </w:p>
        </w:tc>
      </w:tr>
      <w:tr w:rsidR="00A46571" w:rsidRPr="005F252C" w14:paraId="7526BBB8"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911DB8E" w14:textId="77777777" w:rsidR="00A46571" w:rsidRPr="005F252C" w:rsidRDefault="00A46571" w:rsidP="00A46571">
            <w:pPr>
              <w:rPr>
                <w:rFonts w:cs="Calibri"/>
                <w:color w:val="000000"/>
                <w:sz w:val="12"/>
                <w:szCs w:val="12"/>
                <w:rPrChange w:id="39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64" w:author="Al Riyami, Azza OLNG-SCC/12" w:date="2026-03-30T14:14:00Z" w16du:dateUtc="2026-03-30T10:14:00Z">
                  <w:rPr>
                    <w:rFonts w:ascii="Calibri" w:hAnsi="Calibri" w:cs="Calibri"/>
                    <w:color w:val="000000"/>
                    <w:sz w:val="12"/>
                    <w:szCs w:val="12"/>
                  </w:rPr>
                </w:rPrChange>
              </w:rPr>
              <w:t>2</w:t>
            </w:r>
          </w:p>
        </w:tc>
        <w:tc>
          <w:tcPr>
            <w:tcW w:w="3152" w:type="dxa"/>
            <w:tcBorders>
              <w:top w:val="nil"/>
              <w:left w:val="nil"/>
              <w:bottom w:val="single" w:sz="4" w:space="0" w:color="auto"/>
              <w:right w:val="single" w:sz="4" w:space="0" w:color="auto"/>
            </w:tcBorders>
            <w:shd w:val="clear" w:color="auto" w:fill="FFFFFF"/>
            <w:vAlign w:val="center"/>
            <w:hideMark/>
          </w:tcPr>
          <w:p w14:paraId="3D20E04E" w14:textId="77777777" w:rsidR="00A46571" w:rsidRPr="005F252C" w:rsidRDefault="00A46571" w:rsidP="00A46571">
            <w:pPr>
              <w:rPr>
                <w:rFonts w:cs="Calibri"/>
                <w:color w:val="000000"/>
                <w:sz w:val="12"/>
                <w:szCs w:val="12"/>
                <w:rPrChange w:id="39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66" w:author="Al Riyami, Azza OLNG-SCC/12" w:date="2026-03-30T14:14:00Z" w16du:dateUtc="2026-03-30T10:14:00Z">
                  <w:rPr>
                    <w:rFonts w:ascii="Calibri" w:hAnsi="Calibri" w:cs="Calibri"/>
                    <w:color w:val="000000"/>
                    <w:sz w:val="12"/>
                    <w:szCs w:val="12"/>
                  </w:rPr>
                </w:rPrChange>
              </w:rPr>
              <w:t>Process Equipment Fittings (Flanges, Couplings, etc.)</w:t>
            </w:r>
          </w:p>
        </w:tc>
        <w:tc>
          <w:tcPr>
            <w:tcW w:w="591" w:type="dxa"/>
            <w:tcBorders>
              <w:top w:val="nil"/>
              <w:left w:val="nil"/>
              <w:bottom w:val="single" w:sz="4" w:space="0" w:color="auto"/>
              <w:right w:val="single" w:sz="4" w:space="0" w:color="auto"/>
            </w:tcBorders>
            <w:shd w:val="clear" w:color="auto" w:fill="FFFFFF"/>
            <w:vAlign w:val="center"/>
            <w:hideMark/>
          </w:tcPr>
          <w:p w14:paraId="3149E4C8" w14:textId="77777777" w:rsidR="00A46571" w:rsidRPr="005F252C" w:rsidRDefault="00A46571" w:rsidP="00A46571">
            <w:pPr>
              <w:rPr>
                <w:rFonts w:cs="Calibri"/>
                <w:color w:val="000000"/>
                <w:sz w:val="12"/>
                <w:szCs w:val="12"/>
                <w:rPrChange w:id="39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68" w:author="Al Riyami, Azza OLNG-SCC/12" w:date="2026-03-30T14:14:00Z" w16du:dateUtc="2026-03-30T10:14:00Z">
                  <w:rPr>
                    <w:rFonts w:ascii="Calibri" w:hAnsi="Calibri" w:cs="Calibri"/>
                    <w:color w:val="000000"/>
                    <w:sz w:val="12"/>
                    <w:szCs w:val="12"/>
                  </w:rPr>
                </w:rPrChange>
              </w:rPr>
              <w:t>24</w:t>
            </w:r>
          </w:p>
        </w:tc>
        <w:tc>
          <w:tcPr>
            <w:tcW w:w="3152" w:type="dxa"/>
            <w:tcBorders>
              <w:top w:val="nil"/>
              <w:left w:val="nil"/>
              <w:bottom w:val="single" w:sz="4" w:space="0" w:color="auto"/>
              <w:right w:val="single" w:sz="4" w:space="0" w:color="auto"/>
            </w:tcBorders>
            <w:shd w:val="clear" w:color="auto" w:fill="FFFFFF"/>
            <w:vAlign w:val="center"/>
            <w:hideMark/>
          </w:tcPr>
          <w:p w14:paraId="7ADA9B54" w14:textId="77777777" w:rsidR="00A46571" w:rsidRPr="005F252C" w:rsidRDefault="00A46571" w:rsidP="00A46571">
            <w:pPr>
              <w:rPr>
                <w:rFonts w:cs="Calibri"/>
                <w:color w:val="000000"/>
                <w:sz w:val="12"/>
                <w:szCs w:val="12"/>
                <w:rPrChange w:id="39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70" w:author="Al Riyami, Azza OLNG-SCC/12" w:date="2026-03-30T14:14:00Z" w16du:dateUtc="2026-03-30T10:14:00Z">
                  <w:rPr>
                    <w:rFonts w:ascii="Calibri" w:hAnsi="Calibri" w:cs="Calibri"/>
                    <w:color w:val="000000"/>
                    <w:sz w:val="12"/>
                    <w:szCs w:val="12"/>
                  </w:rPr>
                </w:rPrChange>
              </w:rPr>
              <w:t>Construction Equipment, Materials, and Fixtures</w:t>
            </w:r>
          </w:p>
        </w:tc>
        <w:tc>
          <w:tcPr>
            <w:tcW w:w="591" w:type="dxa"/>
            <w:tcBorders>
              <w:top w:val="nil"/>
              <w:left w:val="nil"/>
              <w:bottom w:val="single" w:sz="4" w:space="0" w:color="auto"/>
              <w:right w:val="single" w:sz="4" w:space="0" w:color="auto"/>
            </w:tcBorders>
            <w:shd w:val="clear" w:color="auto" w:fill="FFFFFF"/>
            <w:vAlign w:val="center"/>
            <w:hideMark/>
          </w:tcPr>
          <w:p w14:paraId="2F85DB14" w14:textId="77777777" w:rsidR="00A46571" w:rsidRPr="005F252C" w:rsidRDefault="00A46571" w:rsidP="00A46571">
            <w:pPr>
              <w:rPr>
                <w:rFonts w:cs="Calibri"/>
                <w:color w:val="000000"/>
                <w:sz w:val="12"/>
                <w:szCs w:val="12"/>
                <w:rPrChange w:id="39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72" w:author="Al Riyami, Azza OLNG-SCC/12" w:date="2026-03-30T14:14:00Z" w16du:dateUtc="2026-03-30T10:14:00Z">
                  <w:rPr>
                    <w:rFonts w:ascii="Calibri" w:hAnsi="Calibri" w:cs="Calibri"/>
                    <w:color w:val="000000"/>
                    <w:sz w:val="12"/>
                    <w:szCs w:val="12"/>
                  </w:rPr>
                </w:rPrChange>
              </w:rPr>
              <w:t>2</w:t>
            </w:r>
          </w:p>
        </w:tc>
        <w:tc>
          <w:tcPr>
            <w:tcW w:w="3146" w:type="dxa"/>
            <w:tcBorders>
              <w:top w:val="nil"/>
              <w:left w:val="nil"/>
              <w:bottom w:val="single" w:sz="4" w:space="0" w:color="auto"/>
              <w:right w:val="single" w:sz="4" w:space="0" w:color="auto"/>
            </w:tcBorders>
            <w:shd w:val="clear" w:color="auto" w:fill="FFFFFF"/>
            <w:vAlign w:val="center"/>
            <w:hideMark/>
          </w:tcPr>
          <w:p w14:paraId="3D3267F5" w14:textId="77777777" w:rsidR="00A46571" w:rsidRPr="005F252C" w:rsidRDefault="00A46571" w:rsidP="00A46571">
            <w:pPr>
              <w:rPr>
                <w:rFonts w:cs="Calibri"/>
                <w:color w:val="000000"/>
                <w:sz w:val="12"/>
                <w:szCs w:val="12"/>
                <w:rPrChange w:id="39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74" w:author="Al Riyami, Azza OLNG-SCC/12" w:date="2026-03-30T14:14:00Z" w16du:dateUtc="2026-03-30T10:14:00Z">
                  <w:rPr>
                    <w:rFonts w:ascii="Calibri" w:hAnsi="Calibri" w:cs="Calibri"/>
                    <w:color w:val="000000"/>
                    <w:sz w:val="12"/>
                    <w:szCs w:val="12"/>
                  </w:rPr>
                </w:rPrChange>
              </w:rPr>
              <w:t>Auditing Services</w:t>
            </w:r>
          </w:p>
        </w:tc>
        <w:tc>
          <w:tcPr>
            <w:tcW w:w="591" w:type="dxa"/>
            <w:tcBorders>
              <w:top w:val="nil"/>
              <w:left w:val="nil"/>
              <w:bottom w:val="single" w:sz="4" w:space="0" w:color="auto"/>
              <w:right w:val="single" w:sz="4" w:space="0" w:color="auto"/>
            </w:tcBorders>
            <w:shd w:val="clear" w:color="auto" w:fill="FFFFFF"/>
            <w:vAlign w:val="center"/>
            <w:hideMark/>
          </w:tcPr>
          <w:p w14:paraId="51CAE5BD" w14:textId="77777777" w:rsidR="00A46571" w:rsidRPr="005F252C" w:rsidRDefault="00A46571" w:rsidP="00A46571">
            <w:pPr>
              <w:rPr>
                <w:rFonts w:cs="Calibri"/>
                <w:color w:val="000000"/>
                <w:sz w:val="12"/>
                <w:szCs w:val="12"/>
                <w:rPrChange w:id="39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76" w:author="Al Riyami, Azza OLNG-SCC/12" w:date="2026-03-30T14:14:00Z" w16du:dateUtc="2026-03-30T10:14:00Z">
                  <w:rPr>
                    <w:rFonts w:ascii="Calibri" w:hAnsi="Calibri" w:cs="Calibri"/>
                    <w:color w:val="000000"/>
                    <w:sz w:val="12"/>
                    <w:szCs w:val="12"/>
                  </w:rPr>
                </w:rPrChange>
              </w:rPr>
              <w:t>24</w:t>
            </w:r>
          </w:p>
        </w:tc>
        <w:tc>
          <w:tcPr>
            <w:tcW w:w="3146" w:type="dxa"/>
            <w:tcBorders>
              <w:top w:val="nil"/>
              <w:left w:val="nil"/>
              <w:bottom w:val="single" w:sz="4" w:space="0" w:color="auto"/>
              <w:right w:val="single" w:sz="8" w:space="0" w:color="auto"/>
            </w:tcBorders>
            <w:shd w:val="clear" w:color="auto" w:fill="FFFFFF"/>
            <w:vAlign w:val="center"/>
            <w:hideMark/>
          </w:tcPr>
          <w:p w14:paraId="6FDC654A" w14:textId="77777777" w:rsidR="00A46571" w:rsidRPr="005F252C" w:rsidRDefault="00A46571" w:rsidP="00A46571">
            <w:pPr>
              <w:rPr>
                <w:rFonts w:cs="Calibri"/>
                <w:color w:val="000000"/>
                <w:sz w:val="12"/>
                <w:szCs w:val="12"/>
                <w:rPrChange w:id="39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78" w:author="Al Riyami, Azza OLNG-SCC/12" w:date="2026-03-30T14:14:00Z" w16du:dateUtc="2026-03-30T10:14:00Z">
                  <w:rPr>
                    <w:rFonts w:ascii="Calibri" w:hAnsi="Calibri" w:cs="Calibri"/>
                    <w:color w:val="000000"/>
                    <w:sz w:val="12"/>
                    <w:szCs w:val="12"/>
                  </w:rPr>
                </w:rPrChange>
              </w:rPr>
              <w:t>Facilities Maintenance Services</w:t>
            </w:r>
          </w:p>
        </w:tc>
      </w:tr>
      <w:tr w:rsidR="00A46571" w:rsidRPr="005F252C" w14:paraId="576BC57E"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9FC7B27" w14:textId="77777777" w:rsidR="00A46571" w:rsidRPr="005F252C" w:rsidRDefault="00A46571" w:rsidP="00A46571">
            <w:pPr>
              <w:rPr>
                <w:rFonts w:cs="Calibri"/>
                <w:color w:val="000000"/>
                <w:sz w:val="12"/>
                <w:szCs w:val="12"/>
                <w:rPrChange w:id="39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80" w:author="Al Riyami, Azza OLNG-SCC/12" w:date="2026-03-30T14:14:00Z" w16du:dateUtc="2026-03-30T10:14:00Z">
                  <w:rPr>
                    <w:rFonts w:ascii="Calibri" w:hAnsi="Calibri" w:cs="Calibri"/>
                    <w:color w:val="000000"/>
                    <w:sz w:val="12"/>
                    <w:szCs w:val="12"/>
                  </w:rPr>
                </w:rPrChange>
              </w:rPr>
              <w:t>3</w:t>
            </w:r>
          </w:p>
        </w:tc>
        <w:tc>
          <w:tcPr>
            <w:tcW w:w="3152" w:type="dxa"/>
            <w:tcBorders>
              <w:top w:val="nil"/>
              <w:left w:val="nil"/>
              <w:bottom w:val="single" w:sz="4" w:space="0" w:color="auto"/>
              <w:right w:val="single" w:sz="4" w:space="0" w:color="auto"/>
            </w:tcBorders>
            <w:shd w:val="clear" w:color="auto" w:fill="FFFFFF"/>
            <w:vAlign w:val="center"/>
            <w:hideMark/>
          </w:tcPr>
          <w:p w14:paraId="160D6402" w14:textId="77777777" w:rsidR="00A46571" w:rsidRPr="005F252C" w:rsidRDefault="00A46571" w:rsidP="00A46571">
            <w:pPr>
              <w:rPr>
                <w:rFonts w:cs="Calibri"/>
                <w:color w:val="000000"/>
                <w:sz w:val="12"/>
                <w:szCs w:val="12"/>
                <w:rPrChange w:id="39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82" w:author="Al Riyami, Azza OLNG-SCC/12" w:date="2026-03-30T14:14:00Z" w16du:dateUtc="2026-03-30T10:14:00Z">
                  <w:rPr>
                    <w:rFonts w:ascii="Calibri" w:hAnsi="Calibri" w:cs="Calibri"/>
                    <w:color w:val="000000"/>
                    <w:sz w:val="12"/>
                    <w:szCs w:val="12"/>
                  </w:rPr>
                </w:rPrChange>
              </w:rPr>
              <w:t>Mechanical Seals (Gaskets, Sealing Rings, etc.)</w:t>
            </w:r>
          </w:p>
        </w:tc>
        <w:tc>
          <w:tcPr>
            <w:tcW w:w="591" w:type="dxa"/>
            <w:tcBorders>
              <w:top w:val="nil"/>
              <w:left w:val="nil"/>
              <w:bottom w:val="single" w:sz="4" w:space="0" w:color="auto"/>
              <w:right w:val="single" w:sz="4" w:space="0" w:color="auto"/>
            </w:tcBorders>
            <w:shd w:val="clear" w:color="auto" w:fill="FFFFFF"/>
            <w:vAlign w:val="center"/>
            <w:hideMark/>
          </w:tcPr>
          <w:p w14:paraId="1AC2563A" w14:textId="77777777" w:rsidR="00A46571" w:rsidRPr="005F252C" w:rsidRDefault="00A46571" w:rsidP="00A46571">
            <w:pPr>
              <w:rPr>
                <w:rFonts w:cs="Calibri"/>
                <w:color w:val="000000"/>
                <w:sz w:val="12"/>
                <w:szCs w:val="12"/>
                <w:rPrChange w:id="39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84" w:author="Al Riyami, Azza OLNG-SCC/12" w:date="2026-03-30T14:14:00Z" w16du:dateUtc="2026-03-30T10:14:00Z">
                  <w:rPr>
                    <w:rFonts w:ascii="Calibri" w:hAnsi="Calibri" w:cs="Calibri"/>
                    <w:color w:val="000000"/>
                    <w:sz w:val="12"/>
                    <w:szCs w:val="12"/>
                  </w:rPr>
                </w:rPrChange>
              </w:rPr>
              <w:t>25</w:t>
            </w:r>
          </w:p>
        </w:tc>
        <w:tc>
          <w:tcPr>
            <w:tcW w:w="3152" w:type="dxa"/>
            <w:tcBorders>
              <w:top w:val="nil"/>
              <w:left w:val="nil"/>
              <w:bottom w:val="single" w:sz="4" w:space="0" w:color="auto"/>
              <w:right w:val="single" w:sz="4" w:space="0" w:color="auto"/>
            </w:tcBorders>
            <w:shd w:val="clear" w:color="auto" w:fill="FFFFFF"/>
            <w:vAlign w:val="center"/>
            <w:hideMark/>
          </w:tcPr>
          <w:p w14:paraId="2C72BD12" w14:textId="77777777" w:rsidR="00A46571" w:rsidRPr="005F252C" w:rsidRDefault="00A46571" w:rsidP="00A46571">
            <w:pPr>
              <w:rPr>
                <w:rFonts w:cs="Calibri"/>
                <w:color w:val="000000"/>
                <w:sz w:val="12"/>
                <w:szCs w:val="12"/>
                <w:rPrChange w:id="39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86" w:author="Al Riyami, Azza OLNG-SCC/12" w:date="2026-03-30T14:14:00Z" w16du:dateUtc="2026-03-30T10:14:00Z">
                  <w:rPr>
                    <w:rFonts w:ascii="Calibri" w:hAnsi="Calibri" w:cs="Calibri"/>
                    <w:color w:val="000000"/>
                    <w:sz w:val="12"/>
                    <w:szCs w:val="12"/>
                  </w:rPr>
                </w:rPrChange>
              </w:rPr>
              <w:t>Electronic, Telecommunications and Computer Equipment and Accessories</w:t>
            </w:r>
          </w:p>
        </w:tc>
        <w:tc>
          <w:tcPr>
            <w:tcW w:w="591" w:type="dxa"/>
            <w:tcBorders>
              <w:top w:val="nil"/>
              <w:left w:val="nil"/>
              <w:bottom w:val="single" w:sz="4" w:space="0" w:color="auto"/>
              <w:right w:val="single" w:sz="4" w:space="0" w:color="auto"/>
            </w:tcBorders>
            <w:shd w:val="clear" w:color="auto" w:fill="FFFFFF"/>
            <w:vAlign w:val="center"/>
            <w:hideMark/>
          </w:tcPr>
          <w:p w14:paraId="48CC38C0" w14:textId="77777777" w:rsidR="00A46571" w:rsidRPr="005F252C" w:rsidRDefault="00A46571" w:rsidP="00A46571">
            <w:pPr>
              <w:rPr>
                <w:rFonts w:cs="Calibri"/>
                <w:color w:val="000000"/>
                <w:sz w:val="12"/>
                <w:szCs w:val="12"/>
                <w:rPrChange w:id="39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88" w:author="Al Riyami, Azza OLNG-SCC/12" w:date="2026-03-30T14:14:00Z" w16du:dateUtc="2026-03-30T10:14:00Z">
                  <w:rPr>
                    <w:rFonts w:ascii="Calibri" w:hAnsi="Calibri" w:cs="Calibri"/>
                    <w:color w:val="000000"/>
                    <w:sz w:val="12"/>
                    <w:szCs w:val="12"/>
                  </w:rPr>
                </w:rPrChange>
              </w:rPr>
              <w:t>3</w:t>
            </w:r>
          </w:p>
        </w:tc>
        <w:tc>
          <w:tcPr>
            <w:tcW w:w="3146" w:type="dxa"/>
            <w:tcBorders>
              <w:top w:val="nil"/>
              <w:left w:val="nil"/>
              <w:bottom w:val="single" w:sz="4" w:space="0" w:color="auto"/>
              <w:right w:val="single" w:sz="4" w:space="0" w:color="auto"/>
            </w:tcBorders>
            <w:shd w:val="clear" w:color="auto" w:fill="FFFFFF"/>
            <w:vAlign w:val="center"/>
            <w:hideMark/>
          </w:tcPr>
          <w:p w14:paraId="5DA9F617" w14:textId="77777777" w:rsidR="00A46571" w:rsidRPr="005F252C" w:rsidRDefault="00A46571" w:rsidP="00A46571">
            <w:pPr>
              <w:rPr>
                <w:rFonts w:cs="Calibri"/>
                <w:color w:val="000000"/>
                <w:sz w:val="12"/>
                <w:szCs w:val="12"/>
                <w:rPrChange w:id="39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90" w:author="Al Riyami, Azza OLNG-SCC/12" w:date="2026-03-30T14:14:00Z" w16du:dateUtc="2026-03-30T10:14:00Z">
                  <w:rPr>
                    <w:rFonts w:ascii="Calibri" w:hAnsi="Calibri" w:cs="Calibri"/>
                    <w:color w:val="000000"/>
                    <w:sz w:val="12"/>
                    <w:szCs w:val="12"/>
                  </w:rPr>
                </w:rPrChange>
              </w:rPr>
              <w:t>Branding and Events Management Services</w:t>
            </w:r>
          </w:p>
        </w:tc>
        <w:tc>
          <w:tcPr>
            <w:tcW w:w="591" w:type="dxa"/>
            <w:tcBorders>
              <w:top w:val="nil"/>
              <w:left w:val="nil"/>
              <w:bottom w:val="single" w:sz="4" w:space="0" w:color="auto"/>
              <w:right w:val="single" w:sz="4" w:space="0" w:color="auto"/>
            </w:tcBorders>
            <w:shd w:val="clear" w:color="auto" w:fill="FFFFFF"/>
            <w:vAlign w:val="center"/>
            <w:hideMark/>
          </w:tcPr>
          <w:p w14:paraId="5C52B01D" w14:textId="77777777" w:rsidR="00A46571" w:rsidRPr="005F252C" w:rsidRDefault="00A46571" w:rsidP="00A46571">
            <w:pPr>
              <w:rPr>
                <w:rFonts w:cs="Calibri"/>
                <w:color w:val="000000"/>
                <w:sz w:val="12"/>
                <w:szCs w:val="12"/>
                <w:rPrChange w:id="39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92" w:author="Al Riyami, Azza OLNG-SCC/12" w:date="2026-03-30T14:14:00Z" w16du:dateUtc="2026-03-30T10:14:00Z">
                  <w:rPr>
                    <w:rFonts w:ascii="Calibri" w:hAnsi="Calibri" w:cs="Calibri"/>
                    <w:color w:val="000000"/>
                    <w:sz w:val="12"/>
                    <w:szCs w:val="12"/>
                  </w:rPr>
                </w:rPrChange>
              </w:rPr>
              <w:t>25</w:t>
            </w:r>
          </w:p>
        </w:tc>
        <w:tc>
          <w:tcPr>
            <w:tcW w:w="3146" w:type="dxa"/>
            <w:tcBorders>
              <w:top w:val="nil"/>
              <w:left w:val="nil"/>
              <w:bottom w:val="single" w:sz="4" w:space="0" w:color="auto"/>
              <w:right w:val="single" w:sz="8" w:space="0" w:color="auto"/>
            </w:tcBorders>
            <w:shd w:val="clear" w:color="auto" w:fill="FFFFFF"/>
            <w:vAlign w:val="center"/>
            <w:hideMark/>
          </w:tcPr>
          <w:p w14:paraId="6B3B279E" w14:textId="77777777" w:rsidR="00A46571" w:rsidRPr="005F252C" w:rsidRDefault="00A46571" w:rsidP="00A46571">
            <w:pPr>
              <w:rPr>
                <w:rFonts w:cs="Calibri"/>
                <w:color w:val="000000"/>
                <w:sz w:val="12"/>
                <w:szCs w:val="12"/>
                <w:rPrChange w:id="39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94" w:author="Al Riyami, Azza OLNG-SCC/12" w:date="2026-03-30T14:14:00Z" w16du:dateUtc="2026-03-30T10:14:00Z">
                  <w:rPr>
                    <w:rFonts w:ascii="Calibri" w:hAnsi="Calibri" w:cs="Calibri"/>
                    <w:color w:val="000000"/>
                    <w:sz w:val="12"/>
                    <w:szCs w:val="12"/>
                  </w:rPr>
                </w:rPrChange>
              </w:rPr>
              <w:t>Filing and Archiving Services</w:t>
            </w:r>
          </w:p>
        </w:tc>
      </w:tr>
      <w:tr w:rsidR="00A46571" w:rsidRPr="005F252C" w14:paraId="3A92BA84"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C845E98" w14:textId="77777777" w:rsidR="00A46571" w:rsidRPr="005F252C" w:rsidRDefault="00A46571" w:rsidP="00A46571">
            <w:pPr>
              <w:rPr>
                <w:rFonts w:cs="Calibri"/>
                <w:color w:val="000000"/>
                <w:sz w:val="12"/>
                <w:szCs w:val="12"/>
                <w:rPrChange w:id="39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96" w:author="Al Riyami, Azza OLNG-SCC/12" w:date="2026-03-30T14:14:00Z" w16du:dateUtc="2026-03-30T10:14:00Z">
                  <w:rPr>
                    <w:rFonts w:ascii="Calibri" w:hAnsi="Calibri" w:cs="Calibri"/>
                    <w:color w:val="000000"/>
                    <w:sz w:val="12"/>
                    <w:szCs w:val="12"/>
                  </w:rPr>
                </w:rPrChange>
              </w:rPr>
              <w:t>4</w:t>
            </w:r>
          </w:p>
        </w:tc>
        <w:tc>
          <w:tcPr>
            <w:tcW w:w="3152" w:type="dxa"/>
            <w:tcBorders>
              <w:top w:val="nil"/>
              <w:left w:val="nil"/>
              <w:bottom w:val="single" w:sz="4" w:space="0" w:color="auto"/>
              <w:right w:val="single" w:sz="4" w:space="0" w:color="auto"/>
            </w:tcBorders>
            <w:shd w:val="clear" w:color="auto" w:fill="FFFFFF"/>
            <w:vAlign w:val="center"/>
            <w:hideMark/>
          </w:tcPr>
          <w:p w14:paraId="5D2DD5AB" w14:textId="77777777" w:rsidR="00A46571" w:rsidRPr="005F252C" w:rsidRDefault="00A46571" w:rsidP="00A46571">
            <w:pPr>
              <w:rPr>
                <w:rFonts w:cs="Calibri"/>
                <w:color w:val="000000"/>
                <w:sz w:val="12"/>
                <w:szCs w:val="12"/>
                <w:rPrChange w:id="39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3998" w:author="Al Riyami, Azza OLNG-SCC/12" w:date="2026-03-30T14:14:00Z" w16du:dateUtc="2026-03-30T10:14:00Z">
                  <w:rPr>
                    <w:rFonts w:ascii="Calibri" w:hAnsi="Calibri" w:cs="Calibri"/>
                    <w:color w:val="000000"/>
                    <w:sz w:val="12"/>
                    <w:szCs w:val="12"/>
                  </w:rPr>
                </w:rPrChange>
              </w:rPr>
              <w:t>Electrical Control Panels</w:t>
            </w:r>
          </w:p>
        </w:tc>
        <w:tc>
          <w:tcPr>
            <w:tcW w:w="591" w:type="dxa"/>
            <w:tcBorders>
              <w:top w:val="nil"/>
              <w:left w:val="nil"/>
              <w:bottom w:val="single" w:sz="4" w:space="0" w:color="auto"/>
              <w:right w:val="single" w:sz="4" w:space="0" w:color="auto"/>
            </w:tcBorders>
            <w:shd w:val="clear" w:color="auto" w:fill="FFFFFF"/>
            <w:vAlign w:val="center"/>
            <w:hideMark/>
          </w:tcPr>
          <w:p w14:paraId="426AE2E7" w14:textId="77777777" w:rsidR="00A46571" w:rsidRPr="005F252C" w:rsidRDefault="00A46571" w:rsidP="00A46571">
            <w:pPr>
              <w:rPr>
                <w:rFonts w:cs="Calibri"/>
                <w:color w:val="000000"/>
                <w:sz w:val="12"/>
                <w:szCs w:val="12"/>
                <w:rPrChange w:id="39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00" w:author="Al Riyami, Azza OLNG-SCC/12" w:date="2026-03-30T14:14:00Z" w16du:dateUtc="2026-03-30T10:14:00Z">
                  <w:rPr>
                    <w:rFonts w:ascii="Calibri" w:hAnsi="Calibri" w:cs="Calibri"/>
                    <w:color w:val="000000"/>
                    <w:sz w:val="12"/>
                    <w:szCs w:val="12"/>
                  </w:rPr>
                </w:rPrChange>
              </w:rPr>
              <w:t>26</w:t>
            </w:r>
          </w:p>
        </w:tc>
        <w:tc>
          <w:tcPr>
            <w:tcW w:w="3152" w:type="dxa"/>
            <w:tcBorders>
              <w:top w:val="nil"/>
              <w:left w:val="nil"/>
              <w:bottom w:val="single" w:sz="4" w:space="0" w:color="auto"/>
              <w:right w:val="single" w:sz="4" w:space="0" w:color="auto"/>
            </w:tcBorders>
            <w:shd w:val="clear" w:color="auto" w:fill="FFFFFF"/>
            <w:vAlign w:val="center"/>
            <w:hideMark/>
          </w:tcPr>
          <w:p w14:paraId="198F9355" w14:textId="77777777" w:rsidR="00A46571" w:rsidRPr="005F252C" w:rsidRDefault="00A46571" w:rsidP="00A46571">
            <w:pPr>
              <w:rPr>
                <w:rFonts w:cs="Calibri"/>
                <w:color w:val="000000"/>
                <w:sz w:val="12"/>
                <w:szCs w:val="12"/>
                <w:rPrChange w:id="40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02" w:author="Al Riyami, Azza OLNG-SCC/12" w:date="2026-03-30T14:14:00Z" w16du:dateUtc="2026-03-30T10:14:00Z">
                  <w:rPr>
                    <w:rFonts w:ascii="Calibri" w:hAnsi="Calibri" w:cs="Calibri"/>
                    <w:color w:val="000000"/>
                    <w:sz w:val="12"/>
                    <w:szCs w:val="12"/>
                  </w:rPr>
                </w:rPrChange>
              </w:rPr>
              <w:t>Lifting Equipment, Material Handling Tools and Consumables</w:t>
            </w:r>
          </w:p>
        </w:tc>
        <w:tc>
          <w:tcPr>
            <w:tcW w:w="591" w:type="dxa"/>
            <w:tcBorders>
              <w:top w:val="nil"/>
              <w:left w:val="nil"/>
              <w:bottom w:val="single" w:sz="4" w:space="0" w:color="auto"/>
              <w:right w:val="single" w:sz="4" w:space="0" w:color="auto"/>
            </w:tcBorders>
            <w:shd w:val="clear" w:color="auto" w:fill="FFFFFF"/>
            <w:vAlign w:val="center"/>
            <w:hideMark/>
          </w:tcPr>
          <w:p w14:paraId="3413EE6F" w14:textId="77777777" w:rsidR="00A46571" w:rsidRPr="005F252C" w:rsidRDefault="00A46571" w:rsidP="00A46571">
            <w:pPr>
              <w:rPr>
                <w:rFonts w:cs="Calibri"/>
                <w:color w:val="000000"/>
                <w:sz w:val="12"/>
                <w:szCs w:val="12"/>
                <w:rPrChange w:id="40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04" w:author="Al Riyami, Azza OLNG-SCC/12" w:date="2026-03-30T14:14:00Z" w16du:dateUtc="2026-03-30T10:14:00Z">
                  <w:rPr>
                    <w:rFonts w:ascii="Calibri" w:hAnsi="Calibri" w:cs="Calibri"/>
                    <w:color w:val="000000"/>
                    <w:sz w:val="12"/>
                    <w:szCs w:val="12"/>
                  </w:rPr>
                </w:rPrChange>
              </w:rPr>
              <w:t>4</w:t>
            </w:r>
          </w:p>
        </w:tc>
        <w:tc>
          <w:tcPr>
            <w:tcW w:w="3146" w:type="dxa"/>
            <w:tcBorders>
              <w:top w:val="nil"/>
              <w:left w:val="nil"/>
              <w:bottom w:val="single" w:sz="4" w:space="0" w:color="auto"/>
              <w:right w:val="single" w:sz="4" w:space="0" w:color="auto"/>
            </w:tcBorders>
            <w:shd w:val="clear" w:color="auto" w:fill="FFFFFF"/>
            <w:vAlign w:val="center"/>
            <w:hideMark/>
          </w:tcPr>
          <w:p w14:paraId="7BAEE7E5" w14:textId="77777777" w:rsidR="00A46571" w:rsidRPr="005F252C" w:rsidRDefault="00A46571" w:rsidP="00A46571">
            <w:pPr>
              <w:rPr>
                <w:rFonts w:cs="Calibri"/>
                <w:color w:val="000000"/>
                <w:sz w:val="12"/>
                <w:szCs w:val="12"/>
                <w:rPrChange w:id="40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06" w:author="Al Riyami, Azza OLNG-SCC/12" w:date="2026-03-30T14:14:00Z" w16du:dateUtc="2026-03-30T10:14:00Z">
                  <w:rPr>
                    <w:rFonts w:ascii="Calibri" w:hAnsi="Calibri" w:cs="Calibri"/>
                    <w:color w:val="000000"/>
                    <w:sz w:val="12"/>
                    <w:szCs w:val="12"/>
                  </w:rPr>
                </w:rPrChange>
              </w:rPr>
              <w:t>Building Construction Services</w:t>
            </w:r>
          </w:p>
        </w:tc>
        <w:tc>
          <w:tcPr>
            <w:tcW w:w="591" w:type="dxa"/>
            <w:tcBorders>
              <w:top w:val="nil"/>
              <w:left w:val="nil"/>
              <w:bottom w:val="single" w:sz="4" w:space="0" w:color="auto"/>
              <w:right w:val="single" w:sz="4" w:space="0" w:color="auto"/>
            </w:tcBorders>
            <w:shd w:val="clear" w:color="auto" w:fill="FFFFFF"/>
            <w:vAlign w:val="center"/>
            <w:hideMark/>
          </w:tcPr>
          <w:p w14:paraId="000338A7" w14:textId="77777777" w:rsidR="00A46571" w:rsidRPr="005F252C" w:rsidRDefault="00A46571" w:rsidP="00A46571">
            <w:pPr>
              <w:rPr>
                <w:rFonts w:cs="Calibri"/>
                <w:color w:val="000000"/>
                <w:sz w:val="12"/>
                <w:szCs w:val="12"/>
                <w:rPrChange w:id="40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08" w:author="Al Riyami, Azza OLNG-SCC/12" w:date="2026-03-30T14:14:00Z" w16du:dateUtc="2026-03-30T10:14:00Z">
                  <w:rPr>
                    <w:rFonts w:ascii="Calibri" w:hAnsi="Calibri" w:cs="Calibri"/>
                    <w:color w:val="000000"/>
                    <w:sz w:val="12"/>
                    <w:szCs w:val="12"/>
                  </w:rPr>
                </w:rPrChange>
              </w:rPr>
              <w:t>26</w:t>
            </w:r>
          </w:p>
        </w:tc>
        <w:tc>
          <w:tcPr>
            <w:tcW w:w="3146" w:type="dxa"/>
            <w:tcBorders>
              <w:top w:val="nil"/>
              <w:left w:val="nil"/>
              <w:bottom w:val="single" w:sz="4" w:space="0" w:color="auto"/>
              <w:right w:val="single" w:sz="8" w:space="0" w:color="auto"/>
            </w:tcBorders>
            <w:shd w:val="clear" w:color="auto" w:fill="FFFFFF"/>
            <w:vAlign w:val="center"/>
            <w:hideMark/>
          </w:tcPr>
          <w:p w14:paraId="16A106E8" w14:textId="77777777" w:rsidR="00A46571" w:rsidRPr="005F252C" w:rsidRDefault="00A46571" w:rsidP="00A46571">
            <w:pPr>
              <w:rPr>
                <w:rFonts w:cs="Calibri"/>
                <w:color w:val="000000"/>
                <w:sz w:val="12"/>
                <w:szCs w:val="12"/>
                <w:rPrChange w:id="40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10" w:author="Al Riyami, Azza OLNG-SCC/12" w:date="2026-03-30T14:14:00Z" w16du:dateUtc="2026-03-30T10:14:00Z">
                  <w:rPr>
                    <w:rFonts w:ascii="Calibri" w:hAnsi="Calibri" w:cs="Calibri"/>
                    <w:color w:val="000000"/>
                    <w:sz w:val="12"/>
                    <w:szCs w:val="12"/>
                  </w:rPr>
                </w:rPrChange>
              </w:rPr>
              <w:t>Filtration Services</w:t>
            </w:r>
          </w:p>
        </w:tc>
      </w:tr>
      <w:tr w:rsidR="00A46571" w:rsidRPr="005F252C" w14:paraId="733A7B53"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A0A1F27" w14:textId="77777777" w:rsidR="00A46571" w:rsidRPr="005F252C" w:rsidRDefault="00A46571" w:rsidP="00A46571">
            <w:pPr>
              <w:rPr>
                <w:rFonts w:cs="Calibri"/>
                <w:color w:val="000000"/>
                <w:sz w:val="12"/>
                <w:szCs w:val="12"/>
                <w:rPrChange w:id="40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12" w:author="Al Riyami, Azza OLNG-SCC/12" w:date="2026-03-30T14:14:00Z" w16du:dateUtc="2026-03-30T10:14:00Z">
                  <w:rPr>
                    <w:rFonts w:ascii="Calibri" w:hAnsi="Calibri" w:cs="Calibri"/>
                    <w:color w:val="000000"/>
                    <w:sz w:val="12"/>
                    <w:szCs w:val="12"/>
                  </w:rPr>
                </w:rPrChange>
              </w:rPr>
              <w:t>5</w:t>
            </w:r>
          </w:p>
        </w:tc>
        <w:tc>
          <w:tcPr>
            <w:tcW w:w="3152" w:type="dxa"/>
            <w:tcBorders>
              <w:top w:val="nil"/>
              <w:left w:val="nil"/>
              <w:bottom w:val="single" w:sz="4" w:space="0" w:color="auto"/>
              <w:right w:val="single" w:sz="4" w:space="0" w:color="auto"/>
            </w:tcBorders>
            <w:shd w:val="clear" w:color="auto" w:fill="FFFFFF"/>
            <w:vAlign w:val="center"/>
            <w:hideMark/>
          </w:tcPr>
          <w:p w14:paraId="6159D802" w14:textId="77777777" w:rsidR="00A46571" w:rsidRPr="005F252C" w:rsidRDefault="00A46571" w:rsidP="00A46571">
            <w:pPr>
              <w:rPr>
                <w:rFonts w:cs="Calibri"/>
                <w:color w:val="000000"/>
                <w:sz w:val="12"/>
                <w:szCs w:val="12"/>
                <w:rPrChange w:id="40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14" w:author="Al Riyami, Azza OLNG-SCC/12" w:date="2026-03-30T14:14:00Z" w16du:dateUtc="2026-03-30T10:14:00Z">
                  <w:rPr>
                    <w:rFonts w:ascii="Calibri" w:hAnsi="Calibri" w:cs="Calibri"/>
                    <w:color w:val="000000"/>
                    <w:sz w:val="12"/>
                    <w:szCs w:val="12"/>
                  </w:rPr>
                </w:rPrChange>
              </w:rPr>
              <w:t>Electrical Wires, Cables, Fittings, and Related Accessories</w:t>
            </w:r>
          </w:p>
        </w:tc>
        <w:tc>
          <w:tcPr>
            <w:tcW w:w="591" w:type="dxa"/>
            <w:tcBorders>
              <w:top w:val="nil"/>
              <w:left w:val="nil"/>
              <w:bottom w:val="single" w:sz="4" w:space="0" w:color="auto"/>
              <w:right w:val="single" w:sz="4" w:space="0" w:color="auto"/>
            </w:tcBorders>
            <w:shd w:val="clear" w:color="auto" w:fill="FFFFFF"/>
            <w:vAlign w:val="center"/>
            <w:hideMark/>
          </w:tcPr>
          <w:p w14:paraId="4EC0B172" w14:textId="77777777" w:rsidR="00A46571" w:rsidRPr="005F252C" w:rsidRDefault="00A46571" w:rsidP="00A46571">
            <w:pPr>
              <w:rPr>
                <w:rFonts w:cs="Calibri"/>
                <w:color w:val="000000"/>
                <w:sz w:val="12"/>
                <w:szCs w:val="12"/>
                <w:rPrChange w:id="40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16" w:author="Al Riyami, Azza OLNG-SCC/12" w:date="2026-03-30T14:14:00Z" w16du:dateUtc="2026-03-30T10:14:00Z">
                  <w:rPr>
                    <w:rFonts w:ascii="Calibri" w:hAnsi="Calibri" w:cs="Calibri"/>
                    <w:color w:val="000000"/>
                    <w:sz w:val="12"/>
                    <w:szCs w:val="12"/>
                  </w:rPr>
                </w:rPrChange>
              </w:rPr>
              <w:t>27</w:t>
            </w:r>
          </w:p>
        </w:tc>
        <w:tc>
          <w:tcPr>
            <w:tcW w:w="3152" w:type="dxa"/>
            <w:tcBorders>
              <w:top w:val="nil"/>
              <w:left w:val="nil"/>
              <w:bottom w:val="single" w:sz="4" w:space="0" w:color="auto"/>
              <w:right w:val="single" w:sz="4" w:space="0" w:color="auto"/>
            </w:tcBorders>
            <w:shd w:val="clear" w:color="auto" w:fill="FFFFFF"/>
            <w:vAlign w:val="center"/>
            <w:hideMark/>
          </w:tcPr>
          <w:p w14:paraId="516451C2" w14:textId="77777777" w:rsidR="00A46571" w:rsidRPr="005F252C" w:rsidRDefault="00A46571" w:rsidP="00A46571">
            <w:pPr>
              <w:rPr>
                <w:rFonts w:cs="Calibri"/>
                <w:color w:val="000000"/>
                <w:sz w:val="12"/>
                <w:szCs w:val="12"/>
                <w:rPrChange w:id="40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18" w:author="Al Riyami, Azza OLNG-SCC/12" w:date="2026-03-30T14:14:00Z" w16du:dateUtc="2026-03-30T10:14:00Z">
                  <w:rPr>
                    <w:rFonts w:ascii="Calibri" w:hAnsi="Calibri" w:cs="Calibri"/>
                    <w:color w:val="000000"/>
                    <w:sz w:val="12"/>
                    <w:szCs w:val="12"/>
                  </w:rPr>
                </w:rPrChange>
              </w:rPr>
              <w:t>Wellhead</w:t>
            </w:r>
          </w:p>
        </w:tc>
        <w:tc>
          <w:tcPr>
            <w:tcW w:w="591" w:type="dxa"/>
            <w:tcBorders>
              <w:top w:val="nil"/>
              <w:left w:val="nil"/>
              <w:bottom w:val="single" w:sz="4" w:space="0" w:color="auto"/>
              <w:right w:val="single" w:sz="4" w:space="0" w:color="auto"/>
            </w:tcBorders>
            <w:shd w:val="clear" w:color="auto" w:fill="FFFFFF"/>
            <w:vAlign w:val="center"/>
            <w:hideMark/>
          </w:tcPr>
          <w:p w14:paraId="10A1562C" w14:textId="77777777" w:rsidR="00A46571" w:rsidRPr="005F252C" w:rsidRDefault="00A46571" w:rsidP="00A46571">
            <w:pPr>
              <w:rPr>
                <w:rFonts w:cs="Calibri"/>
                <w:color w:val="000000"/>
                <w:sz w:val="12"/>
                <w:szCs w:val="12"/>
                <w:rPrChange w:id="40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20" w:author="Al Riyami, Azza OLNG-SCC/12" w:date="2026-03-30T14:14:00Z" w16du:dateUtc="2026-03-30T10:14:00Z">
                  <w:rPr>
                    <w:rFonts w:ascii="Calibri" w:hAnsi="Calibri" w:cs="Calibri"/>
                    <w:color w:val="000000"/>
                    <w:sz w:val="12"/>
                    <w:szCs w:val="12"/>
                  </w:rPr>
                </w:rPrChange>
              </w:rPr>
              <w:t>5</w:t>
            </w:r>
          </w:p>
        </w:tc>
        <w:tc>
          <w:tcPr>
            <w:tcW w:w="3146" w:type="dxa"/>
            <w:tcBorders>
              <w:top w:val="nil"/>
              <w:left w:val="nil"/>
              <w:bottom w:val="single" w:sz="4" w:space="0" w:color="auto"/>
              <w:right w:val="single" w:sz="4" w:space="0" w:color="auto"/>
            </w:tcBorders>
            <w:shd w:val="clear" w:color="auto" w:fill="FFFFFF"/>
            <w:vAlign w:val="center"/>
            <w:hideMark/>
          </w:tcPr>
          <w:p w14:paraId="18738F88" w14:textId="77777777" w:rsidR="00A46571" w:rsidRPr="005F252C" w:rsidRDefault="00A46571" w:rsidP="00A46571">
            <w:pPr>
              <w:rPr>
                <w:rFonts w:cs="Calibri"/>
                <w:color w:val="000000"/>
                <w:sz w:val="12"/>
                <w:szCs w:val="12"/>
                <w:rPrChange w:id="40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22" w:author="Al Riyami, Azza OLNG-SCC/12" w:date="2026-03-30T14:14:00Z" w16du:dateUtc="2026-03-30T10:14:00Z">
                  <w:rPr>
                    <w:rFonts w:ascii="Calibri" w:hAnsi="Calibri" w:cs="Calibri"/>
                    <w:color w:val="000000"/>
                    <w:sz w:val="12"/>
                    <w:szCs w:val="12"/>
                  </w:rPr>
                </w:rPrChange>
              </w:rPr>
              <w:t>Cables Laying Services</w:t>
            </w:r>
          </w:p>
        </w:tc>
        <w:tc>
          <w:tcPr>
            <w:tcW w:w="591" w:type="dxa"/>
            <w:tcBorders>
              <w:top w:val="nil"/>
              <w:left w:val="nil"/>
              <w:bottom w:val="single" w:sz="4" w:space="0" w:color="auto"/>
              <w:right w:val="single" w:sz="4" w:space="0" w:color="auto"/>
            </w:tcBorders>
            <w:shd w:val="clear" w:color="auto" w:fill="FFFFFF"/>
            <w:vAlign w:val="center"/>
            <w:hideMark/>
          </w:tcPr>
          <w:p w14:paraId="24561B11" w14:textId="77777777" w:rsidR="00A46571" w:rsidRPr="005F252C" w:rsidRDefault="00A46571" w:rsidP="00A46571">
            <w:pPr>
              <w:rPr>
                <w:rFonts w:cs="Calibri"/>
                <w:color w:val="000000"/>
                <w:sz w:val="12"/>
                <w:szCs w:val="12"/>
                <w:rPrChange w:id="40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24" w:author="Al Riyami, Azza OLNG-SCC/12" w:date="2026-03-30T14:14:00Z" w16du:dateUtc="2026-03-30T10:14:00Z">
                  <w:rPr>
                    <w:rFonts w:ascii="Calibri" w:hAnsi="Calibri" w:cs="Calibri"/>
                    <w:color w:val="000000"/>
                    <w:sz w:val="12"/>
                    <w:szCs w:val="12"/>
                  </w:rPr>
                </w:rPrChange>
              </w:rPr>
              <w:t>27</w:t>
            </w:r>
          </w:p>
        </w:tc>
        <w:tc>
          <w:tcPr>
            <w:tcW w:w="3146" w:type="dxa"/>
            <w:tcBorders>
              <w:top w:val="nil"/>
              <w:left w:val="nil"/>
              <w:bottom w:val="single" w:sz="4" w:space="0" w:color="auto"/>
              <w:right w:val="single" w:sz="8" w:space="0" w:color="auto"/>
            </w:tcBorders>
            <w:shd w:val="clear" w:color="auto" w:fill="FFFFFF"/>
            <w:vAlign w:val="center"/>
            <w:hideMark/>
          </w:tcPr>
          <w:p w14:paraId="165919AB" w14:textId="77777777" w:rsidR="00A46571" w:rsidRPr="005F252C" w:rsidRDefault="00A46571" w:rsidP="00A46571">
            <w:pPr>
              <w:rPr>
                <w:rFonts w:cs="Calibri"/>
                <w:color w:val="000000"/>
                <w:sz w:val="12"/>
                <w:szCs w:val="12"/>
                <w:rPrChange w:id="40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26" w:author="Al Riyami, Azza OLNG-SCC/12" w:date="2026-03-30T14:14:00Z" w16du:dateUtc="2026-03-30T10:14:00Z">
                  <w:rPr>
                    <w:rFonts w:ascii="Calibri" w:hAnsi="Calibri" w:cs="Calibri"/>
                    <w:color w:val="000000"/>
                    <w:sz w:val="12"/>
                    <w:szCs w:val="12"/>
                  </w:rPr>
                </w:rPrChange>
              </w:rPr>
              <w:t>Fire and Gas Monitoring and Control System Installation and Maintenance Services</w:t>
            </w:r>
          </w:p>
        </w:tc>
      </w:tr>
      <w:tr w:rsidR="00A46571" w:rsidRPr="005F252C" w14:paraId="26B6EE5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59A26ED" w14:textId="77777777" w:rsidR="00A46571" w:rsidRPr="005F252C" w:rsidRDefault="00A46571" w:rsidP="00A46571">
            <w:pPr>
              <w:rPr>
                <w:rFonts w:cs="Calibri"/>
                <w:color w:val="000000"/>
                <w:sz w:val="12"/>
                <w:szCs w:val="12"/>
                <w:rPrChange w:id="40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28" w:author="Al Riyami, Azza OLNG-SCC/12" w:date="2026-03-30T14:14:00Z" w16du:dateUtc="2026-03-30T10:14:00Z">
                  <w:rPr>
                    <w:rFonts w:ascii="Calibri" w:hAnsi="Calibri" w:cs="Calibri"/>
                    <w:color w:val="000000"/>
                    <w:sz w:val="12"/>
                    <w:szCs w:val="12"/>
                  </w:rPr>
                </w:rPrChange>
              </w:rPr>
              <w:t>6</w:t>
            </w:r>
          </w:p>
        </w:tc>
        <w:tc>
          <w:tcPr>
            <w:tcW w:w="3152" w:type="dxa"/>
            <w:tcBorders>
              <w:top w:val="nil"/>
              <w:left w:val="nil"/>
              <w:bottom w:val="single" w:sz="4" w:space="0" w:color="auto"/>
              <w:right w:val="single" w:sz="4" w:space="0" w:color="auto"/>
            </w:tcBorders>
            <w:shd w:val="clear" w:color="auto" w:fill="FFFFFF"/>
            <w:vAlign w:val="center"/>
            <w:hideMark/>
          </w:tcPr>
          <w:p w14:paraId="25D40AAC" w14:textId="77777777" w:rsidR="00A46571" w:rsidRPr="005F252C" w:rsidRDefault="00A46571" w:rsidP="00A46571">
            <w:pPr>
              <w:rPr>
                <w:rFonts w:cs="Calibri"/>
                <w:color w:val="000000"/>
                <w:sz w:val="12"/>
                <w:szCs w:val="12"/>
                <w:rPrChange w:id="40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30" w:author="Al Riyami, Azza OLNG-SCC/12" w:date="2026-03-30T14:14:00Z" w16du:dateUtc="2026-03-30T10:14:00Z">
                  <w:rPr>
                    <w:rFonts w:ascii="Calibri" w:hAnsi="Calibri" w:cs="Calibri"/>
                    <w:color w:val="000000"/>
                    <w:sz w:val="12"/>
                    <w:szCs w:val="12"/>
                  </w:rPr>
                </w:rPrChange>
              </w:rPr>
              <w:t>Instrumentation Cables and Related Accessories</w:t>
            </w:r>
          </w:p>
        </w:tc>
        <w:tc>
          <w:tcPr>
            <w:tcW w:w="591" w:type="dxa"/>
            <w:tcBorders>
              <w:top w:val="nil"/>
              <w:left w:val="nil"/>
              <w:bottom w:val="single" w:sz="4" w:space="0" w:color="auto"/>
              <w:right w:val="single" w:sz="4" w:space="0" w:color="auto"/>
            </w:tcBorders>
            <w:shd w:val="clear" w:color="auto" w:fill="FFFFFF"/>
            <w:vAlign w:val="center"/>
            <w:hideMark/>
          </w:tcPr>
          <w:p w14:paraId="52AA2147" w14:textId="77777777" w:rsidR="00A46571" w:rsidRPr="005F252C" w:rsidRDefault="00A46571" w:rsidP="00A46571">
            <w:pPr>
              <w:rPr>
                <w:rFonts w:cs="Calibri"/>
                <w:color w:val="000000"/>
                <w:sz w:val="12"/>
                <w:szCs w:val="12"/>
                <w:rPrChange w:id="40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32" w:author="Al Riyami, Azza OLNG-SCC/12" w:date="2026-03-30T14:14:00Z" w16du:dateUtc="2026-03-30T10:14:00Z">
                  <w:rPr>
                    <w:rFonts w:ascii="Calibri" w:hAnsi="Calibri" w:cs="Calibri"/>
                    <w:color w:val="000000"/>
                    <w:sz w:val="12"/>
                    <w:szCs w:val="12"/>
                  </w:rPr>
                </w:rPrChange>
              </w:rPr>
              <w:t>28</w:t>
            </w:r>
          </w:p>
        </w:tc>
        <w:tc>
          <w:tcPr>
            <w:tcW w:w="3152" w:type="dxa"/>
            <w:tcBorders>
              <w:top w:val="nil"/>
              <w:left w:val="nil"/>
              <w:bottom w:val="single" w:sz="4" w:space="0" w:color="auto"/>
              <w:right w:val="single" w:sz="4" w:space="0" w:color="auto"/>
            </w:tcBorders>
            <w:shd w:val="clear" w:color="auto" w:fill="FFFFFF"/>
            <w:vAlign w:val="center"/>
            <w:hideMark/>
          </w:tcPr>
          <w:p w14:paraId="63CB94DB" w14:textId="77777777" w:rsidR="00A46571" w:rsidRPr="005F252C" w:rsidRDefault="00A46571" w:rsidP="00A46571">
            <w:pPr>
              <w:rPr>
                <w:rFonts w:cs="Calibri"/>
                <w:color w:val="000000"/>
                <w:sz w:val="12"/>
                <w:szCs w:val="12"/>
                <w:rPrChange w:id="40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34" w:author="Al Riyami, Azza OLNG-SCC/12" w:date="2026-03-30T14:14:00Z" w16du:dateUtc="2026-03-30T10:14:00Z">
                  <w:rPr>
                    <w:rFonts w:ascii="Calibri" w:hAnsi="Calibri" w:cs="Calibri"/>
                    <w:color w:val="000000"/>
                    <w:sz w:val="12"/>
                    <w:szCs w:val="12"/>
                  </w:rPr>
                </w:rPrChange>
              </w:rPr>
              <w:t>Steel Body Drill Bits</w:t>
            </w:r>
          </w:p>
        </w:tc>
        <w:tc>
          <w:tcPr>
            <w:tcW w:w="591" w:type="dxa"/>
            <w:tcBorders>
              <w:top w:val="nil"/>
              <w:left w:val="nil"/>
              <w:bottom w:val="single" w:sz="4" w:space="0" w:color="auto"/>
              <w:right w:val="single" w:sz="4" w:space="0" w:color="auto"/>
            </w:tcBorders>
            <w:shd w:val="clear" w:color="auto" w:fill="FFFFFF"/>
            <w:vAlign w:val="center"/>
            <w:hideMark/>
          </w:tcPr>
          <w:p w14:paraId="141A7D43" w14:textId="77777777" w:rsidR="00A46571" w:rsidRPr="005F252C" w:rsidRDefault="00A46571" w:rsidP="00A46571">
            <w:pPr>
              <w:rPr>
                <w:rFonts w:cs="Calibri"/>
                <w:color w:val="000000"/>
                <w:sz w:val="12"/>
                <w:szCs w:val="12"/>
                <w:rPrChange w:id="40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36" w:author="Al Riyami, Azza OLNG-SCC/12" w:date="2026-03-30T14:14:00Z" w16du:dateUtc="2026-03-30T10:14:00Z">
                  <w:rPr>
                    <w:rFonts w:ascii="Calibri" w:hAnsi="Calibri" w:cs="Calibri"/>
                    <w:color w:val="000000"/>
                    <w:sz w:val="12"/>
                    <w:szCs w:val="12"/>
                  </w:rPr>
                </w:rPrChange>
              </w:rPr>
              <w:t>6</w:t>
            </w:r>
          </w:p>
        </w:tc>
        <w:tc>
          <w:tcPr>
            <w:tcW w:w="3146" w:type="dxa"/>
            <w:tcBorders>
              <w:top w:val="nil"/>
              <w:left w:val="nil"/>
              <w:bottom w:val="single" w:sz="4" w:space="0" w:color="auto"/>
              <w:right w:val="single" w:sz="4" w:space="0" w:color="auto"/>
            </w:tcBorders>
            <w:shd w:val="clear" w:color="auto" w:fill="FFFFFF"/>
            <w:vAlign w:val="center"/>
            <w:hideMark/>
          </w:tcPr>
          <w:p w14:paraId="574435CD" w14:textId="77777777" w:rsidR="00A46571" w:rsidRPr="005F252C" w:rsidRDefault="00A46571" w:rsidP="00A46571">
            <w:pPr>
              <w:rPr>
                <w:rFonts w:cs="Calibri"/>
                <w:color w:val="000000"/>
                <w:sz w:val="12"/>
                <w:szCs w:val="12"/>
                <w:rPrChange w:id="40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38" w:author="Al Riyami, Azza OLNG-SCC/12" w:date="2026-03-30T14:14:00Z" w16du:dateUtc="2026-03-30T10:14:00Z">
                  <w:rPr>
                    <w:rFonts w:ascii="Calibri" w:hAnsi="Calibri" w:cs="Calibri"/>
                    <w:color w:val="000000"/>
                    <w:sz w:val="12"/>
                    <w:szCs w:val="12"/>
                  </w:rPr>
                </w:rPrChange>
              </w:rPr>
              <w:t>Casing and Tubing Running Services</w:t>
            </w:r>
          </w:p>
        </w:tc>
        <w:tc>
          <w:tcPr>
            <w:tcW w:w="591" w:type="dxa"/>
            <w:tcBorders>
              <w:top w:val="nil"/>
              <w:left w:val="nil"/>
              <w:bottom w:val="single" w:sz="4" w:space="0" w:color="auto"/>
              <w:right w:val="single" w:sz="4" w:space="0" w:color="auto"/>
            </w:tcBorders>
            <w:shd w:val="clear" w:color="auto" w:fill="FFFFFF"/>
            <w:vAlign w:val="center"/>
            <w:hideMark/>
          </w:tcPr>
          <w:p w14:paraId="6ED0D7BB" w14:textId="77777777" w:rsidR="00A46571" w:rsidRPr="005F252C" w:rsidRDefault="00A46571" w:rsidP="00A46571">
            <w:pPr>
              <w:rPr>
                <w:rFonts w:cs="Calibri"/>
                <w:color w:val="000000"/>
                <w:sz w:val="12"/>
                <w:szCs w:val="12"/>
                <w:rPrChange w:id="40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40" w:author="Al Riyami, Azza OLNG-SCC/12" w:date="2026-03-30T14:14:00Z" w16du:dateUtc="2026-03-30T10:14:00Z">
                  <w:rPr>
                    <w:rFonts w:ascii="Calibri" w:hAnsi="Calibri" w:cs="Calibri"/>
                    <w:color w:val="000000"/>
                    <w:sz w:val="12"/>
                    <w:szCs w:val="12"/>
                  </w:rPr>
                </w:rPrChange>
              </w:rPr>
              <w:t>28</w:t>
            </w:r>
          </w:p>
        </w:tc>
        <w:tc>
          <w:tcPr>
            <w:tcW w:w="3146" w:type="dxa"/>
            <w:tcBorders>
              <w:top w:val="nil"/>
              <w:left w:val="nil"/>
              <w:bottom w:val="single" w:sz="4" w:space="0" w:color="auto"/>
              <w:right w:val="single" w:sz="8" w:space="0" w:color="auto"/>
            </w:tcBorders>
            <w:shd w:val="clear" w:color="auto" w:fill="FFFFFF"/>
            <w:vAlign w:val="center"/>
            <w:hideMark/>
          </w:tcPr>
          <w:p w14:paraId="5CF10E1A" w14:textId="77777777" w:rsidR="00A46571" w:rsidRPr="005F252C" w:rsidRDefault="00A46571" w:rsidP="00A46571">
            <w:pPr>
              <w:rPr>
                <w:rFonts w:cs="Calibri"/>
                <w:color w:val="000000"/>
                <w:sz w:val="12"/>
                <w:szCs w:val="12"/>
                <w:rPrChange w:id="40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42" w:author="Al Riyami, Azza OLNG-SCC/12" w:date="2026-03-30T14:14:00Z" w16du:dateUtc="2026-03-30T10:14:00Z">
                  <w:rPr>
                    <w:rFonts w:ascii="Calibri" w:hAnsi="Calibri" w:cs="Calibri"/>
                    <w:color w:val="000000"/>
                    <w:sz w:val="12"/>
                    <w:szCs w:val="12"/>
                  </w:rPr>
                </w:rPrChange>
              </w:rPr>
              <w:t>Fire Fighting Equipment Services</w:t>
            </w:r>
          </w:p>
        </w:tc>
      </w:tr>
      <w:tr w:rsidR="00A46571" w:rsidRPr="005F252C" w14:paraId="55506F7A"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2E137FF" w14:textId="77777777" w:rsidR="00A46571" w:rsidRPr="005F252C" w:rsidRDefault="00A46571" w:rsidP="00A46571">
            <w:pPr>
              <w:rPr>
                <w:rFonts w:cs="Calibri"/>
                <w:color w:val="000000"/>
                <w:sz w:val="12"/>
                <w:szCs w:val="12"/>
                <w:rPrChange w:id="40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44" w:author="Al Riyami, Azza OLNG-SCC/12" w:date="2026-03-30T14:14:00Z" w16du:dateUtc="2026-03-30T10:14:00Z">
                  <w:rPr>
                    <w:rFonts w:ascii="Calibri" w:hAnsi="Calibri" w:cs="Calibri"/>
                    <w:color w:val="000000"/>
                    <w:sz w:val="12"/>
                    <w:szCs w:val="12"/>
                  </w:rPr>
                </w:rPrChange>
              </w:rPr>
              <w:t>7</w:t>
            </w:r>
          </w:p>
        </w:tc>
        <w:tc>
          <w:tcPr>
            <w:tcW w:w="3152" w:type="dxa"/>
            <w:tcBorders>
              <w:top w:val="nil"/>
              <w:left w:val="nil"/>
              <w:bottom w:val="single" w:sz="4" w:space="0" w:color="auto"/>
              <w:right w:val="single" w:sz="4" w:space="0" w:color="auto"/>
            </w:tcBorders>
            <w:shd w:val="clear" w:color="auto" w:fill="FFFFFF"/>
            <w:vAlign w:val="center"/>
            <w:hideMark/>
          </w:tcPr>
          <w:p w14:paraId="252E0FAC" w14:textId="77777777" w:rsidR="00A46571" w:rsidRPr="005F252C" w:rsidRDefault="00A46571" w:rsidP="00A46571">
            <w:pPr>
              <w:rPr>
                <w:rFonts w:cs="Calibri"/>
                <w:color w:val="000000"/>
                <w:sz w:val="12"/>
                <w:szCs w:val="12"/>
                <w:rPrChange w:id="40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46" w:author="Al Riyami, Azza OLNG-SCC/12" w:date="2026-03-30T14:14:00Z" w16du:dateUtc="2026-03-30T10:14:00Z">
                  <w:rPr>
                    <w:rFonts w:ascii="Calibri" w:hAnsi="Calibri" w:cs="Calibri"/>
                    <w:color w:val="000000"/>
                    <w:sz w:val="12"/>
                    <w:szCs w:val="12"/>
                  </w:rPr>
                </w:rPrChange>
              </w:rPr>
              <w:t>Switchgears</w:t>
            </w:r>
          </w:p>
        </w:tc>
        <w:tc>
          <w:tcPr>
            <w:tcW w:w="591" w:type="dxa"/>
            <w:tcBorders>
              <w:top w:val="nil"/>
              <w:left w:val="nil"/>
              <w:bottom w:val="single" w:sz="4" w:space="0" w:color="auto"/>
              <w:right w:val="single" w:sz="4" w:space="0" w:color="auto"/>
            </w:tcBorders>
            <w:shd w:val="clear" w:color="auto" w:fill="FFFFFF"/>
            <w:vAlign w:val="center"/>
            <w:hideMark/>
          </w:tcPr>
          <w:p w14:paraId="731C11BF" w14:textId="77777777" w:rsidR="00A46571" w:rsidRPr="005F252C" w:rsidRDefault="00A46571" w:rsidP="00A46571">
            <w:pPr>
              <w:rPr>
                <w:rFonts w:cs="Calibri"/>
                <w:color w:val="000000"/>
                <w:sz w:val="12"/>
                <w:szCs w:val="12"/>
                <w:rPrChange w:id="40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48" w:author="Al Riyami, Azza OLNG-SCC/12" w:date="2026-03-30T14:14:00Z" w16du:dateUtc="2026-03-30T10:14:00Z">
                  <w:rPr>
                    <w:rFonts w:ascii="Calibri" w:hAnsi="Calibri" w:cs="Calibri"/>
                    <w:color w:val="000000"/>
                    <w:sz w:val="12"/>
                    <w:szCs w:val="12"/>
                  </w:rPr>
                </w:rPrChange>
              </w:rPr>
              <w:t>29</w:t>
            </w:r>
          </w:p>
        </w:tc>
        <w:tc>
          <w:tcPr>
            <w:tcW w:w="3152" w:type="dxa"/>
            <w:tcBorders>
              <w:top w:val="nil"/>
              <w:left w:val="nil"/>
              <w:bottom w:val="single" w:sz="4" w:space="0" w:color="auto"/>
              <w:right w:val="single" w:sz="4" w:space="0" w:color="auto"/>
            </w:tcBorders>
            <w:shd w:val="clear" w:color="auto" w:fill="FFFFFF"/>
            <w:vAlign w:val="center"/>
            <w:hideMark/>
          </w:tcPr>
          <w:p w14:paraId="16E1CB8B" w14:textId="77777777" w:rsidR="00A46571" w:rsidRPr="005F252C" w:rsidRDefault="00A46571" w:rsidP="00A46571">
            <w:pPr>
              <w:rPr>
                <w:rFonts w:cs="Calibri"/>
                <w:color w:val="000000"/>
                <w:sz w:val="12"/>
                <w:szCs w:val="12"/>
                <w:rPrChange w:id="40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50" w:author="Al Riyami, Azza OLNG-SCC/12" w:date="2026-03-30T14:14:00Z" w16du:dateUtc="2026-03-30T10:14:00Z">
                  <w:rPr>
                    <w:rFonts w:ascii="Calibri" w:hAnsi="Calibri" w:cs="Calibri"/>
                    <w:color w:val="000000"/>
                    <w:sz w:val="12"/>
                    <w:szCs w:val="12"/>
                  </w:rPr>
                </w:rPrChange>
              </w:rPr>
              <w:t>Cementing and OCTG Accessories</w:t>
            </w:r>
          </w:p>
        </w:tc>
        <w:tc>
          <w:tcPr>
            <w:tcW w:w="591" w:type="dxa"/>
            <w:tcBorders>
              <w:top w:val="nil"/>
              <w:left w:val="nil"/>
              <w:bottom w:val="single" w:sz="4" w:space="0" w:color="auto"/>
              <w:right w:val="single" w:sz="4" w:space="0" w:color="auto"/>
            </w:tcBorders>
            <w:shd w:val="clear" w:color="auto" w:fill="FFFFFF"/>
            <w:vAlign w:val="center"/>
            <w:hideMark/>
          </w:tcPr>
          <w:p w14:paraId="6F4A5069" w14:textId="77777777" w:rsidR="00A46571" w:rsidRPr="005F252C" w:rsidRDefault="00A46571" w:rsidP="00A46571">
            <w:pPr>
              <w:rPr>
                <w:rFonts w:cs="Calibri"/>
                <w:color w:val="000000"/>
                <w:sz w:val="12"/>
                <w:szCs w:val="12"/>
                <w:rPrChange w:id="40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52" w:author="Al Riyami, Azza OLNG-SCC/12" w:date="2026-03-30T14:14:00Z" w16du:dateUtc="2026-03-30T10:14:00Z">
                  <w:rPr>
                    <w:rFonts w:ascii="Calibri" w:hAnsi="Calibri" w:cs="Calibri"/>
                    <w:color w:val="000000"/>
                    <w:sz w:val="12"/>
                    <w:szCs w:val="12"/>
                  </w:rPr>
                </w:rPrChange>
              </w:rPr>
              <w:t>7</w:t>
            </w:r>
          </w:p>
        </w:tc>
        <w:tc>
          <w:tcPr>
            <w:tcW w:w="3146" w:type="dxa"/>
            <w:tcBorders>
              <w:top w:val="nil"/>
              <w:left w:val="nil"/>
              <w:bottom w:val="single" w:sz="4" w:space="0" w:color="auto"/>
              <w:right w:val="single" w:sz="4" w:space="0" w:color="auto"/>
            </w:tcBorders>
            <w:shd w:val="clear" w:color="auto" w:fill="FFFFFF"/>
            <w:vAlign w:val="center"/>
            <w:hideMark/>
          </w:tcPr>
          <w:p w14:paraId="10FBBFD6" w14:textId="77777777" w:rsidR="00A46571" w:rsidRPr="005F252C" w:rsidRDefault="00A46571" w:rsidP="00A46571">
            <w:pPr>
              <w:rPr>
                <w:rFonts w:cs="Calibri"/>
                <w:color w:val="000000"/>
                <w:sz w:val="12"/>
                <w:szCs w:val="12"/>
                <w:rPrChange w:id="40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54" w:author="Al Riyami, Azza OLNG-SCC/12" w:date="2026-03-30T14:14:00Z" w16du:dateUtc="2026-03-30T10:14:00Z">
                  <w:rPr>
                    <w:rFonts w:ascii="Calibri" w:hAnsi="Calibri" w:cs="Calibri"/>
                    <w:color w:val="000000"/>
                    <w:sz w:val="12"/>
                    <w:szCs w:val="12"/>
                  </w:rPr>
                </w:rPrChange>
              </w:rPr>
              <w:t>Catering Services</w:t>
            </w:r>
          </w:p>
        </w:tc>
        <w:tc>
          <w:tcPr>
            <w:tcW w:w="591" w:type="dxa"/>
            <w:tcBorders>
              <w:top w:val="nil"/>
              <w:left w:val="nil"/>
              <w:bottom w:val="single" w:sz="4" w:space="0" w:color="auto"/>
              <w:right w:val="single" w:sz="4" w:space="0" w:color="auto"/>
            </w:tcBorders>
            <w:shd w:val="clear" w:color="auto" w:fill="FFFFFF"/>
            <w:vAlign w:val="center"/>
            <w:hideMark/>
          </w:tcPr>
          <w:p w14:paraId="24FB399A" w14:textId="77777777" w:rsidR="00A46571" w:rsidRPr="005F252C" w:rsidRDefault="00A46571" w:rsidP="00A46571">
            <w:pPr>
              <w:rPr>
                <w:rFonts w:cs="Calibri"/>
                <w:color w:val="000000"/>
                <w:sz w:val="12"/>
                <w:szCs w:val="12"/>
                <w:rPrChange w:id="40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56" w:author="Al Riyami, Azza OLNG-SCC/12" w:date="2026-03-30T14:14:00Z" w16du:dateUtc="2026-03-30T10:14:00Z">
                  <w:rPr>
                    <w:rFonts w:ascii="Calibri" w:hAnsi="Calibri" w:cs="Calibri"/>
                    <w:color w:val="000000"/>
                    <w:sz w:val="12"/>
                    <w:szCs w:val="12"/>
                  </w:rPr>
                </w:rPrChange>
              </w:rPr>
              <w:t>29</w:t>
            </w:r>
          </w:p>
        </w:tc>
        <w:tc>
          <w:tcPr>
            <w:tcW w:w="3146" w:type="dxa"/>
            <w:tcBorders>
              <w:top w:val="nil"/>
              <w:left w:val="nil"/>
              <w:bottom w:val="single" w:sz="4" w:space="0" w:color="auto"/>
              <w:right w:val="single" w:sz="8" w:space="0" w:color="auto"/>
            </w:tcBorders>
            <w:shd w:val="clear" w:color="auto" w:fill="FFFFFF"/>
            <w:vAlign w:val="center"/>
            <w:hideMark/>
          </w:tcPr>
          <w:p w14:paraId="54DDA003" w14:textId="77777777" w:rsidR="00A46571" w:rsidRPr="005F252C" w:rsidRDefault="00A46571" w:rsidP="00A46571">
            <w:pPr>
              <w:rPr>
                <w:rFonts w:cs="Calibri"/>
                <w:color w:val="000000"/>
                <w:sz w:val="12"/>
                <w:szCs w:val="12"/>
                <w:rPrChange w:id="40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58" w:author="Al Riyami, Azza OLNG-SCC/12" w:date="2026-03-30T14:14:00Z" w16du:dateUtc="2026-03-30T10:14:00Z">
                  <w:rPr>
                    <w:rFonts w:ascii="Calibri" w:hAnsi="Calibri" w:cs="Calibri"/>
                    <w:color w:val="000000"/>
                    <w:sz w:val="12"/>
                    <w:szCs w:val="12"/>
                  </w:rPr>
                </w:rPrChange>
              </w:rPr>
              <w:t>Fishing and Milling Services</w:t>
            </w:r>
          </w:p>
        </w:tc>
      </w:tr>
      <w:tr w:rsidR="00A46571" w:rsidRPr="005F252C" w14:paraId="274546D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9D173BD" w14:textId="77777777" w:rsidR="00A46571" w:rsidRPr="005F252C" w:rsidRDefault="00A46571" w:rsidP="00A46571">
            <w:pPr>
              <w:rPr>
                <w:rFonts w:cs="Calibri"/>
                <w:color w:val="000000"/>
                <w:sz w:val="12"/>
                <w:szCs w:val="12"/>
                <w:rPrChange w:id="40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60" w:author="Al Riyami, Azza OLNG-SCC/12" w:date="2026-03-30T14:14:00Z" w16du:dateUtc="2026-03-30T10:14:00Z">
                  <w:rPr>
                    <w:rFonts w:ascii="Calibri" w:hAnsi="Calibri" w:cs="Calibri"/>
                    <w:color w:val="000000"/>
                    <w:sz w:val="12"/>
                    <w:szCs w:val="12"/>
                  </w:rPr>
                </w:rPrChange>
              </w:rPr>
              <w:t>8</w:t>
            </w:r>
          </w:p>
        </w:tc>
        <w:tc>
          <w:tcPr>
            <w:tcW w:w="3152" w:type="dxa"/>
            <w:tcBorders>
              <w:top w:val="nil"/>
              <w:left w:val="nil"/>
              <w:bottom w:val="single" w:sz="4" w:space="0" w:color="auto"/>
              <w:right w:val="single" w:sz="4" w:space="0" w:color="auto"/>
            </w:tcBorders>
            <w:shd w:val="clear" w:color="auto" w:fill="FFFFFF"/>
            <w:vAlign w:val="center"/>
            <w:hideMark/>
          </w:tcPr>
          <w:p w14:paraId="4351DA06" w14:textId="77777777" w:rsidR="00A46571" w:rsidRPr="005F252C" w:rsidRDefault="00A46571" w:rsidP="00A46571">
            <w:pPr>
              <w:rPr>
                <w:rFonts w:cs="Calibri"/>
                <w:color w:val="000000"/>
                <w:sz w:val="12"/>
                <w:szCs w:val="12"/>
                <w:rPrChange w:id="40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62" w:author="Al Riyami, Azza OLNG-SCC/12" w:date="2026-03-30T14:14:00Z" w16du:dateUtc="2026-03-30T10:14:00Z">
                  <w:rPr>
                    <w:rFonts w:ascii="Calibri" w:hAnsi="Calibri" w:cs="Calibri"/>
                    <w:color w:val="000000"/>
                    <w:sz w:val="12"/>
                    <w:szCs w:val="12"/>
                  </w:rPr>
                </w:rPrChange>
              </w:rPr>
              <w:t>Transformers</w:t>
            </w:r>
          </w:p>
        </w:tc>
        <w:tc>
          <w:tcPr>
            <w:tcW w:w="591" w:type="dxa"/>
            <w:tcBorders>
              <w:top w:val="nil"/>
              <w:left w:val="nil"/>
              <w:bottom w:val="single" w:sz="4" w:space="0" w:color="auto"/>
              <w:right w:val="single" w:sz="4" w:space="0" w:color="auto"/>
            </w:tcBorders>
            <w:shd w:val="clear" w:color="auto" w:fill="FFFFFF"/>
            <w:vAlign w:val="center"/>
            <w:hideMark/>
          </w:tcPr>
          <w:p w14:paraId="3625F325" w14:textId="77777777" w:rsidR="00A46571" w:rsidRPr="005F252C" w:rsidRDefault="00A46571" w:rsidP="00A46571">
            <w:pPr>
              <w:rPr>
                <w:rFonts w:cs="Calibri"/>
                <w:color w:val="000000"/>
                <w:sz w:val="12"/>
                <w:szCs w:val="12"/>
                <w:rPrChange w:id="40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64" w:author="Al Riyami, Azza OLNG-SCC/12" w:date="2026-03-30T14:14:00Z" w16du:dateUtc="2026-03-30T10:14:00Z">
                  <w:rPr>
                    <w:rFonts w:ascii="Calibri" w:hAnsi="Calibri" w:cs="Calibri"/>
                    <w:color w:val="000000"/>
                    <w:sz w:val="12"/>
                    <w:szCs w:val="12"/>
                  </w:rPr>
                </w:rPrChange>
              </w:rPr>
              <w:t>30</w:t>
            </w:r>
          </w:p>
        </w:tc>
        <w:tc>
          <w:tcPr>
            <w:tcW w:w="3152" w:type="dxa"/>
            <w:tcBorders>
              <w:top w:val="nil"/>
              <w:left w:val="nil"/>
              <w:bottom w:val="single" w:sz="4" w:space="0" w:color="auto"/>
              <w:right w:val="single" w:sz="4" w:space="0" w:color="auto"/>
            </w:tcBorders>
            <w:shd w:val="clear" w:color="auto" w:fill="FFFFFF"/>
            <w:vAlign w:val="center"/>
            <w:hideMark/>
          </w:tcPr>
          <w:p w14:paraId="68ED998C" w14:textId="77777777" w:rsidR="00A46571" w:rsidRPr="005F252C" w:rsidRDefault="00A46571" w:rsidP="00A46571">
            <w:pPr>
              <w:rPr>
                <w:rFonts w:cs="Calibri"/>
                <w:color w:val="000000"/>
                <w:sz w:val="12"/>
                <w:szCs w:val="12"/>
                <w:rPrChange w:id="40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66" w:author="Al Riyami, Azza OLNG-SCC/12" w:date="2026-03-30T14:14:00Z" w16du:dateUtc="2026-03-30T10:14:00Z">
                  <w:rPr>
                    <w:rFonts w:ascii="Calibri" w:hAnsi="Calibri" w:cs="Calibri"/>
                    <w:color w:val="000000"/>
                    <w:sz w:val="12"/>
                    <w:szCs w:val="12"/>
                  </w:rPr>
                </w:rPrChange>
              </w:rPr>
              <w:t>Water and Process Tanks</w:t>
            </w:r>
          </w:p>
        </w:tc>
        <w:tc>
          <w:tcPr>
            <w:tcW w:w="591" w:type="dxa"/>
            <w:tcBorders>
              <w:top w:val="nil"/>
              <w:left w:val="nil"/>
              <w:bottom w:val="single" w:sz="4" w:space="0" w:color="auto"/>
              <w:right w:val="single" w:sz="4" w:space="0" w:color="auto"/>
            </w:tcBorders>
            <w:shd w:val="clear" w:color="auto" w:fill="FFFFFF"/>
            <w:vAlign w:val="center"/>
            <w:hideMark/>
          </w:tcPr>
          <w:p w14:paraId="7E287828" w14:textId="77777777" w:rsidR="00A46571" w:rsidRPr="005F252C" w:rsidRDefault="00A46571" w:rsidP="00A46571">
            <w:pPr>
              <w:rPr>
                <w:rFonts w:cs="Calibri"/>
                <w:color w:val="000000"/>
                <w:sz w:val="12"/>
                <w:szCs w:val="12"/>
                <w:rPrChange w:id="40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68" w:author="Al Riyami, Azza OLNG-SCC/12" w:date="2026-03-30T14:14:00Z" w16du:dateUtc="2026-03-30T10:14:00Z">
                  <w:rPr>
                    <w:rFonts w:ascii="Calibri" w:hAnsi="Calibri" w:cs="Calibri"/>
                    <w:color w:val="000000"/>
                    <w:sz w:val="12"/>
                    <w:szCs w:val="12"/>
                  </w:rPr>
                </w:rPrChange>
              </w:rPr>
              <w:t>8</w:t>
            </w:r>
          </w:p>
        </w:tc>
        <w:tc>
          <w:tcPr>
            <w:tcW w:w="3146" w:type="dxa"/>
            <w:tcBorders>
              <w:top w:val="nil"/>
              <w:left w:val="nil"/>
              <w:bottom w:val="single" w:sz="4" w:space="0" w:color="auto"/>
              <w:right w:val="single" w:sz="4" w:space="0" w:color="auto"/>
            </w:tcBorders>
            <w:shd w:val="clear" w:color="auto" w:fill="FFFFFF"/>
            <w:vAlign w:val="center"/>
            <w:hideMark/>
          </w:tcPr>
          <w:p w14:paraId="719690BD" w14:textId="77777777" w:rsidR="00A46571" w:rsidRPr="005F252C" w:rsidRDefault="00A46571" w:rsidP="00A46571">
            <w:pPr>
              <w:rPr>
                <w:rFonts w:cs="Calibri"/>
                <w:color w:val="000000"/>
                <w:sz w:val="12"/>
                <w:szCs w:val="12"/>
                <w:rPrChange w:id="40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70" w:author="Al Riyami, Azza OLNG-SCC/12" w:date="2026-03-30T14:14:00Z" w16du:dateUtc="2026-03-30T10:14:00Z">
                  <w:rPr>
                    <w:rFonts w:ascii="Calibri" w:hAnsi="Calibri" w:cs="Calibri"/>
                    <w:color w:val="000000"/>
                    <w:sz w:val="12"/>
                    <w:szCs w:val="12"/>
                  </w:rPr>
                </w:rPrChange>
              </w:rPr>
              <w:t>Cementing Services</w:t>
            </w:r>
          </w:p>
        </w:tc>
        <w:tc>
          <w:tcPr>
            <w:tcW w:w="591" w:type="dxa"/>
            <w:tcBorders>
              <w:top w:val="nil"/>
              <w:left w:val="nil"/>
              <w:bottom w:val="single" w:sz="4" w:space="0" w:color="auto"/>
              <w:right w:val="single" w:sz="4" w:space="0" w:color="auto"/>
            </w:tcBorders>
            <w:shd w:val="clear" w:color="auto" w:fill="FFFFFF"/>
            <w:vAlign w:val="center"/>
            <w:hideMark/>
          </w:tcPr>
          <w:p w14:paraId="383B8664" w14:textId="77777777" w:rsidR="00A46571" w:rsidRPr="005F252C" w:rsidRDefault="00A46571" w:rsidP="00A46571">
            <w:pPr>
              <w:rPr>
                <w:rFonts w:cs="Calibri"/>
                <w:color w:val="000000"/>
                <w:sz w:val="12"/>
                <w:szCs w:val="12"/>
                <w:rPrChange w:id="40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72" w:author="Al Riyami, Azza OLNG-SCC/12" w:date="2026-03-30T14:14:00Z" w16du:dateUtc="2026-03-30T10:14:00Z">
                  <w:rPr>
                    <w:rFonts w:ascii="Calibri" w:hAnsi="Calibri" w:cs="Calibri"/>
                    <w:color w:val="000000"/>
                    <w:sz w:val="12"/>
                    <w:szCs w:val="12"/>
                  </w:rPr>
                </w:rPrChange>
              </w:rPr>
              <w:t>30</w:t>
            </w:r>
          </w:p>
        </w:tc>
        <w:tc>
          <w:tcPr>
            <w:tcW w:w="3146" w:type="dxa"/>
            <w:tcBorders>
              <w:top w:val="nil"/>
              <w:left w:val="nil"/>
              <w:bottom w:val="single" w:sz="4" w:space="0" w:color="auto"/>
              <w:right w:val="single" w:sz="8" w:space="0" w:color="auto"/>
            </w:tcBorders>
            <w:shd w:val="clear" w:color="auto" w:fill="FFFFFF"/>
            <w:vAlign w:val="center"/>
            <w:hideMark/>
          </w:tcPr>
          <w:p w14:paraId="5E9F7B2D" w14:textId="77777777" w:rsidR="00A46571" w:rsidRPr="005F252C" w:rsidRDefault="00A46571" w:rsidP="00A46571">
            <w:pPr>
              <w:rPr>
                <w:rFonts w:cs="Calibri"/>
                <w:color w:val="000000"/>
                <w:sz w:val="12"/>
                <w:szCs w:val="12"/>
                <w:rPrChange w:id="40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74" w:author="Al Riyami, Azza OLNG-SCC/12" w:date="2026-03-30T14:14:00Z" w16du:dateUtc="2026-03-30T10:14:00Z">
                  <w:rPr>
                    <w:rFonts w:ascii="Calibri" w:hAnsi="Calibri" w:cs="Calibri"/>
                    <w:color w:val="000000"/>
                    <w:sz w:val="12"/>
                    <w:szCs w:val="12"/>
                  </w:rPr>
                </w:rPrChange>
              </w:rPr>
              <w:t>Frac Services</w:t>
            </w:r>
          </w:p>
        </w:tc>
      </w:tr>
      <w:tr w:rsidR="00A46571" w:rsidRPr="005F252C" w14:paraId="7047E8F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7BA6EC2" w14:textId="77777777" w:rsidR="00A46571" w:rsidRPr="005F252C" w:rsidRDefault="00A46571" w:rsidP="00A46571">
            <w:pPr>
              <w:rPr>
                <w:rFonts w:cs="Calibri"/>
                <w:color w:val="000000"/>
                <w:sz w:val="12"/>
                <w:szCs w:val="12"/>
                <w:rPrChange w:id="40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76" w:author="Al Riyami, Azza OLNG-SCC/12" w:date="2026-03-30T14:14:00Z" w16du:dateUtc="2026-03-30T10:14:00Z">
                  <w:rPr>
                    <w:rFonts w:ascii="Calibri" w:hAnsi="Calibri" w:cs="Calibri"/>
                    <w:color w:val="000000"/>
                    <w:sz w:val="12"/>
                    <w:szCs w:val="12"/>
                  </w:rPr>
                </w:rPrChange>
              </w:rPr>
              <w:t>9</w:t>
            </w:r>
          </w:p>
        </w:tc>
        <w:tc>
          <w:tcPr>
            <w:tcW w:w="3152" w:type="dxa"/>
            <w:tcBorders>
              <w:top w:val="nil"/>
              <w:left w:val="nil"/>
              <w:bottom w:val="single" w:sz="4" w:space="0" w:color="auto"/>
              <w:right w:val="single" w:sz="4" w:space="0" w:color="auto"/>
            </w:tcBorders>
            <w:shd w:val="clear" w:color="auto" w:fill="FFFFFF"/>
            <w:vAlign w:val="center"/>
            <w:hideMark/>
          </w:tcPr>
          <w:p w14:paraId="3637D01C" w14:textId="77777777" w:rsidR="00A46571" w:rsidRPr="005F252C" w:rsidRDefault="00A46571" w:rsidP="00A46571">
            <w:pPr>
              <w:rPr>
                <w:rFonts w:cs="Calibri"/>
                <w:color w:val="000000"/>
                <w:sz w:val="12"/>
                <w:szCs w:val="12"/>
                <w:rPrChange w:id="40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78" w:author="Al Riyami, Azza OLNG-SCC/12" w:date="2026-03-30T14:14:00Z" w16du:dateUtc="2026-03-30T10:14:00Z">
                  <w:rPr>
                    <w:rFonts w:ascii="Calibri" w:hAnsi="Calibri" w:cs="Calibri"/>
                    <w:color w:val="000000"/>
                    <w:sz w:val="12"/>
                    <w:szCs w:val="12"/>
                  </w:rPr>
                </w:rPrChange>
              </w:rPr>
              <w:t>Pipes and Fittings</w:t>
            </w:r>
          </w:p>
        </w:tc>
        <w:tc>
          <w:tcPr>
            <w:tcW w:w="591" w:type="dxa"/>
            <w:tcBorders>
              <w:top w:val="nil"/>
              <w:left w:val="nil"/>
              <w:bottom w:val="single" w:sz="4" w:space="0" w:color="auto"/>
              <w:right w:val="single" w:sz="4" w:space="0" w:color="auto"/>
            </w:tcBorders>
            <w:shd w:val="clear" w:color="auto" w:fill="FFFFFF"/>
            <w:vAlign w:val="center"/>
            <w:hideMark/>
          </w:tcPr>
          <w:p w14:paraId="16378E87" w14:textId="77777777" w:rsidR="00A46571" w:rsidRPr="005F252C" w:rsidRDefault="00A46571" w:rsidP="00A46571">
            <w:pPr>
              <w:rPr>
                <w:rFonts w:cs="Calibri"/>
                <w:color w:val="000000"/>
                <w:sz w:val="12"/>
                <w:szCs w:val="12"/>
                <w:rPrChange w:id="40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80" w:author="Al Riyami, Azza OLNG-SCC/12" w:date="2026-03-30T14:14:00Z" w16du:dateUtc="2026-03-30T10:14:00Z">
                  <w:rPr>
                    <w:rFonts w:ascii="Calibri" w:hAnsi="Calibri" w:cs="Calibri"/>
                    <w:color w:val="000000"/>
                    <w:sz w:val="12"/>
                    <w:szCs w:val="12"/>
                  </w:rPr>
                </w:rPrChange>
              </w:rPr>
              <w:t>31</w:t>
            </w:r>
          </w:p>
        </w:tc>
        <w:tc>
          <w:tcPr>
            <w:tcW w:w="3152" w:type="dxa"/>
            <w:tcBorders>
              <w:top w:val="nil"/>
              <w:left w:val="nil"/>
              <w:bottom w:val="single" w:sz="4" w:space="0" w:color="auto"/>
              <w:right w:val="single" w:sz="4" w:space="0" w:color="auto"/>
            </w:tcBorders>
            <w:shd w:val="clear" w:color="auto" w:fill="FFFFFF"/>
            <w:vAlign w:val="center"/>
            <w:hideMark/>
          </w:tcPr>
          <w:p w14:paraId="6C63880A" w14:textId="77777777" w:rsidR="00A46571" w:rsidRPr="005F252C" w:rsidRDefault="00A46571" w:rsidP="00A46571">
            <w:pPr>
              <w:rPr>
                <w:rFonts w:cs="Calibri"/>
                <w:color w:val="000000"/>
                <w:sz w:val="12"/>
                <w:szCs w:val="12"/>
                <w:rPrChange w:id="40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82" w:author="Al Riyami, Azza OLNG-SCC/12" w:date="2026-03-30T14:14:00Z" w16du:dateUtc="2026-03-30T10:14:00Z">
                  <w:rPr>
                    <w:rFonts w:ascii="Calibri" w:hAnsi="Calibri" w:cs="Calibri"/>
                    <w:color w:val="000000"/>
                    <w:sz w:val="12"/>
                    <w:szCs w:val="12"/>
                  </w:rPr>
                </w:rPrChange>
              </w:rPr>
              <w:t>Medical Equipment and Consumables</w:t>
            </w:r>
          </w:p>
        </w:tc>
        <w:tc>
          <w:tcPr>
            <w:tcW w:w="591" w:type="dxa"/>
            <w:tcBorders>
              <w:top w:val="nil"/>
              <w:left w:val="nil"/>
              <w:bottom w:val="single" w:sz="4" w:space="0" w:color="auto"/>
              <w:right w:val="single" w:sz="4" w:space="0" w:color="auto"/>
            </w:tcBorders>
            <w:shd w:val="clear" w:color="auto" w:fill="FFFFFF"/>
            <w:vAlign w:val="center"/>
            <w:hideMark/>
          </w:tcPr>
          <w:p w14:paraId="4166CDE9" w14:textId="77777777" w:rsidR="00A46571" w:rsidRPr="005F252C" w:rsidRDefault="00A46571" w:rsidP="00A46571">
            <w:pPr>
              <w:rPr>
                <w:rFonts w:cs="Calibri"/>
                <w:color w:val="000000"/>
                <w:sz w:val="12"/>
                <w:szCs w:val="12"/>
                <w:rPrChange w:id="40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84" w:author="Al Riyami, Azza OLNG-SCC/12" w:date="2026-03-30T14:14:00Z" w16du:dateUtc="2026-03-30T10:14:00Z">
                  <w:rPr>
                    <w:rFonts w:ascii="Calibri" w:hAnsi="Calibri" w:cs="Calibri"/>
                    <w:color w:val="000000"/>
                    <w:sz w:val="12"/>
                    <w:szCs w:val="12"/>
                  </w:rPr>
                </w:rPrChange>
              </w:rPr>
              <w:t>9</w:t>
            </w:r>
          </w:p>
        </w:tc>
        <w:tc>
          <w:tcPr>
            <w:tcW w:w="3146" w:type="dxa"/>
            <w:tcBorders>
              <w:top w:val="nil"/>
              <w:left w:val="nil"/>
              <w:bottom w:val="single" w:sz="4" w:space="0" w:color="auto"/>
              <w:right w:val="single" w:sz="4" w:space="0" w:color="auto"/>
            </w:tcBorders>
            <w:shd w:val="clear" w:color="auto" w:fill="FFFFFF"/>
            <w:vAlign w:val="center"/>
            <w:hideMark/>
          </w:tcPr>
          <w:p w14:paraId="1FF63B3D" w14:textId="77777777" w:rsidR="00A46571" w:rsidRPr="005F252C" w:rsidRDefault="00A46571" w:rsidP="00A46571">
            <w:pPr>
              <w:rPr>
                <w:rFonts w:cs="Calibri"/>
                <w:color w:val="000000"/>
                <w:sz w:val="12"/>
                <w:szCs w:val="12"/>
                <w:rPrChange w:id="40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86" w:author="Al Riyami, Azza OLNG-SCC/12" w:date="2026-03-30T14:14:00Z" w16du:dateUtc="2026-03-30T10:14:00Z">
                  <w:rPr>
                    <w:rFonts w:ascii="Calibri" w:hAnsi="Calibri" w:cs="Calibri"/>
                    <w:color w:val="000000"/>
                    <w:sz w:val="12"/>
                    <w:szCs w:val="12"/>
                  </w:rPr>
                </w:rPrChange>
              </w:rPr>
              <w:t>Chemical Blending Services</w:t>
            </w:r>
          </w:p>
        </w:tc>
        <w:tc>
          <w:tcPr>
            <w:tcW w:w="591" w:type="dxa"/>
            <w:tcBorders>
              <w:top w:val="nil"/>
              <w:left w:val="nil"/>
              <w:bottom w:val="single" w:sz="4" w:space="0" w:color="auto"/>
              <w:right w:val="single" w:sz="4" w:space="0" w:color="auto"/>
            </w:tcBorders>
            <w:shd w:val="clear" w:color="auto" w:fill="FFFFFF"/>
            <w:vAlign w:val="center"/>
            <w:hideMark/>
          </w:tcPr>
          <w:p w14:paraId="444B5399" w14:textId="77777777" w:rsidR="00A46571" w:rsidRPr="005F252C" w:rsidRDefault="00A46571" w:rsidP="00A46571">
            <w:pPr>
              <w:rPr>
                <w:rFonts w:cs="Calibri"/>
                <w:color w:val="000000"/>
                <w:sz w:val="12"/>
                <w:szCs w:val="12"/>
                <w:rPrChange w:id="40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88" w:author="Al Riyami, Azza OLNG-SCC/12" w:date="2026-03-30T14:14:00Z" w16du:dateUtc="2026-03-30T10:14:00Z">
                  <w:rPr>
                    <w:rFonts w:ascii="Calibri" w:hAnsi="Calibri" w:cs="Calibri"/>
                    <w:color w:val="000000"/>
                    <w:sz w:val="12"/>
                    <w:szCs w:val="12"/>
                  </w:rPr>
                </w:rPrChange>
              </w:rPr>
              <w:t>31</w:t>
            </w:r>
          </w:p>
        </w:tc>
        <w:tc>
          <w:tcPr>
            <w:tcW w:w="3146" w:type="dxa"/>
            <w:tcBorders>
              <w:top w:val="nil"/>
              <w:left w:val="nil"/>
              <w:bottom w:val="single" w:sz="4" w:space="0" w:color="auto"/>
              <w:right w:val="single" w:sz="8" w:space="0" w:color="auto"/>
            </w:tcBorders>
            <w:shd w:val="clear" w:color="auto" w:fill="FFFFFF"/>
            <w:vAlign w:val="center"/>
            <w:hideMark/>
          </w:tcPr>
          <w:p w14:paraId="18D2F684" w14:textId="77777777" w:rsidR="00A46571" w:rsidRPr="005F252C" w:rsidRDefault="00A46571" w:rsidP="00A46571">
            <w:pPr>
              <w:rPr>
                <w:rFonts w:cs="Calibri"/>
                <w:color w:val="000000"/>
                <w:sz w:val="12"/>
                <w:szCs w:val="12"/>
                <w:rPrChange w:id="40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90" w:author="Al Riyami, Azza OLNG-SCC/12" w:date="2026-03-30T14:14:00Z" w16du:dateUtc="2026-03-30T10:14:00Z">
                  <w:rPr>
                    <w:rFonts w:ascii="Calibri" w:hAnsi="Calibri" w:cs="Calibri"/>
                    <w:color w:val="000000"/>
                    <w:sz w:val="12"/>
                    <w:szCs w:val="12"/>
                  </w:rPr>
                </w:rPrChange>
              </w:rPr>
              <w:t>Freight Forwarding Services</w:t>
            </w:r>
          </w:p>
        </w:tc>
      </w:tr>
      <w:tr w:rsidR="00A46571" w:rsidRPr="005F252C" w14:paraId="5C50D2B8"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11C027DE" w14:textId="77777777" w:rsidR="00A46571" w:rsidRPr="005F252C" w:rsidRDefault="00A46571" w:rsidP="00A46571">
            <w:pPr>
              <w:rPr>
                <w:rFonts w:cs="Calibri"/>
                <w:color w:val="000000"/>
                <w:sz w:val="12"/>
                <w:szCs w:val="12"/>
                <w:rPrChange w:id="40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92" w:author="Al Riyami, Azza OLNG-SCC/12" w:date="2026-03-30T14:14:00Z" w16du:dateUtc="2026-03-30T10:14:00Z">
                  <w:rPr>
                    <w:rFonts w:ascii="Calibri" w:hAnsi="Calibri" w:cs="Calibri"/>
                    <w:color w:val="000000"/>
                    <w:sz w:val="12"/>
                    <w:szCs w:val="12"/>
                  </w:rPr>
                </w:rPrChange>
              </w:rPr>
              <w:t>10</w:t>
            </w:r>
          </w:p>
        </w:tc>
        <w:tc>
          <w:tcPr>
            <w:tcW w:w="3152" w:type="dxa"/>
            <w:tcBorders>
              <w:top w:val="nil"/>
              <w:left w:val="nil"/>
              <w:bottom w:val="single" w:sz="4" w:space="0" w:color="auto"/>
              <w:right w:val="single" w:sz="4" w:space="0" w:color="auto"/>
            </w:tcBorders>
            <w:shd w:val="clear" w:color="auto" w:fill="FFFFFF"/>
            <w:vAlign w:val="center"/>
            <w:hideMark/>
          </w:tcPr>
          <w:p w14:paraId="13C619B0" w14:textId="77777777" w:rsidR="00A46571" w:rsidRPr="005F252C" w:rsidRDefault="00A46571" w:rsidP="00A46571">
            <w:pPr>
              <w:rPr>
                <w:rFonts w:cs="Calibri"/>
                <w:color w:val="000000"/>
                <w:sz w:val="12"/>
                <w:szCs w:val="12"/>
                <w:rPrChange w:id="40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94" w:author="Al Riyami, Azza OLNG-SCC/12" w:date="2026-03-30T14:14:00Z" w16du:dateUtc="2026-03-30T10:14:00Z">
                  <w:rPr>
                    <w:rFonts w:ascii="Calibri" w:hAnsi="Calibri" w:cs="Calibri"/>
                    <w:color w:val="000000"/>
                    <w:sz w:val="12"/>
                    <w:szCs w:val="12"/>
                  </w:rPr>
                </w:rPrChange>
              </w:rPr>
              <w:t>Downhole Completion Tools and Accessories</w:t>
            </w:r>
          </w:p>
        </w:tc>
        <w:tc>
          <w:tcPr>
            <w:tcW w:w="591" w:type="dxa"/>
            <w:tcBorders>
              <w:top w:val="nil"/>
              <w:left w:val="nil"/>
              <w:bottom w:val="single" w:sz="4" w:space="0" w:color="auto"/>
              <w:right w:val="single" w:sz="4" w:space="0" w:color="auto"/>
            </w:tcBorders>
            <w:shd w:val="clear" w:color="auto" w:fill="FFFFFF"/>
            <w:vAlign w:val="center"/>
            <w:hideMark/>
          </w:tcPr>
          <w:p w14:paraId="31D42498" w14:textId="77777777" w:rsidR="00A46571" w:rsidRPr="005F252C" w:rsidRDefault="00A46571" w:rsidP="00A46571">
            <w:pPr>
              <w:rPr>
                <w:rFonts w:cs="Calibri"/>
                <w:color w:val="000000"/>
                <w:sz w:val="12"/>
                <w:szCs w:val="12"/>
                <w:rPrChange w:id="40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96" w:author="Al Riyami, Azza OLNG-SCC/12" w:date="2026-03-30T14:14:00Z" w16du:dateUtc="2026-03-30T10:14:00Z">
                  <w:rPr>
                    <w:rFonts w:ascii="Calibri" w:hAnsi="Calibri" w:cs="Calibri"/>
                    <w:color w:val="000000"/>
                    <w:sz w:val="12"/>
                    <w:szCs w:val="12"/>
                  </w:rPr>
                </w:rPrChange>
              </w:rPr>
              <w:t>32</w:t>
            </w:r>
          </w:p>
        </w:tc>
        <w:tc>
          <w:tcPr>
            <w:tcW w:w="3152" w:type="dxa"/>
            <w:tcBorders>
              <w:top w:val="nil"/>
              <w:left w:val="nil"/>
              <w:bottom w:val="single" w:sz="4" w:space="0" w:color="auto"/>
              <w:right w:val="single" w:sz="4" w:space="0" w:color="auto"/>
            </w:tcBorders>
            <w:shd w:val="clear" w:color="auto" w:fill="FFFFFF"/>
            <w:vAlign w:val="center"/>
            <w:hideMark/>
          </w:tcPr>
          <w:p w14:paraId="328CA2C7" w14:textId="77777777" w:rsidR="00A46571" w:rsidRPr="005F252C" w:rsidRDefault="00A46571" w:rsidP="00A46571">
            <w:pPr>
              <w:rPr>
                <w:rFonts w:cs="Calibri"/>
                <w:color w:val="000000"/>
                <w:sz w:val="12"/>
                <w:szCs w:val="12"/>
                <w:rPrChange w:id="40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098" w:author="Al Riyami, Azza OLNG-SCC/12" w:date="2026-03-30T14:14:00Z" w16du:dateUtc="2026-03-30T10:14:00Z">
                  <w:rPr>
                    <w:rFonts w:ascii="Calibri" w:hAnsi="Calibri" w:cs="Calibri"/>
                    <w:color w:val="000000"/>
                    <w:sz w:val="12"/>
                    <w:szCs w:val="12"/>
                  </w:rPr>
                </w:rPrChange>
              </w:rPr>
              <w:t>Basic Pharmaceutical Products</w:t>
            </w:r>
          </w:p>
        </w:tc>
        <w:tc>
          <w:tcPr>
            <w:tcW w:w="591" w:type="dxa"/>
            <w:tcBorders>
              <w:top w:val="nil"/>
              <w:left w:val="nil"/>
              <w:bottom w:val="single" w:sz="4" w:space="0" w:color="auto"/>
              <w:right w:val="single" w:sz="4" w:space="0" w:color="auto"/>
            </w:tcBorders>
            <w:shd w:val="clear" w:color="auto" w:fill="FFFFFF"/>
            <w:vAlign w:val="center"/>
            <w:hideMark/>
          </w:tcPr>
          <w:p w14:paraId="584D71AD" w14:textId="77777777" w:rsidR="00A46571" w:rsidRPr="005F252C" w:rsidRDefault="00A46571" w:rsidP="00A46571">
            <w:pPr>
              <w:rPr>
                <w:rFonts w:cs="Calibri"/>
                <w:color w:val="000000"/>
                <w:sz w:val="12"/>
                <w:szCs w:val="12"/>
                <w:rPrChange w:id="40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00" w:author="Al Riyami, Azza OLNG-SCC/12" w:date="2026-03-30T14:14:00Z" w16du:dateUtc="2026-03-30T10:14:00Z">
                  <w:rPr>
                    <w:rFonts w:ascii="Calibri" w:hAnsi="Calibri" w:cs="Calibri"/>
                    <w:color w:val="000000"/>
                    <w:sz w:val="12"/>
                    <w:szCs w:val="12"/>
                  </w:rPr>
                </w:rPrChange>
              </w:rPr>
              <w:t>10</w:t>
            </w:r>
          </w:p>
        </w:tc>
        <w:tc>
          <w:tcPr>
            <w:tcW w:w="3146" w:type="dxa"/>
            <w:tcBorders>
              <w:top w:val="nil"/>
              <w:left w:val="nil"/>
              <w:bottom w:val="single" w:sz="4" w:space="0" w:color="auto"/>
              <w:right w:val="single" w:sz="4" w:space="0" w:color="auto"/>
            </w:tcBorders>
            <w:shd w:val="clear" w:color="auto" w:fill="FFFFFF"/>
            <w:vAlign w:val="center"/>
            <w:hideMark/>
          </w:tcPr>
          <w:p w14:paraId="2E0EDB55" w14:textId="77777777" w:rsidR="00A46571" w:rsidRPr="005F252C" w:rsidRDefault="00A46571" w:rsidP="00A46571">
            <w:pPr>
              <w:rPr>
                <w:rFonts w:cs="Calibri"/>
                <w:color w:val="000000"/>
                <w:sz w:val="12"/>
                <w:szCs w:val="12"/>
                <w:rPrChange w:id="41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02" w:author="Al Riyami, Azza OLNG-SCC/12" w:date="2026-03-30T14:14:00Z" w16du:dateUtc="2026-03-30T10:14:00Z">
                  <w:rPr>
                    <w:rFonts w:ascii="Calibri" w:hAnsi="Calibri" w:cs="Calibri"/>
                    <w:color w:val="000000"/>
                    <w:sz w:val="12"/>
                    <w:szCs w:val="12"/>
                  </w:rPr>
                </w:rPrChange>
              </w:rPr>
              <w:t>Completion and Well Intervention (CWI) Services</w:t>
            </w:r>
          </w:p>
        </w:tc>
        <w:tc>
          <w:tcPr>
            <w:tcW w:w="591" w:type="dxa"/>
            <w:tcBorders>
              <w:top w:val="nil"/>
              <w:left w:val="nil"/>
              <w:bottom w:val="single" w:sz="4" w:space="0" w:color="auto"/>
              <w:right w:val="single" w:sz="4" w:space="0" w:color="auto"/>
            </w:tcBorders>
            <w:shd w:val="clear" w:color="auto" w:fill="FFFFFF"/>
            <w:vAlign w:val="center"/>
            <w:hideMark/>
          </w:tcPr>
          <w:p w14:paraId="0B010B6C" w14:textId="77777777" w:rsidR="00A46571" w:rsidRPr="005F252C" w:rsidRDefault="00A46571" w:rsidP="00A46571">
            <w:pPr>
              <w:rPr>
                <w:rFonts w:cs="Calibri"/>
                <w:color w:val="000000"/>
                <w:sz w:val="12"/>
                <w:szCs w:val="12"/>
                <w:rPrChange w:id="41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04" w:author="Al Riyami, Azza OLNG-SCC/12" w:date="2026-03-30T14:14:00Z" w16du:dateUtc="2026-03-30T10:14:00Z">
                  <w:rPr>
                    <w:rFonts w:ascii="Calibri" w:hAnsi="Calibri" w:cs="Calibri"/>
                    <w:color w:val="000000"/>
                    <w:sz w:val="12"/>
                    <w:szCs w:val="12"/>
                  </w:rPr>
                </w:rPrChange>
              </w:rPr>
              <w:t>32</w:t>
            </w:r>
          </w:p>
        </w:tc>
        <w:tc>
          <w:tcPr>
            <w:tcW w:w="3146" w:type="dxa"/>
            <w:tcBorders>
              <w:top w:val="nil"/>
              <w:left w:val="nil"/>
              <w:bottom w:val="single" w:sz="4" w:space="0" w:color="auto"/>
              <w:right w:val="single" w:sz="8" w:space="0" w:color="auto"/>
            </w:tcBorders>
            <w:shd w:val="clear" w:color="auto" w:fill="FFFFFF"/>
            <w:vAlign w:val="center"/>
            <w:hideMark/>
          </w:tcPr>
          <w:p w14:paraId="421FE2E9" w14:textId="77777777" w:rsidR="00A46571" w:rsidRPr="005F252C" w:rsidRDefault="00A46571" w:rsidP="00A46571">
            <w:pPr>
              <w:rPr>
                <w:rFonts w:cs="Calibri"/>
                <w:color w:val="000000"/>
                <w:sz w:val="12"/>
                <w:szCs w:val="12"/>
                <w:rPrChange w:id="41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06" w:author="Al Riyami, Azza OLNG-SCC/12" w:date="2026-03-30T14:14:00Z" w16du:dateUtc="2026-03-30T10:14:00Z">
                  <w:rPr>
                    <w:rFonts w:ascii="Calibri" w:hAnsi="Calibri" w:cs="Calibri"/>
                    <w:color w:val="000000"/>
                    <w:sz w:val="12"/>
                    <w:szCs w:val="12"/>
                  </w:rPr>
                </w:rPrChange>
              </w:rPr>
              <w:t>Health and Safety Training Services</w:t>
            </w:r>
          </w:p>
        </w:tc>
      </w:tr>
      <w:tr w:rsidR="00A46571" w:rsidRPr="005F252C" w14:paraId="5D7DDF52"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3B0C106" w14:textId="77777777" w:rsidR="00A46571" w:rsidRPr="005F252C" w:rsidRDefault="00A46571" w:rsidP="00A46571">
            <w:pPr>
              <w:rPr>
                <w:rFonts w:cs="Calibri"/>
                <w:color w:val="000000"/>
                <w:sz w:val="12"/>
                <w:szCs w:val="12"/>
                <w:rPrChange w:id="41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08" w:author="Al Riyami, Azza OLNG-SCC/12" w:date="2026-03-30T14:14:00Z" w16du:dateUtc="2026-03-30T10:14:00Z">
                  <w:rPr>
                    <w:rFonts w:ascii="Calibri" w:hAnsi="Calibri" w:cs="Calibri"/>
                    <w:color w:val="000000"/>
                    <w:sz w:val="12"/>
                    <w:szCs w:val="12"/>
                  </w:rPr>
                </w:rPrChange>
              </w:rPr>
              <w:t>11</w:t>
            </w:r>
          </w:p>
        </w:tc>
        <w:tc>
          <w:tcPr>
            <w:tcW w:w="3152" w:type="dxa"/>
            <w:tcBorders>
              <w:top w:val="nil"/>
              <w:left w:val="nil"/>
              <w:bottom w:val="single" w:sz="4" w:space="0" w:color="auto"/>
              <w:right w:val="single" w:sz="4" w:space="0" w:color="auto"/>
            </w:tcBorders>
            <w:shd w:val="clear" w:color="auto" w:fill="FFFFFF"/>
            <w:vAlign w:val="center"/>
            <w:hideMark/>
          </w:tcPr>
          <w:p w14:paraId="4EE9D766" w14:textId="77777777" w:rsidR="00A46571" w:rsidRPr="005F252C" w:rsidRDefault="00A46571" w:rsidP="00A46571">
            <w:pPr>
              <w:rPr>
                <w:rFonts w:cs="Calibri"/>
                <w:color w:val="000000"/>
                <w:sz w:val="12"/>
                <w:szCs w:val="12"/>
                <w:rPrChange w:id="41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10" w:author="Al Riyami, Azza OLNG-SCC/12" w:date="2026-03-30T14:14:00Z" w16du:dateUtc="2026-03-30T10:14:00Z">
                  <w:rPr>
                    <w:rFonts w:ascii="Calibri" w:hAnsi="Calibri" w:cs="Calibri"/>
                    <w:color w:val="000000"/>
                    <w:sz w:val="12"/>
                    <w:szCs w:val="12"/>
                  </w:rPr>
                </w:rPrChange>
              </w:rPr>
              <w:t>Artificial Lift Equipment (ESP Pumps, PCP Pumps, etc.)</w:t>
            </w:r>
          </w:p>
        </w:tc>
        <w:tc>
          <w:tcPr>
            <w:tcW w:w="591" w:type="dxa"/>
            <w:tcBorders>
              <w:top w:val="nil"/>
              <w:left w:val="nil"/>
              <w:bottom w:val="single" w:sz="4" w:space="0" w:color="auto"/>
              <w:right w:val="single" w:sz="4" w:space="0" w:color="auto"/>
            </w:tcBorders>
            <w:shd w:val="clear" w:color="auto" w:fill="FFFFFF"/>
            <w:vAlign w:val="center"/>
            <w:hideMark/>
          </w:tcPr>
          <w:p w14:paraId="7BF9442F" w14:textId="77777777" w:rsidR="00A46571" w:rsidRPr="005F252C" w:rsidRDefault="00A46571" w:rsidP="00A46571">
            <w:pPr>
              <w:rPr>
                <w:rFonts w:cs="Calibri"/>
                <w:color w:val="000000"/>
                <w:sz w:val="12"/>
                <w:szCs w:val="12"/>
                <w:rPrChange w:id="41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12" w:author="Al Riyami, Azza OLNG-SCC/12" w:date="2026-03-30T14:14:00Z" w16du:dateUtc="2026-03-30T10:14:00Z">
                  <w:rPr>
                    <w:rFonts w:ascii="Calibri" w:hAnsi="Calibri" w:cs="Calibri"/>
                    <w:color w:val="000000"/>
                    <w:sz w:val="12"/>
                    <w:szCs w:val="12"/>
                  </w:rPr>
                </w:rPrChange>
              </w:rPr>
              <w:t>33</w:t>
            </w:r>
          </w:p>
        </w:tc>
        <w:tc>
          <w:tcPr>
            <w:tcW w:w="3152" w:type="dxa"/>
            <w:tcBorders>
              <w:top w:val="nil"/>
              <w:left w:val="nil"/>
              <w:bottom w:val="single" w:sz="4" w:space="0" w:color="auto"/>
              <w:right w:val="single" w:sz="4" w:space="0" w:color="auto"/>
            </w:tcBorders>
            <w:shd w:val="clear" w:color="auto" w:fill="FFFFFF"/>
            <w:vAlign w:val="center"/>
            <w:hideMark/>
          </w:tcPr>
          <w:p w14:paraId="24B9C100" w14:textId="77777777" w:rsidR="00A46571" w:rsidRPr="005F252C" w:rsidRDefault="00A46571" w:rsidP="00A46571">
            <w:pPr>
              <w:rPr>
                <w:rFonts w:cs="Calibri"/>
                <w:color w:val="000000"/>
                <w:sz w:val="12"/>
                <w:szCs w:val="12"/>
                <w:rPrChange w:id="41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14" w:author="Al Riyami, Azza OLNG-SCC/12" w:date="2026-03-30T14:14:00Z" w16du:dateUtc="2026-03-30T10:14:00Z">
                  <w:rPr>
                    <w:rFonts w:ascii="Calibri" w:hAnsi="Calibri" w:cs="Calibri"/>
                    <w:color w:val="000000"/>
                    <w:sz w:val="12"/>
                    <w:szCs w:val="12"/>
                  </w:rPr>
                </w:rPrChange>
              </w:rPr>
              <w:t>Office and General Industrial Cleaning Products</w:t>
            </w:r>
          </w:p>
        </w:tc>
        <w:tc>
          <w:tcPr>
            <w:tcW w:w="591" w:type="dxa"/>
            <w:tcBorders>
              <w:top w:val="nil"/>
              <w:left w:val="nil"/>
              <w:bottom w:val="single" w:sz="4" w:space="0" w:color="auto"/>
              <w:right w:val="single" w:sz="4" w:space="0" w:color="auto"/>
            </w:tcBorders>
            <w:shd w:val="clear" w:color="auto" w:fill="FFFFFF"/>
            <w:vAlign w:val="center"/>
            <w:hideMark/>
          </w:tcPr>
          <w:p w14:paraId="052DF5A5" w14:textId="77777777" w:rsidR="00A46571" w:rsidRPr="005F252C" w:rsidRDefault="00A46571" w:rsidP="00A46571">
            <w:pPr>
              <w:rPr>
                <w:rFonts w:cs="Calibri"/>
                <w:color w:val="000000"/>
                <w:sz w:val="12"/>
                <w:szCs w:val="12"/>
                <w:rPrChange w:id="41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16" w:author="Al Riyami, Azza OLNG-SCC/12" w:date="2026-03-30T14:14:00Z" w16du:dateUtc="2026-03-30T10:14:00Z">
                  <w:rPr>
                    <w:rFonts w:ascii="Calibri" w:hAnsi="Calibri" w:cs="Calibri"/>
                    <w:color w:val="000000"/>
                    <w:sz w:val="12"/>
                    <w:szCs w:val="12"/>
                  </w:rPr>
                </w:rPrChange>
              </w:rPr>
              <w:t>11</w:t>
            </w:r>
          </w:p>
        </w:tc>
        <w:tc>
          <w:tcPr>
            <w:tcW w:w="3146" w:type="dxa"/>
            <w:tcBorders>
              <w:top w:val="nil"/>
              <w:left w:val="nil"/>
              <w:bottom w:val="single" w:sz="4" w:space="0" w:color="auto"/>
              <w:right w:val="single" w:sz="4" w:space="0" w:color="auto"/>
            </w:tcBorders>
            <w:shd w:val="clear" w:color="auto" w:fill="FFFFFF"/>
            <w:vAlign w:val="center"/>
            <w:hideMark/>
          </w:tcPr>
          <w:p w14:paraId="4F3569D9" w14:textId="77777777" w:rsidR="00A46571" w:rsidRPr="005F252C" w:rsidRDefault="00A46571" w:rsidP="00A46571">
            <w:pPr>
              <w:rPr>
                <w:rFonts w:cs="Calibri"/>
                <w:color w:val="000000"/>
                <w:sz w:val="12"/>
                <w:szCs w:val="12"/>
                <w:rPrChange w:id="41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18" w:author="Al Riyami, Azza OLNG-SCC/12" w:date="2026-03-30T14:14:00Z" w16du:dateUtc="2026-03-30T10:14:00Z">
                  <w:rPr>
                    <w:rFonts w:ascii="Calibri" w:hAnsi="Calibri" w:cs="Calibri"/>
                    <w:color w:val="000000"/>
                    <w:sz w:val="12"/>
                    <w:szCs w:val="12"/>
                  </w:rPr>
                </w:rPrChange>
              </w:rPr>
              <w:t>Construction Equipment Rental Services</w:t>
            </w:r>
          </w:p>
        </w:tc>
        <w:tc>
          <w:tcPr>
            <w:tcW w:w="591" w:type="dxa"/>
            <w:tcBorders>
              <w:top w:val="nil"/>
              <w:left w:val="nil"/>
              <w:bottom w:val="single" w:sz="4" w:space="0" w:color="auto"/>
              <w:right w:val="single" w:sz="4" w:space="0" w:color="auto"/>
            </w:tcBorders>
            <w:shd w:val="clear" w:color="auto" w:fill="FFFFFF"/>
            <w:vAlign w:val="center"/>
            <w:hideMark/>
          </w:tcPr>
          <w:p w14:paraId="4F2A786E" w14:textId="77777777" w:rsidR="00A46571" w:rsidRPr="005F252C" w:rsidRDefault="00A46571" w:rsidP="00A46571">
            <w:pPr>
              <w:rPr>
                <w:rFonts w:cs="Calibri"/>
                <w:color w:val="000000"/>
                <w:sz w:val="12"/>
                <w:szCs w:val="12"/>
                <w:rPrChange w:id="41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20" w:author="Al Riyami, Azza OLNG-SCC/12" w:date="2026-03-30T14:14:00Z" w16du:dateUtc="2026-03-30T10:14:00Z">
                  <w:rPr>
                    <w:rFonts w:ascii="Calibri" w:hAnsi="Calibri" w:cs="Calibri"/>
                    <w:color w:val="000000"/>
                    <w:sz w:val="12"/>
                    <w:szCs w:val="12"/>
                  </w:rPr>
                </w:rPrChange>
              </w:rPr>
              <w:t>33</w:t>
            </w:r>
          </w:p>
        </w:tc>
        <w:tc>
          <w:tcPr>
            <w:tcW w:w="3146" w:type="dxa"/>
            <w:tcBorders>
              <w:top w:val="nil"/>
              <w:left w:val="nil"/>
              <w:bottom w:val="single" w:sz="4" w:space="0" w:color="auto"/>
              <w:right w:val="single" w:sz="8" w:space="0" w:color="auto"/>
            </w:tcBorders>
            <w:shd w:val="clear" w:color="auto" w:fill="FFFFFF"/>
            <w:vAlign w:val="center"/>
            <w:hideMark/>
          </w:tcPr>
          <w:p w14:paraId="2B5B028F" w14:textId="77777777" w:rsidR="00A46571" w:rsidRPr="005F252C" w:rsidRDefault="00A46571" w:rsidP="00A46571">
            <w:pPr>
              <w:rPr>
                <w:rFonts w:cs="Calibri"/>
                <w:color w:val="000000"/>
                <w:sz w:val="12"/>
                <w:szCs w:val="12"/>
                <w:rPrChange w:id="41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22" w:author="Al Riyami, Azza OLNG-SCC/12" w:date="2026-03-30T14:14:00Z" w16du:dateUtc="2026-03-30T10:14:00Z">
                  <w:rPr>
                    <w:rFonts w:ascii="Calibri" w:hAnsi="Calibri" w:cs="Calibri"/>
                    <w:color w:val="000000"/>
                    <w:sz w:val="12"/>
                    <w:szCs w:val="12"/>
                  </w:rPr>
                </w:rPrChange>
              </w:rPr>
              <w:t>Human Resources Services</w:t>
            </w:r>
          </w:p>
        </w:tc>
      </w:tr>
      <w:tr w:rsidR="00A46571" w:rsidRPr="005F252C" w14:paraId="1BEFB99F"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40ED2F8B" w14:textId="77777777" w:rsidR="00A46571" w:rsidRPr="005F252C" w:rsidRDefault="00A46571" w:rsidP="00A46571">
            <w:pPr>
              <w:rPr>
                <w:rFonts w:cs="Calibri"/>
                <w:color w:val="000000"/>
                <w:sz w:val="12"/>
                <w:szCs w:val="12"/>
                <w:rPrChange w:id="41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24" w:author="Al Riyami, Azza OLNG-SCC/12" w:date="2026-03-30T14:14:00Z" w16du:dateUtc="2026-03-30T10:14:00Z">
                  <w:rPr>
                    <w:rFonts w:ascii="Calibri" w:hAnsi="Calibri" w:cs="Calibri"/>
                    <w:color w:val="000000"/>
                    <w:sz w:val="12"/>
                    <w:szCs w:val="12"/>
                  </w:rPr>
                </w:rPrChange>
              </w:rPr>
              <w:t>12</w:t>
            </w:r>
          </w:p>
        </w:tc>
        <w:tc>
          <w:tcPr>
            <w:tcW w:w="3152" w:type="dxa"/>
            <w:tcBorders>
              <w:top w:val="nil"/>
              <w:left w:val="nil"/>
              <w:bottom w:val="single" w:sz="4" w:space="0" w:color="auto"/>
              <w:right w:val="single" w:sz="4" w:space="0" w:color="auto"/>
            </w:tcBorders>
            <w:shd w:val="clear" w:color="auto" w:fill="FFFFFF"/>
            <w:vAlign w:val="center"/>
            <w:hideMark/>
          </w:tcPr>
          <w:p w14:paraId="6645D0C5" w14:textId="77777777" w:rsidR="00A46571" w:rsidRPr="005F252C" w:rsidRDefault="00A46571" w:rsidP="00A46571">
            <w:pPr>
              <w:rPr>
                <w:rFonts w:cs="Calibri"/>
                <w:color w:val="000000"/>
                <w:sz w:val="12"/>
                <w:szCs w:val="12"/>
                <w:rPrChange w:id="41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26" w:author="Al Riyami, Azza OLNG-SCC/12" w:date="2026-03-30T14:14:00Z" w16du:dateUtc="2026-03-30T10:14:00Z">
                  <w:rPr>
                    <w:rFonts w:ascii="Calibri" w:hAnsi="Calibri" w:cs="Calibri"/>
                    <w:color w:val="000000"/>
                    <w:sz w:val="12"/>
                    <w:szCs w:val="12"/>
                  </w:rPr>
                </w:rPrChange>
              </w:rPr>
              <w:t>Surface and Process Pumps</w:t>
            </w:r>
          </w:p>
        </w:tc>
        <w:tc>
          <w:tcPr>
            <w:tcW w:w="591" w:type="dxa"/>
            <w:tcBorders>
              <w:top w:val="nil"/>
              <w:left w:val="nil"/>
              <w:bottom w:val="single" w:sz="4" w:space="0" w:color="auto"/>
              <w:right w:val="single" w:sz="4" w:space="0" w:color="auto"/>
            </w:tcBorders>
            <w:shd w:val="clear" w:color="auto" w:fill="FFFFFF"/>
            <w:vAlign w:val="center"/>
            <w:hideMark/>
          </w:tcPr>
          <w:p w14:paraId="1F66F746" w14:textId="77777777" w:rsidR="00A46571" w:rsidRPr="005F252C" w:rsidRDefault="00A46571" w:rsidP="00A46571">
            <w:pPr>
              <w:rPr>
                <w:rFonts w:cs="Calibri"/>
                <w:color w:val="000000"/>
                <w:sz w:val="12"/>
                <w:szCs w:val="12"/>
                <w:rPrChange w:id="41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28" w:author="Al Riyami, Azza OLNG-SCC/12" w:date="2026-03-30T14:14:00Z" w16du:dateUtc="2026-03-30T10:14:00Z">
                  <w:rPr>
                    <w:rFonts w:ascii="Calibri" w:hAnsi="Calibri" w:cs="Calibri"/>
                    <w:color w:val="000000"/>
                    <w:sz w:val="12"/>
                    <w:szCs w:val="12"/>
                  </w:rPr>
                </w:rPrChange>
              </w:rPr>
              <w:t>34</w:t>
            </w:r>
          </w:p>
        </w:tc>
        <w:tc>
          <w:tcPr>
            <w:tcW w:w="3152" w:type="dxa"/>
            <w:tcBorders>
              <w:top w:val="nil"/>
              <w:left w:val="nil"/>
              <w:bottom w:val="single" w:sz="4" w:space="0" w:color="auto"/>
              <w:right w:val="single" w:sz="4" w:space="0" w:color="auto"/>
            </w:tcBorders>
            <w:shd w:val="clear" w:color="auto" w:fill="FFFFFF"/>
            <w:vAlign w:val="center"/>
            <w:hideMark/>
          </w:tcPr>
          <w:p w14:paraId="4C290CE0" w14:textId="77777777" w:rsidR="00A46571" w:rsidRPr="005F252C" w:rsidRDefault="00A46571" w:rsidP="00A46571">
            <w:pPr>
              <w:rPr>
                <w:rFonts w:cs="Calibri"/>
                <w:color w:val="000000"/>
                <w:sz w:val="12"/>
                <w:szCs w:val="12"/>
                <w:rPrChange w:id="41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30" w:author="Al Riyami, Azza OLNG-SCC/12" w:date="2026-03-30T14:14:00Z" w16du:dateUtc="2026-03-30T10:14:00Z">
                  <w:rPr>
                    <w:rFonts w:ascii="Calibri" w:hAnsi="Calibri" w:cs="Calibri"/>
                    <w:color w:val="000000"/>
                    <w:sz w:val="12"/>
                    <w:szCs w:val="12"/>
                  </w:rPr>
                </w:rPrChange>
              </w:rPr>
              <w:t>Furniture and Furnishings</w:t>
            </w:r>
          </w:p>
        </w:tc>
        <w:tc>
          <w:tcPr>
            <w:tcW w:w="591" w:type="dxa"/>
            <w:tcBorders>
              <w:top w:val="nil"/>
              <w:left w:val="nil"/>
              <w:bottom w:val="single" w:sz="4" w:space="0" w:color="auto"/>
              <w:right w:val="single" w:sz="4" w:space="0" w:color="auto"/>
            </w:tcBorders>
            <w:shd w:val="clear" w:color="auto" w:fill="FFFFFF"/>
            <w:vAlign w:val="center"/>
            <w:hideMark/>
          </w:tcPr>
          <w:p w14:paraId="5DDFBC0C" w14:textId="77777777" w:rsidR="00A46571" w:rsidRPr="005F252C" w:rsidRDefault="00A46571" w:rsidP="00A46571">
            <w:pPr>
              <w:rPr>
                <w:rFonts w:cs="Calibri"/>
                <w:color w:val="000000"/>
                <w:sz w:val="12"/>
                <w:szCs w:val="12"/>
                <w:rPrChange w:id="41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32" w:author="Al Riyami, Azza OLNG-SCC/12" w:date="2026-03-30T14:14:00Z" w16du:dateUtc="2026-03-30T10:14:00Z">
                  <w:rPr>
                    <w:rFonts w:ascii="Calibri" w:hAnsi="Calibri" w:cs="Calibri"/>
                    <w:color w:val="000000"/>
                    <w:sz w:val="12"/>
                    <w:szCs w:val="12"/>
                  </w:rPr>
                </w:rPrChange>
              </w:rPr>
              <w:t>12</w:t>
            </w:r>
          </w:p>
        </w:tc>
        <w:tc>
          <w:tcPr>
            <w:tcW w:w="3146" w:type="dxa"/>
            <w:tcBorders>
              <w:top w:val="nil"/>
              <w:left w:val="nil"/>
              <w:bottom w:val="single" w:sz="4" w:space="0" w:color="auto"/>
              <w:right w:val="single" w:sz="4" w:space="0" w:color="auto"/>
            </w:tcBorders>
            <w:shd w:val="clear" w:color="auto" w:fill="FFFFFF"/>
            <w:vAlign w:val="center"/>
            <w:hideMark/>
          </w:tcPr>
          <w:p w14:paraId="6B3E0DEB" w14:textId="77777777" w:rsidR="00A46571" w:rsidRPr="005F252C" w:rsidRDefault="00A46571" w:rsidP="00A46571">
            <w:pPr>
              <w:rPr>
                <w:rFonts w:cs="Calibri"/>
                <w:color w:val="000000"/>
                <w:sz w:val="12"/>
                <w:szCs w:val="12"/>
                <w:rPrChange w:id="41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34" w:author="Al Riyami, Azza OLNG-SCC/12" w:date="2026-03-30T14:14:00Z" w16du:dateUtc="2026-03-30T10:14:00Z">
                  <w:rPr>
                    <w:rFonts w:ascii="Calibri" w:hAnsi="Calibri" w:cs="Calibri"/>
                    <w:color w:val="000000"/>
                    <w:sz w:val="12"/>
                    <w:szCs w:val="12"/>
                  </w:rPr>
                </w:rPrChange>
              </w:rPr>
              <w:t>Conventional Stimulation and Coil Tubing Services</w:t>
            </w:r>
          </w:p>
        </w:tc>
        <w:tc>
          <w:tcPr>
            <w:tcW w:w="591" w:type="dxa"/>
            <w:tcBorders>
              <w:top w:val="nil"/>
              <w:left w:val="nil"/>
              <w:bottom w:val="single" w:sz="4" w:space="0" w:color="auto"/>
              <w:right w:val="single" w:sz="4" w:space="0" w:color="auto"/>
            </w:tcBorders>
            <w:shd w:val="clear" w:color="auto" w:fill="FFFFFF"/>
            <w:vAlign w:val="center"/>
            <w:hideMark/>
          </w:tcPr>
          <w:p w14:paraId="46A8F059" w14:textId="77777777" w:rsidR="00A46571" w:rsidRPr="005F252C" w:rsidRDefault="00A46571" w:rsidP="00A46571">
            <w:pPr>
              <w:rPr>
                <w:rFonts w:cs="Calibri"/>
                <w:color w:val="000000"/>
                <w:sz w:val="12"/>
                <w:szCs w:val="12"/>
                <w:rPrChange w:id="41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36" w:author="Al Riyami, Azza OLNG-SCC/12" w:date="2026-03-30T14:14:00Z" w16du:dateUtc="2026-03-30T10:14:00Z">
                  <w:rPr>
                    <w:rFonts w:ascii="Calibri" w:hAnsi="Calibri" w:cs="Calibri"/>
                    <w:color w:val="000000"/>
                    <w:sz w:val="12"/>
                    <w:szCs w:val="12"/>
                  </w:rPr>
                </w:rPrChange>
              </w:rPr>
              <w:t>34</w:t>
            </w:r>
          </w:p>
        </w:tc>
        <w:tc>
          <w:tcPr>
            <w:tcW w:w="3146" w:type="dxa"/>
            <w:tcBorders>
              <w:top w:val="nil"/>
              <w:left w:val="nil"/>
              <w:bottom w:val="single" w:sz="4" w:space="0" w:color="auto"/>
              <w:right w:val="single" w:sz="8" w:space="0" w:color="auto"/>
            </w:tcBorders>
            <w:shd w:val="clear" w:color="auto" w:fill="FFFFFF"/>
            <w:vAlign w:val="center"/>
            <w:hideMark/>
          </w:tcPr>
          <w:p w14:paraId="5A196976" w14:textId="77777777" w:rsidR="00A46571" w:rsidRPr="005F252C" w:rsidRDefault="00A46571" w:rsidP="00A46571">
            <w:pPr>
              <w:rPr>
                <w:rFonts w:cs="Calibri"/>
                <w:color w:val="000000"/>
                <w:sz w:val="12"/>
                <w:szCs w:val="12"/>
                <w:rPrChange w:id="41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38" w:author="Al Riyami, Azza OLNG-SCC/12" w:date="2026-03-30T14:14:00Z" w16du:dateUtc="2026-03-30T10:14:00Z">
                  <w:rPr>
                    <w:rFonts w:ascii="Calibri" w:hAnsi="Calibri" w:cs="Calibri"/>
                    <w:color w:val="000000"/>
                    <w:sz w:val="12"/>
                    <w:szCs w:val="12"/>
                  </w:rPr>
                </w:rPrChange>
              </w:rPr>
              <w:t>HVAC Installation, Maintenance, and Repair Services</w:t>
            </w:r>
          </w:p>
        </w:tc>
      </w:tr>
      <w:tr w:rsidR="00A46571" w:rsidRPr="005F252C" w14:paraId="72549DA4"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6B0D5DD" w14:textId="77777777" w:rsidR="00A46571" w:rsidRPr="005F252C" w:rsidRDefault="00A46571" w:rsidP="00A46571">
            <w:pPr>
              <w:rPr>
                <w:rFonts w:cs="Calibri"/>
                <w:color w:val="000000"/>
                <w:sz w:val="12"/>
                <w:szCs w:val="12"/>
                <w:rPrChange w:id="41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40" w:author="Al Riyami, Azza OLNG-SCC/12" w:date="2026-03-30T14:14:00Z" w16du:dateUtc="2026-03-30T10:14:00Z">
                  <w:rPr>
                    <w:rFonts w:ascii="Calibri" w:hAnsi="Calibri" w:cs="Calibri"/>
                    <w:color w:val="000000"/>
                    <w:sz w:val="12"/>
                    <w:szCs w:val="12"/>
                  </w:rPr>
                </w:rPrChange>
              </w:rPr>
              <w:t>13</w:t>
            </w:r>
          </w:p>
        </w:tc>
        <w:tc>
          <w:tcPr>
            <w:tcW w:w="3152" w:type="dxa"/>
            <w:tcBorders>
              <w:top w:val="nil"/>
              <w:left w:val="nil"/>
              <w:bottom w:val="single" w:sz="4" w:space="0" w:color="auto"/>
              <w:right w:val="single" w:sz="4" w:space="0" w:color="auto"/>
            </w:tcBorders>
            <w:shd w:val="clear" w:color="auto" w:fill="FFFFFF"/>
            <w:vAlign w:val="center"/>
            <w:hideMark/>
          </w:tcPr>
          <w:p w14:paraId="5909559A" w14:textId="77777777" w:rsidR="00A46571" w:rsidRPr="005F252C" w:rsidRDefault="00A46571" w:rsidP="00A46571">
            <w:pPr>
              <w:rPr>
                <w:rFonts w:cs="Calibri"/>
                <w:color w:val="000000"/>
                <w:sz w:val="12"/>
                <w:szCs w:val="12"/>
                <w:rPrChange w:id="41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42" w:author="Al Riyami, Azza OLNG-SCC/12" w:date="2026-03-30T14:14:00Z" w16du:dateUtc="2026-03-30T10:14:00Z">
                  <w:rPr>
                    <w:rFonts w:ascii="Calibri" w:hAnsi="Calibri" w:cs="Calibri"/>
                    <w:color w:val="000000"/>
                    <w:sz w:val="12"/>
                    <w:szCs w:val="12"/>
                  </w:rPr>
                </w:rPrChange>
              </w:rPr>
              <w:t>Filters and Solids Control (Mesh Screens, etc.)</w:t>
            </w:r>
          </w:p>
        </w:tc>
        <w:tc>
          <w:tcPr>
            <w:tcW w:w="591" w:type="dxa"/>
            <w:tcBorders>
              <w:top w:val="nil"/>
              <w:left w:val="nil"/>
              <w:bottom w:val="single" w:sz="4" w:space="0" w:color="auto"/>
              <w:right w:val="single" w:sz="4" w:space="0" w:color="auto"/>
            </w:tcBorders>
            <w:shd w:val="clear" w:color="auto" w:fill="FFFFFF"/>
            <w:vAlign w:val="center"/>
            <w:hideMark/>
          </w:tcPr>
          <w:p w14:paraId="5625D860" w14:textId="77777777" w:rsidR="00A46571" w:rsidRPr="005F252C" w:rsidRDefault="00A46571" w:rsidP="00A46571">
            <w:pPr>
              <w:rPr>
                <w:rFonts w:cs="Calibri"/>
                <w:color w:val="000000"/>
                <w:sz w:val="12"/>
                <w:szCs w:val="12"/>
                <w:rPrChange w:id="41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44" w:author="Al Riyami, Azza OLNG-SCC/12" w:date="2026-03-30T14:14:00Z" w16du:dateUtc="2026-03-30T10:14:00Z">
                  <w:rPr>
                    <w:rFonts w:ascii="Calibri" w:hAnsi="Calibri" w:cs="Calibri"/>
                    <w:color w:val="000000"/>
                    <w:sz w:val="12"/>
                    <w:szCs w:val="12"/>
                  </w:rPr>
                </w:rPrChange>
              </w:rPr>
              <w:t>35</w:t>
            </w:r>
          </w:p>
        </w:tc>
        <w:tc>
          <w:tcPr>
            <w:tcW w:w="3152" w:type="dxa"/>
            <w:tcBorders>
              <w:top w:val="nil"/>
              <w:left w:val="nil"/>
              <w:bottom w:val="single" w:sz="4" w:space="0" w:color="auto"/>
              <w:right w:val="single" w:sz="4" w:space="0" w:color="auto"/>
            </w:tcBorders>
            <w:shd w:val="clear" w:color="auto" w:fill="FFFFFF"/>
            <w:vAlign w:val="center"/>
            <w:hideMark/>
          </w:tcPr>
          <w:p w14:paraId="04EAB624" w14:textId="77777777" w:rsidR="00A46571" w:rsidRPr="005F252C" w:rsidRDefault="00A46571" w:rsidP="00A46571">
            <w:pPr>
              <w:rPr>
                <w:rFonts w:cs="Calibri"/>
                <w:color w:val="000000"/>
                <w:sz w:val="12"/>
                <w:szCs w:val="12"/>
                <w:rPrChange w:id="41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46" w:author="Al Riyami, Azza OLNG-SCC/12" w:date="2026-03-30T14:14:00Z" w16du:dateUtc="2026-03-30T10:14:00Z">
                  <w:rPr>
                    <w:rFonts w:ascii="Calibri" w:hAnsi="Calibri" w:cs="Calibri"/>
                    <w:color w:val="000000"/>
                    <w:sz w:val="12"/>
                    <w:szCs w:val="12"/>
                  </w:rPr>
                </w:rPrChange>
              </w:rPr>
              <w:t>Office Stationery</w:t>
            </w:r>
          </w:p>
        </w:tc>
        <w:tc>
          <w:tcPr>
            <w:tcW w:w="591" w:type="dxa"/>
            <w:tcBorders>
              <w:top w:val="nil"/>
              <w:left w:val="nil"/>
              <w:bottom w:val="single" w:sz="4" w:space="0" w:color="auto"/>
              <w:right w:val="single" w:sz="4" w:space="0" w:color="auto"/>
            </w:tcBorders>
            <w:shd w:val="clear" w:color="auto" w:fill="FFFFFF"/>
            <w:vAlign w:val="center"/>
            <w:hideMark/>
          </w:tcPr>
          <w:p w14:paraId="3B5A3FB2" w14:textId="77777777" w:rsidR="00A46571" w:rsidRPr="005F252C" w:rsidRDefault="00A46571" w:rsidP="00A46571">
            <w:pPr>
              <w:rPr>
                <w:rFonts w:cs="Calibri"/>
                <w:color w:val="000000"/>
                <w:sz w:val="12"/>
                <w:szCs w:val="12"/>
                <w:rPrChange w:id="41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48" w:author="Al Riyami, Azza OLNG-SCC/12" w:date="2026-03-30T14:14:00Z" w16du:dateUtc="2026-03-30T10:14:00Z">
                  <w:rPr>
                    <w:rFonts w:ascii="Calibri" w:hAnsi="Calibri" w:cs="Calibri"/>
                    <w:color w:val="000000"/>
                    <w:sz w:val="12"/>
                    <w:szCs w:val="12"/>
                  </w:rPr>
                </w:rPrChange>
              </w:rPr>
              <w:t>13</w:t>
            </w:r>
          </w:p>
        </w:tc>
        <w:tc>
          <w:tcPr>
            <w:tcW w:w="3146" w:type="dxa"/>
            <w:tcBorders>
              <w:top w:val="nil"/>
              <w:left w:val="nil"/>
              <w:bottom w:val="single" w:sz="4" w:space="0" w:color="auto"/>
              <w:right w:val="single" w:sz="4" w:space="0" w:color="auto"/>
            </w:tcBorders>
            <w:shd w:val="clear" w:color="auto" w:fill="FFFFFF"/>
            <w:vAlign w:val="center"/>
            <w:hideMark/>
          </w:tcPr>
          <w:p w14:paraId="104A677C" w14:textId="77777777" w:rsidR="00A46571" w:rsidRPr="005F252C" w:rsidRDefault="00A46571" w:rsidP="00A46571">
            <w:pPr>
              <w:rPr>
                <w:rFonts w:cs="Calibri"/>
                <w:color w:val="000000"/>
                <w:sz w:val="12"/>
                <w:szCs w:val="12"/>
                <w:rPrChange w:id="41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50" w:author="Al Riyami, Azza OLNG-SCC/12" w:date="2026-03-30T14:14:00Z" w16du:dateUtc="2026-03-30T10:14:00Z">
                  <w:rPr>
                    <w:rFonts w:ascii="Calibri" w:hAnsi="Calibri" w:cs="Calibri"/>
                    <w:color w:val="000000"/>
                    <w:sz w:val="12"/>
                    <w:szCs w:val="12"/>
                  </w:rPr>
                </w:rPrChange>
              </w:rPr>
              <w:t>Corrosion Evaluation and Treatment Services</w:t>
            </w:r>
          </w:p>
        </w:tc>
        <w:tc>
          <w:tcPr>
            <w:tcW w:w="591" w:type="dxa"/>
            <w:tcBorders>
              <w:top w:val="nil"/>
              <w:left w:val="nil"/>
              <w:bottom w:val="single" w:sz="4" w:space="0" w:color="auto"/>
              <w:right w:val="single" w:sz="4" w:space="0" w:color="auto"/>
            </w:tcBorders>
            <w:shd w:val="clear" w:color="auto" w:fill="FFFFFF"/>
            <w:vAlign w:val="center"/>
            <w:hideMark/>
          </w:tcPr>
          <w:p w14:paraId="1170AF08" w14:textId="77777777" w:rsidR="00A46571" w:rsidRPr="005F252C" w:rsidRDefault="00A46571" w:rsidP="00A46571">
            <w:pPr>
              <w:rPr>
                <w:rFonts w:cs="Calibri"/>
                <w:color w:val="000000"/>
                <w:sz w:val="12"/>
                <w:szCs w:val="12"/>
                <w:rPrChange w:id="41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52" w:author="Al Riyami, Azza OLNG-SCC/12" w:date="2026-03-30T14:14:00Z" w16du:dateUtc="2026-03-30T10:14:00Z">
                  <w:rPr>
                    <w:rFonts w:ascii="Calibri" w:hAnsi="Calibri" w:cs="Calibri"/>
                    <w:color w:val="000000"/>
                    <w:sz w:val="12"/>
                    <w:szCs w:val="12"/>
                  </w:rPr>
                </w:rPrChange>
              </w:rPr>
              <w:t>35</w:t>
            </w:r>
          </w:p>
        </w:tc>
        <w:tc>
          <w:tcPr>
            <w:tcW w:w="3146" w:type="dxa"/>
            <w:tcBorders>
              <w:top w:val="nil"/>
              <w:left w:val="nil"/>
              <w:bottom w:val="single" w:sz="4" w:space="0" w:color="auto"/>
              <w:right w:val="single" w:sz="8" w:space="0" w:color="auto"/>
            </w:tcBorders>
            <w:shd w:val="clear" w:color="auto" w:fill="FFFFFF"/>
            <w:vAlign w:val="center"/>
            <w:hideMark/>
          </w:tcPr>
          <w:p w14:paraId="2AF7751D" w14:textId="77777777" w:rsidR="00A46571" w:rsidRPr="005F252C" w:rsidRDefault="00A46571" w:rsidP="00A46571">
            <w:pPr>
              <w:rPr>
                <w:rFonts w:cs="Calibri"/>
                <w:color w:val="000000"/>
                <w:sz w:val="12"/>
                <w:szCs w:val="12"/>
                <w:rPrChange w:id="41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54" w:author="Al Riyami, Azza OLNG-SCC/12" w:date="2026-03-30T14:14:00Z" w16du:dateUtc="2026-03-30T10:14:00Z">
                  <w:rPr>
                    <w:rFonts w:ascii="Calibri" w:hAnsi="Calibri" w:cs="Calibri"/>
                    <w:color w:val="000000"/>
                    <w:sz w:val="12"/>
                    <w:szCs w:val="12"/>
                  </w:rPr>
                </w:rPrChange>
              </w:rPr>
              <w:t>Industrial Oil Spill Clean-up Services</w:t>
            </w:r>
          </w:p>
        </w:tc>
      </w:tr>
      <w:tr w:rsidR="00A46571" w:rsidRPr="005F252C" w14:paraId="5AE9CE9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330A10D" w14:textId="77777777" w:rsidR="00A46571" w:rsidRPr="005F252C" w:rsidRDefault="00A46571" w:rsidP="00A46571">
            <w:pPr>
              <w:rPr>
                <w:rFonts w:cs="Calibri"/>
                <w:color w:val="000000"/>
                <w:sz w:val="12"/>
                <w:szCs w:val="12"/>
                <w:rPrChange w:id="41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56" w:author="Al Riyami, Azza OLNG-SCC/12" w:date="2026-03-30T14:14:00Z" w16du:dateUtc="2026-03-30T10:14:00Z">
                  <w:rPr>
                    <w:rFonts w:ascii="Calibri" w:hAnsi="Calibri" w:cs="Calibri"/>
                    <w:color w:val="000000"/>
                    <w:sz w:val="12"/>
                    <w:szCs w:val="12"/>
                  </w:rPr>
                </w:rPrChange>
              </w:rPr>
              <w:t>14</w:t>
            </w:r>
          </w:p>
        </w:tc>
        <w:tc>
          <w:tcPr>
            <w:tcW w:w="3152" w:type="dxa"/>
            <w:tcBorders>
              <w:top w:val="nil"/>
              <w:left w:val="nil"/>
              <w:bottom w:val="single" w:sz="4" w:space="0" w:color="auto"/>
              <w:right w:val="single" w:sz="4" w:space="0" w:color="auto"/>
            </w:tcBorders>
            <w:shd w:val="clear" w:color="auto" w:fill="FFFFFF"/>
            <w:vAlign w:val="center"/>
            <w:hideMark/>
          </w:tcPr>
          <w:p w14:paraId="6B9F4EF4" w14:textId="77777777" w:rsidR="00A46571" w:rsidRPr="005F252C" w:rsidRDefault="00A46571" w:rsidP="00A46571">
            <w:pPr>
              <w:rPr>
                <w:rFonts w:cs="Calibri"/>
                <w:color w:val="000000"/>
                <w:sz w:val="12"/>
                <w:szCs w:val="12"/>
                <w:rPrChange w:id="41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58" w:author="Al Riyami, Azza OLNG-SCC/12" w:date="2026-03-30T14:14:00Z" w16du:dateUtc="2026-03-30T10:14:00Z">
                  <w:rPr>
                    <w:rFonts w:ascii="Calibri" w:hAnsi="Calibri" w:cs="Calibri"/>
                    <w:color w:val="000000"/>
                    <w:sz w:val="12"/>
                    <w:szCs w:val="12"/>
                  </w:rPr>
                </w:rPrChange>
              </w:rPr>
              <w:t>Fasteners</w:t>
            </w:r>
          </w:p>
        </w:tc>
        <w:tc>
          <w:tcPr>
            <w:tcW w:w="591" w:type="dxa"/>
            <w:tcBorders>
              <w:top w:val="nil"/>
              <w:left w:val="nil"/>
              <w:bottom w:val="single" w:sz="4" w:space="0" w:color="auto"/>
              <w:right w:val="single" w:sz="4" w:space="0" w:color="auto"/>
            </w:tcBorders>
            <w:shd w:val="clear" w:color="auto" w:fill="FFFFFF"/>
            <w:vAlign w:val="center"/>
            <w:hideMark/>
          </w:tcPr>
          <w:p w14:paraId="59A4E1AC" w14:textId="77777777" w:rsidR="00A46571" w:rsidRPr="005F252C" w:rsidRDefault="00A46571" w:rsidP="00A46571">
            <w:pPr>
              <w:rPr>
                <w:rFonts w:cs="Calibri"/>
                <w:color w:val="000000"/>
                <w:sz w:val="12"/>
                <w:szCs w:val="12"/>
                <w:rPrChange w:id="41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60" w:author="Al Riyami, Azza OLNG-SCC/12" w:date="2026-03-30T14:14:00Z" w16du:dateUtc="2026-03-30T10:14:00Z">
                  <w:rPr>
                    <w:rFonts w:ascii="Calibri" w:hAnsi="Calibri" w:cs="Calibri"/>
                    <w:color w:val="000000"/>
                    <w:sz w:val="12"/>
                    <w:szCs w:val="12"/>
                  </w:rPr>
                </w:rPrChange>
              </w:rPr>
              <w:t>36</w:t>
            </w:r>
          </w:p>
        </w:tc>
        <w:tc>
          <w:tcPr>
            <w:tcW w:w="3152" w:type="dxa"/>
            <w:tcBorders>
              <w:top w:val="nil"/>
              <w:left w:val="nil"/>
              <w:bottom w:val="single" w:sz="4" w:space="0" w:color="auto"/>
              <w:right w:val="single" w:sz="4" w:space="0" w:color="auto"/>
            </w:tcBorders>
            <w:shd w:val="clear" w:color="auto" w:fill="FFFFFF"/>
            <w:vAlign w:val="center"/>
            <w:hideMark/>
          </w:tcPr>
          <w:p w14:paraId="25726737" w14:textId="77777777" w:rsidR="00A46571" w:rsidRPr="005F252C" w:rsidRDefault="00A46571" w:rsidP="00A46571">
            <w:pPr>
              <w:rPr>
                <w:rFonts w:cs="Calibri"/>
                <w:color w:val="000000"/>
                <w:sz w:val="12"/>
                <w:szCs w:val="12"/>
                <w:rPrChange w:id="41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62" w:author="Al Riyami, Azza OLNG-SCC/12" w:date="2026-03-30T14:14:00Z" w16du:dateUtc="2026-03-30T10:14:00Z">
                  <w:rPr>
                    <w:rFonts w:ascii="Calibri" w:hAnsi="Calibri" w:cs="Calibri"/>
                    <w:color w:val="000000"/>
                    <w:sz w:val="12"/>
                    <w:szCs w:val="12"/>
                  </w:rPr>
                </w:rPrChange>
              </w:rPr>
              <w:t>Gifts</w:t>
            </w:r>
          </w:p>
        </w:tc>
        <w:tc>
          <w:tcPr>
            <w:tcW w:w="591" w:type="dxa"/>
            <w:tcBorders>
              <w:top w:val="nil"/>
              <w:left w:val="nil"/>
              <w:bottom w:val="single" w:sz="4" w:space="0" w:color="auto"/>
              <w:right w:val="single" w:sz="4" w:space="0" w:color="auto"/>
            </w:tcBorders>
            <w:shd w:val="clear" w:color="auto" w:fill="FFFFFF"/>
            <w:vAlign w:val="center"/>
            <w:hideMark/>
          </w:tcPr>
          <w:p w14:paraId="30EE79C1" w14:textId="77777777" w:rsidR="00A46571" w:rsidRPr="005F252C" w:rsidRDefault="00A46571" w:rsidP="00A46571">
            <w:pPr>
              <w:rPr>
                <w:rFonts w:cs="Calibri"/>
                <w:color w:val="000000"/>
                <w:sz w:val="12"/>
                <w:szCs w:val="12"/>
                <w:rPrChange w:id="41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64" w:author="Al Riyami, Azza OLNG-SCC/12" w:date="2026-03-30T14:14:00Z" w16du:dateUtc="2026-03-30T10:14:00Z">
                  <w:rPr>
                    <w:rFonts w:ascii="Calibri" w:hAnsi="Calibri" w:cs="Calibri"/>
                    <w:color w:val="000000"/>
                    <w:sz w:val="12"/>
                    <w:szCs w:val="12"/>
                  </w:rPr>
                </w:rPrChange>
              </w:rPr>
              <w:t>14</w:t>
            </w:r>
          </w:p>
        </w:tc>
        <w:tc>
          <w:tcPr>
            <w:tcW w:w="3146" w:type="dxa"/>
            <w:tcBorders>
              <w:top w:val="nil"/>
              <w:left w:val="nil"/>
              <w:bottom w:val="single" w:sz="4" w:space="0" w:color="auto"/>
              <w:right w:val="single" w:sz="4" w:space="0" w:color="auto"/>
            </w:tcBorders>
            <w:shd w:val="clear" w:color="auto" w:fill="FFFFFF"/>
            <w:vAlign w:val="center"/>
            <w:hideMark/>
          </w:tcPr>
          <w:p w14:paraId="47C1B39C" w14:textId="77777777" w:rsidR="00A46571" w:rsidRPr="005F252C" w:rsidRDefault="00A46571" w:rsidP="00A46571">
            <w:pPr>
              <w:rPr>
                <w:rFonts w:cs="Calibri"/>
                <w:color w:val="000000"/>
                <w:sz w:val="12"/>
                <w:szCs w:val="12"/>
                <w:rPrChange w:id="41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66" w:author="Al Riyami, Azza OLNG-SCC/12" w:date="2026-03-30T14:14:00Z" w16du:dateUtc="2026-03-30T10:14:00Z">
                  <w:rPr>
                    <w:rFonts w:ascii="Calibri" w:hAnsi="Calibri" w:cs="Calibri"/>
                    <w:color w:val="000000"/>
                    <w:sz w:val="12"/>
                    <w:szCs w:val="12"/>
                  </w:rPr>
                </w:rPrChange>
              </w:rPr>
              <w:t>Data Management Services</w:t>
            </w:r>
          </w:p>
        </w:tc>
        <w:tc>
          <w:tcPr>
            <w:tcW w:w="591" w:type="dxa"/>
            <w:tcBorders>
              <w:top w:val="nil"/>
              <w:left w:val="nil"/>
              <w:bottom w:val="single" w:sz="4" w:space="0" w:color="auto"/>
              <w:right w:val="single" w:sz="4" w:space="0" w:color="auto"/>
            </w:tcBorders>
            <w:shd w:val="clear" w:color="auto" w:fill="FFFFFF"/>
            <w:vAlign w:val="center"/>
            <w:hideMark/>
          </w:tcPr>
          <w:p w14:paraId="6D1440FC" w14:textId="77777777" w:rsidR="00A46571" w:rsidRPr="005F252C" w:rsidRDefault="00A46571" w:rsidP="00A46571">
            <w:pPr>
              <w:rPr>
                <w:rFonts w:cs="Calibri"/>
                <w:color w:val="000000"/>
                <w:sz w:val="12"/>
                <w:szCs w:val="12"/>
                <w:rPrChange w:id="41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68" w:author="Al Riyami, Azza OLNG-SCC/12" w:date="2026-03-30T14:14:00Z" w16du:dateUtc="2026-03-30T10:14:00Z">
                  <w:rPr>
                    <w:rFonts w:ascii="Calibri" w:hAnsi="Calibri" w:cs="Calibri"/>
                    <w:color w:val="000000"/>
                    <w:sz w:val="12"/>
                    <w:szCs w:val="12"/>
                  </w:rPr>
                </w:rPrChange>
              </w:rPr>
              <w:t>36</w:t>
            </w:r>
          </w:p>
        </w:tc>
        <w:tc>
          <w:tcPr>
            <w:tcW w:w="3146" w:type="dxa"/>
            <w:tcBorders>
              <w:top w:val="nil"/>
              <w:left w:val="nil"/>
              <w:bottom w:val="single" w:sz="4" w:space="0" w:color="auto"/>
              <w:right w:val="single" w:sz="8" w:space="0" w:color="auto"/>
            </w:tcBorders>
            <w:shd w:val="clear" w:color="auto" w:fill="FFFFFF"/>
            <w:vAlign w:val="center"/>
            <w:hideMark/>
          </w:tcPr>
          <w:p w14:paraId="3D0DF12B" w14:textId="77777777" w:rsidR="00A46571" w:rsidRPr="005F252C" w:rsidRDefault="00A46571" w:rsidP="00A46571">
            <w:pPr>
              <w:rPr>
                <w:rFonts w:cs="Calibri"/>
                <w:color w:val="000000"/>
                <w:sz w:val="12"/>
                <w:szCs w:val="12"/>
                <w:rPrChange w:id="41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70" w:author="Al Riyami, Azza OLNG-SCC/12" w:date="2026-03-30T14:14:00Z" w16du:dateUtc="2026-03-30T10:14:00Z">
                  <w:rPr>
                    <w:rFonts w:ascii="Calibri" w:hAnsi="Calibri" w:cs="Calibri"/>
                    <w:color w:val="000000"/>
                    <w:sz w:val="12"/>
                    <w:szCs w:val="12"/>
                  </w:rPr>
                </w:rPrChange>
              </w:rPr>
              <w:t>Insurance Services</w:t>
            </w:r>
          </w:p>
        </w:tc>
      </w:tr>
      <w:tr w:rsidR="00A46571" w:rsidRPr="005F252C" w14:paraId="590FA78A"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6A6899C" w14:textId="77777777" w:rsidR="00A46571" w:rsidRPr="005F252C" w:rsidRDefault="00A46571" w:rsidP="00A46571">
            <w:pPr>
              <w:rPr>
                <w:rFonts w:cs="Calibri"/>
                <w:color w:val="000000"/>
                <w:sz w:val="12"/>
                <w:szCs w:val="12"/>
                <w:rPrChange w:id="41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72" w:author="Al Riyami, Azza OLNG-SCC/12" w:date="2026-03-30T14:14:00Z" w16du:dateUtc="2026-03-30T10:14:00Z">
                  <w:rPr>
                    <w:rFonts w:ascii="Calibri" w:hAnsi="Calibri" w:cs="Calibri"/>
                    <w:color w:val="000000"/>
                    <w:sz w:val="12"/>
                    <w:szCs w:val="12"/>
                  </w:rPr>
                </w:rPrChange>
              </w:rPr>
              <w:t>15</w:t>
            </w:r>
          </w:p>
        </w:tc>
        <w:tc>
          <w:tcPr>
            <w:tcW w:w="3152" w:type="dxa"/>
            <w:tcBorders>
              <w:top w:val="nil"/>
              <w:left w:val="nil"/>
              <w:bottom w:val="single" w:sz="4" w:space="0" w:color="auto"/>
              <w:right w:val="single" w:sz="4" w:space="0" w:color="auto"/>
            </w:tcBorders>
            <w:shd w:val="clear" w:color="auto" w:fill="FFFFFF"/>
            <w:vAlign w:val="center"/>
            <w:hideMark/>
          </w:tcPr>
          <w:p w14:paraId="4DFA05F4" w14:textId="77777777" w:rsidR="00A46571" w:rsidRPr="005F252C" w:rsidRDefault="00A46571" w:rsidP="00A46571">
            <w:pPr>
              <w:rPr>
                <w:rFonts w:cs="Calibri"/>
                <w:color w:val="000000"/>
                <w:sz w:val="12"/>
                <w:szCs w:val="12"/>
                <w:rPrChange w:id="41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74" w:author="Al Riyami, Azza OLNG-SCC/12" w:date="2026-03-30T14:14:00Z" w16du:dateUtc="2026-03-30T10:14:00Z">
                  <w:rPr>
                    <w:rFonts w:ascii="Calibri" w:hAnsi="Calibri" w:cs="Calibri"/>
                    <w:color w:val="000000"/>
                    <w:sz w:val="12"/>
                    <w:szCs w:val="12"/>
                  </w:rPr>
                </w:rPrChange>
              </w:rPr>
              <w:t>Safety Equipment</w:t>
            </w:r>
          </w:p>
        </w:tc>
        <w:tc>
          <w:tcPr>
            <w:tcW w:w="591" w:type="dxa"/>
            <w:tcBorders>
              <w:top w:val="nil"/>
              <w:left w:val="nil"/>
              <w:bottom w:val="single" w:sz="4" w:space="0" w:color="auto"/>
              <w:right w:val="single" w:sz="4" w:space="0" w:color="auto"/>
            </w:tcBorders>
            <w:shd w:val="clear" w:color="auto" w:fill="FFFFFF"/>
            <w:vAlign w:val="center"/>
            <w:hideMark/>
          </w:tcPr>
          <w:p w14:paraId="0BC34B25" w14:textId="77777777" w:rsidR="00A46571" w:rsidRPr="005F252C" w:rsidRDefault="00A46571" w:rsidP="00A46571">
            <w:pPr>
              <w:rPr>
                <w:rFonts w:cs="Calibri"/>
                <w:color w:val="000000"/>
                <w:sz w:val="12"/>
                <w:szCs w:val="12"/>
                <w:rPrChange w:id="41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76" w:author="Al Riyami, Azza OLNG-SCC/12" w:date="2026-03-30T14:14:00Z" w16du:dateUtc="2026-03-30T10:14:00Z">
                  <w:rPr>
                    <w:rFonts w:ascii="Calibri" w:hAnsi="Calibri" w:cs="Calibri"/>
                    <w:color w:val="000000"/>
                    <w:sz w:val="12"/>
                    <w:szCs w:val="12"/>
                  </w:rPr>
                </w:rPrChange>
              </w:rPr>
              <w:t>37</w:t>
            </w:r>
          </w:p>
        </w:tc>
        <w:tc>
          <w:tcPr>
            <w:tcW w:w="3152" w:type="dxa"/>
            <w:tcBorders>
              <w:top w:val="nil"/>
              <w:left w:val="nil"/>
              <w:bottom w:val="single" w:sz="4" w:space="0" w:color="auto"/>
              <w:right w:val="single" w:sz="4" w:space="0" w:color="auto"/>
            </w:tcBorders>
            <w:shd w:val="clear" w:color="auto" w:fill="FFFFFF"/>
            <w:vAlign w:val="center"/>
            <w:hideMark/>
          </w:tcPr>
          <w:p w14:paraId="5E267453" w14:textId="77777777" w:rsidR="00A46571" w:rsidRPr="005F252C" w:rsidRDefault="00A46571" w:rsidP="00A46571">
            <w:pPr>
              <w:rPr>
                <w:rFonts w:cs="Calibri"/>
                <w:color w:val="000000"/>
                <w:sz w:val="12"/>
                <w:szCs w:val="12"/>
                <w:rPrChange w:id="41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78" w:author="Al Riyami, Azza OLNG-SCC/12" w:date="2026-03-30T14:14:00Z" w16du:dateUtc="2026-03-30T10:14:00Z">
                  <w:rPr>
                    <w:rFonts w:ascii="Calibri" w:hAnsi="Calibri" w:cs="Calibri"/>
                    <w:color w:val="000000"/>
                    <w:sz w:val="12"/>
                    <w:szCs w:val="12"/>
                  </w:rPr>
                </w:rPrChange>
              </w:rPr>
              <w:t>Food and Beverages (Fruits, Vegetables, Seafood, Bottled Water, etc.)</w:t>
            </w:r>
          </w:p>
        </w:tc>
        <w:tc>
          <w:tcPr>
            <w:tcW w:w="591" w:type="dxa"/>
            <w:tcBorders>
              <w:top w:val="nil"/>
              <w:left w:val="nil"/>
              <w:bottom w:val="single" w:sz="4" w:space="0" w:color="auto"/>
              <w:right w:val="single" w:sz="4" w:space="0" w:color="auto"/>
            </w:tcBorders>
            <w:shd w:val="clear" w:color="auto" w:fill="FFFFFF"/>
            <w:vAlign w:val="center"/>
            <w:hideMark/>
          </w:tcPr>
          <w:p w14:paraId="0449829A" w14:textId="77777777" w:rsidR="00A46571" w:rsidRPr="005F252C" w:rsidRDefault="00A46571" w:rsidP="00A46571">
            <w:pPr>
              <w:rPr>
                <w:rFonts w:cs="Calibri"/>
                <w:color w:val="000000"/>
                <w:sz w:val="12"/>
                <w:szCs w:val="12"/>
                <w:rPrChange w:id="41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80" w:author="Al Riyami, Azza OLNG-SCC/12" w:date="2026-03-30T14:14:00Z" w16du:dateUtc="2026-03-30T10:14:00Z">
                  <w:rPr>
                    <w:rFonts w:ascii="Calibri" w:hAnsi="Calibri" w:cs="Calibri"/>
                    <w:color w:val="000000"/>
                    <w:sz w:val="12"/>
                    <w:szCs w:val="12"/>
                  </w:rPr>
                </w:rPrChange>
              </w:rPr>
              <w:t>15</w:t>
            </w:r>
          </w:p>
        </w:tc>
        <w:tc>
          <w:tcPr>
            <w:tcW w:w="3146" w:type="dxa"/>
            <w:tcBorders>
              <w:top w:val="nil"/>
              <w:left w:val="nil"/>
              <w:bottom w:val="single" w:sz="4" w:space="0" w:color="auto"/>
              <w:right w:val="single" w:sz="4" w:space="0" w:color="auto"/>
            </w:tcBorders>
            <w:shd w:val="clear" w:color="auto" w:fill="FFFFFF"/>
            <w:vAlign w:val="center"/>
            <w:hideMark/>
          </w:tcPr>
          <w:p w14:paraId="1323F762" w14:textId="77777777" w:rsidR="00A46571" w:rsidRPr="005F252C" w:rsidRDefault="00A46571" w:rsidP="00A46571">
            <w:pPr>
              <w:rPr>
                <w:rFonts w:cs="Calibri"/>
                <w:color w:val="000000"/>
                <w:sz w:val="12"/>
                <w:szCs w:val="12"/>
                <w:rPrChange w:id="41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82" w:author="Al Riyami, Azza OLNG-SCC/12" w:date="2026-03-30T14:14:00Z" w16du:dateUtc="2026-03-30T10:14:00Z">
                  <w:rPr>
                    <w:rFonts w:ascii="Calibri" w:hAnsi="Calibri" w:cs="Calibri"/>
                    <w:color w:val="000000"/>
                    <w:sz w:val="12"/>
                    <w:szCs w:val="12"/>
                  </w:rPr>
                </w:rPrChange>
              </w:rPr>
              <w:t>Digital and Media Services</w:t>
            </w:r>
          </w:p>
        </w:tc>
        <w:tc>
          <w:tcPr>
            <w:tcW w:w="591" w:type="dxa"/>
            <w:tcBorders>
              <w:top w:val="nil"/>
              <w:left w:val="nil"/>
              <w:bottom w:val="single" w:sz="4" w:space="0" w:color="auto"/>
              <w:right w:val="single" w:sz="4" w:space="0" w:color="auto"/>
            </w:tcBorders>
            <w:shd w:val="clear" w:color="auto" w:fill="FFFFFF"/>
            <w:vAlign w:val="center"/>
            <w:hideMark/>
          </w:tcPr>
          <w:p w14:paraId="65D62F3C" w14:textId="77777777" w:rsidR="00A46571" w:rsidRPr="005F252C" w:rsidRDefault="00A46571" w:rsidP="00A46571">
            <w:pPr>
              <w:rPr>
                <w:rFonts w:cs="Calibri"/>
                <w:color w:val="000000"/>
                <w:sz w:val="12"/>
                <w:szCs w:val="12"/>
                <w:rPrChange w:id="41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84" w:author="Al Riyami, Azza OLNG-SCC/12" w:date="2026-03-30T14:14:00Z" w16du:dateUtc="2026-03-30T10:14:00Z">
                  <w:rPr>
                    <w:rFonts w:ascii="Calibri" w:hAnsi="Calibri" w:cs="Calibri"/>
                    <w:color w:val="000000"/>
                    <w:sz w:val="12"/>
                    <w:szCs w:val="12"/>
                  </w:rPr>
                </w:rPrChange>
              </w:rPr>
              <w:t>37</w:t>
            </w:r>
          </w:p>
        </w:tc>
        <w:tc>
          <w:tcPr>
            <w:tcW w:w="3146" w:type="dxa"/>
            <w:tcBorders>
              <w:top w:val="nil"/>
              <w:left w:val="nil"/>
              <w:bottom w:val="single" w:sz="4" w:space="0" w:color="auto"/>
              <w:right w:val="single" w:sz="8" w:space="0" w:color="auto"/>
            </w:tcBorders>
            <w:shd w:val="clear" w:color="auto" w:fill="FFFFFF"/>
            <w:vAlign w:val="center"/>
            <w:hideMark/>
          </w:tcPr>
          <w:p w14:paraId="64DEF952" w14:textId="77777777" w:rsidR="00A46571" w:rsidRPr="005F252C" w:rsidRDefault="00A46571" w:rsidP="00A46571">
            <w:pPr>
              <w:rPr>
                <w:rFonts w:cs="Calibri"/>
                <w:color w:val="000000"/>
                <w:sz w:val="12"/>
                <w:szCs w:val="12"/>
                <w:rPrChange w:id="41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86" w:author="Al Riyami, Azza OLNG-SCC/12" w:date="2026-03-30T14:14:00Z" w16du:dateUtc="2026-03-30T10:14:00Z">
                  <w:rPr>
                    <w:rFonts w:ascii="Calibri" w:hAnsi="Calibri" w:cs="Calibri"/>
                    <w:color w:val="000000"/>
                    <w:sz w:val="12"/>
                    <w:szCs w:val="12"/>
                  </w:rPr>
                </w:rPrChange>
              </w:rPr>
              <w:t>Interior Design and Decoration Services</w:t>
            </w:r>
          </w:p>
        </w:tc>
      </w:tr>
      <w:tr w:rsidR="00A46571" w:rsidRPr="005F252C" w14:paraId="2DE2660C"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489B306D" w14:textId="77777777" w:rsidR="00A46571" w:rsidRPr="005F252C" w:rsidRDefault="00A46571" w:rsidP="00A46571">
            <w:pPr>
              <w:rPr>
                <w:rFonts w:cs="Calibri"/>
                <w:color w:val="000000"/>
                <w:sz w:val="12"/>
                <w:szCs w:val="12"/>
                <w:rPrChange w:id="41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88" w:author="Al Riyami, Azza OLNG-SCC/12" w:date="2026-03-30T14:14:00Z" w16du:dateUtc="2026-03-30T10:14:00Z">
                  <w:rPr>
                    <w:rFonts w:ascii="Calibri" w:hAnsi="Calibri" w:cs="Calibri"/>
                    <w:color w:val="000000"/>
                    <w:sz w:val="12"/>
                    <w:szCs w:val="12"/>
                  </w:rPr>
                </w:rPrChange>
              </w:rPr>
              <w:t>16</w:t>
            </w:r>
          </w:p>
        </w:tc>
        <w:tc>
          <w:tcPr>
            <w:tcW w:w="3152" w:type="dxa"/>
            <w:tcBorders>
              <w:top w:val="nil"/>
              <w:left w:val="nil"/>
              <w:bottom w:val="single" w:sz="4" w:space="0" w:color="auto"/>
              <w:right w:val="single" w:sz="4" w:space="0" w:color="auto"/>
            </w:tcBorders>
            <w:shd w:val="clear" w:color="auto" w:fill="FFFFFF"/>
            <w:vAlign w:val="center"/>
            <w:hideMark/>
          </w:tcPr>
          <w:p w14:paraId="049D9088" w14:textId="77777777" w:rsidR="00A46571" w:rsidRPr="005F252C" w:rsidRDefault="00A46571" w:rsidP="00A46571">
            <w:pPr>
              <w:rPr>
                <w:rFonts w:cs="Calibri"/>
                <w:color w:val="000000"/>
                <w:sz w:val="12"/>
                <w:szCs w:val="12"/>
                <w:rPrChange w:id="41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90" w:author="Al Riyami, Azza OLNG-SCC/12" w:date="2026-03-30T14:14:00Z" w16du:dateUtc="2026-03-30T10:14:00Z">
                  <w:rPr>
                    <w:rFonts w:ascii="Calibri" w:hAnsi="Calibri" w:cs="Calibri"/>
                    <w:color w:val="000000"/>
                    <w:sz w:val="12"/>
                    <w:szCs w:val="12"/>
                  </w:rPr>
                </w:rPrChange>
              </w:rPr>
              <w:t>Commodity Chemicals (Salt, etc.)</w:t>
            </w:r>
          </w:p>
        </w:tc>
        <w:tc>
          <w:tcPr>
            <w:tcW w:w="591" w:type="dxa"/>
            <w:tcBorders>
              <w:top w:val="nil"/>
              <w:left w:val="nil"/>
              <w:bottom w:val="single" w:sz="4" w:space="0" w:color="auto"/>
              <w:right w:val="single" w:sz="4" w:space="0" w:color="auto"/>
            </w:tcBorders>
            <w:shd w:val="clear" w:color="auto" w:fill="FFFFFF"/>
            <w:vAlign w:val="center"/>
            <w:hideMark/>
          </w:tcPr>
          <w:p w14:paraId="2BBE5719" w14:textId="77777777" w:rsidR="00A46571" w:rsidRPr="005F252C" w:rsidRDefault="00A46571" w:rsidP="00A46571">
            <w:pPr>
              <w:rPr>
                <w:rFonts w:cs="Calibri"/>
                <w:color w:val="000000"/>
                <w:sz w:val="12"/>
                <w:szCs w:val="12"/>
                <w:rPrChange w:id="41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92" w:author="Al Riyami, Azza OLNG-SCC/12" w:date="2026-03-30T14:14:00Z" w16du:dateUtc="2026-03-30T10:14:00Z">
                  <w:rPr>
                    <w:rFonts w:ascii="Calibri" w:hAnsi="Calibri" w:cs="Calibri"/>
                    <w:color w:val="000000"/>
                    <w:sz w:val="12"/>
                    <w:szCs w:val="12"/>
                  </w:rPr>
                </w:rPrChange>
              </w:rPr>
              <w:t>38</w:t>
            </w:r>
          </w:p>
        </w:tc>
        <w:tc>
          <w:tcPr>
            <w:tcW w:w="3152" w:type="dxa"/>
            <w:tcBorders>
              <w:top w:val="nil"/>
              <w:left w:val="nil"/>
              <w:bottom w:val="single" w:sz="4" w:space="0" w:color="auto"/>
              <w:right w:val="single" w:sz="4" w:space="0" w:color="auto"/>
            </w:tcBorders>
            <w:shd w:val="clear" w:color="auto" w:fill="FFFFFF"/>
            <w:vAlign w:val="center"/>
            <w:hideMark/>
          </w:tcPr>
          <w:p w14:paraId="40201B92" w14:textId="77777777" w:rsidR="00A46571" w:rsidRPr="005F252C" w:rsidRDefault="00A46571" w:rsidP="00A46571">
            <w:pPr>
              <w:rPr>
                <w:rFonts w:cs="Calibri"/>
                <w:color w:val="000000"/>
                <w:sz w:val="12"/>
                <w:szCs w:val="12"/>
                <w:rPrChange w:id="41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94" w:author="Al Riyami, Azza OLNG-SCC/12" w:date="2026-03-30T14:14:00Z" w16du:dateUtc="2026-03-30T10:14:00Z">
                  <w:rPr>
                    <w:rFonts w:ascii="Calibri" w:hAnsi="Calibri" w:cs="Calibri"/>
                    <w:color w:val="000000"/>
                    <w:sz w:val="12"/>
                    <w:szCs w:val="12"/>
                  </w:rPr>
                </w:rPrChange>
              </w:rPr>
              <w:t>Steel Drums</w:t>
            </w:r>
          </w:p>
        </w:tc>
        <w:tc>
          <w:tcPr>
            <w:tcW w:w="591" w:type="dxa"/>
            <w:tcBorders>
              <w:top w:val="nil"/>
              <w:left w:val="nil"/>
              <w:bottom w:val="single" w:sz="4" w:space="0" w:color="auto"/>
              <w:right w:val="single" w:sz="4" w:space="0" w:color="auto"/>
            </w:tcBorders>
            <w:shd w:val="clear" w:color="auto" w:fill="FFFFFF"/>
            <w:vAlign w:val="center"/>
            <w:hideMark/>
          </w:tcPr>
          <w:p w14:paraId="2ACE8070" w14:textId="77777777" w:rsidR="00A46571" w:rsidRPr="005F252C" w:rsidRDefault="00A46571" w:rsidP="00A46571">
            <w:pPr>
              <w:rPr>
                <w:rFonts w:cs="Calibri"/>
                <w:color w:val="000000"/>
                <w:sz w:val="12"/>
                <w:szCs w:val="12"/>
                <w:rPrChange w:id="41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96" w:author="Al Riyami, Azza OLNG-SCC/12" w:date="2026-03-30T14:14:00Z" w16du:dateUtc="2026-03-30T10:14:00Z">
                  <w:rPr>
                    <w:rFonts w:ascii="Calibri" w:hAnsi="Calibri" w:cs="Calibri"/>
                    <w:color w:val="000000"/>
                    <w:sz w:val="12"/>
                    <w:szCs w:val="12"/>
                  </w:rPr>
                </w:rPrChange>
              </w:rPr>
              <w:t>16</w:t>
            </w:r>
          </w:p>
        </w:tc>
        <w:tc>
          <w:tcPr>
            <w:tcW w:w="3146" w:type="dxa"/>
            <w:tcBorders>
              <w:top w:val="nil"/>
              <w:left w:val="nil"/>
              <w:bottom w:val="single" w:sz="4" w:space="0" w:color="auto"/>
              <w:right w:val="single" w:sz="4" w:space="0" w:color="auto"/>
            </w:tcBorders>
            <w:shd w:val="clear" w:color="auto" w:fill="FFFFFF"/>
            <w:vAlign w:val="center"/>
            <w:hideMark/>
          </w:tcPr>
          <w:p w14:paraId="4F221EB4" w14:textId="77777777" w:rsidR="00A46571" w:rsidRPr="005F252C" w:rsidRDefault="00A46571" w:rsidP="00A46571">
            <w:pPr>
              <w:rPr>
                <w:rFonts w:cs="Calibri"/>
                <w:color w:val="000000"/>
                <w:sz w:val="12"/>
                <w:szCs w:val="12"/>
                <w:rPrChange w:id="41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198" w:author="Al Riyami, Azza OLNG-SCC/12" w:date="2026-03-30T14:14:00Z" w16du:dateUtc="2026-03-30T10:14:00Z">
                  <w:rPr>
                    <w:rFonts w:ascii="Calibri" w:hAnsi="Calibri" w:cs="Calibri"/>
                    <w:color w:val="000000"/>
                    <w:sz w:val="12"/>
                    <w:szCs w:val="12"/>
                  </w:rPr>
                </w:rPrChange>
              </w:rPr>
              <w:t>Drilling Bits Refurbishment Services</w:t>
            </w:r>
          </w:p>
        </w:tc>
        <w:tc>
          <w:tcPr>
            <w:tcW w:w="591" w:type="dxa"/>
            <w:tcBorders>
              <w:top w:val="nil"/>
              <w:left w:val="nil"/>
              <w:bottom w:val="single" w:sz="4" w:space="0" w:color="auto"/>
              <w:right w:val="single" w:sz="4" w:space="0" w:color="auto"/>
            </w:tcBorders>
            <w:shd w:val="clear" w:color="auto" w:fill="FFFFFF"/>
            <w:vAlign w:val="center"/>
            <w:hideMark/>
          </w:tcPr>
          <w:p w14:paraId="6B00CD4F" w14:textId="77777777" w:rsidR="00A46571" w:rsidRPr="005F252C" w:rsidRDefault="00A46571" w:rsidP="00A46571">
            <w:pPr>
              <w:rPr>
                <w:rFonts w:cs="Calibri"/>
                <w:color w:val="000000"/>
                <w:sz w:val="12"/>
                <w:szCs w:val="12"/>
                <w:rPrChange w:id="41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00" w:author="Al Riyami, Azza OLNG-SCC/12" w:date="2026-03-30T14:14:00Z" w16du:dateUtc="2026-03-30T10:14:00Z">
                  <w:rPr>
                    <w:rFonts w:ascii="Calibri" w:hAnsi="Calibri" w:cs="Calibri"/>
                    <w:color w:val="000000"/>
                    <w:sz w:val="12"/>
                    <w:szCs w:val="12"/>
                  </w:rPr>
                </w:rPrChange>
              </w:rPr>
              <w:t>38</w:t>
            </w:r>
          </w:p>
        </w:tc>
        <w:tc>
          <w:tcPr>
            <w:tcW w:w="3146" w:type="dxa"/>
            <w:tcBorders>
              <w:top w:val="nil"/>
              <w:left w:val="nil"/>
              <w:bottom w:val="single" w:sz="4" w:space="0" w:color="auto"/>
              <w:right w:val="single" w:sz="8" w:space="0" w:color="auto"/>
            </w:tcBorders>
            <w:shd w:val="clear" w:color="auto" w:fill="FFFFFF"/>
            <w:vAlign w:val="center"/>
            <w:hideMark/>
          </w:tcPr>
          <w:p w14:paraId="18D13B73" w14:textId="77777777" w:rsidR="00A46571" w:rsidRPr="005F252C" w:rsidRDefault="00A46571" w:rsidP="00A46571">
            <w:pPr>
              <w:rPr>
                <w:rFonts w:cs="Calibri"/>
                <w:color w:val="000000"/>
                <w:sz w:val="12"/>
                <w:szCs w:val="12"/>
                <w:rPrChange w:id="42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02" w:author="Al Riyami, Azza OLNG-SCC/12" w:date="2026-03-30T14:14:00Z" w16du:dateUtc="2026-03-30T10:14:00Z">
                  <w:rPr>
                    <w:rFonts w:ascii="Calibri" w:hAnsi="Calibri" w:cs="Calibri"/>
                    <w:color w:val="000000"/>
                    <w:sz w:val="12"/>
                    <w:szCs w:val="12"/>
                  </w:rPr>
                </w:rPrChange>
              </w:rPr>
              <w:t>IT Equipment and Devices Maintenance Services</w:t>
            </w:r>
          </w:p>
        </w:tc>
      </w:tr>
      <w:tr w:rsidR="00A46571" w:rsidRPr="005F252C" w14:paraId="457303DC"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171A7D5" w14:textId="77777777" w:rsidR="00A46571" w:rsidRPr="005F252C" w:rsidRDefault="00A46571" w:rsidP="00A46571">
            <w:pPr>
              <w:rPr>
                <w:rFonts w:cs="Calibri"/>
                <w:color w:val="000000"/>
                <w:sz w:val="12"/>
                <w:szCs w:val="12"/>
                <w:rPrChange w:id="42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04" w:author="Al Riyami, Azza OLNG-SCC/12" w:date="2026-03-30T14:14:00Z" w16du:dateUtc="2026-03-30T10:14:00Z">
                  <w:rPr>
                    <w:rFonts w:ascii="Calibri" w:hAnsi="Calibri" w:cs="Calibri"/>
                    <w:color w:val="000000"/>
                    <w:sz w:val="12"/>
                    <w:szCs w:val="12"/>
                  </w:rPr>
                </w:rPrChange>
              </w:rPr>
              <w:t>17</w:t>
            </w:r>
          </w:p>
        </w:tc>
        <w:tc>
          <w:tcPr>
            <w:tcW w:w="3152" w:type="dxa"/>
            <w:tcBorders>
              <w:top w:val="nil"/>
              <w:left w:val="nil"/>
              <w:bottom w:val="single" w:sz="4" w:space="0" w:color="auto"/>
              <w:right w:val="single" w:sz="4" w:space="0" w:color="auto"/>
            </w:tcBorders>
            <w:shd w:val="clear" w:color="auto" w:fill="FFFFFF"/>
            <w:vAlign w:val="center"/>
            <w:hideMark/>
          </w:tcPr>
          <w:p w14:paraId="60408F89" w14:textId="77777777" w:rsidR="00A46571" w:rsidRPr="005F252C" w:rsidRDefault="00A46571" w:rsidP="00A46571">
            <w:pPr>
              <w:rPr>
                <w:rFonts w:cs="Calibri"/>
                <w:color w:val="000000"/>
                <w:sz w:val="12"/>
                <w:szCs w:val="12"/>
                <w:rPrChange w:id="42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06" w:author="Al Riyami, Azza OLNG-SCC/12" w:date="2026-03-30T14:14:00Z" w16du:dateUtc="2026-03-30T10:14:00Z">
                  <w:rPr>
                    <w:rFonts w:ascii="Calibri" w:hAnsi="Calibri" w:cs="Calibri"/>
                    <w:color w:val="000000"/>
                    <w:sz w:val="12"/>
                    <w:szCs w:val="12"/>
                  </w:rPr>
                </w:rPrChange>
              </w:rPr>
              <w:t>Fuel Oil and Diesel</w:t>
            </w:r>
          </w:p>
        </w:tc>
        <w:tc>
          <w:tcPr>
            <w:tcW w:w="591" w:type="dxa"/>
            <w:tcBorders>
              <w:top w:val="nil"/>
              <w:left w:val="nil"/>
              <w:bottom w:val="single" w:sz="4" w:space="0" w:color="auto"/>
              <w:right w:val="single" w:sz="4" w:space="0" w:color="auto"/>
            </w:tcBorders>
            <w:shd w:val="clear" w:color="auto" w:fill="FFFFFF"/>
            <w:vAlign w:val="center"/>
            <w:hideMark/>
          </w:tcPr>
          <w:p w14:paraId="27CF6FF6" w14:textId="77777777" w:rsidR="00A46571" w:rsidRPr="005F252C" w:rsidRDefault="00A46571" w:rsidP="00A46571">
            <w:pPr>
              <w:rPr>
                <w:rFonts w:cs="Calibri"/>
                <w:color w:val="000000"/>
                <w:sz w:val="12"/>
                <w:szCs w:val="12"/>
                <w:rPrChange w:id="42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08"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C06E723" w14:textId="77777777" w:rsidR="00A46571" w:rsidRPr="005F252C" w:rsidRDefault="00A46571" w:rsidP="00A46571">
            <w:pPr>
              <w:rPr>
                <w:rFonts w:cs="Calibri"/>
                <w:color w:val="000000"/>
                <w:sz w:val="12"/>
                <w:szCs w:val="12"/>
                <w:rPrChange w:id="42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10"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FDE2174" w14:textId="77777777" w:rsidR="00A46571" w:rsidRPr="005F252C" w:rsidRDefault="00A46571" w:rsidP="00A46571">
            <w:pPr>
              <w:rPr>
                <w:rFonts w:cs="Calibri"/>
                <w:color w:val="000000"/>
                <w:sz w:val="12"/>
                <w:szCs w:val="12"/>
                <w:rPrChange w:id="42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12" w:author="Al Riyami, Azza OLNG-SCC/12" w:date="2026-03-30T14:14:00Z" w16du:dateUtc="2026-03-30T10:14:00Z">
                  <w:rPr>
                    <w:rFonts w:ascii="Calibri" w:hAnsi="Calibri" w:cs="Calibri"/>
                    <w:color w:val="000000"/>
                    <w:sz w:val="12"/>
                    <w:szCs w:val="12"/>
                  </w:rPr>
                </w:rPrChange>
              </w:rPr>
              <w:t>17</w:t>
            </w:r>
          </w:p>
        </w:tc>
        <w:tc>
          <w:tcPr>
            <w:tcW w:w="3146" w:type="dxa"/>
            <w:tcBorders>
              <w:top w:val="nil"/>
              <w:left w:val="nil"/>
              <w:bottom w:val="single" w:sz="4" w:space="0" w:color="auto"/>
              <w:right w:val="single" w:sz="4" w:space="0" w:color="auto"/>
            </w:tcBorders>
            <w:shd w:val="clear" w:color="auto" w:fill="FFFFFF"/>
            <w:vAlign w:val="center"/>
            <w:hideMark/>
          </w:tcPr>
          <w:p w14:paraId="57B61CA8" w14:textId="77777777" w:rsidR="00A46571" w:rsidRPr="005F252C" w:rsidRDefault="00A46571" w:rsidP="00A46571">
            <w:pPr>
              <w:rPr>
                <w:rFonts w:cs="Calibri"/>
                <w:color w:val="000000"/>
                <w:sz w:val="12"/>
                <w:szCs w:val="12"/>
                <w:rPrChange w:id="42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14" w:author="Al Riyami, Azza OLNG-SCC/12" w:date="2026-03-30T14:14:00Z" w16du:dateUtc="2026-03-30T10:14:00Z">
                  <w:rPr>
                    <w:rFonts w:ascii="Calibri" w:hAnsi="Calibri" w:cs="Calibri"/>
                    <w:color w:val="000000"/>
                    <w:sz w:val="12"/>
                    <w:szCs w:val="12"/>
                  </w:rPr>
                </w:rPrChange>
              </w:rPr>
              <w:t>Earthworks Services</w:t>
            </w:r>
          </w:p>
        </w:tc>
        <w:tc>
          <w:tcPr>
            <w:tcW w:w="591" w:type="dxa"/>
            <w:tcBorders>
              <w:top w:val="nil"/>
              <w:left w:val="nil"/>
              <w:bottom w:val="single" w:sz="4" w:space="0" w:color="auto"/>
              <w:right w:val="single" w:sz="4" w:space="0" w:color="auto"/>
            </w:tcBorders>
            <w:shd w:val="clear" w:color="auto" w:fill="FFFFFF"/>
            <w:vAlign w:val="center"/>
            <w:hideMark/>
          </w:tcPr>
          <w:p w14:paraId="007637BF" w14:textId="77777777" w:rsidR="00A46571" w:rsidRPr="005F252C" w:rsidRDefault="00A46571" w:rsidP="00A46571">
            <w:pPr>
              <w:rPr>
                <w:rFonts w:cs="Calibri"/>
                <w:color w:val="000000"/>
                <w:sz w:val="12"/>
                <w:szCs w:val="12"/>
                <w:rPrChange w:id="42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16" w:author="Al Riyami, Azza OLNG-SCC/12" w:date="2026-03-30T14:14:00Z" w16du:dateUtc="2026-03-30T10:14:00Z">
                  <w:rPr>
                    <w:rFonts w:ascii="Calibri" w:hAnsi="Calibri" w:cs="Calibri"/>
                    <w:color w:val="000000"/>
                    <w:sz w:val="12"/>
                    <w:szCs w:val="12"/>
                  </w:rPr>
                </w:rPrChange>
              </w:rPr>
              <w:t>39</w:t>
            </w:r>
          </w:p>
        </w:tc>
        <w:tc>
          <w:tcPr>
            <w:tcW w:w="3146" w:type="dxa"/>
            <w:tcBorders>
              <w:top w:val="nil"/>
              <w:left w:val="nil"/>
              <w:bottom w:val="single" w:sz="4" w:space="0" w:color="auto"/>
              <w:right w:val="single" w:sz="8" w:space="0" w:color="auto"/>
            </w:tcBorders>
            <w:shd w:val="clear" w:color="auto" w:fill="FFFFFF"/>
            <w:vAlign w:val="center"/>
            <w:hideMark/>
          </w:tcPr>
          <w:p w14:paraId="52453E47" w14:textId="77777777" w:rsidR="00A46571" w:rsidRPr="005F252C" w:rsidRDefault="00A46571" w:rsidP="00A46571">
            <w:pPr>
              <w:rPr>
                <w:rFonts w:cs="Calibri"/>
                <w:color w:val="000000"/>
                <w:sz w:val="12"/>
                <w:szCs w:val="12"/>
                <w:rPrChange w:id="42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18" w:author="Al Riyami, Azza OLNG-SCC/12" w:date="2026-03-30T14:14:00Z" w16du:dateUtc="2026-03-30T10:14:00Z">
                  <w:rPr>
                    <w:rFonts w:ascii="Calibri" w:hAnsi="Calibri" w:cs="Calibri"/>
                    <w:color w:val="000000"/>
                    <w:sz w:val="12"/>
                    <w:szCs w:val="12"/>
                  </w:rPr>
                </w:rPrChange>
              </w:rPr>
              <w:t>IT Helpdesk Services</w:t>
            </w:r>
          </w:p>
        </w:tc>
      </w:tr>
      <w:tr w:rsidR="00A46571" w:rsidRPr="005F252C" w14:paraId="4FFE074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867DA99" w14:textId="77777777" w:rsidR="00A46571" w:rsidRPr="005F252C" w:rsidRDefault="00A46571" w:rsidP="00A46571">
            <w:pPr>
              <w:rPr>
                <w:rFonts w:cs="Calibri"/>
                <w:color w:val="000000"/>
                <w:sz w:val="12"/>
                <w:szCs w:val="12"/>
                <w:rPrChange w:id="42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20" w:author="Al Riyami, Azza OLNG-SCC/12" w:date="2026-03-30T14:14:00Z" w16du:dateUtc="2026-03-30T10:14:00Z">
                  <w:rPr>
                    <w:rFonts w:ascii="Calibri" w:hAnsi="Calibri" w:cs="Calibri"/>
                    <w:color w:val="000000"/>
                    <w:sz w:val="12"/>
                    <w:szCs w:val="12"/>
                  </w:rPr>
                </w:rPrChange>
              </w:rPr>
              <w:t>18</w:t>
            </w:r>
          </w:p>
        </w:tc>
        <w:tc>
          <w:tcPr>
            <w:tcW w:w="3152" w:type="dxa"/>
            <w:tcBorders>
              <w:top w:val="nil"/>
              <w:left w:val="nil"/>
              <w:bottom w:val="single" w:sz="4" w:space="0" w:color="auto"/>
              <w:right w:val="single" w:sz="4" w:space="0" w:color="auto"/>
            </w:tcBorders>
            <w:shd w:val="clear" w:color="auto" w:fill="FFFFFF"/>
            <w:vAlign w:val="center"/>
            <w:hideMark/>
          </w:tcPr>
          <w:p w14:paraId="733A0AF4" w14:textId="77777777" w:rsidR="00A46571" w:rsidRPr="005F252C" w:rsidRDefault="00A46571" w:rsidP="00A46571">
            <w:pPr>
              <w:rPr>
                <w:rFonts w:cs="Calibri"/>
                <w:color w:val="000000"/>
                <w:sz w:val="12"/>
                <w:szCs w:val="12"/>
                <w:rPrChange w:id="42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22" w:author="Al Riyami, Azza OLNG-SCC/12" w:date="2026-03-30T14:14:00Z" w16du:dateUtc="2026-03-30T10:14:00Z">
                  <w:rPr>
                    <w:rFonts w:ascii="Calibri" w:hAnsi="Calibri" w:cs="Calibri"/>
                    <w:color w:val="000000"/>
                    <w:sz w:val="12"/>
                    <w:szCs w:val="12"/>
                  </w:rPr>
                </w:rPrChange>
              </w:rPr>
              <w:t>Natural Gas</w:t>
            </w:r>
          </w:p>
        </w:tc>
        <w:tc>
          <w:tcPr>
            <w:tcW w:w="591" w:type="dxa"/>
            <w:tcBorders>
              <w:top w:val="nil"/>
              <w:left w:val="nil"/>
              <w:bottom w:val="single" w:sz="4" w:space="0" w:color="auto"/>
              <w:right w:val="single" w:sz="4" w:space="0" w:color="auto"/>
            </w:tcBorders>
            <w:shd w:val="clear" w:color="auto" w:fill="FFFFFF"/>
            <w:vAlign w:val="center"/>
            <w:hideMark/>
          </w:tcPr>
          <w:p w14:paraId="14C317A6" w14:textId="77777777" w:rsidR="00A46571" w:rsidRPr="005F252C" w:rsidRDefault="00A46571" w:rsidP="00A46571">
            <w:pPr>
              <w:rPr>
                <w:rFonts w:cs="Calibri"/>
                <w:color w:val="000000"/>
                <w:sz w:val="12"/>
                <w:szCs w:val="12"/>
                <w:rPrChange w:id="42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24"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B6EE917" w14:textId="77777777" w:rsidR="00A46571" w:rsidRPr="005F252C" w:rsidRDefault="00A46571" w:rsidP="00A46571">
            <w:pPr>
              <w:rPr>
                <w:rFonts w:cs="Calibri"/>
                <w:color w:val="000000"/>
                <w:sz w:val="12"/>
                <w:szCs w:val="12"/>
                <w:rPrChange w:id="42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26"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8F0CA29" w14:textId="77777777" w:rsidR="00A46571" w:rsidRPr="005F252C" w:rsidRDefault="00A46571" w:rsidP="00A46571">
            <w:pPr>
              <w:rPr>
                <w:rFonts w:cs="Calibri"/>
                <w:color w:val="000000"/>
                <w:sz w:val="12"/>
                <w:szCs w:val="12"/>
                <w:rPrChange w:id="42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28" w:author="Al Riyami, Azza OLNG-SCC/12" w:date="2026-03-30T14:14:00Z" w16du:dateUtc="2026-03-30T10:14:00Z">
                  <w:rPr>
                    <w:rFonts w:ascii="Calibri" w:hAnsi="Calibri" w:cs="Calibri"/>
                    <w:color w:val="000000"/>
                    <w:sz w:val="12"/>
                    <w:szCs w:val="12"/>
                  </w:rPr>
                </w:rPrChange>
              </w:rPr>
              <w:t>18</w:t>
            </w:r>
          </w:p>
        </w:tc>
        <w:tc>
          <w:tcPr>
            <w:tcW w:w="3146" w:type="dxa"/>
            <w:tcBorders>
              <w:top w:val="nil"/>
              <w:left w:val="nil"/>
              <w:bottom w:val="single" w:sz="4" w:space="0" w:color="auto"/>
              <w:right w:val="single" w:sz="4" w:space="0" w:color="auto"/>
            </w:tcBorders>
            <w:shd w:val="clear" w:color="auto" w:fill="FFFFFF"/>
            <w:vAlign w:val="center"/>
            <w:hideMark/>
          </w:tcPr>
          <w:p w14:paraId="18884038" w14:textId="77777777" w:rsidR="00A46571" w:rsidRPr="005F252C" w:rsidRDefault="00A46571" w:rsidP="00A46571">
            <w:pPr>
              <w:rPr>
                <w:rFonts w:cs="Calibri"/>
                <w:color w:val="000000"/>
                <w:sz w:val="12"/>
                <w:szCs w:val="12"/>
                <w:rPrChange w:id="42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30" w:author="Al Riyami, Azza OLNG-SCC/12" w:date="2026-03-30T14:14:00Z" w16du:dateUtc="2026-03-30T10:14:00Z">
                  <w:rPr>
                    <w:rFonts w:ascii="Calibri" w:hAnsi="Calibri" w:cs="Calibri"/>
                    <w:color w:val="000000"/>
                    <w:sz w:val="12"/>
                    <w:szCs w:val="12"/>
                  </w:rPr>
                </w:rPrChange>
              </w:rPr>
              <w:t>Electrical Equipment Installation, Maintenance, and Repair Services</w:t>
            </w:r>
          </w:p>
        </w:tc>
        <w:tc>
          <w:tcPr>
            <w:tcW w:w="591" w:type="dxa"/>
            <w:tcBorders>
              <w:top w:val="nil"/>
              <w:left w:val="nil"/>
              <w:bottom w:val="single" w:sz="4" w:space="0" w:color="auto"/>
              <w:right w:val="single" w:sz="4" w:space="0" w:color="auto"/>
            </w:tcBorders>
            <w:shd w:val="clear" w:color="auto" w:fill="FFFFFF"/>
            <w:vAlign w:val="center"/>
            <w:hideMark/>
          </w:tcPr>
          <w:p w14:paraId="3E145619" w14:textId="77777777" w:rsidR="00A46571" w:rsidRPr="005F252C" w:rsidRDefault="00A46571" w:rsidP="00A46571">
            <w:pPr>
              <w:rPr>
                <w:rFonts w:cs="Calibri"/>
                <w:color w:val="000000"/>
                <w:sz w:val="12"/>
                <w:szCs w:val="12"/>
                <w:rPrChange w:id="42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32" w:author="Al Riyami, Azza OLNG-SCC/12" w:date="2026-03-30T14:14:00Z" w16du:dateUtc="2026-03-30T10:14:00Z">
                  <w:rPr>
                    <w:rFonts w:ascii="Calibri" w:hAnsi="Calibri" w:cs="Calibri"/>
                    <w:color w:val="000000"/>
                    <w:sz w:val="12"/>
                    <w:szCs w:val="12"/>
                  </w:rPr>
                </w:rPrChange>
              </w:rPr>
              <w:t>40</w:t>
            </w:r>
          </w:p>
        </w:tc>
        <w:tc>
          <w:tcPr>
            <w:tcW w:w="3146" w:type="dxa"/>
            <w:tcBorders>
              <w:top w:val="nil"/>
              <w:left w:val="nil"/>
              <w:bottom w:val="single" w:sz="4" w:space="0" w:color="auto"/>
              <w:right w:val="single" w:sz="8" w:space="0" w:color="auto"/>
            </w:tcBorders>
            <w:shd w:val="clear" w:color="auto" w:fill="FFFFFF"/>
            <w:vAlign w:val="center"/>
            <w:hideMark/>
          </w:tcPr>
          <w:p w14:paraId="2D37C7F0" w14:textId="77777777" w:rsidR="00A46571" w:rsidRPr="005F252C" w:rsidRDefault="00A46571" w:rsidP="00A46571">
            <w:pPr>
              <w:rPr>
                <w:rFonts w:cs="Calibri"/>
                <w:color w:val="000000"/>
                <w:sz w:val="12"/>
                <w:szCs w:val="12"/>
                <w:rPrChange w:id="42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34" w:author="Al Riyami, Azza OLNG-SCC/12" w:date="2026-03-30T14:14:00Z" w16du:dateUtc="2026-03-30T10:14:00Z">
                  <w:rPr>
                    <w:rFonts w:ascii="Calibri" w:hAnsi="Calibri" w:cs="Calibri"/>
                    <w:color w:val="000000"/>
                    <w:sz w:val="12"/>
                    <w:szCs w:val="12"/>
                  </w:rPr>
                </w:rPrChange>
              </w:rPr>
              <w:t>Laboratory Testing Services</w:t>
            </w:r>
          </w:p>
        </w:tc>
      </w:tr>
      <w:tr w:rsidR="00A46571" w:rsidRPr="005F252C" w14:paraId="61F52F4F"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F69CE09" w14:textId="77777777" w:rsidR="00A46571" w:rsidRPr="005F252C" w:rsidRDefault="00A46571" w:rsidP="00A46571">
            <w:pPr>
              <w:rPr>
                <w:rFonts w:cs="Calibri"/>
                <w:color w:val="000000"/>
                <w:sz w:val="12"/>
                <w:szCs w:val="12"/>
                <w:rPrChange w:id="42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36" w:author="Al Riyami, Azza OLNG-SCC/12" w:date="2026-03-30T14:14:00Z" w16du:dateUtc="2026-03-30T10:14:00Z">
                  <w:rPr>
                    <w:rFonts w:ascii="Calibri" w:hAnsi="Calibri" w:cs="Calibri"/>
                    <w:color w:val="000000"/>
                    <w:sz w:val="12"/>
                    <w:szCs w:val="12"/>
                  </w:rPr>
                </w:rPrChange>
              </w:rPr>
              <w:t>19</w:t>
            </w:r>
          </w:p>
        </w:tc>
        <w:tc>
          <w:tcPr>
            <w:tcW w:w="3152" w:type="dxa"/>
            <w:tcBorders>
              <w:top w:val="nil"/>
              <w:left w:val="nil"/>
              <w:bottom w:val="single" w:sz="4" w:space="0" w:color="auto"/>
              <w:right w:val="single" w:sz="4" w:space="0" w:color="auto"/>
            </w:tcBorders>
            <w:shd w:val="clear" w:color="auto" w:fill="FFFFFF"/>
            <w:vAlign w:val="center"/>
            <w:hideMark/>
          </w:tcPr>
          <w:p w14:paraId="791225A7" w14:textId="77777777" w:rsidR="00A46571" w:rsidRPr="005F252C" w:rsidRDefault="00A46571" w:rsidP="00A46571">
            <w:pPr>
              <w:rPr>
                <w:rFonts w:cs="Calibri"/>
                <w:color w:val="000000"/>
                <w:sz w:val="12"/>
                <w:szCs w:val="12"/>
                <w:rPrChange w:id="42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38" w:author="Al Riyami, Azza OLNG-SCC/12" w:date="2026-03-30T14:14:00Z" w16du:dateUtc="2026-03-30T10:14:00Z">
                  <w:rPr>
                    <w:rFonts w:ascii="Calibri" w:hAnsi="Calibri" w:cs="Calibri"/>
                    <w:color w:val="000000"/>
                    <w:sz w:val="12"/>
                    <w:szCs w:val="12"/>
                  </w:rPr>
                </w:rPrChange>
              </w:rPr>
              <w:t>Lubricants</w:t>
            </w:r>
          </w:p>
        </w:tc>
        <w:tc>
          <w:tcPr>
            <w:tcW w:w="591" w:type="dxa"/>
            <w:tcBorders>
              <w:top w:val="nil"/>
              <w:left w:val="nil"/>
              <w:bottom w:val="single" w:sz="4" w:space="0" w:color="auto"/>
              <w:right w:val="single" w:sz="4" w:space="0" w:color="auto"/>
            </w:tcBorders>
            <w:shd w:val="clear" w:color="auto" w:fill="FFFFFF"/>
            <w:vAlign w:val="center"/>
            <w:hideMark/>
          </w:tcPr>
          <w:p w14:paraId="483B7792" w14:textId="77777777" w:rsidR="00A46571" w:rsidRPr="005F252C" w:rsidRDefault="00A46571" w:rsidP="00A46571">
            <w:pPr>
              <w:rPr>
                <w:rFonts w:cs="Calibri"/>
                <w:color w:val="000000"/>
                <w:sz w:val="12"/>
                <w:szCs w:val="12"/>
                <w:rPrChange w:id="42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40"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2C66F847" w14:textId="77777777" w:rsidR="00A46571" w:rsidRPr="005F252C" w:rsidRDefault="00A46571" w:rsidP="00A46571">
            <w:pPr>
              <w:rPr>
                <w:rFonts w:cs="Calibri"/>
                <w:color w:val="000000"/>
                <w:sz w:val="12"/>
                <w:szCs w:val="12"/>
                <w:rPrChange w:id="42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42"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54F8647" w14:textId="77777777" w:rsidR="00A46571" w:rsidRPr="005F252C" w:rsidRDefault="00A46571" w:rsidP="00A46571">
            <w:pPr>
              <w:rPr>
                <w:rFonts w:cs="Calibri"/>
                <w:color w:val="000000"/>
                <w:sz w:val="12"/>
                <w:szCs w:val="12"/>
                <w:rPrChange w:id="42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44" w:author="Al Riyami, Azza OLNG-SCC/12" w:date="2026-03-30T14:14:00Z" w16du:dateUtc="2026-03-30T10:14:00Z">
                  <w:rPr>
                    <w:rFonts w:ascii="Calibri" w:hAnsi="Calibri" w:cs="Calibri"/>
                    <w:color w:val="000000"/>
                    <w:sz w:val="12"/>
                    <w:szCs w:val="12"/>
                  </w:rPr>
                </w:rPrChange>
              </w:rPr>
              <w:t>19</w:t>
            </w:r>
          </w:p>
        </w:tc>
        <w:tc>
          <w:tcPr>
            <w:tcW w:w="3146" w:type="dxa"/>
            <w:tcBorders>
              <w:top w:val="nil"/>
              <w:left w:val="nil"/>
              <w:bottom w:val="single" w:sz="4" w:space="0" w:color="auto"/>
              <w:right w:val="single" w:sz="4" w:space="0" w:color="auto"/>
            </w:tcBorders>
            <w:shd w:val="clear" w:color="auto" w:fill="FFFFFF"/>
            <w:vAlign w:val="center"/>
            <w:hideMark/>
          </w:tcPr>
          <w:p w14:paraId="56DEF409" w14:textId="77777777" w:rsidR="00A46571" w:rsidRPr="005F252C" w:rsidRDefault="00A46571" w:rsidP="00A46571">
            <w:pPr>
              <w:rPr>
                <w:rFonts w:cs="Calibri"/>
                <w:color w:val="000000"/>
                <w:sz w:val="12"/>
                <w:szCs w:val="12"/>
                <w:rPrChange w:id="42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46" w:author="Al Riyami, Azza OLNG-SCC/12" w:date="2026-03-30T14:14:00Z" w16du:dateUtc="2026-03-30T10:14:00Z">
                  <w:rPr>
                    <w:rFonts w:ascii="Calibri" w:hAnsi="Calibri" w:cs="Calibri"/>
                    <w:color w:val="000000"/>
                    <w:sz w:val="12"/>
                    <w:szCs w:val="12"/>
                  </w:rPr>
                </w:rPrChange>
              </w:rPr>
              <w:t>Elevator Maintenance and Repair Services</w:t>
            </w:r>
          </w:p>
        </w:tc>
        <w:tc>
          <w:tcPr>
            <w:tcW w:w="591" w:type="dxa"/>
            <w:tcBorders>
              <w:top w:val="nil"/>
              <w:left w:val="nil"/>
              <w:bottom w:val="single" w:sz="4" w:space="0" w:color="auto"/>
              <w:right w:val="single" w:sz="4" w:space="0" w:color="auto"/>
            </w:tcBorders>
            <w:shd w:val="clear" w:color="auto" w:fill="FFFFFF"/>
            <w:vAlign w:val="center"/>
            <w:hideMark/>
          </w:tcPr>
          <w:p w14:paraId="4244D77C" w14:textId="77777777" w:rsidR="00A46571" w:rsidRPr="005F252C" w:rsidRDefault="00A46571" w:rsidP="00A46571">
            <w:pPr>
              <w:rPr>
                <w:rFonts w:cs="Calibri"/>
                <w:color w:val="000000"/>
                <w:sz w:val="12"/>
                <w:szCs w:val="12"/>
                <w:rPrChange w:id="42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48" w:author="Al Riyami, Azza OLNG-SCC/12" w:date="2026-03-30T14:14:00Z" w16du:dateUtc="2026-03-30T10:14:00Z">
                  <w:rPr>
                    <w:rFonts w:ascii="Calibri" w:hAnsi="Calibri" w:cs="Calibri"/>
                    <w:color w:val="000000"/>
                    <w:sz w:val="12"/>
                    <w:szCs w:val="12"/>
                  </w:rPr>
                </w:rPrChange>
              </w:rPr>
              <w:t>41</w:t>
            </w:r>
          </w:p>
        </w:tc>
        <w:tc>
          <w:tcPr>
            <w:tcW w:w="3146" w:type="dxa"/>
            <w:tcBorders>
              <w:top w:val="nil"/>
              <w:left w:val="nil"/>
              <w:bottom w:val="single" w:sz="4" w:space="0" w:color="auto"/>
              <w:right w:val="single" w:sz="8" w:space="0" w:color="auto"/>
            </w:tcBorders>
            <w:shd w:val="clear" w:color="auto" w:fill="FFFFFF"/>
            <w:vAlign w:val="center"/>
            <w:hideMark/>
          </w:tcPr>
          <w:p w14:paraId="660B7E32" w14:textId="77777777" w:rsidR="00A46571" w:rsidRPr="005F252C" w:rsidRDefault="00A46571" w:rsidP="00A46571">
            <w:pPr>
              <w:rPr>
                <w:rFonts w:cs="Calibri"/>
                <w:color w:val="000000"/>
                <w:sz w:val="12"/>
                <w:szCs w:val="12"/>
                <w:rPrChange w:id="42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50" w:author="Al Riyami, Azza OLNG-SCC/12" w:date="2026-03-30T14:14:00Z" w16du:dateUtc="2026-03-30T10:14:00Z">
                  <w:rPr>
                    <w:rFonts w:ascii="Calibri" w:hAnsi="Calibri" w:cs="Calibri"/>
                    <w:color w:val="000000"/>
                    <w:sz w:val="12"/>
                    <w:szCs w:val="12"/>
                  </w:rPr>
                </w:rPrChange>
              </w:rPr>
              <w:t>Landscaping Services</w:t>
            </w:r>
          </w:p>
        </w:tc>
      </w:tr>
      <w:tr w:rsidR="00A46571" w:rsidRPr="005F252C" w14:paraId="64D2761E"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1624E02A" w14:textId="77777777" w:rsidR="00A46571" w:rsidRPr="005F252C" w:rsidRDefault="00A46571" w:rsidP="00A46571">
            <w:pPr>
              <w:rPr>
                <w:rFonts w:cs="Calibri"/>
                <w:color w:val="000000"/>
                <w:sz w:val="12"/>
                <w:szCs w:val="12"/>
                <w:rPrChange w:id="42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52" w:author="Al Riyami, Azza OLNG-SCC/12" w:date="2026-03-30T14:14:00Z" w16du:dateUtc="2026-03-30T10:14:00Z">
                  <w:rPr>
                    <w:rFonts w:ascii="Calibri" w:hAnsi="Calibri" w:cs="Calibri"/>
                    <w:color w:val="000000"/>
                    <w:sz w:val="12"/>
                    <w:szCs w:val="12"/>
                  </w:rPr>
                </w:rPrChange>
              </w:rPr>
              <w:t>20</w:t>
            </w:r>
          </w:p>
        </w:tc>
        <w:tc>
          <w:tcPr>
            <w:tcW w:w="3152" w:type="dxa"/>
            <w:tcBorders>
              <w:top w:val="nil"/>
              <w:left w:val="nil"/>
              <w:bottom w:val="single" w:sz="4" w:space="0" w:color="auto"/>
              <w:right w:val="single" w:sz="4" w:space="0" w:color="auto"/>
            </w:tcBorders>
            <w:shd w:val="clear" w:color="auto" w:fill="FFFFFF"/>
            <w:vAlign w:val="center"/>
            <w:hideMark/>
          </w:tcPr>
          <w:p w14:paraId="1FB86568" w14:textId="77777777" w:rsidR="00A46571" w:rsidRPr="005F252C" w:rsidRDefault="00A46571" w:rsidP="00A46571">
            <w:pPr>
              <w:rPr>
                <w:rFonts w:cs="Calibri"/>
                <w:color w:val="000000"/>
                <w:sz w:val="12"/>
                <w:szCs w:val="12"/>
                <w:rPrChange w:id="42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54" w:author="Al Riyami, Azza OLNG-SCC/12" w:date="2026-03-30T14:14:00Z" w16du:dateUtc="2026-03-30T10:14:00Z">
                  <w:rPr>
                    <w:rFonts w:ascii="Calibri" w:hAnsi="Calibri" w:cs="Calibri"/>
                    <w:color w:val="000000"/>
                    <w:sz w:val="12"/>
                    <w:szCs w:val="12"/>
                  </w:rPr>
                </w:rPrChange>
              </w:rPr>
              <w:t>Fire Extinguishers</w:t>
            </w:r>
          </w:p>
        </w:tc>
        <w:tc>
          <w:tcPr>
            <w:tcW w:w="591" w:type="dxa"/>
            <w:tcBorders>
              <w:top w:val="nil"/>
              <w:left w:val="nil"/>
              <w:bottom w:val="single" w:sz="4" w:space="0" w:color="auto"/>
              <w:right w:val="single" w:sz="4" w:space="0" w:color="auto"/>
            </w:tcBorders>
            <w:shd w:val="clear" w:color="auto" w:fill="FFFFFF"/>
            <w:vAlign w:val="center"/>
            <w:hideMark/>
          </w:tcPr>
          <w:p w14:paraId="0016F877" w14:textId="77777777" w:rsidR="00A46571" w:rsidRPr="005F252C" w:rsidRDefault="00A46571" w:rsidP="00A46571">
            <w:pPr>
              <w:rPr>
                <w:rFonts w:cs="Calibri"/>
                <w:color w:val="000000"/>
                <w:sz w:val="12"/>
                <w:szCs w:val="12"/>
                <w:rPrChange w:id="42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56"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0C468AC1" w14:textId="77777777" w:rsidR="00A46571" w:rsidRPr="005F252C" w:rsidRDefault="00A46571" w:rsidP="00A46571">
            <w:pPr>
              <w:rPr>
                <w:rFonts w:cs="Calibri"/>
                <w:color w:val="000000"/>
                <w:sz w:val="12"/>
                <w:szCs w:val="12"/>
                <w:rPrChange w:id="42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58"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945D753" w14:textId="77777777" w:rsidR="00A46571" w:rsidRPr="005F252C" w:rsidRDefault="00A46571" w:rsidP="00A46571">
            <w:pPr>
              <w:rPr>
                <w:rFonts w:cs="Calibri"/>
                <w:color w:val="000000"/>
                <w:sz w:val="12"/>
                <w:szCs w:val="12"/>
                <w:rPrChange w:id="42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60" w:author="Al Riyami, Azza OLNG-SCC/12" w:date="2026-03-30T14:14:00Z" w16du:dateUtc="2026-03-30T10:14:00Z">
                  <w:rPr>
                    <w:rFonts w:ascii="Calibri" w:hAnsi="Calibri" w:cs="Calibri"/>
                    <w:color w:val="000000"/>
                    <w:sz w:val="12"/>
                    <w:szCs w:val="12"/>
                  </w:rPr>
                </w:rPrChange>
              </w:rPr>
              <w:t>20</w:t>
            </w:r>
          </w:p>
        </w:tc>
        <w:tc>
          <w:tcPr>
            <w:tcW w:w="3146" w:type="dxa"/>
            <w:tcBorders>
              <w:top w:val="nil"/>
              <w:left w:val="nil"/>
              <w:bottom w:val="single" w:sz="4" w:space="0" w:color="auto"/>
              <w:right w:val="single" w:sz="4" w:space="0" w:color="auto"/>
            </w:tcBorders>
            <w:shd w:val="clear" w:color="auto" w:fill="FFFFFF"/>
            <w:vAlign w:val="center"/>
            <w:hideMark/>
          </w:tcPr>
          <w:p w14:paraId="576237AD" w14:textId="77777777" w:rsidR="00A46571" w:rsidRPr="005F252C" w:rsidRDefault="00A46571" w:rsidP="00A46571">
            <w:pPr>
              <w:rPr>
                <w:rFonts w:cs="Calibri"/>
                <w:color w:val="000000"/>
                <w:sz w:val="12"/>
                <w:szCs w:val="12"/>
                <w:rPrChange w:id="42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62" w:author="Al Riyami, Azza OLNG-SCC/12" w:date="2026-03-30T14:14:00Z" w16du:dateUtc="2026-03-30T10:14:00Z">
                  <w:rPr>
                    <w:rFonts w:ascii="Calibri" w:hAnsi="Calibri" w:cs="Calibri"/>
                    <w:color w:val="000000"/>
                    <w:sz w:val="12"/>
                    <w:szCs w:val="12"/>
                  </w:rPr>
                </w:rPrChange>
              </w:rPr>
              <w:t>Engineering Consultancy Services</w:t>
            </w:r>
          </w:p>
        </w:tc>
        <w:tc>
          <w:tcPr>
            <w:tcW w:w="591" w:type="dxa"/>
            <w:tcBorders>
              <w:top w:val="nil"/>
              <w:left w:val="nil"/>
              <w:bottom w:val="single" w:sz="4" w:space="0" w:color="auto"/>
              <w:right w:val="single" w:sz="4" w:space="0" w:color="auto"/>
            </w:tcBorders>
            <w:shd w:val="clear" w:color="auto" w:fill="FFFFFF"/>
            <w:vAlign w:val="center"/>
            <w:hideMark/>
          </w:tcPr>
          <w:p w14:paraId="6DFEDC27" w14:textId="77777777" w:rsidR="00A46571" w:rsidRPr="005F252C" w:rsidRDefault="00A46571" w:rsidP="00A46571">
            <w:pPr>
              <w:rPr>
                <w:rFonts w:cs="Calibri"/>
                <w:color w:val="000000"/>
                <w:sz w:val="12"/>
                <w:szCs w:val="12"/>
                <w:rPrChange w:id="42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64" w:author="Al Riyami, Azza OLNG-SCC/12" w:date="2026-03-30T14:14:00Z" w16du:dateUtc="2026-03-30T10:14:00Z">
                  <w:rPr>
                    <w:rFonts w:ascii="Calibri" w:hAnsi="Calibri" w:cs="Calibri"/>
                    <w:color w:val="000000"/>
                    <w:sz w:val="12"/>
                    <w:szCs w:val="12"/>
                  </w:rPr>
                </w:rPrChange>
              </w:rPr>
              <w:t>42</w:t>
            </w:r>
          </w:p>
        </w:tc>
        <w:tc>
          <w:tcPr>
            <w:tcW w:w="3146" w:type="dxa"/>
            <w:tcBorders>
              <w:top w:val="nil"/>
              <w:left w:val="nil"/>
              <w:bottom w:val="single" w:sz="4" w:space="0" w:color="auto"/>
              <w:right w:val="single" w:sz="8" w:space="0" w:color="auto"/>
            </w:tcBorders>
            <w:shd w:val="clear" w:color="auto" w:fill="FFFFFF"/>
            <w:vAlign w:val="center"/>
            <w:hideMark/>
          </w:tcPr>
          <w:p w14:paraId="6550B8E8" w14:textId="77777777" w:rsidR="00A46571" w:rsidRPr="005F252C" w:rsidRDefault="00A46571" w:rsidP="00A46571">
            <w:pPr>
              <w:rPr>
                <w:rFonts w:cs="Calibri"/>
                <w:color w:val="000000"/>
                <w:sz w:val="12"/>
                <w:szCs w:val="12"/>
                <w:rPrChange w:id="42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66" w:author="Al Riyami, Azza OLNG-SCC/12" w:date="2026-03-30T14:14:00Z" w16du:dateUtc="2026-03-30T10:14:00Z">
                  <w:rPr>
                    <w:rFonts w:ascii="Calibri" w:hAnsi="Calibri" w:cs="Calibri"/>
                    <w:color w:val="000000"/>
                    <w:sz w:val="12"/>
                    <w:szCs w:val="12"/>
                  </w:rPr>
                </w:rPrChange>
              </w:rPr>
              <w:t>Legal Assistance and Consultation Services</w:t>
            </w:r>
          </w:p>
        </w:tc>
      </w:tr>
      <w:tr w:rsidR="00A46571" w:rsidRPr="005F252C" w14:paraId="6BAE29F7"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90A54EE" w14:textId="77777777" w:rsidR="00A46571" w:rsidRPr="005F252C" w:rsidRDefault="00A46571" w:rsidP="00A46571">
            <w:pPr>
              <w:rPr>
                <w:rFonts w:cs="Calibri"/>
                <w:color w:val="000000"/>
                <w:sz w:val="12"/>
                <w:szCs w:val="12"/>
                <w:rPrChange w:id="42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68" w:author="Al Riyami, Azza OLNG-SCC/12" w:date="2026-03-30T14:14:00Z" w16du:dateUtc="2026-03-30T10:14:00Z">
                  <w:rPr>
                    <w:rFonts w:ascii="Calibri" w:hAnsi="Calibri" w:cs="Calibri"/>
                    <w:color w:val="000000"/>
                    <w:sz w:val="12"/>
                    <w:szCs w:val="12"/>
                  </w:rPr>
                </w:rPrChange>
              </w:rPr>
              <w:t>21</w:t>
            </w:r>
          </w:p>
        </w:tc>
        <w:tc>
          <w:tcPr>
            <w:tcW w:w="3152" w:type="dxa"/>
            <w:tcBorders>
              <w:top w:val="nil"/>
              <w:left w:val="nil"/>
              <w:bottom w:val="single" w:sz="4" w:space="0" w:color="auto"/>
              <w:right w:val="single" w:sz="4" w:space="0" w:color="auto"/>
            </w:tcBorders>
            <w:shd w:val="clear" w:color="auto" w:fill="FFFFFF"/>
            <w:vAlign w:val="center"/>
            <w:hideMark/>
          </w:tcPr>
          <w:p w14:paraId="1C692E37" w14:textId="77777777" w:rsidR="00A46571" w:rsidRPr="005F252C" w:rsidRDefault="00A46571" w:rsidP="00A46571">
            <w:pPr>
              <w:rPr>
                <w:rFonts w:cs="Calibri"/>
                <w:color w:val="000000"/>
                <w:sz w:val="12"/>
                <w:szCs w:val="12"/>
                <w:rPrChange w:id="42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70" w:author="Al Riyami, Azza OLNG-SCC/12" w:date="2026-03-30T14:14:00Z" w16du:dateUtc="2026-03-30T10:14:00Z">
                  <w:rPr>
                    <w:rFonts w:ascii="Calibri" w:hAnsi="Calibri" w:cs="Calibri"/>
                    <w:color w:val="000000"/>
                    <w:sz w:val="12"/>
                    <w:szCs w:val="12"/>
                  </w:rPr>
                </w:rPrChange>
              </w:rPr>
              <w:t>Fire Alarm Equipment</w:t>
            </w:r>
          </w:p>
        </w:tc>
        <w:tc>
          <w:tcPr>
            <w:tcW w:w="591" w:type="dxa"/>
            <w:tcBorders>
              <w:top w:val="nil"/>
              <w:left w:val="nil"/>
              <w:bottom w:val="single" w:sz="4" w:space="0" w:color="auto"/>
              <w:right w:val="single" w:sz="4" w:space="0" w:color="auto"/>
            </w:tcBorders>
            <w:shd w:val="clear" w:color="auto" w:fill="FFFFFF"/>
            <w:vAlign w:val="center"/>
            <w:hideMark/>
          </w:tcPr>
          <w:p w14:paraId="0A1EC249" w14:textId="77777777" w:rsidR="00A46571" w:rsidRPr="005F252C" w:rsidRDefault="00A46571" w:rsidP="00A46571">
            <w:pPr>
              <w:rPr>
                <w:rFonts w:cs="Calibri"/>
                <w:color w:val="000000"/>
                <w:sz w:val="12"/>
                <w:szCs w:val="12"/>
                <w:rPrChange w:id="42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72"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91016E0" w14:textId="77777777" w:rsidR="00A46571" w:rsidRPr="005F252C" w:rsidRDefault="00A46571" w:rsidP="00A46571">
            <w:pPr>
              <w:rPr>
                <w:rFonts w:cs="Calibri"/>
                <w:color w:val="000000"/>
                <w:sz w:val="12"/>
                <w:szCs w:val="12"/>
                <w:rPrChange w:id="42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74"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594A7D98" w14:textId="77777777" w:rsidR="00A46571" w:rsidRPr="005F252C" w:rsidRDefault="00A46571" w:rsidP="00A46571">
            <w:pPr>
              <w:rPr>
                <w:rFonts w:cs="Calibri"/>
                <w:color w:val="000000"/>
                <w:sz w:val="12"/>
                <w:szCs w:val="12"/>
                <w:rPrChange w:id="42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76" w:author="Al Riyami, Azza OLNG-SCC/12" w:date="2026-03-30T14:14:00Z" w16du:dateUtc="2026-03-30T10:14:00Z">
                  <w:rPr>
                    <w:rFonts w:ascii="Calibri" w:hAnsi="Calibri" w:cs="Calibri"/>
                    <w:color w:val="000000"/>
                    <w:sz w:val="12"/>
                    <w:szCs w:val="12"/>
                  </w:rPr>
                </w:rPrChange>
              </w:rPr>
              <w:t>21</w:t>
            </w:r>
          </w:p>
        </w:tc>
        <w:tc>
          <w:tcPr>
            <w:tcW w:w="3146" w:type="dxa"/>
            <w:tcBorders>
              <w:top w:val="nil"/>
              <w:left w:val="nil"/>
              <w:bottom w:val="single" w:sz="4" w:space="0" w:color="auto"/>
              <w:right w:val="single" w:sz="4" w:space="0" w:color="auto"/>
            </w:tcBorders>
            <w:shd w:val="clear" w:color="auto" w:fill="FFFFFF"/>
            <w:vAlign w:val="center"/>
            <w:hideMark/>
          </w:tcPr>
          <w:p w14:paraId="19C1117A" w14:textId="77777777" w:rsidR="00A46571" w:rsidRPr="005F252C" w:rsidRDefault="00A46571" w:rsidP="00A46571">
            <w:pPr>
              <w:rPr>
                <w:rFonts w:cs="Calibri"/>
                <w:color w:val="000000"/>
                <w:sz w:val="12"/>
                <w:szCs w:val="12"/>
                <w:rPrChange w:id="42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78" w:author="Al Riyami, Azza OLNG-SCC/12" w:date="2026-03-30T14:14:00Z" w16du:dateUtc="2026-03-30T10:14:00Z">
                  <w:rPr>
                    <w:rFonts w:ascii="Calibri" w:hAnsi="Calibri" w:cs="Calibri"/>
                    <w:color w:val="000000"/>
                    <w:sz w:val="12"/>
                    <w:szCs w:val="12"/>
                  </w:rPr>
                </w:rPrChange>
              </w:rPr>
              <w:t>Equipment Inspection Services</w:t>
            </w:r>
          </w:p>
        </w:tc>
        <w:tc>
          <w:tcPr>
            <w:tcW w:w="591" w:type="dxa"/>
            <w:tcBorders>
              <w:top w:val="nil"/>
              <w:left w:val="nil"/>
              <w:bottom w:val="single" w:sz="4" w:space="0" w:color="auto"/>
              <w:right w:val="single" w:sz="4" w:space="0" w:color="auto"/>
            </w:tcBorders>
            <w:shd w:val="clear" w:color="auto" w:fill="FFFFFF"/>
            <w:vAlign w:val="center"/>
            <w:hideMark/>
          </w:tcPr>
          <w:p w14:paraId="1EC84652" w14:textId="77777777" w:rsidR="00A46571" w:rsidRPr="005F252C" w:rsidRDefault="00A46571" w:rsidP="00A46571">
            <w:pPr>
              <w:rPr>
                <w:rFonts w:cs="Calibri"/>
                <w:color w:val="000000"/>
                <w:sz w:val="12"/>
                <w:szCs w:val="12"/>
                <w:rPrChange w:id="42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80" w:author="Al Riyami, Azza OLNG-SCC/12" w:date="2026-03-30T14:14:00Z" w16du:dateUtc="2026-03-30T10:14:00Z">
                  <w:rPr>
                    <w:rFonts w:ascii="Calibri" w:hAnsi="Calibri" w:cs="Calibri"/>
                    <w:color w:val="000000"/>
                    <w:sz w:val="12"/>
                    <w:szCs w:val="12"/>
                  </w:rPr>
                </w:rPrChange>
              </w:rPr>
              <w:t>43</w:t>
            </w:r>
          </w:p>
        </w:tc>
        <w:tc>
          <w:tcPr>
            <w:tcW w:w="3146" w:type="dxa"/>
            <w:tcBorders>
              <w:top w:val="nil"/>
              <w:left w:val="nil"/>
              <w:bottom w:val="single" w:sz="4" w:space="0" w:color="auto"/>
              <w:right w:val="single" w:sz="8" w:space="0" w:color="auto"/>
            </w:tcBorders>
            <w:shd w:val="clear" w:color="auto" w:fill="FFFFFF"/>
            <w:vAlign w:val="center"/>
            <w:hideMark/>
          </w:tcPr>
          <w:p w14:paraId="043E78D5" w14:textId="77777777" w:rsidR="00A46571" w:rsidRPr="005F252C" w:rsidRDefault="00A46571" w:rsidP="00A46571">
            <w:pPr>
              <w:rPr>
                <w:rFonts w:cs="Calibri"/>
                <w:color w:val="000000"/>
                <w:sz w:val="12"/>
                <w:szCs w:val="12"/>
                <w:rPrChange w:id="42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82" w:author="Al Riyami, Azza OLNG-SCC/12" w:date="2026-03-30T14:14:00Z" w16du:dateUtc="2026-03-30T10:14:00Z">
                  <w:rPr>
                    <w:rFonts w:ascii="Calibri" w:hAnsi="Calibri" w:cs="Calibri"/>
                    <w:color w:val="000000"/>
                    <w:sz w:val="12"/>
                    <w:szCs w:val="12"/>
                  </w:rPr>
                </w:rPrChange>
              </w:rPr>
              <w:t>Materials Testing Services</w:t>
            </w:r>
          </w:p>
        </w:tc>
      </w:tr>
      <w:tr w:rsidR="00A46571" w:rsidRPr="005F252C" w14:paraId="73DC1DAF" w14:textId="77777777" w:rsidTr="009764B6">
        <w:trPr>
          <w:trHeight w:val="360"/>
          <w:jc w:val="center"/>
        </w:trPr>
        <w:tc>
          <w:tcPr>
            <w:tcW w:w="591" w:type="dxa"/>
            <w:tcBorders>
              <w:top w:val="nil"/>
              <w:left w:val="single" w:sz="8" w:space="0" w:color="auto"/>
              <w:bottom w:val="single" w:sz="8" w:space="0" w:color="auto"/>
              <w:right w:val="single" w:sz="4" w:space="0" w:color="auto"/>
            </w:tcBorders>
            <w:shd w:val="clear" w:color="auto" w:fill="FFFFFF"/>
            <w:vAlign w:val="center"/>
            <w:hideMark/>
          </w:tcPr>
          <w:p w14:paraId="138CD77A" w14:textId="77777777" w:rsidR="00A46571" w:rsidRPr="005F252C" w:rsidRDefault="00A46571" w:rsidP="00A46571">
            <w:pPr>
              <w:rPr>
                <w:rFonts w:cs="Calibri"/>
                <w:color w:val="000000"/>
                <w:sz w:val="12"/>
                <w:szCs w:val="12"/>
                <w:rPrChange w:id="42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84" w:author="Al Riyami, Azza OLNG-SCC/12" w:date="2026-03-30T14:14:00Z" w16du:dateUtc="2026-03-30T10:14:00Z">
                  <w:rPr>
                    <w:rFonts w:ascii="Calibri" w:hAnsi="Calibri" w:cs="Calibri"/>
                    <w:color w:val="000000"/>
                    <w:sz w:val="12"/>
                    <w:szCs w:val="12"/>
                  </w:rPr>
                </w:rPrChange>
              </w:rPr>
              <w:t>22</w:t>
            </w:r>
          </w:p>
        </w:tc>
        <w:tc>
          <w:tcPr>
            <w:tcW w:w="3152" w:type="dxa"/>
            <w:tcBorders>
              <w:top w:val="nil"/>
              <w:left w:val="nil"/>
              <w:bottom w:val="single" w:sz="8" w:space="0" w:color="auto"/>
              <w:right w:val="single" w:sz="4" w:space="0" w:color="auto"/>
            </w:tcBorders>
            <w:shd w:val="clear" w:color="auto" w:fill="FFFFFF"/>
            <w:vAlign w:val="center"/>
            <w:hideMark/>
          </w:tcPr>
          <w:p w14:paraId="1D3328C8" w14:textId="77777777" w:rsidR="00A46571" w:rsidRPr="005F252C" w:rsidRDefault="00A46571" w:rsidP="00A46571">
            <w:pPr>
              <w:rPr>
                <w:rFonts w:cs="Calibri"/>
                <w:color w:val="000000"/>
                <w:sz w:val="12"/>
                <w:szCs w:val="12"/>
                <w:rPrChange w:id="42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86" w:author="Al Riyami, Azza OLNG-SCC/12" w:date="2026-03-30T14:14:00Z" w16du:dateUtc="2026-03-30T10:14:00Z">
                  <w:rPr>
                    <w:rFonts w:ascii="Calibri" w:hAnsi="Calibri" w:cs="Calibri"/>
                    <w:color w:val="000000"/>
                    <w:sz w:val="12"/>
                    <w:szCs w:val="12"/>
                  </w:rPr>
                </w:rPrChange>
              </w:rPr>
              <w:t>Gas Detectors and Monitors</w:t>
            </w:r>
          </w:p>
        </w:tc>
        <w:tc>
          <w:tcPr>
            <w:tcW w:w="591" w:type="dxa"/>
            <w:tcBorders>
              <w:top w:val="nil"/>
              <w:left w:val="nil"/>
              <w:bottom w:val="single" w:sz="8" w:space="0" w:color="auto"/>
              <w:right w:val="single" w:sz="4" w:space="0" w:color="auto"/>
            </w:tcBorders>
            <w:shd w:val="clear" w:color="auto" w:fill="FFFFFF"/>
            <w:vAlign w:val="center"/>
            <w:hideMark/>
          </w:tcPr>
          <w:p w14:paraId="4EB042BE" w14:textId="77777777" w:rsidR="00A46571" w:rsidRPr="005F252C" w:rsidRDefault="00A46571" w:rsidP="00A46571">
            <w:pPr>
              <w:rPr>
                <w:rFonts w:cs="Calibri"/>
                <w:color w:val="000000"/>
                <w:sz w:val="12"/>
                <w:szCs w:val="12"/>
                <w:rPrChange w:id="42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88"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8" w:space="0" w:color="auto"/>
              <w:right w:val="single" w:sz="4" w:space="0" w:color="auto"/>
            </w:tcBorders>
            <w:shd w:val="clear" w:color="auto" w:fill="FFFFFF"/>
            <w:vAlign w:val="center"/>
            <w:hideMark/>
          </w:tcPr>
          <w:p w14:paraId="5AFD54CE" w14:textId="77777777" w:rsidR="00A46571" w:rsidRPr="005F252C" w:rsidRDefault="00A46571" w:rsidP="00A46571">
            <w:pPr>
              <w:rPr>
                <w:rFonts w:cs="Calibri"/>
                <w:color w:val="000000"/>
                <w:sz w:val="12"/>
                <w:szCs w:val="12"/>
                <w:rPrChange w:id="42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90"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8" w:space="0" w:color="auto"/>
              <w:right w:val="single" w:sz="4" w:space="0" w:color="auto"/>
            </w:tcBorders>
            <w:shd w:val="clear" w:color="auto" w:fill="FFFFFF"/>
            <w:vAlign w:val="center"/>
            <w:hideMark/>
          </w:tcPr>
          <w:p w14:paraId="43AB3E40" w14:textId="77777777" w:rsidR="00A46571" w:rsidRPr="005F252C" w:rsidRDefault="00A46571" w:rsidP="00A46571">
            <w:pPr>
              <w:rPr>
                <w:rFonts w:cs="Calibri"/>
                <w:color w:val="000000"/>
                <w:sz w:val="12"/>
                <w:szCs w:val="12"/>
                <w:rPrChange w:id="42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92" w:author="Al Riyami, Azza OLNG-SCC/12" w:date="2026-03-30T14:14:00Z" w16du:dateUtc="2026-03-30T10:14:00Z">
                  <w:rPr>
                    <w:rFonts w:ascii="Calibri" w:hAnsi="Calibri" w:cs="Calibri"/>
                    <w:color w:val="000000"/>
                    <w:sz w:val="12"/>
                    <w:szCs w:val="12"/>
                  </w:rPr>
                </w:rPrChange>
              </w:rPr>
              <w:t>22</w:t>
            </w:r>
          </w:p>
        </w:tc>
        <w:tc>
          <w:tcPr>
            <w:tcW w:w="3146" w:type="dxa"/>
            <w:tcBorders>
              <w:top w:val="nil"/>
              <w:left w:val="nil"/>
              <w:bottom w:val="single" w:sz="8" w:space="0" w:color="auto"/>
              <w:right w:val="single" w:sz="4" w:space="0" w:color="auto"/>
            </w:tcBorders>
            <w:shd w:val="clear" w:color="auto" w:fill="FFFFFF"/>
            <w:vAlign w:val="center"/>
            <w:hideMark/>
          </w:tcPr>
          <w:p w14:paraId="1B7FE7CE" w14:textId="77777777" w:rsidR="00A46571" w:rsidRPr="005F252C" w:rsidRDefault="00A46571" w:rsidP="00A46571">
            <w:pPr>
              <w:rPr>
                <w:rFonts w:cs="Calibri"/>
                <w:color w:val="000000"/>
                <w:sz w:val="12"/>
                <w:szCs w:val="12"/>
                <w:rPrChange w:id="42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94" w:author="Al Riyami, Azza OLNG-SCC/12" w:date="2026-03-30T14:14:00Z" w16du:dateUtc="2026-03-30T10:14:00Z">
                  <w:rPr>
                    <w:rFonts w:ascii="Calibri" w:hAnsi="Calibri" w:cs="Calibri"/>
                    <w:color w:val="000000"/>
                    <w:sz w:val="12"/>
                    <w:szCs w:val="12"/>
                  </w:rPr>
                </w:rPrChange>
              </w:rPr>
              <w:t>ESP and PCP Services</w:t>
            </w:r>
          </w:p>
        </w:tc>
        <w:tc>
          <w:tcPr>
            <w:tcW w:w="591" w:type="dxa"/>
            <w:tcBorders>
              <w:top w:val="nil"/>
              <w:left w:val="nil"/>
              <w:bottom w:val="single" w:sz="8" w:space="0" w:color="auto"/>
              <w:right w:val="single" w:sz="4" w:space="0" w:color="auto"/>
            </w:tcBorders>
            <w:shd w:val="clear" w:color="auto" w:fill="FFFFFF"/>
            <w:vAlign w:val="center"/>
            <w:hideMark/>
          </w:tcPr>
          <w:p w14:paraId="14EC996A" w14:textId="77777777" w:rsidR="00A46571" w:rsidRPr="005F252C" w:rsidRDefault="00A46571" w:rsidP="00A46571">
            <w:pPr>
              <w:rPr>
                <w:rFonts w:cs="Calibri"/>
                <w:color w:val="000000"/>
                <w:sz w:val="12"/>
                <w:szCs w:val="12"/>
                <w:rPrChange w:id="42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96" w:author="Al Riyami, Azza OLNG-SCC/12" w:date="2026-03-30T14:14:00Z" w16du:dateUtc="2026-03-30T10:14:00Z">
                  <w:rPr>
                    <w:rFonts w:ascii="Calibri" w:hAnsi="Calibri" w:cs="Calibri"/>
                    <w:color w:val="000000"/>
                    <w:sz w:val="12"/>
                    <w:szCs w:val="12"/>
                  </w:rPr>
                </w:rPrChange>
              </w:rPr>
              <w:t>44</w:t>
            </w:r>
          </w:p>
        </w:tc>
        <w:tc>
          <w:tcPr>
            <w:tcW w:w="3146" w:type="dxa"/>
            <w:tcBorders>
              <w:top w:val="nil"/>
              <w:left w:val="nil"/>
              <w:bottom w:val="single" w:sz="8" w:space="0" w:color="auto"/>
              <w:right w:val="single" w:sz="8" w:space="0" w:color="auto"/>
            </w:tcBorders>
            <w:shd w:val="clear" w:color="auto" w:fill="FFFFFF"/>
            <w:vAlign w:val="center"/>
            <w:hideMark/>
          </w:tcPr>
          <w:p w14:paraId="53C6273C" w14:textId="77777777" w:rsidR="00A46571" w:rsidRPr="005F252C" w:rsidRDefault="00A46571" w:rsidP="00A46571">
            <w:pPr>
              <w:rPr>
                <w:rFonts w:cs="Calibri"/>
                <w:color w:val="000000"/>
                <w:sz w:val="12"/>
                <w:szCs w:val="12"/>
                <w:rPrChange w:id="42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298" w:author="Al Riyami, Azza OLNG-SCC/12" w:date="2026-03-30T14:14:00Z" w16du:dateUtc="2026-03-30T10:14:00Z">
                  <w:rPr>
                    <w:rFonts w:ascii="Calibri" w:hAnsi="Calibri" w:cs="Calibri"/>
                    <w:color w:val="000000"/>
                    <w:sz w:val="12"/>
                    <w:szCs w:val="12"/>
                  </w:rPr>
                </w:rPrChange>
              </w:rPr>
              <w:t>Mud Logging Services</w:t>
            </w:r>
          </w:p>
        </w:tc>
      </w:tr>
    </w:tbl>
    <w:p w14:paraId="5E6BAA33" w14:textId="6C7834D3" w:rsidR="00A46571" w:rsidRDefault="00A46571" w:rsidP="00A46571">
      <w:pPr>
        <w:rPr>
          <w:ins w:id="4299" w:author="Al Riyami, Azza OLNG-SCC/12" w:date="2026-03-30T14:27:00Z" w16du:dateUtc="2026-03-30T10:27:00Z"/>
          <w:b/>
          <w:bCs/>
          <w:sz w:val="32"/>
          <w:szCs w:val="36"/>
          <w:u w:val="single"/>
        </w:rPr>
      </w:pPr>
    </w:p>
    <w:p w14:paraId="3D49DC46" w14:textId="77777777" w:rsidR="00807CE2" w:rsidRPr="005F252C" w:rsidRDefault="00807CE2" w:rsidP="00A46571">
      <w:pPr>
        <w:rPr>
          <w:b/>
          <w:bCs/>
          <w:sz w:val="32"/>
          <w:szCs w:val="36"/>
          <w:u w:val="single"/>
        </w:rPr>
      </w:pPr>
    </w:p>
    <w:tbl>
      <w:tblPr>
        <w:tblW w:w="14960" w:type="dxa"/>
        <w:jc w:val="center"/>
        <w:shd w:val="clear" w:color="auto" w:fill="FFFFFF"/>
        <w:tblLook w:val="04A0" w:firstRow="1" w:lastRow="0" w:firstColumn="1" w:lastColumn="0" w:noHBand="0" w:noVBand="1"/>
      </w:tblPr>
      <w:tblGrid>
        <w:gridCol w:w="591"/>
        <w:gridCol w:w="3152"/>
        <w:gridCol w:w="591"/>
        <w:gridCol w:w="3152"/>
        <w:gridCol w:w="591"/>
        <w:gridCol w:w="3146"/>
        <w:gridCol w:w="591"/>
        <w:gridCol w:w="3146"/>
      </w:tblGrid>
      <w:tr w:rsidR="00A46571" w:rsidRPr="005F252C" w14:paraId="729BA11B" w14:textId="77777777" w:rsidTr="009764B6">
        <w:trPr>
          <w:trHeight w:val="315"/>
          <w:jc w:val="center"/>
        </w:trPr>
        <w:tc>
          <w:tcPr>
            <w:tcW w:w="591" w:type="dxa"/>
            <w:tcBorders>
              <w:top w:val="single" w:sz="8" w:space="0" w:color="auto"/>
              <w:left w:val="single" w:sz="8" w:space="0" w:color="auto"/>
              <w:bottom w:val="single" w:sz="4" w:space="0" w:color="auto"/>
              <w:right w:val="single" w:sz="4" w:space="0" w:color="auto"/>
            </w:tcBorders>
            <w:shd w:val="clear" w:color="auto" w:fill="FFFFFF"/>
            <w:vAlign w:val="center"/>
            <w:hideMark/>
          </w:tcPr>
          <w:p w14:paraId="1809693D" w14:textId="77777777" w:rsidR="00A46571" w:rsidRPr="005F252C" w:rsidRDefault="00A46571" w:rsidP="00A46571">
            <w:pPr>
              <w:jc w:val="center"/>
              <w:rPr>
                <w:rFonts w:cs="Calibri"/>
                <w:b/>
                <w:bCs/>
                <w:color w:val="000000"/>
                <w:sz w:val="24"/>
                <w:szCs w:val="24"/>
                <w:rPrChange w:id="4300"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01" w:author="Al Riyami, Azza OLNG-SCC/12" w:date="2026-03-30T14:14:00Z" w16du:dateUtc="2026-03-30T10:14:00Z">
                  <w:rPr>
                    <w:rFonts w:ascii="Calibri" w:hAnsi="Calibri" w:cs="Calibri"/>
                    <w:b/>
                    <w:bCs/>
                    <w:color w:val="000000"/>
                    <w:sz w:val="24"/>
                    <w:szCs w:val="24"/>
                  </w:rPr>
                </w:rPrChange>
              </w:rPr>
              <w:t>No.</w:t>
            </w:r>
          </w:p>
        </w:tc>
        <w:tc>
          <w:tcPr>
            <w:tcW w:w="3152" w:type="dxa"/>
            <w:tcBorders>
              <w:top w:val="single" w:sz="8" w:space="0" w:color="auto"/>
              <w:left w:val="nil"/>
              <w:bottom w:val="single" w:sz="4" w:space="0" w:color="auto"/>
              <w:right w:val="single" w:sz="4" w:space="0" w:color="auto"/>
            </w:tcBorders>
            <w:shd w:val="clear" w:color="auto" w:fill="FFFFFF"/>
            <w:vAlign w:val="center"/>
            <w:hideMark/>
          </w:tcPr>
          <w:p w14:paraId="3C1717C3" w14:textId="77777777" w:rsidR="00A46571" w:rsidRPr="005F252C" w:rsidRDefault="00A46571" w:rsidP="00A46571">
            <w:pPr>
              <w:jc w:val="center"/>
              <w:rPr>
                <w:rFonts w:cs="Calibri"/>
                <w:b/>
                <w:bCs/>
                <w:color w:val="000000"/>
                <w:sz w:val="24"/>
                <w:szCs w:val="24"/>
                <w:rPrChange w:id="4302"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03" w:author="Al Riyami, Azza OLNG-SCC/12" w:date="2026-03-30T14:14:00Z" w16du:dateUtc="2026-03-30T10:14:00Z">
                  <w:rPr>
                    <w:rFonts w:ascii="Calibri" w:hAnsi="Calibri" w:cs="Calibri"/>
                    <w:b/>
                    <w:bCs/>
                    <w:color w:val="000000"/>
                    <w:sz w:val="24"/>
                    <w:szCs w:val="24"/>
                  </w:rPr>
                </w:rPrChange>
              </w:rPr>
              <w:t xml:space="preserve"> Mandatory List (Goods)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5CF75C12" w14:textId="77777777" w:rsidR="00A46571" w:rsidRPr="005F252C" w:rsidRDefault="00A46571" w:rsidP="00A46571">
            <w:pPr>
              <w:jc w:val="center"/>
              <w:rPr>
                <w:rFonts w:cs="Calibri"/>
                <w:b/>
                <w:bCs/>
                <w:color w:val="000000"/>
                <w:sz w:val="24"/>
                <w:szCs w:val="24"/>
                <w:rPrChange w:id="4304"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05" w:author="Al Riyami, Azza OLNG-SCC/12" w:date="2026-03-30T14:14:00Z" w16du:dateUtc="2026-03-30T10:14:00Z">
                  <w:rPr>
                    <w:rFonts w:ascii="Calibri" w:hAnsi="Calibri" w:cs="Calibri"/>
                    <w:b/>
                    <w:bCs/>
                    <w:color w:val="000000"/>
                    <w:sz w:val="24"/>
                    <w:szCs w:val="24"/>
                  </w:rPr>
                </w:rPrChange>
              </w:rPr>
              <w:t>No.</w:t>
            </w:r>
          </w:p>
        </w:tc>
        <w:tc>
          <w:tcPr>
            <w:tcW w:w="3152" w:type="dxa"/>
            <w:tcBorders>
              <w:top w:val="single" w:sz="8" w:space="0" w:color="auto"/>
              <w:left w:val="nil"/>
              <w:bottom w:val="single" w:sz="4" w:space="0" w:color="auto"/>
              <w:right w:val="single" w:sz="4" w:space="0" w:color="auto"/>
            </w:tcBorders>
            <w:shd w:val="clear" w:color="auto" w:fill="FFFFFF"/>
            <w:vAlign w:val="center"/>
            <w:hideMark/>
          </w:tcPr>
          <w:p w14:paraId="1893FC47" w14:textId="77777777" w:rsidR="00A46571" w:rsidRPr="005F252C" w:rsidRDefault="00A46571" w:rsidP="00A46571">
            <w:pPr>
              <w:jc w:val="center"/>
              <w:rPr>
                <w:rFonts w:cs="Calibri"/>
                <w:b/>
                <w:bCs/>
                <w:color w:val="000000"/>
                <w:sz w:val="24"/>
                <w:szCs w:val="24"/>
                <w:rPrChange w:id="4306"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07" w:author="Al Riyami, Azza OLNG-SCC/12" w:date="2026-03-30T14:14:00Z" w16du:dateUtc="2026-03-30T10:14:00Z">
                  <w:rPr>
                    <w:rFonts w:ascii="Calibri" w:hAnsi="Calibri" w:cs="Calibri"/>
                    <w:b/>
                    <w:bCs/>
                    <w:color w:val="000000"/>
                    <w:sz w:val="24"/>
                    <w:szCs w:val="24"/>
                  </w:rPr>
                </w:rPrChange>
              </w:rPr>
              <w:t xml:space="preserve"> Mandatory List (Goods)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0041EC30" w14:textId="77777777" w:rsidR="00A46571" w:rsidRPr="005F252C" w:rsidRDefault="00A46571" w:rsidP="00A46571">
            <w:pPr>
              <w:jc w:val="center"/>
              <w:rPr>
                <w:rFonts w:cs="Calibri"/>
                <w:b/>
                <w:bCs/>
                <w:color w:val="000000"/>
                <w:sz w:val="24"/>
                <w:szCs w:val="24"/>
                <w:rPrChange w:id="4308"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09" w:author="Al Riyami, Azza OLNG-SCC/12" w:date="2026-03-30T14:14:00Z" w16du:dateUtc="2026-03-30T10:14:00Z">
                  <w:rPr>
                    <w:rFonts w:ascii="Calibri" w:hAnsi="Calibri" w:cs="Calibri"/>
                    <w:b/>
                    <w:bCs/>
                    <w:color w:val="000000"/>
                    <w:sz w:val="24"/>
                    <w:szCs w:val="24"/>
                  </w:rPr>
                </w:rPrChange>
              </w:rPr>
              <w:t>No.</w:t>
            </w:r>
          </w:p>
        </w:tc>
        <w:tc>
          <w:tcPr>
            <w:tcW w:w="3146" w:type="dxa"/>
            <w:tcBorders>
              <w:top w:val="single" w:sz="8" w:space="0" w:color="auto"/>
              <w:left w:val="nil"/>
              <w:bottom w:val="single" w:sz="4" w:space="0" w:color="auto"/>
              <w:right w:val="single" w:sz="4" w:space="0" w:color="auto"/>
            </w:tcBorders>
            <w:shd w:val="clear" w:color="auto" w:fill="FFFFFF"/>
            <w:vAlign w:val="center"/>
            <w:hideMark/>
          </w:tcPr>
          <w:p w14:paraId="7C0EB058" w14:textId="77777777" w:rsidR="00A46571" w:rsidRPr="005F252C" w:rsidRDefault="00A46571" w:rsidP="00A46571">
            <w:pPr>
              <w:jc w:val="center"/>
              <w:rPr>
                <w:rFonts w:cs="Calibri"/>
                <w:b/>
                <w:bCs/>
                <w:color w:val="000000"/>
                <w:sz w:val="24"/>
                <w:szCs w:val="24"/>
                <w:rPrChange w:id="4310"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11" w:author="Al Riyami, Azza OLNG-SCC/12" w:date="2026-03-30T14:14:00Z" w16du:dateUtc="2026-03-30T10:14:00Z">
                  <w:rPr>
                    <w:rFonts w:ascii="Calibri" w:hAnsi="Calibri" w:cs="Calibri"/>
                    <w:b/>
                    <w:bCs/>
                    <w:color w:val="000000"/>
                    <w:sz w:val="24"/>
                    <w:szCs w:val="24"/>
                  </w:rPr>
                </w:rPrChange>
              </w:rPr>
              <w:t>Ring-Fenced SOW (Services)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5A90280A" w14:textId="77777777" w:rsidR="00A46571" w:rsidRPr="005F252C" w:rsidRDefault="00A46571" w:rsidP="00A46571">
            <w:pPr>
              <w:jc w:val="center"/>
              <w:rPr>
                <w:rFonts w:cs="Calibri"/>
                <w:b/>
                <w:bCs/>
                <w:color w:val="000000"/>
                <w:sz w:val="24"/>
                <w:szCs w:val="24"/>
                <w:rPrChange w:id="4312"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13" w:author="Al Riyami, Azza OLNG-SCC/12" w:date="2026-03-30T14:14:00Z" w16du:dateUtc="2026-03-30T10:14:00Z">
                  <w:rPr>
                    <w:rFonts w:ascii="Calibri" w:hAnsi="Calibri" w:cs="Calibri"/>
                    <w:b/>
                    <w:bCs/>
                    <w:color w:val="000000"/>
                    <w:sz w:val="24"/>
                    <w:szCs w:val="24"/>
                  </w:rPr>
                </w:rPrChange>
              </w:rPr>
              <w:t>No.</w:t>
            </w:r>
          </w:p>
        </w:tc>
        <w:tc>
          <w:tcPr>
            <w:tcW w:w="3146" w:type="dxa"/>
            <w:tcBorders>
              <w:top w:val="single" w:sz="8" w:space="0" w:color="auto"/>
              <w:left w:val="nil"/>
              <w:bottom w:val="single" w:sz="4" w:space="0" w:color="auto"/>
              <w:right w:val="single" w:sz="8" w:space="0" w:color="auto"/>
            </w:tcBorders>
            <w:shd w:val="clear" w:color="auto" w:fill="FFFFFF"/>
            <w:vAlign w:val="center"/>
            <w:hideMark/>
          </w:tcPr>
          <w:p w14:paraId="675CEA76" w14:textId="77777777" w:rsidR="00A46571" w:rsidRPr="005F252C" w:rsidRDefault="00A46571" w:rsidP="00A46571">
            <w:pPr>
              <w:jc w:val="center"/>
              <w:rPr>
                <w:rFonts w:cs="Calibri"/>
                <w:b/>
                <w:bCs/>
                <w:color w:val="000000"/>
                <w:sz w:val="24"/>
                <w:szCs w:val="24"/>
                <w:rPrChange w:id="4314"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315" w:author="Al Riyami, Azza OLNG-SCC/12" w:date="2026-03-30T14:14:00Z" w16du:dateUtc="2026-03-30T10:14:00Z">
                  <w:rPr>
                    <w:rFonts w:ascii="Calibri" w:hAnsi="Calibri" w:cs="Calibri"/>
                    <w:b/>
                    <w:bCs/>
                    <w:color w:val="000000"/>
                    <w:sz w:val="24"/>
                    <w:szCs w:val="24"/>
                  </w:rPr>
                </w:rPrChange>
              </w:rPr>
              <w:t>Ring-Fenced SOW (Services)</w:t>
            </w:r>
          </w:p>
        </w:tc>
      </w:tr>
      <w:tr w:rsidR="00A46571" w:rsidRPr="005F252C" w14:paraId="64017004"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7808CC2" w14:textId="77777777" w:rsidR="00A46571" w:rsidRPr="005F252C" w:rsidRDefault="00A46571" w:rsidP="00A46571">
            <w:pPr>
              <w:rPr>
                <w:rFonts w:cs="Calibri"/>
                <w:color w:val="000000"/>
                <w:sz w:val="12"/>
                <w:szCs w:val="12"/>
                <w:rPrChange w:id="43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1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79A4C35E" w14:textId="77777777" w:rsidR="00A46571" w:rsidRPr="005F252C" w:rsidRDefault="00A46571" w:rsidP="00A46571">
            <w:pPr>
              <w:rPr>
                <w:rFonts w:cs="Calibri"/>
                <w:color w:val="000000"/>
                <w:sz w:val="12"/>
                <w:szCs w:val="12"/>
                <w:rPrChange w:id="43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1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40E7E5A2" w14:textId="77777777" w:rsidR="00A46571" w:rsidRPr="005F252C" w:rsidRDefault="00A46571" w:rsidP="00A46571">
            <w:pPr>
              <w:rPr>
                <w:rFonts w:cs="Calibri"/>
                <w:color w:val="000000"/>
                <w:sz w:val="12"/>
                <w:szCs w:val="12"/>
                <w:rPrChange w:id="43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2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B6154B1" w14:textId="77777777" w:rsidR="00A46571" w:rsidRPr="005F252C" w:rsidRDefault="00A46571" w:rsidP="00A46571">
            <w:pPr>
              <w:rPr>
                <w:rFonts w:cs="Calibri"/>
                <w:color w:val="000000"/>
                <w:sz w:val="12"/>
                <w:szCs w:val="12"/>
                <w:rPrChange w:id="43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2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7FFABFCC" w14:textId="77777777" w:rsidR="00A46571" w:rsidRPr="005F252C" w:rsidRDefault="00A46571" w:rsidP="00A46571">
            <w:pPr>
              <w:rPr>
                <w:rFonts w:cs="Calibri"/>
                <w:color w:val="000000"/>
                <w:sz w:val="12"/>
                <w:szCs w:val="12"/>
                <w:rPrChange w:id="43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25" w:author="Al Riyami, Azza OLNG-SCC/12" w:date="2026-03-30T14:14:00Z" w16du:dateUtc="2026-03-30T10:14:00Z">
                  <w:rPr>
                    <w:rFonts w:ascii="Calibri" w:hAnsi="Calibri" w:cs="Calibri"/>
                    <w:color w:val="000000"/>
                    <w:sz w:val="12"/>
                    <w:szCs w:val="12"/>
                  </w:rPr>
                </w:rPrChange>
              </w:rPr>
              <w:t>45</w:t>
            </w:r>
          </w:p>
        </w:tc>
        <w:tc>
          <w:tcPr>
            <w:tcW w:w="3146" w:type="dxa"/>
            <w:tcBorders>
              <w:top w:val="nil"/>
              <w:left w:val="nil"/>
              <w:bottom w:val="single" w:sz="4" w:space="0" w:color="auto"/>
              <w:right w:val="single" w:sz="4" w:space="0" w:color="auto"/>
            </w:tcBorders>
            <w:shd w:val="clear" w:color="auto" w:fill="FFFFFF"/>
            <w:vAlign w:val="center"/>
            <w:hideMark/>
          </w:tcPr>
          <w:p w14:paraId="519CE979" w14:textId="77777777" w:rsidR="00A46571" w:rsidRPr="005F252C" w:rsidRDefault="00A46571" w:rsidP="00A46571">
            <w:pPr>
              <w:rPr>
                <w:rFonts w:cs="Calibri"/>
                <w:color w:val="000000"/>
                <w:sz w:val="12"/>
                <w:szCs w:val="12"/>
                <w:rPrChange w:id="43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27" w:author="Al Riyami, Azza OLNG-SCC/12" w:date="2026-03-30T14:14:00Z" w16du:dateUtc="2026-03-30T10:14:00Z">
                  <w:rPr>
                    <w:rFonts w:ascii="Calibri" w:hAnsi="Calibri" w:cs="Calibri"/>
                    <w:color w:val="000000"/>
                    <w:sz w:val="12"/>
                    <w:szCs w:val="12"/>
                  </w:rPr>
                </w:rPrChange>
              </w:rPr>
              <w:t>Non-Destructive Testing Services</w:t>
            </w:r>
          </w:p>
        </w:tc>
        <w:tc>
          <w:tcPr>
            <w:tcW w:w="591" w:type="dxa"/>
            <w:tcBorders>
              <w:top w:val="nil"/>
              <w:left w:val="nil"/>
              <w:bottom w:val="single" w:sz="4" w:space="0" w:color="auto"/>
              <w:right w:val="single" w:sz="4" w:space="0" w:color="auto"/>
            </w:tcBorders>
            <w:shd w:val="clear" w:color="auto" w:fill="FFFFFF"/>
            <w:vAlign w:val="center"/>
            <w:hideMark/>
          </w:tcPr>
          <w:p w14:paraId="0BB5A43F" w14:textId="77777777" w:rsidR="00A46571" w:rsidRPr="005F252C" w:rsidRDefault="00A46571" w:rsidP="00A46571">
            <w:pPr>
              <w:rPr>
                <w:rFonts w:cs="Calibri"/>
                <w:color w:val="000000"/>
                <w:sz w:val="12"/>
                <w:szCs w:val="12"/>
                <w:rPrChange w:id="43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29"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526ABDD5" w14:textId="77777777" w:rsidR="00A46571" w:rsidRPr="005F252C" w:rsidRDefault="00A46571" w:rsidP="00A46571">
            <w:pPr>
              <w:rPr>
                <w:rFonts w:cs="Calibri"/>
                <w:color w:val="000000"/>
                <w:sz w:val="12"/>
                <w:szCs w:val="12"/>
                <w:rPrChange w:id="43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31" w:author="Al Riyami, Azza OLNG-SCC/12" w:date="2026-03-30T14:14:00Z" w16du:dateUtc="2026-03-30T10:14:00Z">
                  <w:rPr>
                    <w:rFonts w:ascii="Calibri" w:hAnsi="Calibri" w:cs="Calibri"/>
                    <w:color w:val="000000"/>
                    <w:sz w:val="12"/>
                    <w:szCs w:val="12"/>
                  </w:rPr>
                </w:rPrChange>
              </w:rPr>
              <w:t> </w:t>
            </w:r>
          </w:p>
        </w:tc>
      </w:tr>
      <w:tr w:rsidR="00A46571" w:rsidRPr="005F252C" w14:paraId="058BFB53"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63328EA" w14:textId="77777777" w:rsidR="00A46571" w:rsidRPr="005F252C" w:rsidRDefault="00A46571" w:rsidP="00A46571">
            <w:pPr>
              <w:rPr>
                <w:rFonts w:cs="Calibri"/>
                <w:color w:val="000000"/>
                <w:sz w:val="12"/>
                <w:szCs w:val="12"/>
                <w:rPrChange w:id="43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3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3B55C39" w14:textId="77777777" w:rsidR="00A46571" w:rsidRPr="005F252C" w:rsidRDefault="00A46571" w:rsidP="00A46571">
            <w:pPr>
              <w:rPr>
                <w:rFonts w:cs="Calibri"/>
                <w:color w:val="000000"/>
                <w:sz w:val="12"/>
                <w:szCs w:val="12"/>
                <w:rPrChange w:id="43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3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F9FA790" w14:textId="77777777" w:rsidR="00A46571" w:rsidRPr="005F252C" w:rsidRDefault="00A46571" w:rsidP="00A46571">
            <w:pPr>
              <w:rPr>
                <w:rFonts w:cs="Calibri"/>
                <w:color w:val="000000"/>
                <w:sz w:val="12"/>
                <w:szCs w:val="12"/>
                <w:rPrChange w:id="43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3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AEC0346" w14:textId="77777777" w:rsidR="00A46571" w:rsidRPr="005F252C" w:rsidRDefault="00A46571" w:rsidP="00A46571">
            <w:pPr>
              <w:rPr>
                <w:rFonts w:cs="Calibri"/>
                <w:color w:val="000000"/>
                <w:sz w:val="12"/>
                <w:szCs w:val="12"/>
                <w:rPrChange w:id="43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3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B46649A" w14:textId="77777777" w:rsidR="00A46571" w:rsidRPr="005F252C" w:rsidRDefault="00A46571" w:rsidP="00A46571">
            <w:pPr>
              <w:rPr>
                <w:rFonts w:cs="Calibri"/>
                <w:color w:val="000000"/>
                <w:sz w:val="12"/>
                <w:szCs w:val="12"/>
                <w:rPrChange w:id="43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41" w:author="Al Riyami, Azza OLNG-SCC/12" w:date="2026-03-30T14:14:00Z" w16du:dateUtc="2026-03-30T10:14:00Z">
                  <w:rPr>
                    <w:rFonts w:ascii="Calibri" w:hAnsi="Calibri" w:cs="Calibri"/>
                    <w:color w:val="000000"/>
                    <w:sz w:val="12"/>
                    <w:szCs w:val="12"/>
                  </w:rPr>
                </w:rPrChange>
              </w:rPr>
              <w:t>46</w:t>
            </w:r>
          </w:p>
        </w:tc>
        <w:tc>
          <w:tcPr>
            <w:tcW w:w="3146" w:type="dxa"/>
            <w:tcBorders>
              <w:top w:val="nil"/>
              <w:left w:val="nil"/>
              <w:bottom w:val="single" w:sz="4" w:space="0" w:color="auto"/>
              <w:right w:val="single" w:sz="4" w:space="0" w:color="auto"/>
            </w:tcBorders>
            <w:shd w:val="clear" w:color="auto" w:fill="FFFFFF"/>
            <w:vAlign w:val="center"/>
            <w:hideMark/>
          </w:tcPr>
          <w:p w14:paraId="068E4F6D" w14:textId="77777777" w:rsidR="00A46571" w:rsidRPr="005F252C" w:rsidRDefault="00A46571" w:rsidP="00A46571">
            <w:pPr>
              <w:rPr>
                <w:rFonts w:cs="Calibri"/>
                <w:color w:val="000000"/>
                <w:sz w:val="12"/>
                <w:szCs w:val="12"/>
                <w:rPrChange w:id="43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43" w:author="Al Riyami, Azza OLNG-SCC/12" w:date="2026-03-30T14:14:00Z" w16du:dateUtc="2026-03-30T10:14:00Z">
                  <w:rPr>
                    <w:rFonts w:ascii="Calibri" w:hAnsi="Calibri" w:cs="Calibri"/>
                    <w:color w:val="000000"/>
                    <w:sz w:val="12"/>
                    <w:szCs w:val="12"/>
                  </w:rPr>
                </w:rPrChange>
              </w:rPr>
              <w:t>Non-Hazardous Waste Collection and Disposal Services</w:t>
            </w:r>
          </w:p>
        </w:tc>
        <w:tc>
          <w:tcPr>
            <w:tcW w:w="591" w:type="dxa"/>
            <w:tcBorders>
              <w:top w:val="nil"/>
              <w:left w:val="nil"/>
              <w:bottom w:val="single" w:sz="4" w:space="0" w:color="auto"/>
              <w:right w:val="single" w:sz="4" w:space="0" w:color="auto"/>
            </w:tcBorders>
            <w:shd w:val="clear" w:color="auto" w:fill="FFFFFF"/>
            <w:vAlign w:val="center"/>
            <w:hideMark/>
          </w:tcPr>
          <w:p w14:paraId="1C89B63B" w14:textId="77777777" w:rsidR="00A46571" w:rsidRPr="005F252C" w:rsidRDefault="00A46571" w:rsidP="00A46571">
            <w:pPr>
              <w:rPr>
                <w:rFonts w:cs="Calibri"/>
                <w:color w:val="000000"/>
                <w:sz w:val="12"/>
                <w:szCs w:val="12"/>
                <w:rPrChange w:id="43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45"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6A20C0A9" w14:textId="77777777" w:rsidR="00A46571" w:rsidRPr="005F252C" w:rsidRDefault="00A46571" w:rsidP="00A46571">
            <w:pPr>
              <w:rPr>
                <w:rFonts w:cs="Calibri"/>
                <w:color w:val="000000"/>
                <w:sz w:val="12"/>
                <w:szCs w:val="12"/>
                <w:rPrChange w:id="43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47" w:author="Al Riyami, Azza OLNG-SCC/12" w:date="2026-03-30T14:14:00Z" w16du:dateUtc="2026-03-30T10:14:00Z">
                  <w:rPr>
                    <w:rFonts w:ascii="Calibri" w:hAnsi="Calibri" w:cs="Calibri"/>
                    <w:color w:val="000000"/>
                    <w:sz w:val="12"/>
                    <w:szCs w:val="12"/>
                  </w:rPr>
                </w:rPrChange>
              </w:rPr>
              <w:t> </w:t>
            </w:r>
          </w:p>
        </w:tc>
      </w:tr>
      <w:tr w:rsidR="00A46571" w:rsidRPr="005F252C" w14:paraId="484AF45A"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6355027" w14:textId="77777777" w:rsidR="00A46571" w:rsidRPr="005F252C" w:rsidRDefault="00A46571" w:rsidP="00A46571">
            <w:pPr>
              <w:rPr>
                <w:rFonts w:cs="Calibri"/>
                <w:color w:val="000000"/>
                <w:sz w:val="12"/>
                <w:szCs w:val="12"/>
                <w:rPrChange w:id="43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4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2650E06E" w14:textId="77777777" w:rsidR="00A46571" w:rsidRPr="005F252C" w:rsidRDefault="00A46571" w:rsidP="00A46571">
            <w:pPr>
              <w:rPr>
                <w:rFonts w:cs="Calibri"/>
                <w:color w:val="000000"/>
                <w:sz w:val="12"/>
                <w:szCs w:val="12"/>
                <w:rPrChange w:id="43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5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7BEA3E5" w14:textId="77777777" w:rsidR="00A46571" w:rsidRPr="005F252C" w:rsidRDefault="00A46571" w:rsidP="00A46571">
            <w:pPr>
              <w:rPr>
                <w:rFonts w:cs="Calibri"/>
                <w:color w:val="000000"/>
                <w:sz w:val="12"/>
                <w:szCs w:val="12"/>
                <w:rPrChange w:id="43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5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37A24A0E" w14:textId="77777777" w:rsidR="00A46571" w:rsidRPr="005F252C" w:rsidRDefault="00A46571" w:rsidP="00A46571">
            <w:pPr>
              <w:rPr>
                <w:rFonts w:cs="Calibri"/>
                <w:color w:val="000000"/>
                <w:sz w:val="12"/>
                <w:szCs w:val="12"/>
                <w:rPrChange w:id="43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5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7FFC7F6" w14:textId="77777777" w:rsidR="00A46571" w:rsidRPr="005F252C" w:rsidRDefault="00A46571" w:rsidP="00A46571">
            <w:pPr>
              <w:rPr>
                <w:rFonts w:cs="Calibri"/>
                <w:color w:val="000000"/>
                <w:sz w:val="12"/>
                <w:szCs w:val="12"/>
                <w:rPrChange w:id="43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57" w:author="Al Riyami, Azza OLNG-SCC/12" w:date="2026-03-30T14:14:00Z" w16du:dateUtc="2026-03-30T10:14:00Z">
                  <w:rPr>
                    <w:rFonts w:ascii="Calibri" w:hAnsi="Calibri" w:cs="Calibri"/>
                    <w:color w:val="000000"/>
                    <w:sz w:val="12"/>
                    <w:szCs w:val="12"/>
                  </w:rPr>
                </w:rPrChange>
              </w:rPr>
              <w:t>47</w:t>
            </w:r>
          </w:p>
        </w:tc>
        <w:tc>
          <w:tcPr>
            <w:tcW w:w="3146" w:type="dxa"/>
            <w:tcBorders>
              <w:top w:val="nil"/>
              <w:left w:val="nil"/>
              <w:bottom w:val="single" w:sz="4" w:space="0" w:color="auto"/>
              <w:right w:val="single" w:sz="4" w:space="0" w:color="auto"/>
            </w:tcBorders>
            <w:shd w:val="clear" w:color="auto" w:fill="FFFFFF"/>
            <w:vAlign w:val="center"/>
            <w:hideMark/>
          </w:tcPr>
          <w:p w14:paraId="5AA71024" w14:textId="77777777" w:rsidR="00A46571" w:rsidRPr="005F252C" w:rsidRDefault="00A46571" w:rsidP="00A46571">
            <w:pPr>
              <w:rPr>
                <w:rFonts w:cs="Calibri"/>
                <w:color w:val="000000"/>
                <w:sz w:val="12"/>
                <w:szCs w:val="12"/>
                <w:rPrChange w:id="43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59" w:author="Al Riyami, Azza OLNG-SCC/12" w:date="2026-03-30T14:14:00Z" w16du:dateUtc="2026-03-30T10:14:00Z">
                  <w:rPr>
                    <w:rFonts w:ascii="Calibri" w:hAnsi="Calibri" w:cs="Calibri"/>
                    <w:color w:val="000000"/>
                    <w:sz w:val="12"/>
                    <w:szCs w:val="12"/>
                  </w:rPr>
                </w:rPrChange>
              </w:rPr>
              <w:t>Painting and Coating Services</w:t>
            </w:r>
          </w:p>
        </w:tc>
        <w:tc>
          <w:tcPr>
            <w:tcW w:w="591" w:type="dxa"/>
            <w:tcBorders>
              <w:top w:val="nil"/>
              <w:left w:val="nil"/>
              <w:bottom w:val="single" w:sz="4" w:space="0" w:color="auto"/>
              <w:right w:val="single" w:sz="4" w:space="0" w:color="auto"/>
            </w:tcBorders>
            <w:shd w:val="clear" w:color="auto" w:fill="FFFFFF"/>
            <w:vAlign w:val="center"/>
            <w:hideMark/>
          </w:tcPr>
          <w:p w14:paraId="562324DF" w14:textId="77777777" w:rsidR="00A46571" w:rsidRPr="005F252C" w:rsidRDefault="00A46571" w:rsidP="00A46571">
            <w:pPr>
              <w:rPr>
                <w:rFonts w:cs="Calibri"/>
                <w:color w:val="000000"/>
                <w:sz w:val="12"/>
                <w:szCs w:val="12"/>
                <w:rPrChange w:id="43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61"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1D4A5927" w14:textId="77777777" w:rsidR="00A46571" w:rsidRPr="005F252C" w:rsidRDefault="00A46571" w:rsidP="00A46571">
            <w:pPr>
              <w:rPr>
                <w:rFonts w:cs="Calibri"/>
                <w:color w:val="000000"/>
                <w:sz w:val="12"/>
                <w:szCs w:val="12"/>
                <w:rPrChange w:id="43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63" w:author="Al Riyami, Azza OLNG-SCC/12" w:date="2026-03-30T14:14:00Z" w16du:dateUtc="2026-03-30T10:14:00Z">
                  <w:rPr>
                    <w:rFonts w:ascii="Calibri" w:hAnsi="Calibri" w:cs="Calibri"/>
                    <w:color w:val="000000"/>
                    <w:sz w:val="12"/>
                    <w:szCs w:val="12"/>
                  </w:rPr>
                </w:rPrChange>
              </w:rPr>
              <w:t> </w:t>
            </w:r>
          </w:p>
        </w:tc>
      </w:tr>
      <w:tr w:rsidR="00A46571" w:rsidRPr="005F252C" w14:paraId="75B4F196"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E8CE999" w14:textId="77777777" w:rsidR="00A46571" w:rsidRPr="005F252C" w:rsidRDefault="00A46571" w:rsidP="00A46571">
            <w:pPr>
              <w:rPr>
                <w:rFonts w:cs="Calibri"/>
                <w:color w:val="000000"/>
                <w:sz w:val="12"/>
                <w:szCs w:val="12"/>
                <w:rPrChange w:id="43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6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7EEA88AA" w14:textId="77777777" w:rsidR="00A46571" w:rsidRPr="005F252C" w:rsidRDefault="00A46571" w:rsidP="00A46571">
            <w:pPr>
              <w:rPr>
                <w:rFonts w:cs="Calibri"/>
                <w:color w:val="000000"/>
                <w:sz w:val="12"/>
                <w:szCs w:val="12"/>
                <w:rPrChange w:id="43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6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689EC27" w14:textId="77777777" w:rsidR="00A46571" w:rsidRPr="005F252C" w:rsidRDefault="00A46571" w:rsidP="00A46571">
            <w:pPr>
              <w:rPr>
                <w:rFonts w:cs="Calibri"/>
                <w:color w:val="000000"/>
                <w:sz w:val="12"/>
                <w:szCs w:val="12"/>
                <w:rPrChange w:id="43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6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74355A86" w14:textId="77777777" w:rsidR="00A46571" w:rsidRPr="005F252C" w:rsidRDefault="00A46571" w:rsidP="00A46571">
            <w:pPr>
              <w:rPr>
                <w:rFonts w:cs="Calibri"/>
                <w:color w:val="000000"/>
                <w:sz w:val="12"/>
                <w:szCs w:val="12"/>
                <w:rPrChange w:id="43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7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3DDEB606" w14:textId="77777777" w:rsidR="00A46571" w:rsidRPr="005F252C" w:rsidRDefault="00A46571" w:rsidP="00A46571">
            <w:pPr>
              <w:rPr>
                <w:rFonts w:cs="Calibri"/>
                <w:color w:val="000000"/>
                <w:sz w:val="12"/>
                <w:szCs w:val="12"/>
                <w:rPrChange w:id="43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73" w:author="Al Riyami, Azza OLNG-SCC/12" w:date="2026-03-30T14:14:00Z" w16du:dateUtc="2026-03-30T10:14:00Z">
                  <w:rPr>
                    <w:rFonts w:ascii="Calibri" w:hAnsi="Calibri" w:cs="Calibri"/>
                    <w:color w:val="000000"/>
                    <w:sz w:val="12"/>
                    <w:szCs w:val="12"/>
                  </w:rPr>
                </w:rPrChange>
              </w:rPr>
              <w:t>48</w:t>
            </w:r>
          </w:p>
        </w:tc>
        <w:tc>
          <w:tcPr>
            <w:tcW w:w="3146" w:type="dxa"/>
            <w:tcBorders>
              <w:top w:val="nil"/>
              <w:left w:val="nil"/>
              <w:bottom w:val="single" w:sz="4" w:space="0" w:color="auto"/>
              <w:right w:val="single" w:sz="4" w:space="0" w:color="auto"/>
            </w:tcBorders>
            <w:shd w:val="clear" w:color="auto" w:fill="FFFFFF"/>
            <w:vAlign w:val="center"/>
            <w:hideMark/>
          </w:tcPr>
          <w:p w14:paraId="23F9DB06" w14:textId="77777777" w:rsidR="00A46571" w:rsidRPr="005F252C" w:rsidRDefault="00A46571" w:rsidP="00A46571">
            <w:pPr>
              <w:rPr>
                <w:rFonts w:cs="Calibri"/>
                <w:color w:val="000000"/>
                <w:sz w:val="12"/>
                <w:szCs w:val="12"/>
                <w:rPrChange w:id="43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75" w:author="Al Riyami, Azza OLNG-SCC/12" w:date="2026-03-30T14:14:00Z" w16du:dateUtc="2026-03-30T10:14:00Z">
                  <w:rPr>
                    <w:rFonts w:ascii="Calibri" w:hAnsi="Calibri" w:cs="Calibri"/>
                    <w:color w:val="000000"/>
                    <w:sz w:val="12"/>
                    <w:szCs w:val="12"/>
                  </w:rPr>
                </w:rPrChange>
              </w:rPr>
              <w:t>Pest Control Services</w:t>
            </w:r>
          </w:p>
        </w:tc>
        <w:tc>
          <w:tcPr>
            <w:tcW w:w="591" w:type="dxa"/>
            <w:tcBorders>
              <w:top w:val="nil"/>
              <w:left w:val="nil"/>
              <w:bottom w:val="single" w:sz="4" w:space="0" w:color="auto"/>
              <w:right w:val="single" w:sz="4" w:space="0" w:color="auto"/>
            </w:tcBorders>
            <w:shd w:val="clear" w:color="auto" w:fill="FFFFFF"/>
            <w:vAlign w:val="center"/>
            <w:hideMark/>
          </w:tcPr>
          <w:p w14:paraId="43543CA9" w14:textId="77777777" w:rsidR="00A46571" w:rsidRPr="005F252C" w:rsidRDefault="00A46571" w:rsidP="00A46571">
            <w:pPr>
              <w:rPr>
                <w:rFonts w:cs="Calibri"/>
                <w:color w:val="000000"/>
                <w:sz w:val="12"/>
                <w:szCs w:val="12"/>
                <w:rPrChange w:id="43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77"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11A8042D" w14:textId="77777777" w:rsidR="00A46571" w:rsidRPr="005F252C" w:rsidRDefault="00A46571" w:rsidP="00A46571">
            <w:pPr>
              <w:rPr>
                <w:rFonts w:cs="Calibri"/>
                <w:color w:val="000000"/>
                <w:sz w:val="12"/>
                <w:szCs w:val="12"/>
                <w:rPrChange w:id="43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79" w:author="Al Riyami, Azza OLNG-SCC/12" w:date="2026-03-30T14:14:00Z" w16du:dateUtc="2026-03-30T10:14:00Z">
                  <w:rPr>
                    <w:rFonts w:ascii="Calibri" w:hAnsi="Calibri" w:cs="Calibri"/>
                    <w:color w:val="000000"/>
                    <w:sz w:val="12"/>
                    <w:szCs w:val="12"/>
                  </w:rPr>
                </w:rPrChange>
              </w:rPr>
              <w:t> </w:t>
            </w:r>
          </w:p>
        </w:tc>
      </w:tr>
      <w:tr w:rsidR="00A46571" w:rsidRPr="005F252C" w14:paraId="1214E84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9A4ED05" w14:textId="77777777" w:rsidR="00A46571" w:rsidRPr="005F252C" w:rsidRDefault="00A46571" w:rsidP="00A46571">
            <w:pPr>
              <w:rPr>
                <w:rFonts w:cs="Calibri"/>
                <w:color w:val="000000"/>
                <w:sz w:val="12"/>
                <w:szCs w:val="12"/>
                <w:rPrChange w:id="43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8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0725B774" w14:textId="77777777" w:rsidR="00A46571" w:rsidRPr="005F252C" w:rsidRDefault="00A46571" w:rsidP="00A46571">
            <w:pPr>
              <w:rPr>
                <w:rFonts w:cs="Calibri"/>
                <w:color w:val="000000"/>
                <w:sz w:val="12"/>
                <w:szCs w:val="12"/>
                <w:rPrChange w:id="43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8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4CFBA06D" w14:textId="77777777" w:rsidR="00A46571" w:rsidRPr="005F252C" w:rsidRDefault="00A46571" w:rsidP="00A46571">
            <w:pPr>
              <w:rPr>
                <w:rFonts w:cs="Calibri"/>
                <w:color w:val="000000"/>
                <w:sz w:val="12"/>
                <w:szCs w:val="12"/>
                <w:rPrChange w:id="43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8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6C4653C8" w14:textId="77777777" w:rsidR="00A46571" w:rsidRPr="005F252C" w:rsidRDefault="00A46571" w:rsidP="00A46571">
            <w:pPr>
              <w:rPr>
                <w:rFonts w:cs="Calibri"/>
                <w:color w:val="000000"/>
                <w:sz w:val="12"/>
                <w:szCs w:val="12"/>
                <w:rPrChange w:id="43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8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10905DB" w14:textId="77777777" w:rsidR="00A46571" w:rsidRPr="005F252C" w:rsidRDefault="00A46571" w:rsidP="00A46571">
            <w:pPr>
              <w:rPr>
                <w:rFonts w:cs="Calibri"/>
                <w:color w:val="000000"/>
                <w:sz w:val="12"/>
                <w:szCs w:val="12"/>
                <w:rPrChange w:id="43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89" w:author="Al Riyami, Azza OLNG-SCC/12" w:date="2026-03-30T14:14:00Z" w16du:dateUtc="2026-03-30T10:14:00Z">
                  <w:rPr>
                    <w:rFonts w:ascii="Calibri" w:hAnsi="Calibri" w:cs="Calibri"/>
                    <w:color w:val="000000"/>
                    <w:sz w:val="12"/>
                    <w:szCs w:val="12"/>
                  </w:rPr>
                </w:rPrChange>
              </w:rPr>
              <w:t>49</w:t>
            </w:r>
          </w:p>
        </w:tc>
        <w:tc>
          <w:tcPr>
            <w:tcW w:w="3146" w:type="dxa"/>
            <w:tcBorders>
              <w:top w:val="nil"/>
              <w:left w:val="nil"/>
              <w:bottom w:val="single" w:sz="4" w:space="0" w:color="auto"/>
              <w:right w:val="single" w:sz="4" w:space="0" w:color="auto"/>
            </w:tcBorders>
            <w:shd w:val="clear" w:color="auto" w:fill="FFFFFF"/>
            <w:vAlign w:val="center"/>
            <w:hideMark/>
          </w:tcPr>
          <w:p w14:paraId="32329979" w14:textId="77777777" w:rsidR="00A46571" w:rsidRPr="005F252C" w:rsidRDefault="00A46571" w:rsidP="00A46571">
            <w:pPr>
              <w:rPr>
                <w:rFonts w:cs="Calibri"/>
                <w:color w:val="000000"/>
                <w:sz w:val="12"/>
                <w:szCs w:val="12"/>
                <w:rPrChange w:id="43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91" w:author="Al Riyami, Azza OLNG-SCC/12" w:date="2026-03-30T14:14:00Z" w16du:dateUtc="2026-03-30T10:14:00Z">
                  <w:rPr>
                    <w:rFonts w:ascii="Calibri" w:hAnsi="Calibri" w:cs="Calibri"/>
                    <w:color w:val="000000"/>
                    <w:sz w:val="12"/>
                    <w:szCs w:val="12"/>
                  </w:rPr>
                </w:rPrChange>
              </w:rPr>
              <w:t>Pipeline and Flowline Cleaning Services</w:t>
            </w:r>
          </w:p>
        </w:tc>
        <w:tc>
          <w:tcPr>
            <w:tcW w:w="591" w:type="dxa"/>
            <w:tcBorders>
              <w:top w:val="nil"/>
              <w:left w:val="nil"/>
              <w:bottom w:val="single" w:sz="4" w:space="0" w:color="auto"/>
              <w:right w:val="single" w:sz="4" w:space="0" w:color="auto"/>
            </w:tcBorders>
            <w:shd w:val="clear" w:color="auto" w:fill="FFFFFF"/>
            <w:vAlign w:val="center"/>
            <w:hideMark/>
          </w:tcPr>
          <w:p w14:paraId="5A36748C" w14:textId="77777777" w:rsidR="00A46571" w:rsidRPr="005F252C" w:rsidRDefault="00A46571" w:rsidP="00A46571">
            <w:pPr>
              <w:rPr>
                <w:rFonts w:cs="Calibri"/>
                <w:color w:val="000000"/>
                <w:sz w:val="12"/>
                <w:szCs w:val="12"/>
                <w:rPrChange w:id="43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93"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76220489" w14:textId="77777777" w:rsidR="00A46571" w:rsidRPr="005F252C" w:rsidRDefault="00A46571" w:rsidP="00A46571">
            <w:pPr>
              <w:rPr>
                <w:rFonts w:cs="Calibri"/>
                <w:color w:val="000000"/>
                <w:sz w:val="12"/>
                <w:szCs w:val="12"/>
                <w:rPrChange w:id="43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95" w:author="Al Riyami, Azza OLNG-SCC/12" w:date="2026-03-30T14:14:00Z" w16du:dateUtc="2026-03-30T10:14:00Z">
                  <w:rPr>
                    <w:rFonts w:ascii="Calibri" w:hAnsi="Calibri" w:cs="Calibri"/>
                    <w:color w:val="000000"/>
                    <w:sz w:val="12"/>
                    <w:szCs w:val="12"/>
                  </w:rPr>
                </w:rPrChange>
              </w:rPr>
              <w:t> </w:t>
            </w:r>
          </w:p>
        </w:tc>
      </w:tr>
      <w:tr w:rsidR="00A46571" w:rsidRPr="005F252C" w14:paraId="609D243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471F5324" w14:textId="77777777" w:rsidR="00A46571" w:rsidRPr="005F252C" w:rsidRDefault="00A46571" w:rsidP="00A46571">
            <w:pPr>
              <w:rPr>
                <w:rFonts w:cs="Calibri"/>
                <w:color w:val="000000"/>
                <w:sz w:val="12"/>
                <w:szCs w:val="12"/>
                <w:rPrChange w:id="43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9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7C56F23" w14:textId="77777777" w:rsidR="00A46571" w:rsidRPr="005F252C" w:rsidRDefault="00A46571" w:rsidP="00A46571">
            <w:pPr>
              <w:rPr>
                <w:rFonts w:cs="Calibri"/>
                <w:color w:val="000000"/>
                <w:sz w:val="12"/>
                <w:szCs w:val="12"/>
                <w:rPrChange w:id="43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39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C454A24" w14:textId="77777777" w:rsidR="00A46571" w:rsidRPr="005F252C" w:rsidRDefault="00A46571" w:rsidP="00A46571">
            <w:pPr>
              <w:rPr>
                <w:rFonts w:cs="Calibri"/>
                <w:color w:val="000000"/>
                <w:sz w:val="12"/>
                <w:szCs w:val="12"/>
                <w:rPrChange w:id="44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0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939F1F0" w14:textId="77777777" w:rsidR="00A46571" w:rsidRPr="005F252C" w:rsidRDefault="00A46571" w:rsidP="00A46571">
            <w:pPr>
              <w:rPr>
                <w:rFonts w:cs="Calibri"/>
                <w:color w:val="000000"/>
                <w:sz w:val="12"/>
                <w:szCs w:val="12"/>
                <w:rPrChange w:id="44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0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F035A22" w14:textId="77777777" w:rsidR="00A46571" w:rsidRPr="005F252C" w:rsidRDefault="00A46571" w:rsidP="00A46571">
            <w:pPr>
              <w:rPr>
                <w:rFonts w:cs="Calibri"/>
                <w:color w:val="000000"/>
                <w:sz w:val="12"/>
                <w:szCs w:val="12"/>
                <w:rPrChange w:id="44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05" w:author="Al Riyami, Azza OLNG-SCC/12" w:date="2026-03-30T14:14:00Z" w16du:dateUtc="2026-03-30T10:14:00Z">
                  <w:rPr>
                    <w:rFonts w:ascii="Calibri" w:hAnsi="Calibri" w:cs="Calibri"/>
                    <w:color w:val="000000"/>
                    <w:sz w:val="12"/>
                    <w:szCs w:val="12"/>
                  </w:rPr>
                </w:rPrChange>
              </w:rPr>
              <w:t>50</w:t>
            </w:r>
          </w:p>
        </w:tc>
        <w:tc>
          <w:tcPr>
            <w:tcW w:w="3146" w:type="dxa"/>
            <w:tcBorders>
              <w:top w:val="nil"/>
              <w:left w:val="nil"/>
              <w:bottom w:val="single" w:sz="4" w:space="0" w:color="auto"/>
              <w:right w:val="single" w:sz="4" w:space="0" w:color="auto"/>
            </w:tcBorders>
            <w:shd w:val="clear" w:color="auto" w:fill="FFFFFF"/>
            <w:vAlign w:val="center"/>
            <w:hideMark/>
          </w:tcPr>
          <w:p w14:paraId="5EA58AF0" w14:textId="77777777" w:rsidR="00A46571" w:rsidRPr="005F252C" w:rsidRDefault="00A46571" w:rsidP="00A46571">
            <w:pPr>
              <w:rPr>
                <w:rFonts w:cs="Calibri"/>
                <w:color w:val="000000"/>
                <w:sz w:val="12"/>
                <w:szCs w:val="12"/>
                <w:rPrChange w:id="44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07" w:author="Al Riyami, Azza OLNG-SCC/12" w:date="2026-03-30T14:14:00Z" w16du:dateUtc="2026-03-30T10:14:00Z">
                  <w:rPr>
                    <w:rFonts w:ascii="Calibri" w:hAnsi="Calibri" w:cs="Calibri"/>
                    <w:color w:val="000000"/>
                    <w:sz w:val="12"/>
                    <w:szCs w:val="12"/>
                  </w:rPr>
                </w:rPrChange>
              </w:rPr>
              <w:t>Pipeline and Flowline Laying Services</w:t>
            </w:r>
          </w:p>
        </w:tc>
        <w:tc>
          <w:tcPr>
            <w:tcW w:w="591" w:type="dxa"/>
            <w:tcBorders>
              <w:top w:val="nil"/>
              <w:left w:val="nil"/>
              <w:bottom w:val="single" w:sz="4" w:space="0" w:color="auto"/>
              <w:right w:val="single" w:sz="4" w:space="0" w:color="auto"/>
            </w:tcBorders>
            <w:shd w:val="clear" w:color="auto" w:fill="FFFFFF"/>
            <w:vAlign w:val="center"/>
            <w:hideMark/>
          </w:tcPr>
          <w:p w14:paraId="0FD0090F" w14:textId="77777777" w:rsidR="00A46571" w:rsidRPr="005F252C" w:rsidRDefault="00A46571" w:rsidP="00A46571">
            <w:pPr>
              <w:rPr>
                <w:rFonts w:cs="Calibri"/>
                <w:color w:val="000000"/>
                <w:sz w:val="12"/>
                <w:szCs w:val="12"/>
                <w:rPrChange w:id="44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09"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3AF83F32" w14:textId="77777777" w:rsidR="00A46571" w:rsidRPr="005F252C" w:rsidRDefault="00A46571" w:rsidP="00A46571">
            <w:pPr>
              <w:rPr>
                <w:rFonts w:cs="Calibri"/>
                <w:color w:val="000000"/>
                <w:sz w:val="12"/>
                <w:szCs w:val="12"/>
                <w:rPrChange w:id="44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11" w:author="Al Riyami, Azza OLNG-SCC/12" w:date="2026-03-30T14:14:00Z" w16du:dateUtc="2026-03-30T10:14:00Z">
                  <w:rPr>
                    <w:rFonts w:ascii="Calibri" w:hAnsi="Calibri" w:cs="Calibri"/>
                    <w:color w:val="000000"/>
                    <w:sz w:val="12"/>
                    <w:szCs w:val="12"/>
                  </w:rPr>
                </w:rPrChange>
              </w:rPr>
              <w:t> </w:t>
            </w:r>
          </w:p>
        </w:tc>
      </w:tr>
      <w:tr w:rsidR="00A46571" w:rsidRPr="005F252C" w14:paraId="23B4EBA4"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7838E5B" w14:textId="77777777" w:rsidR="00A46571" w:rsidRPr="005F252C" w:rsidRDefault="00A46571" w:rsidP="00A46571">
            <w:pPr>
              <w:rPr>
                <w:rFonts w:cs="Calibri"/>
                <w:color w:val="000000"/>
                <w:sz w:val="12"/>
                <w:szCs w:val="12"/>
                <w:rPrChange w:id="44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1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CF8DEE5" w14:textId="77777777" w:rsidR="00A46571" w:rsidRPr="005F252C" w:rsidRDefault="00A46571" w:rsidP="00A46571">
            <w:pPr>
              <w:rPr>
                <w:rFonts w:cs="Calibri"/>
                <w:color w:val="000000"/>
                <w:sz w:val="12"/>
                <w:szCs w:val="12"/>
                <w:rPrChange w:id="44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1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528BECFA" w14:textId="77777777" w:rsidR="00A46571" w:rsidRPr="005F252C" w:rsidRDefault="00A46571" w:rsidP="00A46571">
            <w:pPr>
              <w:rPr>
                <w:rFonts w:cs="Calibri"/>
                <w:color w:val="000000"/>
                <w:sz w:val="12"/>
                <w:szCs w:val="12"/>
                <w:rPrChange w:id="44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1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D0F2157" w14:textId="77777777" w:rsidR="00A46571" w:rsidRPr="005F252C" w:rsidRDefault="00A46571" w:rsidP="00A46571">
            <w:pPr>
              <w:rPr>
                <w:rFonts w:cs="Calibri"/>
                <w:color w:val="000000"/>
                <w:sz w:val="12"/>
                <w:szCs w:val="12"/>
                <w:rPrChange w:id="44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1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87EDD60" w14:textId="77777777" w:rsidR="00A46571" w:rsidRPr="005F252C" w:rsidRDefault="00A46571" w:rsidP="00A46571">
            <w:pPr>
              <w:rPr>
                <w:rFonts w:cs="Calibri"/>
                <w:color w:val="000000"/>
                <w:sz w:val="12"/>
                <w:szCs w:val="12"/>
                <w:rPrChange w:id="44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21" w:author="Al Riyami, Azza OLNG-SCC/12" w:date="2026-03-30T14:14:00Z" w16du:dateUtc="2026-03-30T10:14:00Z">
                  <w:rPr>
                    <w:rFonts w:ascii="Calibri" w:hAnsi="Calibri" w:cs="Calibri"/>
                    <w:color w:val="000000"/>
                    <w:sz w:val="12"/>
                    <w:szCs w:val="12"/>
                  </w:rPr>
                </w:rPrChange>
              </w:rPr>
              <w:t>51</w:t>
            </w:r>
          </w:p>
        </w:tc>
        <w:tc>
          <w:tcPr>
            <w:tcW w:w="3146" w:type="dxa"/>
            <w:tcBorders>
              <w:top w:val="nil"/>
              <w:left w:val="nil"/>
              <w:bottom w:val="single" w:sz="4" w:space="0" w:color="auto"/>
              <w:right w:val="single" w:sz="4" w:space="0" w:color="auto"/>
            </w:tcBorders>
            <w:shd w:val="clear" w:color="auto" w:fill="FFFFFF"/>
            <w:vAlign w:val="center"/>
            <w:hideMark/>
          </w:tcPr>
          <w:p w14:paraId="25FF6C64" w14:textId="77777777" w:rsidR="00A46571" w:rsidRPr="005F252C" w:rsidRDefault="00A46571" w:rsidP="00A46571">
            <w:pPr>
              <w:rPr>
                <w:rFonts w:cs="Calibri"/>
                <w:color w:val="000000"/>
                <w:sz w:val="12"/>
                <w:szCs w:val="12"/>
                <w:rPrChange w:id="44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23" w:author="Al Riyami, Azza OLNG-SCC/12" w:date="2026-03-30T14:14:00Z" w16du:dateUtc="2026-03-30T10:14:00Z">
                  <w:rPr>
                    <w:rFonts w:ascii="Calibri" w:hAnsi="Calibri" w:cs="Calibri"/>
                    <w:color w:val="000000"/>
                    <w:sz w:val="12"/>
                    <w:szCs w:val="12"/>
                  </w:rPr>
                </w:rPrChange>
              </w:rPr>
              <w:t>Pipeline and Flowline Maintenance Services</w:t>
            </w:r>
          </w:p>
        </w:tc>
        <w:tc>
          <w:tcPr>
            <w:tcW w:w="591" w:type="dxa"/>
            <w:tcBorders>
              <w:top w:val="nil"/>
              <w:left w:val="nil"/>
              <w:bottom w:val="single" w:sz="4" w:space="0" w:color="auto"/>
              <w:right w:val="single" w:sz="4" w:space="0" w:color="auto"/>
            </w:tcBorders>
            <w:shd w:val="clear" w:color="auto" w:fill="FFFFFF"/>
            <w:vAlign w:val="center"/>
            <w:hideMark/>
          </w:tcPr>
          <w:p w14:paraId="52EDFADD" w14:textId="77777777" w:rsidR="00A46571" w:rsidRPr="005F252C" w:rsidRDefault="00A46571" w:rsidP="00A46571">
            <w:pPr>
              <w:rPr>
                <w:rFonts w:cs="Calibri"/>
                <w:color w:val="000000"/>
                <w:sz w:val="12"/>
                <w:szCs w:val="12"/>
                <w:rPrChange w:id="44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25"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0EBDD584" w14:textId="77777777" w:rsidR="00A46571" w:rsidRPr="005F252C" w:rsidRDefault="00A46571" w:rsidP="00A46571">
            <w:pPr>
              <w:rPr>
                <w:rFonts w:cs="Calibri"/>
                <w:color w:val="000000"/>
                <w:sz w:val="12"/>
                <w:szCs w:val="12"/>
                <w:rPrChange w:id="44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27" w:author="Al Riyami, Azza OLNG-SCC/12" w:date="2026-03-30T14:14:00Z" w16du:dateUtc="2026-03-30T10:14:00Z">
                  <w:rPr>
                    <w:rFonts w:ascii="Calibri" w:hAnsi="Calibri" w:cs="Calibri"/>
                    <w:color w:val="000000"/>
                    <w:sz w:val="12"/>
                    <w:szCs w:val="12"/>
                  </w:rPr>
                </w:rPrChange>
              </w:rPr>
              <w:t> </w:t>
            </w:r>
          </w:p>
        </w:tc>
      </w:tr>
      <w:tr w:rsidR="00A46571" w:rsidRPr="005F252C" w14:paraId="013AADE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EC0BF61" w14:textId="77777777" w:rsidR="00A46571" w:rsidRPr="005F252C" w:rsidRDefault="00A46571" w:rsidP="00A46571">
            <w:pPr>
              <w:rPr>
                <w:rFonts w:cs="Calibri"/>
                <w:color w:val="000000"/>
                <w:sz w:val="12"/>
                <w:szCs w:val="12"/>
                <w:rPrChange w:id="44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2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737ACD0B" w14:textId="77777777" w:rsidR="00A46571" w:rsidRPr="005F252C" w:rsidRDefault="00A46571" w:rsidP="00A46571">
            <w:pPr>
              <w:rPr>
                <w:rFonts w:cs="Calibri"/>
                <w:color w:val="000000"/>
                <w:sz w:val="12"/>
                <w:szCs w:val="12"/>
                <w:rPrChange w:id="44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3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491912E9" w14:textId="77777777" w:rsidR="00A46571" w:rsidRPr="005F252C" w:rsidRDefault="00A46571" w:rsidP="00A46571">
            <w:pPr>
              <w:rPr>
                <w:rFonts w:cs="Calibri"/>
                <w:color w:val="000000"/>
                <w:sz w:val="12"/>
                <w:szCs w:val="12"/>
                <w:rPrChange w:id="44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3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61F74E7B" w14:textId="77777777" w:rsidR="00A46571" w:rsidRPr="005F252C" w:rsidRDefault="00A46571" w:rsidP="00A46571">
            <w:pPr>
              <w:rPr>
                <w:rFonts w:cs="Calibri"/>
                <w:color w:val="000000"/>
                <w:sz w:val="12"/>
                <w:szCs w:val="12"/>
                <w:rPrChange w:id="44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3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78ABCB7" w14:textId="77777777" w:rsidR="00A46571" w:rsidRPr="005F252C" w:rsidRDefault="00A46571" w:rsidP="00A46571">
            <w:pPr>
              <w:rPr>
                <w:rFonts w:cs="Calibri"/>
                <w:color w:val="000000"/>
                <w:sz w:val="12"/>
                <w:szCs w:val="12"/>
                <w:rPrChange w:id="44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37" w:author="Al Riyami, Azza OLNG-SCC/12" w:date="2026-03-30T14:14:00Z" w16du:dateUtc="2026-03-30T10:14:00Z">
                  <w:rPr>
                    <w:rFonts w:ascii="Calibri" w:hAnsi="Calibri" w:cs="Calibri"/>
                    <w:color w:val="000000"/>
                    <w:sz w:val="12"/>
                    <w:szCs w:val="12"/>
                  </w:rPr>
                </w:rPrChange>
              </w:rPr>
              <w:t>52</w:t>
            </w:r>
          </w:p>
        </w:tc>
        <w:tc>
          <w:tcPr>
            <w:tcW w:w="3146" w:type="dxa"/>
            <w:tcBorders>
              <w:top w:val="nil"/>
              <w:left w:val="nil"/>
              <w:bottom w:val="single" w:sz="4" w:space="0" w:color="auto"/>
              <w:right w:val="single" w:sz="4" w:space="0" w:color="auto"/>
            </w:tcBorders>
            <w:shd w:val="clear" w:color="auto" w:fill="FFFFFF"/>
            <w:vAlign w:val="center"/>
            <w:hideMark/>
          </w:tcPr>
          <w:p w14:paraId="5076B83C" w14:textId="77777777" w:rsidR="00A46571" w:rsidRPr="005F252C" w:rsidRDefault="00A46571" w:rsidP="00A46571">
            <w:pPr>
              <w:rPr>
                <w:rFonts w:cs="Calibri"/>
                <w:color w:val="000000"/>
                <w:sz w:val="12"/>
                <w:szCs w:val="12"/>
                <w:rPrChange w:id="44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39" w:author="Al Riyami, Azza OLNG-SCC/12" w:date="2026-03-30T14:14:00Z" w16du:dateUtc="2026-03-30T10:14:00Z">
                  <w:rPr>
                    <w:rFonts w:ascii="Calibri" w:hAnsi="Calibri" w:cs="Calibri"/>
                    <w:color w:val="000000"/>
                    <w:sz w:val="12"/>
                    <w:szCs w:val="12"/>
                  </w:rPr>
                </w:rPrChange>
              </w:rPr>
              <w:t>Printing and Publication Services</w:t>
            </w:r>
          </w:p>
        </w:tc>
        <w:tc>
          <w:tcPr>
            <w:tcW w:w="591" w:type="dxa"/>
            <w:tcBorders>
              <w:top w:val="nil"/>
              <w:left w:val="nil"/>
              <w:bottom w:val="single" w:sz="4" w:space="0" w:color="auto"/>
              <w:right w:val="single" w:sz="4" w:space="0" w:color="auto"/>
            </w:tcBorders>
            <w:shd w:val="clear" w:color="auto" w:fill="FFFFFF"/>
            <w:vAlign w:val="center"/>
            <w:hideMark/>
          </w:tcPr>
          <w:p w14:paraId="7586A405" w14:textId="77777777" w:rsidR="00A46571" w:rsidRPr="005F252C" w:rsidRDefault="00A46571" w:rsidP="00A46571">
            <w:pPr>
              <w:rPr>
                <w:rFonts w:cs="Calibri"/>
                <w:color w:val="000000"/>
                <w:sz w:val="12"/>
                <w:szCs w:val="12"/>
                <w:rPrChange w:id="44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41"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494F45EF" w14:textId="77777777" w:rsidR="00A46571" w:rsidRPr="005F252C" w:rsidRDefault="00A46571" w:rsidP="00A46571">
            <w:pPr>
              <w:rPr>
                <w:rFonts w:cs="Calibri"/>
                <w:color w:val="000000"/>
                <w:sz w:val="12"/>
                <w:szCs w:val="12"/>
                <w:rPrChange w:id="44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43" w:author="Al Riyami, Azza OLNG-SCC/12" w:date="2026-03-30T14:14:00Z" w16du:dateUtc="2026-03-30T10:14:00Z">
                  <w:rPr>
                    <w:rFonts w:ascii="Calibri" w:hAnsi="Calibri" w:cs="Calibri"/>
                    <w:color w:val="000000"/>
                    <w:sz w:val="12"/>
                    <w:szCs w:val="12"/>
                  </w:rPr>
                </w:rPrChange>
              </w:rPr>
              <w:t> </w:t>
            </w:r>
          </w:p>
        </w:tc>
      </w:tr>
      <w:tr w:rsidR="00A46571" w:rsidRPr="005F252C" w14:paraId="1A75A6B7"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432D523A" w14:textId="77777777" w:rsidR="00A46571" w:rsidRPr="005F252C" w:rsidRDefault="00A46571" w:rsidP="00A46571">
            <w:pPr>
              <w:rPr>
                <w:rFonts w:cs="Calibri"/>
                <w:color w:val="000000"/>
                <w:sz w:val="12"/>
                <w:szCs w:val="12"/>
                <w:rPrChange w:id="44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4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3CB84B78" w14:textId="77777777" w:rsidR="00A46571" w:rsidRPr="005F252C" w:rsidRDefault="00A46571" w:rsidP="00A46571">
            <w:pPr>
              <w:rPr>
                <w:rFonts w:cs="Calibri"/>
                <w:color w:val="000000"/>
                <w:sz w:val="12"/>
                <w:szCs w:val="12"/>
                <w:rPrChange w:id="44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4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5341C14" w14:textId="77777777" w:rsidR="00A46571" w:rsidRPr="005F252C" w:rsidRDefault="00A46571" w:rsidP="00A46571">
            <w:pPr>
              <w:rPr>
                <w:rFonts w:cs="Calibri"/>
                <w:color w:val="000000"/>
                <w:sz w:val="12"/>
                <w:szCs w:val="12"/>
                <w:rPrChange w:id="44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4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3B25EACE" w14:textId="77777777" w:rsidR="00A46571" w:rsidRPr="005F252C" w:rsidRDefault="00A46571" w:rsidP="00A46571">
            <w:pPr>
              <w:rPr>
                <w:rFonts w:cs="Calibri"/>
                <w:color w:val="000000"/>
                <w:sz w:val="12"/>
                <w:szCs w:val="12"/>
                <w:rPrChange w:id="44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5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38ADBBE0" w14:textId="77777777" w:rsidR="00A46571" w:rsidRPr="005F252C" w:rsidRDefault="00A46571" w:rsidP="00A46571">
            <w:pPr>
              <w:rPr>
                <w:rFonts w:cs="Calibri"/>
                <w:color w:val="000000"/>
                <w:sz w:val="12"/>
                <w:szCs w:val="12"/>
                <w:rPrChange w:id="44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53" w:author="Al Riyami, Azza OLNG-SCC/12" w:date="2026-03-30T14:14:00Z" w16du:dateUtc="2026-03-30T10:14:00Z">
                  <w:rPr>
                    <w:rFonts w:ascii="Calibri" w:hAnsi="Calibri" w:cs="Calibri"/>
                    <w:color w:val="000000"/>
                    <w:sz w:val="12"/>
                    <w:szCs w:val="12"/>
                  </w:rPr>
                </w:rPrChange>
              </w:rPr>
              <w:t>53</w:t>
            </w:r>
          </w:p>
        </w:tc>
        <w:tc>
          <w:tcPr>
            <w:tcW w:w="3146" w:type="dxa"/>
            <w:tcBorders>
              <w:top w:val="nil"/>
              <w:left w:val="nil"/>
              <w:bottom w:val="single" w:sz="4" w:space="0" w:color="auto"/>
              <w:right w:val="single" w:sz="4" w:space="0" w:color="auto"/>
            </w:tcBorders>
            <w:shd w:val="clear" w:color="auto" w:fill="FFFFFF"/>
            <w:vAlign w:val="center"/>
            <w:hideMark/>
          </w:tcPr>
          <w:p w14:paraId="7C0D4E72" w14:textId="77777777" w:rsidR="00A46571" w:rsidRPr="005F252C" w:rsidRDefault="00A46571" w:rsidP="00A46571">
            <w:pPr>
              <w:rPr>
                <w:rFonts w:cs="Calibri"/>
                <w:color w:val="000000"/>
                <w:sz w:val="12"/>
                <w:szCs w:val="12"/>
                <w:rPrChange w:id="44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55" w:author="Al Riyami, Azza OLNG-SCC/12" w:date="2026-03-30T14:14:00Z" w16du:dateUtc="2026-03-30T10:14:00Z">
                  <w:rPr>
                    <w:rFonts w:ascii="Calibri" w:hAnsi="Calibri" w:cs="Calibri"/>
                    <w:color w:val="000000"/>
                    <w:sz w:val="12"/>
                    <w:szCs w:val="12"/>
                  </w:rPr>
                </w:rPrChange>
              </w:rPr>
              <w:t>Scaffolding Services</w:t>
            </w:r>
          </w:p>
        </w:tc>
        <w:tc>
          <w:tcPr>
            <w:tcW w:w="591" w:type="dxa"/>
            <w:tcBorders>
              <w:top w:val="nil"/>
              <w:left w:val="nil"/>
              <w:bottom w:val="single" w:sz="4" w:space="0" w:color="auto"/>
              <w:right w:val="single" w:sz="4" w:space="0" w:color="auto"/>
            </w:tcBorders>
            <w:shd w:val="clear" w:color="auto" w:fill="FFFFFF"/>
            <w:vAlign w:val="center"/>
            <w:hideMark/>
          </w:tcPr>
          <w:p w14:paraId="258775F5" w14:textId="77777777" w:rsidR="00A46571" w:rsidRPr="005F252C" w:rsidRDefault="00A46571" w:rsidP="00A46571">
            <w:pPr>
              <w:rPr>
                <w:rFonts w:cs="Calibri"/>
                <w:color w:val="000000"/>
                <w:sz w:val="12"/>
                <w:szCs w:val="12"/>
                <w:rPrChange w:id="44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57"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58C50C4C" w14:textId="77777777" w:rsidR="00A46571" w:rsidRPr="005F252C" w:rsidRDefault="00A46571" w:rsidP="00A46571">
            <w:pPr>
              <w:rPr>
                <w:rFonts w:cs="Calibri"/>
                <w:color w:val="000000"/>
                <w:sz w:val="12"/>
                <w:szCs w:val="12"/>
                <w:rPrChange w:id="44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59" w:author="Al Riyami, Azza OLNG-SCC/12" w:date="2026-03-30T14:14:00Z" w16du:dateUtc="2026-03-30T10:14:00Z">
                  <w:rPr>
                    <w:rFonts w:ascii="Calibri" w:hAnsi="Calibri" w:cs="Calibri"/>
                    <w:color w:val="000000"/>
                    <w:sz w:val="12"/>
                    <w:szCs w:val="12"/>
                  </w:rPr>
                </w:rPrChange>
              </w:rPr>
              <w:t> </w:t>
            </w:r>
          </w:p>
        </w:tc>
      </w:tr>
      <w:tr w:rsidR="00A46571" w:rsidRPr="005F252C" w14:paraId="00CFE9FB"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E896B8F" w14:textId="77777777" w:rsidR="00A46571" w:rsidRPr="005F252C" w:rsidRDefault="00A46571" w:rsidP="00A46571">
            <w:pPr>
              <w:rPr>
                <w:rFonts w:cs="Calibri"/>
                <w:color w:val="000000"/>
                <w:sz w:val="12"/>
                <w:szCs w:val="12"/>
                <w:rPrChange w:id="44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6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68F025D0" w14:textId="77777777" w:rsidR="00A46571" w:rsidRPr="005F252C" w:rsidRDefault="00A46571" w:rsidP="00A46571">
            <w:pPr>
              <w:rPr>
                <w:rFonts w:cs="Calibri"/>
                <w:color w:val="000000"/>
                <w:sz w:val="12"/>
                <w:szCs w:val="12"/>
                <w:rPrChange w:id="44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6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5FE786BC" w14:textId="77777777" w:rsidR="00A46571" w:rsidRPr="005F252C" w:rsidRDefault="00A46571" w:rsidP="00A46571">
            <w:pPr>
              <w:rPr>
                <w:rFonts w:cs="Calibri"/>
                <w:color w:val="000000"/>
                <w:sz w:val="12"/>
                <w:szCs w:val="12"/>
                <w:rPrChange w:id="44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6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028C2E5" w14:textId="77777777" w:rsidR="00A46571" w:rsidRPr="005F252C" w:rsidRDefault="00A46571" w:rsidP="00A46571">
            <w:pPr>
              <w:rPr>
                <w:rFonts w:cs="Calibri"/>
                <w:color w:val="000000"/>
                <w:sz w:val="12"/>
                <w:szCs w:val="12"/>
                <w:rPrChange w:id="44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6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46C9BAE9" w14:textId="77777777" w:rsidR="00A46571" w:rsidRPr="005F252C" w:rsidRDefault="00A46571" w:rsidP="00A46571">
            <w:pPr>
              <w:rPr>
                <w:rFonts w:cs="Calibri"/>
                <w:color w:val="000000"/>
                <w:sz w:val="12"/>
                <w:szCs w:val="12"/>
                <w:rPrChange w:id="44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69" w:author="Al Riyami, Azza OLNG-SCC/12" w:date="2026-03-30T14:14:00Z" w16du:dateUtc="2026-03-30T10:14:00Z">
                  <w:rPr>
                    <w:rFonts w:ascii="Calibri" w:hAnsi="Calibri" w:cs="Calibri"/>
                    <w:color w:val="000000"/>
                    <w:sz w:val="12"/>
                    <w:szCs w:val="12"/>
                  </w:rPr>
                </w:rPrChange>
              </w:rPr>
              <w:t>54</w:t>
            </w:r>
          </w:p>
        </w:tc>
        <w:tc>
          <w:tcPr>
            <w:tcW w:w="3146" w:type="dxa"/>
            <w:tcBorders>
              <w:top w:val="nil"/>
              <w:left w:val="nil"/>
              <w:bottom w:val="single" w:sz="4" w:space="0" w:color="auto"/>
              <w:right w:val="single" w:sz="4" w:space="0" w:color="auto"/>
            </w:tcBorders>
            <w:shd w:val="clear" w:color="auto" w:fill="FFFFFF"/>
            <w:vAlign w:val="center"/>
            <w:hideMark/>
          </w:tcPr>
          <w:p w14:paraId="44144FD1" w14:textId="77777777" w:rsidR="00A46571" w:rsidRPr="005F252C" w:rsidRDefault="00A46571" w:rsidP="00A46571">
            <w:pPr>
              <w:rPr>
                <w:rFonts w:cs="Calibri"/>
                <w:color w:val="000000"/>
                <w:sz w:val="12"/>
                <w:szCs w:val="12"/>
                <w:rPrChange w:id="44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71" w:author="Al Riyami, Azza OLNG-SCC/12" w:date="2026-03-30T14:14:00Z" w16du:dateUtc="2026-03-30T10:14:00Z">
                  <w:rPr>
                    <w:rFonts w:ascii="Calibri" w:hAnsi="Calibri" w:cs="Calibri"/>
                    <w:color w:val="000000"/>
                    <w:sz w:val="12"/>
                    <w:szCs w:val="12"/>
                  </w:rPr>
                </w:rPrChange>
              </w:rPr>
              <w:t>Software Development Services</w:t>
            </w:r>
          </w:p>
        </w:tc>
        <w:tc>
          <w:tcPr>
            <w:tcW w:w="591" w:type="dxa"/>
            <w:tcBorders>
              <w:top w:val="nil"/>
              <w:left w:val="nil"/>
              <w:bottom w:val="single" w:sz="4" w:space="0" w:color="auto"/>
              <w:right w:val="single" w:sz="4" w:space="0" w:color="auto"/>
            </w:tcBorders>
            <w:shd w:val="clear" w:color="auto" w:fill="FFFFFF"/>
            <w:vAlign w:val="center"/>
            <w:hideMark/>
          </w:tcPr>
          <w:p w14:paraId="5A46D03A" w14:textId="77777777" w:rsidR="00A46571" w:rsidRPr="005F252C" w:rsidRDefault="00A46571" w:rsidP="00A46571">
            <w:pPr>
              <w:rPr>
                <w:rFonts w:cs="Calibri"/>
                <w:color w:val="000000"/>
                <w:sz w:val="12"/>
                <w:szCs w:val="12"/>
                <w:rPrChange w:id="44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73"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69AF2FF6" w14:textId="77777777" w:rsidR="00A46571" w:rsidRPr="005F252C" w:rsidRDefault="00A46571" w:rsidP="00A46571">
            <w:pPr>
              <w:rPr>
                <w:rFonts w:cs="Calibri"/>
                <w:color w:val="000000"/>
                <w:sz w:val="12"/>
                <w:szCs w:val="12"/>
                <w:rPrChange w:id="44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75" w:author="Al Riyami, Azza OLNG-SCC/12" w:date="2026-03-30T14:14:00Z" w16du:dateUtc="2026-03-30T10:14:00Z">
                  <w:rPr>
                    <w:rFonts w:ascii="Calibri" w:hAnsi="Calibri" w:cs="Calibri"/>
                    <w:color w:val="000000"/>
                    <w:sz w:val="12"/>
                    <w:szCs w:val="12"/>
                  </w:rPr>
                </w:rPrChange>
              </w:rPr>
              <w:t> </w:t>
            </w:r>
          </w:p>
        </w:tc>
      </w:tr>
      <w:tr w:rsidR="00A46571" w:rsidRPr="005F252C" w14:paraId="42C8B6B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434FEE17" w14:textId="77777777" w:rsidR="00A46571" w:rsidRPr="005F252C" w:rsidRDefault="00A46571" w:rsidP="00A46571">
            <w:pPr>
              <w:rPr>
                <w:rFonts w:cs="Calibri"/>
                <w:color w:val="000000"/>
                <w:sz w:val="12"/>
                <w:szCs w:val="12"/>
                <w:rPrChange w:id="44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7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6C6DD321" w14:textId="77777777" w:rsidR="00A46571" w:rsidRPr="005F252C" w:rsidRDefault="00A46571" w:rsidP="00A46571">
            <w:pPr>
              <w:rPr>
                <w:rFonts w:cs="Calibri"/>
                <w:color w:val="000000"/>
                <w:sz w:val="12"/>
                <w:szCs w:val="12"/>
                <w:rPrChange w:id="44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7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4C497812" w14:textId="77777777" w:rsidR="00A46571" w:rsidRPr="005F252C" w:rsidRDefault="00A46571" w:rsidP="00A46571">
            <w:pPr>
              <w:rPr>
                <w:rFonts w:cs="Calibri"/>
                <w:color w:val="000000"/>
                <w:sz w:val="12"/>
                <w:szCs w:val="12"/>
                <w:rPrChange w:id="44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8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399037B6" w14:textId="77777777" w:rsidR="00A46571" w:rsidRPr="005F252C" w:rsidRDefault="00A46571" w:rsidP="00A46571">
            <w:pPr>
              <w:rPr>
                <w:rFonts w:cs="Calibri"/>
                <w:color w:val="000000"/>
                <w:sz w:val="12"/>
                <w:szCs w:val="12"/>
                <w:rPrChange w:id="44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8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CB60D8B" w14:textId="77777777" w:rsidR="00A46571" w:rsidRPr="005F252C" w:rsidRDefault="00A46571" w:rsidP="00A46571">
            <w:pPr>
              <w:rPr>
                <w:rFonts w:cs="Calibri"/>
                <w:color w:val="000000"/>
                <w:sz w:val="12"/>
                <w:szCs w:val="12"/>
                <w:rPrChange w:id="44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85" w:author="Al Riyami, Azza OLNG-SCC/12" w:date="2026-03-30T14:14:00Z" w16du:dateUtc="2026-03-30T10:14:00Z">
                  <w:rPr>
                    <w:rFonts w:ascii="Calibri" w:hAnsi="Calibri" w:cs="Calibri"/>
                    <w:color w:val="000000"/>
                    <w:sz w:val="12"/>
                    <w:szCs w:val="12"/>
                  </w:rPr>
                </w:rPrChange>
              </w:rPr>
              <w:t>55</w:t>
            </w:r>
          </w:p>
        </w:tc>
        <w:tc>
          <w:tcPr>
            <w:tcW w:w="3146" w:type="dxa"/>
            <w:tcBorders>
              <w:top w:val="nil"/>
              <w:left w:val="nil"/>
              <w:bottom w:val="single" w:sz="4" w:space="0" w:color="auto"/>
              <w:right w:val="single" w:sz="4" w:space="0" w:color="auto"/>
            </w:tcBorders>
            <w:shd w:val="clear" w:color="auto" w:fill="FFFFFF"/>
            <w:vAlign w:val="center"/>
            <w:hideMark/>
          </w:tcPr>
          <w:p w14:paraId="1F3271D4" w14:textId="77777777" w:rsidR="00A46571" w:rsidRPr="005F252C" w:rsidRDefault="00A46571" w:rsidP="00A46571">
            <w:pPr>
              <w:rPr>
                <w:rFonts w:cs="Calibri"/>
                <w:color w:val="000000"/>
                <w:sz w:val="12"/>
                <w:szCs w:val="12"/>
                <w:rPrChange w:id="44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87" w:author="Al Riyami, Azza OLNG-SCC/12" w:date="2026-03-30T14:14:00Z" w16du:dateUtc="2026-03-30T10:14:00Z">
                  <w:rPr>
                    <w:rFonts w:ascii="Calibri" w:hAnsi="Calibri" w:cs="Calibri"/>
                    <w:color w:val="000000"/>
                    <w:sz w:val="12"/>
                    <w:szCs w:val="12"/>
                  </w:rPr>
                </w:rPrChange>
              </w:rPr>
              <w:t>Surveying Services (Land, Building, Quantity)</w:t>
            </w:r>
          </w:p>
        </w:tc>
        <w:tc>
          <w:tcPr>
            <w:tcW w:w="591" w:type="dxa"/>
            <w:tcBorders>
              <w:top w:val="nil"/>
              <w:left w:val="nil"/>
              <w:bottom w:val="single" w:sz="4" w:space="0" w:color="auto"/>
              <w:right w:val="single" w:sz="4" w:space="0" w:color="auto"/>
            </w:tcBorders>
            <w:shd w:val="clear" w:color="auto" w:fill="FFFFFF"/>
            <w:vAlign w:val="center"/>
            <w:hideMark/>
          </w:tcPr>
          <w:p w14:paraId="6D458DE2" w14:textId="77777777" w:rsidR="00A46571" w:rsidRPr="005F252C" w:rsidRDefault="00A46571" w:rsidP="00A46571">
            <w:pPr>
              <w:rPr>
                <w:rFonts w:cs="Calibri"/>
                <w:color w:val="000000"/>
                <w:sz w:val="12"/>
                <w:szCs w:val="12"/>
                <w:rPrChange w:id="44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89"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2060F5F7" w14:textId="77777777" w:rsidR="00A46571" w:rsidRPr="005F252C" w:rsidRDefault="00A46571" w:rsidP="00A46571">
            <w:pPr>
              <w:rPr>
                <w:rFonts w:cs="Calibri"/>
                <w:color w:val="000000"/>
                <w:sz w:val="12"/>
                <w:szCs w:val="12"/>
                <w:rPrChange w:id="44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91" w:author="Al Riyami, Azza OLNG-SCC/12" w:date="2026-03-30T14:14:00Z" w16du:dateUtc="2026-03-30T10:14:00Z">
                  <w:rPr>
                    <w:rFonts w:ascii="Calibri" w:hAnsi="Calibri" w:cs="Calibri"/>
                    <w:color w:val="000000"/>
                    <w:sz w:val="12"/>
                    <w:szCs w:val="12"/>
                  </w:rPr>
                </w:rPrChange>
              </w:rPr>
              <w:t> </w:t>
            </w:r>
          </w:p>
        </w:tc>
      </w:tr>
      <w:tr w:rsidR="00A46571" w:rsidRPr="005F252C" w14:paraId="012B438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9161D84" w14:textId="77777777" w:rsidR="00A46571" w:rsidRPr="005F252C" w:rsidRDefault="00A46571" w:rsidP="00A46571">
            <w:pPr>
              <w:rPr>
                <w:rFonts w:cs="Calibri"/>
                <w:color w:val="000000"/>
                <w:sz w:val="12"/>
                <w:szCs w:val="12"/>
                <w:rPrChange w:id="44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9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07709AC" w14:textId="77777777" w:rsidR="00A46571" w:rsidRPr="005F252C" w:rsidRDefault="00A46571" w:rsidP="00A46571">
            <w:pPr>
              <w:rPr>
                <w:rFonts w:cs="Calibri"/>
                <w:color w:val="000000"/>
                <w:sz w:val="12"/>
                <w:szCs w:val="12"/>
                <w:rPrChange w:id="44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9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1BAF896" w14:textId="77777777" w:rsidR="00A46571" w:rsidRPr="005F252C" w:rsidRDefault="00A46571" w:rsidP="00A46571">
            <w:pPr>
              <w:rPr>
                <w:rFonts w:cs="Calibri"/>
                <w:color w:val="000000"/>
                <w:sz w:val="12"/>
                <w:szCs w:val="12"/>
                <w:rPrChange w:id="44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9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7CDF3196" w14:textId="77777777" w:rsidR="00A46571" w:rsidRPr="005F252C" w:rsidRDefault="00A46571" w:rsidP="00A46571">
            <w:pPr>
              <w:rPr>
                <w:rFonts w:cs="Calibri"/>
                <w:color w:val="000000"/>
                <w:sz w:val="12"/>
                <w:szCs w:val="12"/>
                <w:rPrChange w:id="44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49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97E2FF2" w14:textId="77777777" w:rsidR="00A46571" w:rsidRPr="005F252C" w:rsidRDefault="00A46571" w:rsidP="00A46571">
            <w:pPr>
              <w:rPr>
                <w:rFonts w:cs="Calibri"/>
                <w:color w:val="000000"/>
                <w:sz w:val="12"/>
                <w:szCs w:val="12"/>
                <w:rPrChange w:id="45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01" w:author="Al Riyami, Azza OLNG-SCC/12" w:date="2026-03-30T14:14:00Z" w16du:dateUtc="2026-03-30T10:14:00Z">
                  <w:rPr>
                    <w:rFonts w:ascii="Calibri" w:hAnsi="Calibri" w:cs="Calibri"/>
                    <w:color w:val="000000"/>
                    <w:sz w:val="12"/>
                    <w:szCs w:val="12"/>
                  </w:rPr>
                </w:rPrChange>
              </w:rPr>
              <w:t>56</w:t>
            </w:r>
          </w:p>
        </w:tc>
        <w:tc>
          <w:tcPr>
            <w:tcW w:w="3146" w:type="dxa"/>
            <w:tcBorders>
              <w:top w:val="nil"/>
              <w:left w:val="nil"/>
              <w:bottom w:val="single" w:sz="4" w:space="0" w:color="auto"/>
              <w:right w:val="single" w:sz="4" w:space="0" w:color="auto"/>
            </w:tcBorders>
            <w:shd w:val="clear" w:color="auto" w:fill="FFFFFF"/>
            <w:vAlign w:val="center"/>
            <w:hideMark/>
          </w:tcPr>
          <w:p w14:paraId="1902296A" w14:textId="77777777" w:rsidR="00A46571" w:rsidRPr="005F252C" w:rsidRDefault="00A46571" w:rsidP="00A46571">
            <w:pPr>
              <w:rPr>
                <w:rFonts w:cs="Calibri"/>
                <w:color w:val="000000"/>
                <w:sz w:val="12"/>
                <w:szCs w:val="12"/>
                <w:rPrChange w:id="45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03" w:author="Al Riyami, Azza OLNG-SCC/12" w:date="2026-03-30T14:14:00Z" w16du:dateUtc="2026-03-30T10:14:00Z">
                  <w:rPr>
                    <w:rFonts w:ascii="Calibri" w:hAnsi="Calibri" w:cs="Calibri"/>
                    <w:color w:val="000000"/>
                    <w:sz w:val="12"/>
                    <w:szCs w:val="12"/>
                  </w:rPr>
                </w:rPrChange>
              </w:rPr>
              <w:t>Tailoring Services</w:t>
            </w:r>
          </w:p>
        </w:tc>
        <w:tc>
          <w:tcPr>
            <w:tcW w:w="591" w:type="dxa"/>
            <w:tcBorders>
              <w:top w:val="nil"/>
              <w:left w:val="nil"/>
              <w:bottom w:val="single" w:sz="4" w:space="0" w:color="auto"/>
              <w:right w:val="single" w:sz="4" w:space="0" w:color="auto"/>
            </w:tcBorders>
            <w:shd w:val="clear" w:color="auto" w:fill="FFFFFF"/>
            <w:vAlign w:val="center"/>
            <w:hideMark/>
          </w:tcPr>
          <w:p w14:paraId="02FB7A77" w14:textId="77777777" w:rsidR="00A46571" w:rsidRPr="005F252C" w:rsidRDefault="00A46571" w:rsidP="00A46571">
            <w:pPr>
              <w:rPr>
                <w:rFonts w:cs="Calibri"/>
                <w:color w:val="000000"/>
                <w:sz w:val="12"/>
                <w:szCs w:val="12"/>
                <w:rPrChange w:id="45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05"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0495C821" w14:textId="77777777" w:rsidR="00A46571" w:rsidRPr="005F252C" w:rsidRDefault="00A46571" w:rsidP="00A46571">
            <w:pPr>
              <w:rPr>
                <w:rFonts w:cs="Calibri"/>
                <w:color w:val="000000"/>
                <w:sz w:val="12"/>
                <w:szCs w:val="12"/>
                <w:rPrChange w:id="45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07" w:author="Al Riyami, Azza OLNG-SCC/12" w:date="2026-03-30T14:14:00Z" w16du:dateUtc="2026-03-30T10:14:00Z">
                  <w:rPr>
                    <w:rFonts w:ascii="Calibri" w:hAnsi="Calibri" w:cs="Calibri"/>
                    <w:color w:val="000000"/>
                    <w:sz w:val="12"/>
                    <w:szCs w:val="12"/>
                  </w:rPr>
                </w:rPrChange>
              </w:rPr>
              <w:t> </w:t>
            </w:r>
          </w:p>
        </w:tc>
      </w:tr>
      <w:tr w:rsidR="00A46571" w:rsidRPr="005F252C" w14:paraId="2FA7BB9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3C96818" w14:textId="77777777" w:rsidR="00A46571" w:rsidRPr="005F252C" w:rsidRDefault="00A46571" w:rsidP="00A46571">
            <w:pPr>
              <w:rPr>
                <w:rFonts w:cs="Calibri"/>
                <w:color w:val="000000"/>
                <w:sz w:val="12"/>
                <w:szCs w:val="12"/>
                <w:rPrChange w:id="45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0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0AB532B" w14:textId="77777777" w:rsidR="00A46571" w:rsidRPr="005F252C" w:rsidRDefault="00A46571" w:rsidP="00A46571">
            <w:pPr>
              <w:rPr>
                <w:rFonts w:cs="Calibri"/>
                <w:color w:val="000000"/>
                <w:sz w:val="12"/>
                <w:szCs w:val="12"/>
                <w:rPrChange w:id="45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1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7A246B4" w14:textId="77777777" w:rsidR="00A46571" w:rsidRPr="005F252C" w:rsidRDefault="00A46571" w:rsidP="00A46571">
            <w:pPr>
              <w:rPr>
                <w:rFonts w:cs="Calibri"/>
                <w:color w:val="000000"/>
                <w:sz w:val="12"/>
                <w:szCs w:val="12"/>
                <w:rPrChange w:id="45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1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477F3611" w14:textId="77777777" w:rsidR="00A46571" w:rsidRPr="005F252C" w:rsidRDefault="00A46571" w:rsidP="00A46571">
            <w:pPr>
              <w:rPr>
                <w:rFonts w:cs="Calibri"/>
                <w:color w:val="000000"/>
                <w:sz w:val="12"/>
                <w:szCs w:val="12"/>
                <w:rPrChange w:id="45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1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7649F95F" w14:textId="77777777" w:rsidR="00A46571" w:rsidRPr="005F252C" w:rsidRDefault="00A46571" w:rsidP="00A46571">
            <w:pPr>
              <w:rPr>
                <w:rFonts w:cs="Calibri"/>
                <w:color w:val="000000"/>
                <w:sz w:val="12"/>
                <w:szCs w:val="12"/>
                <w:rPrChange w:id="45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17" w:author="Al Riyami, Azza OLNG-SCC/12" w:date="2026-03-30T14:14:00Z" w16du:dateUtc="2026-03-30T10:14:00Z">
                  <w:rPr>
                    <w:rFonts w:ascii="Calibri" w:hAnsi="Calibri" w:cs="Calibri"/>
                    <w:color w:val="000000"/>
                    <w:sz w:val="12"/>
                    <w:szCs w:val="12"/>
                  </w:rPr>
                </w:rPrChange>
              </w:rPr>
              <w:t>57</w:t>
            </w:r>
          </w:p>
        </w:tc>
        <w:tc>
          <w:tcPr>
            <w:tcW w:w="3146" w:type="dxa"/>
            <w:tcBorders>
              <w:top w:val="nil"/>
              <w:left w:val="nil"/>
              <w:bottom w:val="single" w:sz="4" w:space="0" w:color="auto"/>
              <w:right w:val="single" w:sz="4" w:space="0" w:color="auto"/>
            </w:tcBorders>
            <w:shd w:val="clear" w:color="auto" w:fill="FFFFFF"/>
            <w:vAlign w:val="center"/>
            <w:hideMark/>
          </w:tcPr>
          <w:p w14:paraId="0EF0B17E" w14:textId="77777777" w:rsidR="00A46571" w:rsidRPr="005F252C" w:rsidRDefault="00A46571" w:rsidP="00A46571">
            <w:pPr>
              <w:rPr>
                <w:rFonts w:cs="Calibri"/>
                <w:color w:val="000000"/>
                <w:sz w:val="12"/>
                <w:szCs w:val="12"/>
                <w:rPrChange w:id="45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19" w:author="Al Riyami, Azza OLNG-SCC/12" w:date="2026-03-30T14:14:00Z" w16du:dateUtc="2026-03-30T10:14:00Z">
                  <w:rPr>
                    <w:rFonts w:ascii="Calibri" w:hAnsi="Calibri" w:cs="Calibri"/>
                    <w:color w:val="000000"/>
                    <w:sz w:val="12"/>
                    <w:szCs w:val="12"/>
                  </w:rPr>
                </w:rPrChange>
              </w:rPr>
              <w:t>Transportation and Logistics Services</w:t>
            </w:r>
          </w:p>
        </w:tc>
        <w:tc>
          <w:tcPr>
            <w:tcW w:w="591" w:type="dxa"/>
            <w:tcBorders>
              <w:top w:val="nil"/>
              <w:left w:val="nil"/>
              <w:bottom w:val="single" w:sz="4" w:space="0" w:color="auto"/>
              <w:right w:val="single" w:sz="4" w:space="0" w:color="auto"/>
            </w:tcBorders>
            <w:shd w:val="clear" w:color="auto" w:fill="FFFFFF"/>
            <w:vAlign w:val="center"/>
            <w:hideMark/>
          </w:tcPr>
          <w:p w14:paraId="42D5EB8A" w14:textId="77777777" w:rsidR="00A46571" w:rsidRPr="005F252C" w:rsidRDefault="00A46571" w:rsidP="00A46571">
            <w:pPr>
              <w:rPr>
                <w:rFonts w:cs="Calibri"/>
                <w:color w:val="000000"/>
                <w:sz w:val="12"/>
                <w:szCs w:val="12"/>
                <w:rPrChange w:id="45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21"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23B9F2E3" w14:textId="77777777" w:rsidR="00A46571" w:rsidRPr="005F252C" w:rsidRDefault="00A46571" w:rsidP="00A46571">
            <w:pPr>
              <w:rPr>
                <w:rFonts w:cs="Calibri"/>
                <w:color w:val="000000"/>
                <w:sz w:val="12"/>
                <w:szCs w:val="12"/>
                <w:rPrChange w:id="45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23" w:author="Al Riyami, Azza OLNG-SCC/12" w:date="2026-03-30T14:14:00Z" w16du:dateUtc="2026-03-30T10:14:00Z">
                  <w:rPr>
                    <w:rFonts w:ascii="Calibri" w:hAnsi="Calibri" w:cs="Calibri"/>
                    <w:color w:val="000000"/>
                    <w:sz w:val="12"/>
                    <w:szCs w:val="12"/>
                  </w:rPr>
                </w:rPrChange>
              </w:rPr>
              <w:t> </w:t>
            </w:r>
          </w:p>
        </w:tc>
      </w:tr>
      <w:tr w:rsidR="00A46571" w:rsidRPr="005F252C" w14:paraId="75DDA9F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0D37FFE" w14:textId="77777777" w:rsidR="00A46571" w:rsidRPr="005F252C" w:rsidRDefault="00A46571" w:rsidP="00A46571">
            <w:pPr>
              <w:rPr>
                <w:rFonts w:cs="Calibri"/>
                <w:color w:val="000000"/>
                <w:sz w:val="12"/>
                <w:szCs w:val="12"/>
                <w:rPrChange w:id="45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2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5CE216B4" w14:textId="77777777" w:rsidR="00A46571" w:rsidRPr="005F252C" w:rsidRDefault="00A46571" w:rsidP="00A46571">
            <w:pPr>
              <w:rPr>
                <w:rFonts w:cs="Calibri"/>
                <w:color w:val="000000"/>
                <w:sz w:val="12"/>
                <w:szCs w:val="12"/>
                <w:rPrChange w:id="45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2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88DD2A7" w14:textId="77777777" w:rsidR="00A46571" w:rsidRPr="005F252C" w:rsidRDefault="00A46571" w:rsidP="00A46571">
            <w:pPr>
              <w:rPr>
                <w:rFonts w:cs="Calibri"/>
                <w:color w:val="000000"/>
                <w:sz w:val="12"/>
                <w:szCs w:val="12"/>
                <w:rPrChange w:id="45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2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23D733A6" w14:textId="77777777" w:rsidR="00A46571" w:rsidRPr="005F252C" w:rsidRDefault="00A46571" w:rsidP="00A46571">
            <w:pPr>
              <w:rPr>
                <w:rFonts w:cs="Calibri"/>
                <w:color w:val="000000"/>
                <w:sz w:val="12"/>
                <w:szCs w:val="12"/>
                <w:rPrChange w:id="45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3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1E53F20" w14:textId="77777777" w:rsidR="00A46571" w:rsidRPr="005F252C" w:rsidRDefault="00A46571" w:rsidP="00A46571">
            <w:pPr>
              <w:rPr>
                <w:rFonts w:cs="Calibri"/>
                <w:color w:val="000000"/>
                <w:sz w:val="12"/>
                <w:szCs w:val="12"/>
                <w:rPrChange w:id="45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33" w:author="Al Riyami, Azza OLNG-SCC/12" w:date="2026-03-30T14:14:00Z" w16du:dateUtc="2026-03-30T10:14:00Z">
                  <w:rPr>
                    <w:rFonts w:ascii="Calibri" w:hAnsi="Calibri" w:cs="Calibri"/>
                    <w:color w:val="000000"/>
                    <w:sz w:val="12"/>
                    <w:szCs w:val="12"/>
                  </w:rPr>
                </w:rPrChange>
              </w:rPr>
              <w:t>58</w:t>
            </w:r>
          </w:p>
        </w:tc>
        <w:tc>
          <w:tcPr>
            <w:tcW w:w="3146" w:type="dxa"/>
            <w:tcBorders>
              <w:top w:val="nil"/>
              <w:left w:val="nil"/>
              <w:bottom w:val="single" w:sz="4" w:space="0" w:color="auto"/>
              <w:right w:val="single" w:sz="4" w:space="0" w:color="auto"/>
            </w:tcBorders>
            <w:shd w:val="clear" w:color="auto" w:fill="FFFFFF"/>
            <w:vAlign w:val="center"/>
            <w:hideMark/>
          </w:tcPr>
          <w:p w14:paraId="22B35D9B" w14:textId="77777777" w:rsidR="00A46571" w:rsidRPr="005F252C" w:rsidRDefault="00A46571" w:rsidP="00A46571">
            <w:pPr>
              <w:rPr>
                <w:rFonts w:cs="Calibri"/>
                <w:color w:val="000000"/>
                <w:sz w:val="12"/>
                <w:szCs w:val="12"/>
                <w:rPrChange w:id="45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35" w:author="Al Riyami, Azza OLNG-SCC/12" w:date="2026-03-30T14:14:00Z" w16du:dateUtc="2026-03-30T10:14:00Z">
                  <w:rPr>
                    <w:rFonts w:ascii="Calibri" w:hAnsi="Calibri" w:cs="Calibri"/>
                    <w:color w:val="000000"/>
                    <w:sz w:val="12"/>
                    <w:szCs w:val="12"/>
                  </w:rPr>
                </w:rPrChange>
              </w:rPr>
              <w:t>Travel and Booking Services</w:t>
            </w:r>
          </w:p>
        </w:tc>
        <w:tc>
          <w:tcPr>
            <w:tcW w:w="591" w:type="dxa"/>
            <w:tcBorders>
              <w:top w:val="nil"/>
              <w:left w:val="nil"/>
              <w:bottom w:val="single" w:sz="4" w:space="0" w:color="auto"/>
              <w:right w:val="single" w:sz="4" w:space="0" w:color="auto"/>
            </w:tcBorders>
            <w:shd w:val="clear" w:color="auto" w:fill="FFFFFF"/>
            <w:vAlign w:val="center"/>
            <w:hideMark/>
          </w:tcPr>
          <w:p w14:paraId="561AD8E0" w14:textId="77777777" w:rsidR="00A46571" w:rsidRPr="005F252C" w:rsidRDefault="00A46571" w:rsidP="00A46571">
            <w:pPr>
              <w:rPr>
                <w:rFonts w:cs="Calibri"/>
                <w:color w:val="000000"/>
                <w:sz w:val="12"/>
                <w:szCs w:val="12"/>
                <w:rPrChange w:id="45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37"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5EFEF3D9" w14:textId="77777777" w:rsidR="00A46571" w:rsidRPr="005F252C" w:rsidRDefault="00A46571" w:rsidP="00A46571">
            <w:pPr>
              <w:rPr>
                <w:rFonts w:cs="Calibri"/>
                <w:color w:val="000000"/>
                <w:sz w:val="12"/>
                <w:szCs w:val="12"/>
                <w:rPrChange w:id="45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39" w:author="Al Riyami, Azza OLNG-SCC/12" w:date="2026-03-30T14:14:00Z" w16du:dateUtc="2026-03-30T10:14:00Z">
                  <w:rPr>
                    <w:rFonts w:ascii="Calibri" w:hAnsi="Calibri" w:cs="Calibri"/>
                    <w:color w:val="000000"/>
                    <w:sz w:val="12"/>
                    <w:szCs w:val="12"/>
                  </w:rPr>
                </w:rPrChange>
              </w:rPr>
              <w:t> </w:t>
            </w:r>
          </w:p>
        </w:tc>
      </w:tr>
      <w:tr w:rsidR="00A46571" w:rsidRPr="005F252C" w14:paraId="481A8DAE"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3CD61C9" w14:textId="77777777" w:rsidR="00A46571" w:rsidRPr="005F252C" w:rsidRDefault="00A46571" w:rsidP="00A46571">
            <w:pPr>
              <w:rPr>
                <w:rFonts w:cs="Calibri"/>
                <w:color w:val="000000"/>
                <w:sz w:val="12"/>
                <w:szCs w:val="12"/>
                <w:rPrChange w:id="45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4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092D30C4" w14:textId="77777777" w:rsidR="00A46571" w:rsidRPr="005F252C" w:rsidRDefault="00A46571" w:rsidP="00A46571">
            <w:pPr>
              <w:rPr>
                <w:rFonts w:cs="Calibri"/>
                <w:color w:val="000000"/>
                <w:sz w:val="12"/>
                <w:szCs w:val="12"/>
                <w:rPrChange w:id="45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4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5B49364" w14:textId="77777777" w:rsidR="00A46571" w:rsidRPr="005F252C" w:rsidRDefault="00A46571" w:rsidP="00A46571">
            <w:pPr>
              <w:rPr>
                <w:rFonts w:cs="Calibri"/>
                <w:color w:val="000000"/>
                <w:sz w:val="12"/>
                <w:szCs w:val="12"/>
                <w:rPrChange w:id="45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4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B87220C" w14:textId="77777777" w:rsidR="00A46571" w:rsidRPr="005F252C" w:rsidRDefault="00A46571" w:rsidP="00A46571">
            <w:pPr>
              <w:rPr>
                <w:rFonts w:cs="Calibri"/>
                <w:color w:val="000000"/>
                <w:sz w:val="12"/>
                <w:szCs w:val="12"/>
                <w:rPrChange w:id="45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4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A31DB1C" w14:textId="77777777" w:rsidR="00A46571" w:rsidRPr="005F252C" w:rsidRDefault="00A46571" w:rsidP="00A46571">
            <w:pPr>
              <w:rPr>
                <w:rFonts w:cs="Calibri"/>
                <w:color w:val="000000"/>
                <w:sz w:val="12"/>
                <w:szCs w:val="12"/>
                <w:rPrChange w:id="45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49" w:author="Al Riyami, Azza OLNG-SCC/12" w:date="2026-03-30T14:14:00Z" w16du:dateUtc="2026-03-30T10:14:00Z">
                  <w:rPr>
                    <w:rFonts w:ascii="Calibri" w:hAnsi="Calibri" w:cs="Calibri"/>
                    <w:color w:val="000000"/>
                    <w:sz w:val="12"/>
                    <w:szCs w:val="12"/>
                  </w:rPr>
                </w:rPrChange>
              </w:rPr>
              <w:t>59</w:t>
            </w:r>
          </w:p>
        </w:tc>
        <w:tc>
          <w:tcPr>
            <w:tcW w:w="3146" w:type="dxa"/>
            <w:tcBorders>
              <w:top w:val="nil"/>
              <w:left w:val="nil"/>
              <w:bottom w:val="single" w:sz="4" w:space="0" w:color="auto"/>
              <w:right w:val="single" w:sz="4" w:space="0" w:color="auto"/>
            </w:tcBorders>
            <w:shd w:val="clear" w:color="auto" w:fill="FFFFFF"/>
            <w:vAlign w:val="center"/>
            <w:hideMark/>
          </w:tcPr>
          <w:p w14:paraId="55AF9637" w14:textId="77777777" w:rsidR="00A46571" w:rsidRPr="005F252C" w:rsidRDefault="00A46571" w:rsidP="00A46571">
            <w:pPr>
              <w:rPr>
                <w:rFonts w:cs="Calibri"/>
                <w:color w:val="000000"/>
                <w:sz w:val="12"/>
                <w:szCs w:val="12"/>
                <w:rPrChange w:id="45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51" w:author="Al Riyami, Azza OLNG-SCC/12" w:date="2026-03-30T14:14:00Z" w16du:dateUtc="2026-03-30T10:14:00Z">
                  <w:rPr>
                    <w:rFonts w:ascii="Calibri" w:hAnsi="Calibri" w:cs="Calibri"/>
                    <w:color w:val="000000"/>
                    <w:sz w:val="12"/>
                    <w:szCs w:val="12"/>
                  </w:rPr>
                </w:rPrChange>
              </w:rPr>
              <w:t>Warehousing Services</w:t>
            </w:r>
          </w:p>
        </w:tc>
        <w:tc>
          <w:tcPr>
            <w:tcW w:w="591" w:type="dxa"/>
            <w:tcBorders>
              <w:top w:val="nil"/>
              <w:left w:val="nil"/>
              <w:bottom w:val="single" w:sz="4" w:space="0" w:color="auto"/>
              <w:right w:val="single" w:sz="4" w:space="0" w:color="auto"/>
            </w:tcBorders>
            <w:shd w:val="clear" w:color="auto" w:fill="FFFFFF"/>
            <w:vAlign w:val="center"/>
            <w:hideMark/>
          </w:tcPr>
          <w:p w14:paraId="4C229C0A" w14:textId="77777777" w:rsidR="00A46571" w:rsidRPr="005F252C" w:rsidRDefault="00A46571" w:rsidP="00A46571">
            <w:pPr>
              <w:rPr>
                <w:rFonts w:cs="Calibri"/>
                <w:color w:val="000000"/>
                <w:sz w:val="12"/>
                <w:szCs w:val="12"/>
                <w:rPrChange w:id="45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53"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66C9003A" w14:textId="77777777" w:rsidR="00A46571" w:rsidRPr="005F252C" w:rsidRDefault="00A46571" w:rsidP="00A46571">
            <w:pPr>
              <w:rPr>
                <w:rFonts w:cs="Calibri"/>
                <w:color w:val="000000"/>
                <w:sz w:val="12"/>
                <w:szCs w:val="12"/>
                <w:rPrChange w:id="45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55" w:author="Al Riyami, Azza OLNG-SCC/12" w:date="2026-03-30T14:14:00Z" w16du:dateUtc="2026-03-30T10:14:00Z">
                  <w:rPr>
                    <w:rFonts w:ascii="Calibri" w:hAnsi="Calibri" w:cs="Calibri"/>
                    <w:color w:val="000000"/>
                    <w:sz w:val="12"/>
                    <w:szCs w:val="12"/>
                  </w:rPr>
                </w:rPrChange>
              </w:rPr>
              <w:t> </w:t>
            </w:r>
          </w:p>
        </w:tc>
      </w:tr>
      <w:tr w:rsidR="00A46571" w:rsidRPr="005F252C" w14:paraId="5C160E0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DBA3988" w14:textId="77777777" w:rsidR="00A46571" w:rsidRPr="005F252C" w:rsidRDefault="00A46571" w:rsidP="00A46571">
            <w:pPr>
              <w:rPr>
                <w:rFonts w:cs="Calibri"/>
                <w:color w:val="000000"/>
                <w:sz w:val="12"/>
                <w:szCs w:val="12"/>
                <w:rPrChange w:id="45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5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2C3DF0C5" w14:textId="77777777" w:rsidR="00A46571" w:rsidRPr="005F252C" w:rsidRDefault="00A46571" w:rsidP="00A46571">
            <w:pPr>
              <w:rPr>
                <w:rFonts w:cs="Calibri"/>
                <w:color w:val="000000"/>
                <w:sz w:val="12"/>
                <w:szCs w:val="12"/>
                <w:rPrChange w:id="45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5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5F4A91A7" w14:textId="77777777" w:rsidR="00A46571" w:rsidRPr="005F252C" w:rsidRDefault="00A46571" w:rsidP="00A46571">
            <w:pPr>
              <w:rPr>
                <w:rFonts w:cs="Calibri"/>
                <w:color w:val="000000"/>
                <w:sz w:val="12"/>
                <w:szCs w:val="12"/>
                <w:rPrChange w:id="45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6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4AC29693" w14:textId="77777777" w:rsidR="00A46571" w:rsidRPr="005F252C" w:rsidRDefault="00A46571" w:rsidP="00A46571">
            <w:pPr>
              <w:rPr>
                <w:rFonts w:cs="Calibri"/>
                <w:color w:val="000000"/>
                <w:sz w:val="12"/>
                <w:szCs w:val="12"/>
                <w:rPrChange w:id="45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6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6175640" w14:textId="77777777" w:rsidR="00A46571" w:rsidRPr="005F252C" w:rsidRDefault="00A46571" w:rsidP="00A46571">
            <w:pPr>
              <w:rPr>
                <w:rFonts w:cs="Calibri"/>
                <w:color w:val="000000"/>
                <w:sz w:val="12"/>
                <w:szCs w:val="12"/>
                <w:rPrChange w:id="45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65" w:author="Al Riyami, Azza OLNG-SCC/12" w:date="2026-03-30T14:14:00Z" w16du:dateUtc="2026-03-30T10:14:00Z">
                  <w:rPr>
                    <w:rFonts w:ascii="Calibri" w:hAnsi="Calibri" w:cs="Calibri"/>
                    <w:color w:val="000000"/>
                    <w:sz w:val="12"/>
                    <w:szCs w:val="12"/>
                  </w:rPr>
                </w:rPrChange>
              </w:rPr>
              <w:t>60</w:t>
            </w:r>
          </w:p>
        </w:tc>
        <w:tc>
          <w:tcPr>
            <w:tcW w:w="3146" w:type="dxa"/>
            <w:tcBorders>
              <w:top w:val="nil"/>
              <w:left w:val="nil"/>
              <w:bottom w:val="single" w:sz="4" w:space="0" w:color="auto"/>
              <w:right w:val="single" w:sz="4" w:space="0" w:color="auto"/>
            </w:tcBorders>
            <w:shd w:val="clear" w:color="auto" w:fill="FFFFFF"/>
            <w:vAlign w:val="center"/>
            <w:hideMark/>
          </w:tcPr>
          <w:p w14:paraId="6854AEB6" w14:textId="77777777" w:rsidR="00A46571" w:rsidRPr="005F252C" w:rsidRDefault="00A46571" w:rsidP="00A46571">
            <w:pPr>
              <w:rPr>
                <w:rFonts w:cs="Calibri"/>
                <w:color w:val="000000"/>
                <w:sz w:val="12"/>
                <w:szCs w:val="12"/>
                <w:rPrChange w:id="45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67" w:author="Al Riyami, Azza OLNG-SCC/12" w:date="2026-03-30T14:14:00Z" w16du:dateUtc="2026-03-30T10:14:00Z">
                  <w:rPr>
                    <w:rFonts w:ascii="Calibri" w:hAnsi="Calibri" w:cs="Calibri"/>
                    <w:color w:val="000000"/>
                    <w:sz w:val="12"/>
                    <w:szCs w:val="12"/>
                  </w:rPr>
                </w:rPrChange>
              </w:rPr>
              <w:t>Welding Services</w:t>
            </w:r>
          </w:p>
        </w:tc>
        <w:tc>
          <w:tcPr>
            <w:tcW w:w="591" w:type="dxa"/>
            <w:tcBorders>
              <w:top w:val="nil"/>
              <w:left w:val="nil"/>
              <w:bottom w:val="single" w:sz="4" w:space="0" w:color="auto"/>
              <w:right w:val="single" w:sz="4" w:space="0" w:color="auto"/>
            </w:tcBorders>
            <w:shd w:val="clear" w:color="auto" w:fill="FFFFFF"/>
            <w:vAlign w:val="center"/>
            <w:hideMark/>
          </w:tcPr>
          <w:p w14:paraId="13BF77AD" w14:textId="77777777" w:rsidR="00A46571" w:rsidRPr="005F252C" w:rsidRDefault="00A46571" w:rsidP="00A46571">
            <w:pPr>
              <w:rPr>
                <w:rFonts w:cs="Calibri"/>
                <w:color w:val="000000"/>
                <w:sz w:val="12"/>
                <w:szCs w:val="12"/>
                <w:rPrChange w:id="45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69"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335EEF7B" w14:textId="77777777" w:rsidR="00A46571" w:rsidRPr="005F252C" w:rsidRDefault="00A46571" w:rsidP="00A46571">
            <w:pPr>
              <w:rPr>
                <w:rFonts w:cs="Calibri"/>
                <w:color w:val="000000"/>
                <w:sz w:val="12"/>
                <w:szCs w:val="12"/>
                <w:rPrChange w:id="45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71" w:author="Al Riyami, Azza OLNG-SCC/12" w:date="2026-03-30T14:14:00Z" w16du:dateUtc="2026-03-30T10:14:00Z">
                  <w:rPr>
                    <w:rFonts w:ascii="Calibri" w:hAnsi="Calibri" w:cs="Calibri"/>
                    <w:color w:val="000000"/>
                    <w:sz w:val="12"/>
                    <w:szCs w:val="12"/>
                  </w:rPr>
                </w:rPrChange>
              </w:rPr>
              <w:t> </w:t>
            </w:r>
          </w:p>
        </w:tc>
      </w:tr>
      <w:tr w:rsidR="00A46571" w:rsidRPr="005F252C" w14:paraId="37F78F88"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5254CA1" w14:textId="77777777" w:rsidR="00A46571" w:rsidRPr="005F252C" w:rsidRDefault="00A46571" w:rsidP="00A46571">
            <w:pPr>
              <w:rPr>
                <w:rFonts w:cs="Calibri"/>
                <w:color w:val="000000"/>
                <w:sz w:val="12"/>
                <w:szCs w:val="12"/>
                <w:rPrChange w:id="45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7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12F9A2C5" w14:textId="77777777" w:rsidR="00A46571" w:rsidRPr="005F252C" w:rsidRDefault="00A46571" w:rsidP="00A46571">
            <w:pPr>
              <w:rPr>
                <w:rFonts w:cs="Calibri"/>
                <w:color w:val="000000"/>
                <w:sz w:val="12"/>
                <w:szCs w:val="12"/>
                <w:rPrChange w:id="45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7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DE610B9" w14:textId="77777777" w:rsidR="00A46571" w:rsidRPr="005F252C" w:rsidRDefault="00A46571" w:rsidP="00A46571">
            <w:pPr>
              <w:rPr>
                <w:rFonts w:cs="Calibri"/>
                <w:color w:val="000000"/>
                <w:sz w:val="12"/>
                <w:szCs w:val="12"/>
                <w:rPrChange w:id="45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7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4E1C42AD" w14:textId="77777777" w:rsidR="00A46571" w:rsidRPr="005F252C" w:rsidRDefault="00A46571" w:rsidP="00A46571">
            <w:pPr>
              <w:rPr>
                <w:rFonts w:cs="Calibri"/>
                <w:color w:val="000000"/>
                <w:sz w:val="12"/>
                <w:szCs w:val="12"/>
                <w:rPrChange w:id="45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7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D36CCE7" w14:textId="77777777" w:rsidR="00A46571" w:rsidRPr="005F252C" w:rsidRDefault="00A46571" w:rsidP="00A46571">
            <w:pPr>
              <w:rPr>
                <w:rFonts w:cs="Calibri"/>
                <w:color w:val="000000"/>
                <w:sz w:val="12"/>
                <w:szCs w:val="12"/>
                <w:rPrChange w:id="45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81" w:author="Al Riyami, Azza OLNG-SCC/12" w:date="2026-03-30T14:14:00Z" w16du:dateUtc="2026-03-30T10:14:00Z">
                  <w:rPr>
                    <w:rFonts w:ascii="Calibri" w:hAnsi="Calibri" w:cs="Calibri"/>
                    <w:color w:val="000000"/>
                    <w:sz w:val="12"/>
                    <w:szCs w:val="12"/>
                  </w:rPr>
                </w:rPrChange>
              </w:rPr>
              <w:t>61</w:t>
            </w:r>
          </w:p>
        </w:tc>
        <w:tc>
          <w:tcPr>
            <w:tcW w:w="3146" w:type="dxa"/>
            <w:tcBorders>
              <w:top w:val="nil"/>
              <w:left w:val="nil"/>
              <w:bottom w:val="single" w:sz="4" w:space="0" w:color="auto"/>
              <w:right w:val="single" w:sz="4" w:space="0" w:color="auto"/>
            </w:tcBorders>
            <w:shd w:val="clear" w:color="auto" w:fill="FFFFFF"/>
            <w:vAlign w:val="center"/>
            <w:hideMark/>
          </w:tcPr>
          <w:p w14:paraId="2A5F7C88" w14:textId="77777777" w:rsidR="00A46571" w:rsidRPr="005F252C" w:rsidRDefault="00A46571" w:rsidP="00A46571">
            <w:pPr>
              <w:rPr>
                <w:rFonts w:cs="Calibri"/>
                <w:color w:val="000000"/>
                <w:sz w:val="12"/>
                <w:szCs w:val="12"/>
                <w:rPrChange w:id="45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83" w:author="Al Riyami, Azza OLNG-SCC/12" w:date="2026-03-30T14:14:00Z" w16du:dateUtc="2026-03-30T10:14:00Z">
                  <w:rPr>
                    <w:rFonts w:ascii="Calibri" w:hAnsi="Calibri" w:cs="Calibri"/>
                    <w:color w:val="000000"/>
                    <w:sz w:val="12"/>
                    <w:szCs w:val="12"/>
                  </w:rPr>
                </w:rPrChange>
              </w:rPr>
              <w:t>Well Testing Services</w:t>
            </w:r>
          </w:p>
        </w:tc>
        <w:tc>
          <w:tcPr>
            <w:tcW w:w="591" w:type="dxa"/>
            <w:tcBorders>
              <w:top w:val="nil"/>
              <w:left w:val="nil"/>
              <w:bottom w:val="single" w:sz="4" w:space="0" w:color="auto"/>
              <w:right w:val="single" w:sz="4" w:space="0" w:color="auto"/>
            </w:tcBorders>
            <w:shd w:val="clear" w:color="auto" w:fill="FFFFFF"/>
            <w:vAlign w:val="center"/>
            <w:hideMark/>
          </w:tcPr>
          <w:p w14:paraId="2C39333E" w14:textId="77777777" w:rsidR="00A46571" w:rsidRPr="005F252C" w:rsidRDefault="00A46571" w:rsidP="00A46571">
            <w:pPr>
              <w:rPr>
                <w:rFonts w:cs="Calibri"/>
                <w:color w:val="000000"/>
                <w:sz w:val="12"/>
                <w:szCs w:val="12"/>
                <w:rPrChange w:id="45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85"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296F9017" w14:textId="77777777" w:rsidR="00A46571" w:rsidRPr="005F252C" w:rsidRDefault="00A46571" w:rsidP="00A46571">
            <w:pPr>
              <w:rPr>
                <w:rFonts w:cs="Calibri"/>
                <w:color w:val="000000"/>
                <w:sz w:val="12"/>
                <w:szCs w:val="12"/>
                <w:rPrChange w:id="45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87" w:author="Al Riyami, Azza OLNG-SCC/12" w:date="2026-03-30T14:14:00Z" w16du:dateUtc="2026-03-30T10:14:00Z">
                  <w:rPr>
                    <w:rFonts w:ascii="Calibri" w:hAnsi="Calibri" w:cs="Calibri"/>
                    <w:color w:val="000000"/>
                    <w:sz w:val="12"/>
                    <w:szCs w:val="12"/>
                  </w:rPr>
                </w:rPrChange>
              </w:rPr>
              <w:t> </w:t>
            </w:r>
          </w:p>
        </w:tc>
      </w:tr>
      <w:tr w:rsidR="00A46571" w:rsidRPr="005F252C" w14:paraId="584F4CBF"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F4A31B1" w14:textId="77777777" w:rsidR="00A46571" w:rsidRPr="005F252C" w:rsidRDefault="00A46571" w:rsidP="00A46571">
            <w:pPr>
              <w:rPr>
                <w:rFonts w:cs="Calibri"/>
                <w:color w:val="000000"/>
                <w:sz w:val="12"/>
                <w:szCs w:val="12"/>
                <w:rPrChange w:id="45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8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4C61329C" w14:textId="77777777" w:rsidR="00A46571" w:rsidRPr="005F252C" w:rsidRDefault="00A46571" w:rsidP="00A46571">
            <w:pPr>
              <w:rPr>
                <w:rFonts w:cs="Calibri"/>
                <w:color w:val="000000"/>
                <w:sz w:val="12"/>
                <w:szCs w:val="12"/>
                <w:rPrChange w:id="45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9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47DF664F" w14:textId="77777777" w:rsidR="00A46571" w:rsidRPr="005F252C" w:rsidRDefault="00A46571" w:rsidP="00A46571">
            <w:pPr>
              <w:rPr>
                <w:rFonts w:cs="Calibri"/>
                <w:color w:val="000000"/>
                <w:sz w:val="12"/>
                <w:szCs w:val="12"/>
                <w:rPrChange w:id="45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9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6064C428" w14:textId="77777777" w:rsidR="00A46571" w:rsidRPr="005F252C" w:rsidRDefault="00A46571" w:rsidP="00A46571">
            <w:pPr>
              <w:rPr>
                <w:rFonts w:cs="Calibri"/>
                <w:color w:val="000000"/>
                <w:sz w:val="12"/>
                <w:szCs w:val="12"/>
                <w:rPrChange w:id="45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9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4C61C1C" w14:textId="77777777" w:rsidR="00A46571" w:rsidRPr="005F252C" w:rsidRDefault="00A46571" w:rsidP="00A46571">
            <w:pPr>
              <w:rPr>
                <w:rFonts w:cs="Calibri"/>
                <w:color w:val="000000"/>
                <w:sz w:val="12"/>
                <w:szCs w:val="12"/>
                <w:rPrChange w:id="45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97" w:author="Al Riyami, Azza OLNG-SCC/12" w:date="2026-03-30T14:14:00Z" w16du:dateUtc="2026-03-30T10:14:00Z">
                  <w:rPr>
                    <w:rFonts w:ascii="Calibri" w:hAnsi="Calibri" w:cs="Calibri"/>
                    <w:color w:val="000000"/>
                    <w:sz w:val="12"/>
                    <w:szCs w:val="12"/>
                  </w:rPr>
                </w:rPrChange>
              </w:rPr>
              <w:t>62</w:t>
            </w:r>
          </w:p>
        </w:tc>
        <w:tc>
          <w:tcPr>
            <w:tcW w:w="3146" w:type="dxa"/>
            <w:tcBorders>
              <w:top w:val="nil"/>
              <w:left w:val="nil"/>
              <w:bottom w:val="single" w:sz="4" w:space="0" w:color="auto"/>
              <w:right w:val="single" w:sz="4" w:space="0" w:color="auto"/>
            </w:tcBorders>
            <w:shd w:val="clear" w:color="auto" w:fill="FFFFFF"/>
            <w:vAlign w:val="center"/>
            <w:hideMark/>
          </w:tcPr>
          <w:p w14:paraId="0F310F07" w14:textId="77777777" w:rsidR="00A46571" w:rsidRPr="005F252C" w:rsidRDefault="00A46571" w:rsidP="00A46571">
            <w:pPr>
              <w:rPr>
                <w:rFonts w:cs="Calibri"/>
                <w:color w:val="000000"/>
                <w:sz w:val="12"/>
                <w:szCs w:val="12"/>
                <w:rPrChange w:id="45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599" w:author="Al Riyami, Azza OLNG-SCC/12" w:date="2026-03-30T14:14:00Z" w16du:dateUtc="2026-03-30T10:14:00Z">
                  <w:rPr>
                    <w:rFonts w:ascii="Calibri" w:hAnsi="Calibri" w:cs="Calibri"/>
                    <w:color w:val="000000"/>
                    <w:sz w:val="12"/>
                    <w:szCs w:val="12"/>
                  </w:rPr>
                </w:rPrChange>
              </w:rPr>
              <w:t>Well Tracer Services</w:t>
            </w:r>
          </w:p>
        </w:tc>
        <w:tc>
          <w:tcPr>
            <w:tcW w:w="591" w:type="dxa"/>
            <w:tcBorders>
              <w:top w:val="nil"/>
              <w:left w:val="nil"/>
              <w:bottom w:val="single" w:sz="4" w:space="0" w:color="auto"/>
              <w:right w:val="single" w:sz="4" w:space="0" w:color="auto"/>
            </w:tcBorders>
            <w:shd w:val="clear" w:color="auto" w:fill="FFFFFF"/>
            <w:vAlign w:val="center"/>
            <w:hideMark/>
          </w:tcPr>
          <w:p w14:paraId="681A4380" w14:textId="77777777" w:rsidR="00A46571" w:rsidRPr="005F252C" w:rsidRDefault="00A46571" w:rsidP="00A46571">
            <w:pPr>
              <w:rPr>
                <w:rFonts w:cs="Calibri"/>
                <w:color w:val="000000"/>
                <w:sz w:val="12"/>
                <w:szCs w:val="12"/>
                <w:rPrChange w:id="46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01"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529C7C09" w14:textId="77777777" w:rsidR="00A46571" w:rsidRPr="005F252C" w:rsidRDefault="00A46571" w:rsidP="00A46571">
            <w:pPr>
              <w:rPr>
                <w:rFonts w:cs="Calibri"/>
                <w:color w:val="000000"/>
                <w:sz w:val="12"/>
                <w:szCs w:val="12"/>
                <w:rPrChange w:id="46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03" w:author="Al Riyami, Azza OLNG-SCC/12" w:date="2026-03-30T14:14:00Z" w16du:dateUtc="2026-03-30T10:14:00Z">
                  <w:rPr>
                    <w:rFonts w:ascii="Calibri" w:hAnsi="Calibri" w:cs="Calibri"/>
                    <w:color w:val="000000"/>
                    <w:sz w:val="12"/>
                    <w:szCs w:val="12"/>
                  </w:rPr>
                </w:rPrChange>
              </w:rPr>
              <w:t> </w:t>
            </w:r>
          </w:p>
        </w:tc>
      </w:tr>
      <w:tr w:rsidR="00A46571" w:rsidRPr="005F252C" w14:paraId="1AD4E42E"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5400F4E" w14:textId="77777777" w:rsidR="00A46571" w:rsidRPr="005F252C" w:rsidRDefault="00A46571" w:rsidP="00A46571">
            <w:pPr>
              <w:rPr>
                <w:rFonts w:cs="Calibri"/>
                <w:color w:val="000000"/>
                <w:sz w:val="12"/>
                <w:szCs w:val="12"/>
                <w:rPrChange w:id="46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0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35980DF6" w14:textId="77777777" w:rsidR="00A46571" w:rsidRPr="005F252C" w:rsidRDefault="00A46571" w:rsidP="00A46571">
            <w:pPr>
              <w:rPr>
                <w:rFonts w:cs="Calibri"/>
                <w:color w:val="000000"/>
                <w:sz w:val="12"/>
                <w:szCs w:val="12"/>
                <w:rPrChange w:id="46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0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55C5C21" w14:textId="77777777" w:rsidR="00A46571" w:rsidRPr="005F252C" w:rsidRDefault="00A46571" w:rsidP="00A46571">
            <w:pPr>
              <w:rPr>
                <w:rFonts w:cs="Calibri"/>
                <w:color w:val="000000"/>
                <w:sz w:val="12"/>
                <w:szCs w:val="12"/>
                <w:rPrChange w:id="46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09"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63471595" w14:textId="77777777" w:rsidR="00A46571" w:rsidRPr="005F252C" w:rsidRDefault="00A46571" w:rsidP="00A46571">
            <w:pPr>
              <w:rPr>
                <w:rFonts w:cs="Calibri"/>
                <w:color w:val="000000"/>
                <w:sz w:val="12"/>
                <w:szCs w:val="12"/>
                <w:rPrChange w:id="46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1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3913ECCA" w14:textId="77777777" w:rsidR="00A46571" w:rsidRPr="005F252C" w:rsidRDefault="00A46571" w:rsidP="00A46571">
            <w:pPr>
              <w:rPr>
                <w:rFonts w:cs="Calibri"/>
                <w:color w:val="000000"/>
                <w:sz w:val="12"/>
                <w:szCs w:val="12"/>
                <w:rPrChange w:id="46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13"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4" w:space="0" w:color="auto"/>
            </w:tcBorders>
            <w:shd w:val="clear" w:color="auto" w:fill="FFFFFF"/>
            <w:vAlign w:val="center"/>
            <w:hideMark/>
          </w:tcPr>
          <w:p w14:paraId="4C6FDE4B" w14:textId="77777777" w:rsidR="00A46571" w:rsidRPr="005F252C" w:rsidRDefault="00A46571" w:rsidP="00A46571">
            <w:pPr>
              <w:rPr>
                <w:rFonts w:cs="Calibri"/>
                <w:color w:val="000000"/>
                <w:sz w:val="12"/>
                <w:szCs w:val="12"/>
                <w:rPrChange w:id="46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1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7AAFC613" w14:textId="77777777" w:rsidR="00A46571" w:rsidRPr="005F252C" w:rsidRDefault="00A46571" w:rsidP="00A46571">
            <w:pPr>
              <w:rPr>
                <w:rFonts w:cs="Calibri"/>
                <w:color w:val="000000"/>
                <w:sz w:val="12"/>
                <w:szCs w:val="12"/>
                <w:rPrChange w:id="46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17"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444EB725" w14:textId="77777777" w:rsidR="00A46571" w:rsidRPr="005F252C" w:rsidRDefault="00A46571" w:rsidP="00A46571">
            <w:pPr>
              <w:rPr>
                <w:rFonts w:cs="Calibri"/>
                <w:color w:val="000000"/>
                <w:sz w:val="12"/>
                <w:szCs w:val="12"/>
                <w:rPrChange w:id="46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19" w:author="Al Riyami, Azza OLNG-SCC/12" w:date="2026-03-30T14:14:00Z" w16du:dateUtc="2026-03-30T10:14:00Z">
                  <w:rPr>
                    <w:rFonts w:ascii="Calibri" w:hAnsi="Calibri" w:cs="Calibri"/>
                    <w:color w:val="000000"/>
                    <w:sz w:val="12"/>
                    <w:szCs w:val="12"/>
                  </w:rPr>
                </w:rPrChange>
              </w:rPr>
              <w:t> </w:t>
            </w:r>
          </w:p>
        </w:tc>
      </w:tr>
      <w:tr w:rsidR="00A46571" w:rsidRPr="005F252C" w14:paraId="555930E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442751A" w14:textId="77777777" w:rsidR="00A46571" w:rsidRPr="005F252C" w:rsidRDefault="00A46571" w:rsidP="00A46571">
            <w:pPr>
              <w:rPr>
                <w:rFonts w:cs="Calibri"/>
                <w:color w:val="000000"/>
                <w:sz w:val="12"/>
                <w:szCs w:val="12"/>
                <w:rPrChange w:id="46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2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34934FB8" w14:textId="77777777" w:rsidR="00A46571" w:rsidRPr="005F252C" w:rsidRDefault="00A46571" w:rsidP="00A46571">
            <w:pPr>
              <w:rPr>
                <w:rFonts w:cs="Calibri"/>
                <w:color w:val="000000"/>
                <w:sz w:val="12"/>
                <w:szCs w:val="12"/>
                <w:rPrChange w:id="46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2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26627A1" w14:textId="77777777" w:rsidR="00A46571" w:rsidRPr="005F252C" w:rsidRDefault="00A46571" w:rsidP="00A46571">
            <w:pPr>
              <w:rPr>
                <w:rFonts w:cs="Calibri"/>
                <w:color w:val="000000"/>
                <w:sz w:val="12"/>
                <w:szCs w:val="12"/>
                <w:rPrChange w:id="46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25"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740B0089" w14:textId="77777777" w:rsidR="00A46571" w:rsidRPr="005F252C" w:rsidRDefault="00A46571" w:rsidP="00A46571">
            <w:pPr>
              <w:rPr>
                <w:rFonts w:cs="Calibri"/>
                <w:color w:val="000000"/>
                <w:sz w:val="12"/>
                <w:szCs w:val="12"/>
                <w:rPrChange w:id="46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2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52078AF" w14:textId="77777777" w:rsidR="00A46571" w:rsidRPr="005F252C" w:rsidRDefault="00A46571" w:rsidP="00A46571">
            <w:pPr>
              <w:rPr>
                <w:rFonts w:cs="Calibri"/>
                <w:color w:val="000000"/>
                <w:sz w:val="12"/>
                <w:szCs w:val="12"/>
                <w:rPrChange w:id="46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29"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4" w:space="0" w:color="auto"/>
            </w:tcBorders>
            <w:shd w:val="clear" w:color="auto" w:fill="FFFFFF"/>
            <w:vAlign w:val="center"/>
            <w:hideMark/>
          </w:tcPr>
          <w:p w14:paraId="29C2C797" w14:textId="77777777" w:rsidR="00A46571" w:rsidRPr="005F252C" w:rsidRDefault="00A46571" w:rsidP="00A46571">
            <w:pPr>
              <w:rPr>
                <w:rFonts w:cs="Calibri"/>
                <w:color w:val="000000"/>
                <w:sz w:val="12"/>
                <w:szCs w:val="12"/>
                <w:rPrChange w:id="46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31"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306FA28E" w14:textId="77777777" w:rsidR="00A46571" w:rsidRPr="005F252C" w:rsidRDefault="00A46571" w:rsidP="00A46571">
            <w:pPr>
              <w:rPr>
                <w:rFonts w:cs="Calibri"/>
                <w:color w:val="000000"/>
                <w:sz w:val="12"/>
                <w:szCs w:val="12"/>
                <w:rPrChange w:id="46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33"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45BBEBFD" w14:textId="77777777" w:rsidR="00A46571" w:rsidRPr="005F252C" w:rsidRDefault="00A46571" w:rsidP="00A46571">
            <w:pPr>
              <w:rPr>
                <w:rFonts w:cs="Calibri"/>
                <w:color w:val="000000"/>
                <w:sz w:val="12"/>
                <w:szCs w:val="12"/>
                <w:rPrChange w:id="46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35" w:author="Al Riyami, Azza OLNG-SCC/12" w:date="2026-03-30T14:14:00Z" w16du:dateUtc="2026-03-30T10:14:00Z">
                  <w:rPr>
                    <w:rFonts w:ascii="Calibri" w:hAnsi="Calibri" w:cs="Calibri"/>
                    <w:color w:val="000000"/>
                    <w:sz w:val="12"/>
                    <w:szCs w:val="12"/>
                  </w:rPr>
                </w:rPrChange>
              </w:rPr>
              <w:t> </w:t>
            </w:r>
          </w:p>
        </w:tc>
      </w:tr>
      <w:tr w:rsidR="00A46571" w:rsidRPr="005F252C" w14:paraId="0ECC4248"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9B638FA" w14:textId="77777777" w:rsidR="00A46571" w:rsidRPr="005F252C" w:rsidRDefault="00A46571" w:rsidP="00A46571">
            <w:pPr>
              <w:rPr>
                <w:rFonts w:cs="Calibri"/>
                <w:color w:val="000000"/>
                <w:sz w:val="12"/>
                <w:szCs w:val="12"/>
                <w:rPrChange w:id="46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3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3EB4C2F6" w14:textId="77777777" w:rsidR="00A46571" w:rsidRPr="005F252C" w:rsidRDefault="00A46571" w:rsidP="00A46571">
            <w:pPr>
              <w:rPr>
                <w:rFonts w:cs="Calibri"/>
                <w:color w:val="000000"/>
                <w:sz w:val="12"/>
                <w:szCs w:val="12"/>
                <w:rPrChange w:id="46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3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37A81FAC" w14:textId="77777777" w:rsidR="00A46571" w:rsidRPr="005F252C" w:rsidRDefault="00A46571" w:rsidP="00A46571">
            <w:pPr>
              <w:rPr>
                <w:rFonts w:cs="Calibri"/>
                <w:color w:val="000000"/>
                <w:sz w:val="12"/>
                <w:szCs w:val="12"/>
                <w:rPrChange w:id="46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41"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4" w:space="0" w:color="auto"/>
              <w:right w:val="single" w:sz="4" w:space="0" w:color="auto"/>
            </w:tcBorders>
            <w:shd w:val="clear" w:color="auto" w:fill="FFFFFF"/>
            <w:vAlign w:val="center"/>
            <w:hideMark/>
          </w:tcPr>
          <w:p w14:paraId="47D3EE30" w14:textId="77777777" w:rsidR="00A46571" w:rsidRPr="005F252C" w:rsidRDefault="00A46571" w:rsidP="00A46571">
            <w:pPr>
              <w:rPr>
                <w:rFonts w:cs="Calibri"/>
                <w:color w:val="000000"/>
                <w:sz w:val="12"/>
                <w:szCs w:val="12"/>
                <w:rPrChange w:id="46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4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8658613" w14:textId="77777777" w:rsidR="00A46571" w:rsidRPr="005F252C" w:rsidRDefault="00A46571" w:rsidP="00A46571">
            <w:pPr>
              <w:rPr>
                <w:rFonts w:cs="Calibri"/>
                <w:color w:val="000000"/>
                <w:sz w:val="12"/>
                <w:szCs w:val="12"/>
                <w:rPrChange w:id="46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45"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4" w:space="0" w:color="auto"/>
            </w:tcBorders>
            <w:shd w:val="clear" w:color="auto" w:fill="FFFFFF"/>
            <w:vAlign w:val="center"/>
            <w:hideMark/>
          </w:tcPr>
          <w:p w14:paraId="59D54A30" w14:textId="77777777" w:rsidR="00A46571" w:rsidRPr="005F252C" w:rsidRDefault="00A46571" w:rsidP="00A46571">
            <w:pPr>
              <w:rPr>
                <w:rFonts w:cs="Calibri"/>
                <w:color w:val="000000"/>
                <w:sz w:val="12"/>
                <w:szCs w:val="12"/>
                <w:rPrChange w:id="46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47"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68BF19F" w14:textId="77777777" w:rsidR="00A46571" w:rsidRPr="005F252C" w:rsidRDefault="00A46571" w:rsidP="00A46571">
            <w:pPr>
              <w:rPr>
                <w:rFonts w:cs="Calibri"/>
                <w:color w:val="000000"/>
                <w:sz w:val="12"/>
                <w:szCs w:val="12"/>
                <w:rPrChange w:id="46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49"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4" w:space="0" w:color="auto"/>
              <w:right w:val="single" w:sz="8" w:space="0" w:color="auto"/>
            </w:tcBorders>
            <w:shd w:val="clear" w:color="auto" w:fill="FFFFFF"/>
            <w:vAlign w:val="center"/>
            <w:hideMark/>
          </w:tcPr>
          <w:p w14:paraId="21C146F7" w14:textId="77777777" w:rsidR="00A46571" w:rsidRPr="005F252C" w:rsidRDefault="00A46571" w:rsidP="00A46571">
            <w:pPr>
              <w:rPr>
                <w:rFonts w:cs="Calibri"/>
                <w:color w:val="000000"/>
                <w:sz w:val="12"/>
                <w:szCs w:val="12"/>
                <w:rPrChange w:id="46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51" w:author="Al Riyami, Azza OLNG-SCC/12" w:date="2026-03-30T14:14:00Z" w16du:dateUtc="2026-03-30T10:14:00Z">
                  <w:rPr>
                    <w:rFonts w:ascii="Calibri" w:hAnsi="Calibri" w:cs="Calibri"/>
                    <w:color w:val="000000"/>
                    <w:sz w:val="12"/>
                    <w:szCs w:val="12"/>
                  </w:rPr>
                </w:rPrChange>
              </w:rPr>
              <w:t> </w:t>
            </w:r>
          </w:p>
        </w:tc>
      </w:tr>
      <w:tr w:rsidR="00A46571" w:rsidRPr="005F252C" w14:paraId="335349E8" w14:textId="77777777" w:rsidTr="009764B6">
        <w:trPr>
          <w:trHeight w:val="360"/>
          <w:jc w:val="center"/>
        </w:trPr>
        <w:tc>
          <w:tcPr>
            <w:tcW w:w="591" w:type="dxa"/>
            <w:tcBorders>
              <w:top w:val="nil"/>
              <w:left w:val="single" w:sz="8" w:space="0" w:color="auto"/>
              <w:bottom w:val="single" w:sz="8" w:space="0" w:color="auto"/>
              <w:right w:val="single" w:sz="4" w:space="0" w:color="auto"/>
            </w:tcBorders>
            <w:shd w:val="clear" w:color="auto" w:fill="FFFFFF"/>
            <w:vAlign w:val="center"/>
            <w:hideMark/>
          </w:tcPr>
          <w:p w14:paraId="4D1781BF" w14:textId="77777777" w:rsidR="00A46571" w:rsidRPr="005F252C" w:rsidRDefault="00A46571" w:rsidP="00A46571">
            <w:pPr>
              <w:rPr>
                <w:rFonts w:cs="Calibri"/>
                <w:color w:val="000000"/>
                <w:sz w:val="12"/>
                <w:szCs w:val="12"/>
                <w:rPrChange w:id="46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53"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8" w:space="0" w:color="auto"/>
              <w:right w:val="single" w:sz="4" w:space="0" w:color="auto"/>
            </w:tcBorders>
            <w:shd w:val="clear" w:color="auto" w:fill="FFFFFF"/>
            <w:vAlign w:val="center"/>
            <w:hideMark/>
          </w:tcPr>
          <w:p w14:paraId="19D96211" w14:textId="77777777" w:rsidR="00A46571" w:rsidRPr="005F252C" w:rsidRDefault="00A46571" w:rsidP="00A46571">
            <w:pPr>
              <w:rPr>
                <w:rFonts w:cs="Calibri"/>
                <w:color w:val="000000"/>
                <w:sz w:val="12"/>
                <w:szCs w:val="12"/>
                <w:rPrChange w:id="46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55"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8" w:space="0" w:color="auto"/>
              <w:right w:val="single" w:sz="4" w:space="0" w:color="auto"/>
            </w:tcBorders>
            <w:shd w:val="clear" w:color="auto" w:fill="FFFFFF"/>
            <w:vAlign w:val="center"/>
            <w:hideMark/>
          </w:tcPr>
          <w:p w14:paraId="4393EC4F" w14:textId="77777777" w:rsidR="00A46571" w:rsidRPr="005F252C" w:rsidRDefault="00A46571" w:rsidP="00A46571">
            <w:pPr>
              <w:rPr>
                <w:rFonts w:cs="Calibri"/>
                <w:color w:val="000000"/>
                <w:sz w:val="12"/>
                <w:szCs w:val="12"/>
                <w:rPrChange w:id="46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57" w:author="Al Riyami, Azza OLNG-SCC/12" w:date="2026-03-30T14:14:00Z" w16du:dateUtc="2026-03-30T10:14:00Z">
                  <w:rPr>
                    <w:rFonts w:ascii="Calibri" w:hAnsi="Calibri" w:cs="Calibri"/>
                    <w:color w:val="000000"/>
                    <w:sz w:val="12"/>
                    <w:szCs w:val="12"/>
                  </w:rPr>
                </w:rPrChange>
              </w:rPr>
              <w:t> </w:t>
            </w:r>
          </w:p>
        </w:tc>
        <w:tc>
          <w:tcPr>
            <w:tcW w:w="3152" w:type="dxa"/>
            <w:tcBorders>
              <w:top w:val="nil"/>
              <w:left w:val="nil"/>
              <w:bottom w:val="single" w:sz="8" w:space="0" w:color="auto"/>
              <w:right w:val="single" w:sz="4" w:space="0" w:color="auto"/>
            </w:tcBorders>
            <w:shd w:val="clear" w:color="auto" w:fill="FFFFFF"/>
            <w:vAlign w:val="center"/>
            <w:hideMark/>
          </w:tcPr>
          <w:p w14:paraId="1CDD6D24" w14:textId="77777777" w:rsidR="00A46571" w:rsidRPr="005F252C" w:rsidRDefault="00A46571" w:rsidP="00A46571">
            <w:pPr>
              <w:rPr>
                <w:rFonts w:cs="Calibri"/>
                <w:color w:val="000000"/>
                <w:sz w:val="12"/>
                <w:szCs w:val="12"/>
                <w:rPrChange w:id="46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59"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8" w:space="0" w:color="auto"/>
              <w:right w:val="single" w:sz="4" w:space="0" w:color="auto"/>
            </w:tcBorders>
            <w:shd w:val="clear" w:color="auto" w:fill="FFFFFF"/>
            <w:vAlign w:val="center"/>
            <w:hideMark/>
          </w:tcPr>
          <w:p w14:paraId="75B0BAC4" w14:textId="77777777" w:rsidR="00A46571" w:rsidRPr="005F252C" w:rsidRDefault="00A46571" w:rsidP="00A46571">
            <w:pPr>
              <w:rPr>
                <w:rFonts w:cs="Calibri"/>
                <w:color w:val="000000"/>
                <w:sz w:val="12"/>
                <w:szCs w:val="12"/>
                <w:rPrChange w:id="46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61"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8" w:space="0" w:color="auto"/>
              <w:right w:val="single" w:sz="4" w:space="0" w:color="auto"/>
            </w:tcBorders>
            <w:shd w:val="clear" w:color="auto" w:fill="FFFFFF"/>
            <w:vAlign w:val="center"/>
            <w:hideMark/>
          </w:tcPr>
          <w:p w14:paraId="17F9F65A" w14:textId="77777777" w:rsidR="00A46571" w:rsidRPr="005F252C" w:rsidRDefault="00A46571" w:rsidP="00A46571">
            <w:pPr>
              <w:rPr>
                <w:rFonts w:cs="Calibri"/>
                <w:color w:val="000000"/>
                <w:sz w:val="12"/>
                <w:szCs w:val="12"/>
                <w:rPrChange w:id="46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63"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8" w:space="0" w:color="auto"/>
              <w:right w:val="single" w:sz="4" w:space="0" w:color="auto"/>
            </w:tcBorders>
            <w:shd w:val="clear" w:color="auto" w:fill="FFFFFF"/>
            <w:vAlign w:val="center"/>
            <w:hideMark/>
          </w:tcPr>
          <w:p w14:paraId="6B6CABFD" w14:textId="77777777" w:rsidR="00A46571" w:rsidRPr="005F252C" w:rsidRDefault="00A46571" w:rsidP="00A46571">
            <w:pPr>
              <w:rPr>
                <w:rFonts w:cs="Calibri"/>
                <w:color w:val="000000"/>
                <w:sz w:val="12"/>
                <w:szCs w:val="12"/>
                <w:rPrChange w:id="46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65" w:author="Al Riyami, Azza OLNG-SCC/12" w:date="2026-03-30T14:14:00Z" w16du:dateUtc="2026-03-30T10:14:00Z">
                  <w:rPr>
                    <w:rFonts w:ascii="Calibri" w:hAnsi="Calibri" w:cs="Calibri"/>
                    <w:color w:val="000000"/>
                    <w:sz w:val="12"/>
                    <w:szCs w:val="12"/>
                  </w:rPr>
                </w:rPrChange>
              </w:rPr>
              <w:t> </w:t>
            </w:r>
          </w:p>
        </w:tc>
        <w:tc>
          <w:tcPr>
            <w:tcW w:w="3146" w:type="dxa"/>
            <w:tcBorders>
              <w:top w:val="nil"/>
              <w:left w:val="nil"/>
              <w:bottom w:val="single" w:sz="8" w:space="0" w:color="auto"/>
              <w:right w:val="single" w:sz="8" w:space="0" w:color="auto"/>
            </w:tcBorders>
            <w:shd w:val="clear" w:color="auto" w:fill="FFFFFF"/>
            <w:vAlign w:val="center"/>
            <w:hideMark/>
          </w:tcPr>
          <w:p w14:paraId="430F0C2F" w14:textId="77777777" w:rsidR="00A46571" w:rsidRPr="005F252C" w:rsidRDefault="00A46571" w:rsidP="00A46571">
            <w:pPr>
              <w:rPr>
                <w:rFonts w:cs="Calibri"/>
                <w:color w:val="000000"/>
                <w:sz w:val="12"/>
                <w:szCs w:val="12"/>
                <w:rPrChange w:id="46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667" w:author="Al Riyami, Azza OLNG-SCC/12" w:date="2026-03-30T14:14:00Z" w16du:dateUtc="2026-03-30T10:14:00Z">
                  <w:rPr>
                    <w:rFonts w:ascii="Calibri" w:hAnsi="Calibri" w:cs="Calibri"/>
                    <w:color w:val="000000"/>
                    <w:sz w:val="12"/>
                    <w:szCs w:val="12"/>
                  </w:rPr>
                </w:rPrChange>
              </w:rPr>
              <w:t> </w:t>
            </w:r>
          </w:p>
        </w:tc>
      </w:tr>
    </w:tbl>
    <w:p w14:paraId="1D47132A" w14:textId="77777777" w:rsidR="00A46571" w:rsidRPr="005F252C" w:rsidRDefault="00A46571" w:rsidP="00A46571">
      <w:pPr>
        <w:rPr>
          <w:b/>
          <w:bCs/>
          <w:sz w:val="32"/>
          <w:szCs w:val="36"/>
          <w:u w:val="single"/>
        </w:rPr>
        <w:sectPr w:rsidR="00A46571" w:rsidRPr="005F252C" w:rsidSect="00A46571">
          <w:headerReference w:type="default" r:id="rId28"/>
          <w:footerReference w:type="default" r:id="rId29"/>
          <w:headerReference w:type="first" r:id="rId30"/>
          <w:pgSz w:w="16838" w:h="11906" w:orient="landscape" w:code="9"/>
          <w:pgMar w:top="720" w:right="720" w:bottom="576" w:left="720" w:header="288" w:footer="288" w:gutter="0"/>
          <w:cols w:space="720"/>
          <w:docGrid w:linePitch="360"/>
        </w:sectPr>
      </w:pPr>
    </w:p>
    <w:tbl>
      <w:tblPr>
        <w:tblStyle w:val="TableGrid"/>
        <w:tblW w:w="0" w:type="auto"/>
        <w:tblLook w:val="04A0" w:firstRow="1" w:lastRow="0" w:firstColumn="1" w:lastColumn="0" w:noHBand="0" w:noVBand="1"/>
      </w:tblPr>
      <w:tblGrid>
        <w:gridCol w:w="2719"/>
        <w:gridCol w:w="1799"/>
        <w:gridCol w:w="5000"/>
        <w:gridCol w:w="2894"/>
        <w:gridCol w:w="737"/>
        <w:gridCol w:w="1122"/>
        <w:gridCol w:w="1113"/>
      </w:tblGrid>
      <w:tr w:rsidR="00A46571" w:rsidRPr="005F252C" w14:paraId="7D2C39DF" w14:textId="77777777" w:rsidTr="009764B6">
        <w:trPr>
          <w:trHeight w:val="930"/>
        </w:trPr>
        <w:tc>
          <w:tcPr>
            <w:tcW w:w="5040" w:type="dxa"/>
            <w:hideMark/>
          </w:tcPr>
          <w:p w14:paraId="4AB6E97B" w14:textId="77777777" w:rsidR="00A46571" w:rsidRPr="005F252C" w:rsidRDefault="00A46571" w:rsidP="00A46571">
            <w:pPr>
              <w:tabs>
                <w:tab w:val="left" w:pos="2038"/>
              </w:tabs>
            </w:pPr>
            <w:r w:rsidRPr="005F252C">
              <w:t>Segment Title</w:t>
            </w:r>
          </w:p>
        </w:tc>
        <w:tc>
          <w:tcPr>
            <w:tcW w:w="2260" w:type="dxa"/>
            <w:hideMark/>
          </w:tcPr>
          <w:p w14:paraId="6627E880" w14:textId="77777777" w:rsidR="00A46571" w:rsidRPr="005F252C" w:rsidRDefault="00A46571" w:rsidP="00A46571">
            <w:pPr>
              <w:tabs>
                <w:tab w:val="left" w:pos="2038"/>
              </w:tabs>
            </w:pPr>
            <w:r w:rsidRPr="005F252C">
              <w:t>Commodity Title</w:t>
            </w:r>
          </w:p>
        </w:tc>
        <w:tc>
          <w:tcPr>
            <w:tcW w:w="11360" w:type="dxa"/>
            <w:hideMark/>
          </w:tcPr>
          <w:p w14:paraId="240F6805" w14:textId="77777777" w:rsidR="00A46571" w:rsidRPr="005F252C" w:rsidRDefault="00A46571" w:rsidP="00A46571">
            <w:pPr>
              <w:tabs>
                <w:tab w:val="left" w:pos="2038"/>
              </w:tabs>
            </w:pPr>
            <w:r w:rsidRPr="005F252C">
              <w:t>Commodity Definition</w:t>
            </w:r>
          </w:p>
        </w:tc>
        <w:tc>
          <w:tcPr>
            <w:tcW w:w="5360" w:type="dxa"/>
            <w:hideMark/>
          </w:tcPr>
          <w:p w14:paraId="7E164268" w14:textId="77777777" w:rsidR="00A46571" w:rsidRPr="005F252C" w:rsidRDefault="00A46571" w:rsidP="00A46571">
            <w:pPr>
              <w:tabs>
                <w:tab w:val="left" w:pos="2038"/>
              </w:tabs>
            </w:pPr>
            <w:r w:rsidRPr="005F252C">
              <w:t>Commodity Description</w:t>
            </w:r>
          </w:p>
        </w:tc>
        <w:tc>
          <w:tcPr>
            <w:tcW w:w="760" w:type="dxa"/>
            <w:hideMark/>
          </w:tcPr>
          <w:p w14:paraId="36FE91A2" w14:textId="77777777" w:rsidR="00A46571" w:rsidRPr="005F252C" w:rsidRDefault="00A46571" w:rsidP="00A46571">
            <w:pPr>
              <w:tabs>
                <w:tab w:val="left" w:pos="2038"/>
              </w:tabs>
            </w:pPr>
            <w:r w:rsidRPr="005F252C">
              <w:t>Made in Oman</w:t>
            </w:r>
          </w:p>
        </w:tc>
        <w:tc>
          <w:tcPr>
            <w:tcW w:w="1380" w:type="dxa"/>
            <w:hideMark/>
          </w:tcPr>
          <w:p w14:paraId="5F25C572" w14:textId="77777777" w:rsidR="00A46571" w:rsidRPr="005F252C" w:rsidRDefault="00A46571" w:rsidP="00A46571">
            <w:pPr>
              <w:tabs>
                <w:tab w:val="left" w:pos="2038"/>
              </w:tabs>
            </w:pPr>
            <w:r w:rsidRPr="005F252C">
              <w:t>Local Suppliers</w:t>
            </w:r>
          </w:p>
        </w:tc>
        <w:tc>
          <w:tcPr>
            <w:tcW w:w="1460" w:type="dxa"/>
            <w:hideMark/>
          </w:tcPr>
          <w:p w14:paraId="47149F33" w14:textId="77777777" w:rsidR="00A46571" w:rsidRPr="005F252C" w:rsidRDefault="00A46571" w:rsidP="00A46571">
            <w:pPr>
              <w:tabs>
                <w:tab w:val="left" w:pos="2038"/>
              </w:tabs>
            </w:pPr>
            <w:r w:rsidRPr="005F252C">
              <w:t>Product/</w:t>
            </w:r>
            <w:r w:rsidRPr="005F252C">
              <w:br/>
              <w:t>Services</w:t>
            </w:r>
          </w:p>
        </w:tc>
      </w:tr>
      <w:tr w:rsidR="00A46571" w:rsidRPr="005F252C" w14:paraId="0B94ED12" w14:textId="77777777" w:rsidTr="009764B6">
        <w:trPr>
          <w:trHeight w:val="310"/>
        </w:trPr>
        <w:tc>
          <w:tcPr>
            <w:tcW w:w="5040" w:type="dxa"/>
            <w:vMerge w:val="restart"/>
            <w:hideMark/>
          </w:tcPr>
          <w:p w14:paraId="24B511C1" w14:textId="77777777" w:rsidR="00A46571" w:rsidRPr="005F252C" w:rsidRDefault="00A46571" w:rsidP="00A46571">
            <w:pPr>
              <w:tabs>
                <w:tab w:val="left" w:pos="2038"/>
              </w:tabs>
              <w:rPr>
                <w:b/>
                <w:bCs/>
              </w:rPr>
            </w:pPr>
            <w:r w:rsidRPr="005F252C">
              <w:rPr>
                <w:b/>
                <w:bCs/>
              </w:rPr>
              <w:t>Engineering, Technical &amp; Specialized Services</w:t>
            </w:r>
          </w:p>
        </w:tc>
        <w:tc>
          <w:tcPr>
            <w:tcW w:w="2260" w:type="dxa"/>
            <w:vMerge w:val="restart"/>
            <w:hideMark/>
          </w:tcPr>
          <w:p w14:paraId="5176E8C3" w14:textId="77777777" w:rsidR="00A46571" w:rsidRPr="005F252C" w:rsidRDefault="00A46571" w:rsidP="00A46571">
            <w:pPr>
              <w:tabs>
                <w:tab w:val="left" w:pos="2038"/>
              </w:tabs>
              <w:rPr>
                <w:b/>
                <w:bCs/>
              </w:rPr>
            </w:pPr>
            <w:r w:rsidRPr="005F252C">
              <w:rPr>
                <w:b/>
                <w:bCs/>
              </w:rPr>
              <w:t>Drone-Based Services</w:t>
            </w:r>
          </w:p>
        </w:tc>
        <w:tc>
          <w:tcPr>
            <w:tcW w:w="11360" w:type="dxa"/>
            <w:vMerge w:val="restart"/>
            <w:hideMark/>
          </w:tcPr>
          <w:p w14:paraId="59CC5DE6" w14:textId="77777777" w:rsidR="00A46571" w:rsidRPr="005F252C" w:rsidRDefault="00A46571" w:rsidP="00A46571">
            <w:pPr>
              <w:tabs>
                <w:tab w:val="left" w:pos="2038"/>
              </w:tabs>
              <w:rPr>
                <w:b/>
                <w:bCs/>
              </w:rPr>
            </w:pPr>
            <w:r w:rsidRPr="005F252C">
              <w:rPr>
                <w:b/>
                <w:bCs/>
              </w:rPr>
              <w:t>Services delivered using unmanned aerial systems (drones) for commercial, technical, and operational purposes, including data collection, inspection, surveying, and aerial imaging.</w:t>
            </w:r>
          </w:p>
        </w:tc>
        <w:tc>
          <w:tcPr>
            <w:tcW w:w="5360" w:type="dxa"/>
            <w:hideMark/>
          </w:tcPr>
          <w:p w14:paraId="103B3153" w14:textId="77777777" w:rsidR="00A46571" w:rsidRPr="005F252C" w:rsidRDefault="00A46571" w:rsidP="00A46571">
            <w:pPr>
              <w:tabs>
                <w:tab w:val="left" w:pos="2038"/>
              </w:tabs>
            </w:pPr>
            <w:r w:rsidRPr="005F252C">
              <w:t>Drone Surveying &amp; Mapping</w:t>
            </w:r>
          </w:p>
        </w:tc>
        <w:tc>
          <w:tcPr>
            <w:tcW w:w="760" w:type="dxa"/>
            <w:hideMark/>
          </w:tcPr>
          <w:p w14:paraId="49DFFECA" w14:textId="77777777" w:rsidR="00A46571" w:rsidRPr="005F252C" w:rsidRDefault="00A46571" w:rsidP="00A46571">
            <w:pPr>
              <w:tabs>
                <w:tab w:val="left" w:pos="2038"/>
              </w:tabs>
            </w:pPr>
            <w:r w:rsidRPr="005F252C">
              <w:t>No</w:t>
            </w:r>
          </w:p>
        </w:tc>
        <w:tc>
          <w:tcPr>
            <w:tcW w:w="1380" w:type="dxa"/>
            <w:hideMark/>
          </w:tcPr>
          <w:p w14:paraId="313E69B8" w14:textId="77777777" w:rsidR="00A46571" w:rsidRPr="005F252C" w:rsidRDefault="00A46571" w:rsidP="00A46571">
            <w:pPr>
              <w:tabs>
                <w:tab w:val="left" w:pos="2038"/>
              </w:tabs>
            </w:pPr>
            <w:r w:rsidRPr="005F252C">
              <w:t>Yes</w:t>
            </w:r>
          </w:p>
        </w:tc>
        <w:tc>
          <w:tcPr>
            <w:tcW w:w="1460" w:type="dxa"/>
            <w:hideMark/>
          </w:tcPr>
          <w:p w14:paraId="426A859F" w14:textId="77777777" w:rsidR="00A46571" w:rsidRPr="005F252C" w:rsidRDefault="00A46571" w:rsidP="00A46571">
            <w:pPr>
              <w:tabs>
                <w:tab w:val="left" w:pos="2038"/>
              </w:tabs>
            </w:pPr>
            <w:r w:rsidRPr="005F252C">
              <w:t>S</w:t>
            </w:r>
          </w:p>
        </w:tc>
      </w:tr>
      <w:tr w:rsidR="00A46571" w:rsidRPr="005F252C" w14:paraId="1A97097E" w14:textId="77777777" w:rsidTr="009764B6">
        <w:trPr>
          <w:trHeight w:val="310"/>
        </w:trPr>
        <w:tc>
          <w:tcPr>
            <w:tcW w:w="5040" w:type="dxa"/>
            <w:vMerge/>
            <w:hideMark/>
          </w:tcPr>
          <w:p w14:paraId="6B5789E1" w14:textId="77777777" w:rsidR="00A46571" w:rsidRPr="005F252C" w:rsidRDefault="00A46571" w:rsidP="00A46571">
            <w:pPr>
              <w:tabs>
                <w:tab w:val="left" w:pos="2038"/>
              </w:tabs>
              <w:rPr>
                <w:b/>
                <w:bCs/>
              </w:rPr>
            </w:pPr>
          </w:p>
        </w:tc>
        <w:tc>
          <w:tcPr>
            <w:tcW w:w="2260" w:type="dxa"/>
            <w:vMerge/>
            <w:hideMark/>
          </w:tcPr>
          <w:p w14:paraId="18515B60" w14:textId="77777777" w:rsidR="00A46571" w:rsidRPr="005F252C" w:rsidRDefault="00A46571" w:rsidP="00A46571">
            <w:pPr>
              <w:tabs>
                <w:tab w:val="left" w:pos="2038"/>
              </w:tabs>
              <w:rPr>
                <w:b/>
                <w:bCs/>
              </w:rPr>
            </w:pPr>
          </w:p>
        </w:tc>
        <w:tc>
          <w:tcPr>
            <w:tcW w:w="11360" w:type="dxa"/>
            <w:vMerge/>
            <w:hideMark/>
          </w:tcPr>
          <w:p w14:paraId="042B353D" w14:textId="77777777" w:rsidR="00A46571" w:rsidRPr="005F252C" w:rsidRDefault="00A46571" w:rsidP="00A46571">
            <w:pPr>
              <w:tabs>
                <w:tab w:val="left" w:pos="2038"/>
              </w:tabs>
              <w:rPr>
                <w:b/>
                <w:bCs/>
              </w:rPr>
            </w:pPr>
          </w:p>
        </w:tc>
        <w:tc>
          <w:tcPr>
            <w:tcW w:w="5360" w:type="dxa"/>
            <w:hideMark/>
          </w:tcPr>
          <w:p w14:paraId="08A623F4" w14:textId="77777777" w:rsidR="00A46571" w:rsidRPr="005F252C" w:rsidRDefault="00A46571" w:rsidP="00A46571">
            <w:pPr>
              <w:tabs>
                <w:tab w:val="left" w:pos="2038"/>
              </w:tabs>
            </w:pPr>
            <w:r w:rsidRPr="005F252C">
              <w:t>Drone Geospatial &amp; Photogrammetry Services</w:t>
            </w:r>
          </w:p>
        </w:tc>
        <w:tc>
          <w:tcPr>
            <w:tcW w:w="760" w:type="dxa"/>
            <w:hideMark/>
          </w:tcPr>
          <w:p w14:paraId="68BE035B" w14:textId="77777777" w:rsidR="00A46571" w:rsidRPr="005F252C" w:rsidRDefault="00A46571" w:rsidP="00A46571">
            <w:pPr>
              <w:tabs>
                <w:tab w:val="left" w:pos="2038"/>
              </w:tabs>
            </w:pPr>
            <w:r w:rsidRPr="005F252C">
              <w:t>No</w:t>
            </w:r>
          </w:p>
        </w:tc>
        <w:tc>
          <w:tcPr>
            <w:tcW w:w="1380" w:type="dxa"/>
            <w:hideMark/>
          </w:tcPr>
          <w:p w14:paraId="5C93B158" w14:textId="77777777" w:rsidR="00A46571" w:rsidRPr="005F252C" w:rsidRDefault="00A46571" w:rsidP="00A46571">
            <w:pPr>
              <w:tabs>
                <w:tab w:val="left" w:pos="2038"/>
              </w:tabs>
            </w:pPr>
            <w:r w:rsidRPr="005F252C">
              <w:t>Yes</w:t>
            </w:r>
          </w:p>
        </w:tc>
        <w:tc>
          <w:tcPr>
            <w:tcW w:w="1460" w:type="dxa"/>
            <w:hideMark/>
          </w:tcPr>
          <w:p w14:paraId="29075D67" w14:textId="77777777" w:rsidR="00A46571" w:rsidRPr="005F252C" w:rsidRDefault="00A46571" w:rsidP="00A46571">
            <w:pPr>
              <w:tabs>
                <w:tab w:val="left" w:pos="2038"/>
              </w:tabs>
            </w:pPr>
            <w:r w:rsidRPr="005F252C">
              <w:t>S</w:t>
            </w:r>
          </w:p>
        </w:tc>
      </w:tr>
      <w:tr w:rsidR="00A46571" w:rsidRPr="005F252C" w14:paraId="52F1F50D" w14:textId="77777777" w:rsidTr="009764B6">
        <w:trPr>
          <w:trHeight w:val="310"/>
        </w:trPr>
        <w:tc>
          <w:tcPr>
            <w:tcW w:w="5040" w:type="dxa"/>
            <w:vMerge/>
            <w:hideMark/>
          </w:tcPr>
          <w:p w14:paraId="2F53EEC8" w14:textId="77777777" w:rsidR="00A46571" w:rsidRPr="005F252C" w:rsidRDefault="00A46571" w:rsidP="00A46571">
            <w:pPr>
              <w:tabs>
                <w:tab w:val="left" w:pos="2038"/>
              </w:tabs>
              <w:rPr>
                <w:b/>
                <w:bCs/>
              </w:rPr>
            </w:pPr>
          </w:p>
        </w:tc>
        <w:tc>
          <w:tcPr>
            <w:tcW w:w="2260" w:type="dxa"/>
            <w:vMerge/>
            <w:hideMark/>
          </w:tcPr>
          <w:p w14:paraId="41FC377D" w14:textId="77777777" w:rsidR="00A46571" w:rsidRPr="005F252C" w:rsidRDefault="00A46571" w:rsidP="00A46571">
            <w:pPr>
              <w:tabs>
                <w:tab w:val="left" w:pos="2038"/>
              </w:tabs>
              <w:rPr>
                <w:b/>
                <w:bCs/>
              </w:rPr>
            </w:pPr>
          </w:p>
        </w:tc>
        <w:tc>
          <w:tcPr>
            <w:tcW w:w="11360" w:type="dxa"/>
            <w:vMerge/>
            <w:hideMark/>
          </w:tcPr>
          <w:p w14:paraId="03E97F2B" w14:textId="77777777" w:rsidR="00A46571" w:rsidRPr="005F252C" w:rsidRDefault="00A46571" w:rsidP="00A46571">
            <w:pPr>
              <w:tabs>
                <w:tab w:val="left" w:pos="2038"/>
              </w:tabs>
              <w:rPr>
                <w:b/>
                <w:bCs/>
              </w:rPr>
            </w:pPr>
          </w:p>
        </w:tc>
        <w:tc>
          <w:tcPr>
            <w:tcW w:w="5360" w:type="dxa"/>
            <w:hideMark/>
          </w:tcPr>
          <w:p w14:paraId="2FC05669" w14:textId="77777777" w:rsidR="00A46571" w:rsidRPr="005F252C" w:rsidRDefault="00A46571" w:rsidP="00A46571">
            <w:pPr>
              <w:tabs>
                <w:tab w:val="left" w:pos="2038"/>
              </w:tabs>
            </w:pPr>
            <w:r w:rsidRPr="005F252C">
              <w:t>Drone Photography &amp; Videography</w:t>
            </w:r>
          </w:p>
        </w:tc>
        <w:tc>
          <w:tcPr>
            <w:tcW w:w="760" w:type="dxa"/>
            <w:hideMark/>
          </w:tcPr>
          <w:p w14:paraId="00BFC00F" w14:textId="77777777" w:rsidR="00A46571" w:rsidRPr="005F252C" w:rsidRDefault="00A46571" w:rsidP="00A46571">
            <w:pPr>
              <w:tabs>
                <w:tab w:val="left" w:pos="2038"/>
              </w:tabs>
            </w:pPr>
            <w:r w:rsidRPr="005F252C">
              <w:t>No</w:t>
            </w:r>
          </w:p>
        </w:tc>
        <w:tc>
          <w:tcPr>
            <w:tcW w:w="1380" w:type="dxa"/>
            <w:hideMark/>
          </w:tcPr>
          <w:p w14:paraId="57379E9E" w14:textId="77777777" w:rsidR="00A46571" w:rsidRPr="005F252C" w:rsidRDefault="00A46571" w:rsidP="00A46571">
            <w:pPr>
              <w:tabs>
                <w:tab w:val="left" w:pos="2038"/>
              </w:tabs>
            </w:pPr>
            <w:r w:rsidRPr="005F252C">
              <w:t>Yes</w:t>
            </w:r>
          </w:p>
        </w:tc>
        <w:tc>
          <w:tcPr>
            <w:tcW w:w="1460" w:type="dxa"/>
            <w:hideMark/>
          </w:tcPr>
          <w:p w14:paraId="0BCD02D2" w14:textId="77777777" w:rsidR="00A46571" w:rsidRPr="005F252C" w:rsidRDefault="00A46571" w:rsidP="00A46571">
            <w:pPr>
              <w:tabs>
                <w:tab w:val="left" w:pos="2038"/>
              </w:tabs>
            </w:pPr>
            <w:r w:rsidRPr="005F252C">
              <w:t>S</w:t>
            </w:r>
          </w:p>
        </w:tc>
      </w:tr>
      <w:tr w:rsidR="00A46571" w:rsidRPr="005F252C" w14:paraId="15C4772D" w14:textId="77777777" w:rsidTr="009764B6">
        <w:trPr>
          <w:trHeight w:val="310"/>
        </w:trPr>
        <w:tc>
          <w:tcPr>
            <w:tcW w:w="5040" w:type="dxa"/>
            <w:vMerge/>
            <w:hideMark/>
          </w:tcPr>
          <w:p w14:paraId="2752C77F" w14:textId="77777777" w:rsidR="00A46571" w:rsidRPr="005F252C" w:rsidRDefault="00A46571" w:rsidP="00A46571">
            <w:pPr>
              <w:tabs>
                <w:tab w:val="left" w:pos="2038"/>
              </w:tabs>
              <w:rPr>
                <w:b/>
                <w:bCs/>
              </w:rPr>
            </w:pPr>
          </w:p>
        </w:tc>
        <w:tc>
          <w:tcPr>
            <w:tcW w:w="2260" w:type="dxa"/>
            <w:vMerge/>
            <w:hideMark/>
          </w:tcPr>
          <w:p w14:paraId="2DBC0976" w14:textId="77777777" w:rsidR="00A46571" w:rsidRPr="005F252C" w:rsidRDefault="00A46571" w:rsidP="00A46571">
            <w:pPr>
              <w:tabs>
                <w:tab w:val="left" w:pos="2038"/>
              </w:tabs>
              <w:rPr>
                <w:b/>
                <w:bCs/>
              </w:rPr>
            </w:pPr>
          </w:p>
        </w:tc>
        <w:tc>
          <w:tcPr>
            <w:tcW w:w="11360" w:type="dxa"/>
            <w:vMerge/>
            <w:hideMark/>
          </w:tcPr>
          <w:p w14:paraId="21C3C1CB" w14:textId="77777777" w:rsidR="00A46571" w:rsidRPr="005F252C" w:rsidRDefault="00A46571" w:rsidP="00A46571">
            <w:pPr>
              <w:tabs>
                <w:tab w:val="left" w:pos="2038"/>
              </w:tabs>
              <w:rPr>
                <w:b/>
                <w:bCs/>
              </w:rPr>
            </w:pPr>
          </w:p>
        </w:tc>
        <w:tc>
          <w:tcPr>
            <w:tcW w:w="5360" w:type="dxa"/>
            <w:hideMark/>
          </w:tcPr>
          <w:p w14:paraId="6DEE5EFC" w14:textId="77777777" w:rsidR="00A46571" w:rsidRPr="005F252C" w:rsidRDefault="00A46571" w:rsidP="00A46571">
            <w:pPr>
              <w:tabs>
                <w:tab w:val="left" w:pos="2038"/>
              </w:tabs>
            </w:pPr>
            <w:r w:rsidRPr="005F252C">
              <w:t>Drone Visual Inspection of Assets &amp; Infrastructure</w:t>
            </w:r>
          </w:p>
        </w:tc>
        <w:tc>
          <w:tcPr>
            <w:tcW w:w="760" w:type="dxa"/>
            <w:hideMark/>
          </w:tcPr>
          <w:p w14:paraId="6CBEEC5F" w14:textId="77777777" w:rsidR="00A46571" w:rsidRPr="005F252C" w:rsidRDefault="00A46571" w:rsidP="00A46571">
            <w:pPr>
              <w:tabs>
                <w:tab w:val="left" w:pos="2038"/>
              </w:tabs>
            </w:pPr>
            <w:r w:rsidRPr="005F252C">
              <w:t>No</w:t>
            </w:r>
          </w:p>
        </w:tc>
        <w:tc>
          <w:tcPr>
            <w:tcW w:w="1380" w:type="dxa"/>
            <w:hideMark/>
          </w:tcPr>
          <w:p w14:paraId="737ED80B" w14:textId="77777777" w:rsidR="00A46571" w:rsidRPr="005F252C" w:rsidRDefault="00A46571" w:rsidP="00A46571">
            <w:pPr>
              <w:tabs>
                <w:tab w:val="left" w:pos="2038"/>
              </w:tabs>
            </w:pPr>
            <w:r w:rsidRPr="005F252C">
              <w:t>Yes</w:t>
            </w:r>
          </w:p>
        </w:tc>
        <w:tc>
          <w:tcPr>
            <w:tcW w:w="1460" w:type="dxa"/>
            <w:hideMark/>
          </w:tcPr>
          <w:p w14:paraId="64330E9D" w14:textId="77777777" w:rsidR="00A46571" w:rsidRPr="005F252C" w:rsidRDefault="00A46571" w:rsidP="00A46571">
            <w:pPr>
              <w:tabs>
                <w:tab w:val="left" w:pos="2038"/>
              </w:tabs>
            </w:pPr>
            <w:r w:rsidRPr="005F252C">
              <w:t>S</w:t>
            </w:r>
          </w:p>
        </w:tc>
      </w:tr>
      <w:tr w:rsidR="00A46571" w:rsidRPr="005F252C" w14:paraId="383A1E7E" w14:textId="77777777" w:rsidTr="009764B6">
        <w:trPr>
          <w:trHeight w:val="620"/>
        </w:trPr>
        <w:tc>
          <w:tcPr>
            <w:tcW w:w="5040" w:type="dxa"/>
            <w:hideMark/>
          </w:tcPr>
          <w:p w14:paraId="2D1CC088" w14:textId="77777777" w:rsidR="00A46571" w:rsidRPr="005F252C" w:rsidRDefault="00A46571" w:rsidP="00A46571">
            <w:pPr>
              <w:tabs>
                <w:tab w:val="left" w:pos="2038"/>
              </w:tabs>
              <w:rPr>
                <w:b/>
                <w:bCs/>
              </w:rPr>
            </w:pPr>
            <w:r w:rsidRPr="005F252C">
              <w:rPr>
                <w:b/>
                <w:bCs/>
              </w:rPr>
              <w:t>Animal Feed &amp; Veterinary Products</w:t>
            </w:r>
          </w:p>
        </w:tc>
        <w:tc>
          <w:tcPr>
            <w:tcW w:w="2260" w:type="dxa"/>
            <w:hideMark/>
          </w:tcPr>
          <w:p w14:paraId="4312EA50" w14:textId="77777777" w:rsidR="00A46571" w:rsidRPr="005F252C" w:rsidRDefault="00A46571" w:rsidP="00A46571">
            <w:pPr>
              <w:tabs>
                <w:tab w:val="left" w:pos="2038"/>
              </w:tabs>
              <w:rPr>
                <w:b/>
                <w:bCs/>
              </w:rPr>
            </w:pPr>
            <w:r w:rsidRPr="005F252C">
              <w:rPr>
                <w:b/>
                <w:bCs/>
              </w:rPr>
              <w:t>Feed Additives &amp; Supplements</w:t>
            </w:r>
          </w:p>
        </w:tc>
        <w:tc>
          <w:tcPr>
            <w:tcW w:w="11360" w:type="dxa"/>
            <w:hideMark/>
          </w:tcPr>
          <w:p w14:paraId="47B3CEC9" w14:textId="77777777" w:rsidR="00A46571" w:rsidRPr="005F252C" w:rsidRDefault="00A46571" w:rsidP="00A46571">
            <w:pPr>
              <w:tabs>
                <w:tab w:val="left" w:pos="2038"/>
              </w:tabs>
            </w:pPr>
            <w:r w:rsidRPr="005F252C">
              <w:t>blended formulations of vitamins and minerals added to animal feed to improve nutrition, health, and productivity of livestock and poultry</w:t>
            </w:r>
          </w:p>
        </w:tc>
        <w:tc>
          <w:tcPr>
            <w:tcW w:w="5360" w:type="dxa"/>
            <w:hideMark/>
          </w:tcPr>
          <w:p w14:paraId="5810D90C" w14:textId="77777777" w:rsidR="00A46571" w:rsidRPr="005F252C" w:rsidRDefault="00A46571" w:rsidP="00A46571">
            <w:pPr>
              <w:tabs>
                <w:tab w:val="left" w:pos="2038"/>
              </w:tabs>
            </w:pPr>
            <w:r w:rsidRPr="005F252C">
              <w:t>Vitamin &amp; Mineral Premix for Animal Feed</w:t>
            </w:r>
          </w:p>
        </w:tc>
        <w:tc>
          <w:tcPr>
            <w:tcW w:w="760" w:type="dxa"/>
            <w:hideMark/>
          </w:tcPr>
          <w:p w14:paraId="19638E02" w14:textId="77777777" w:rsidR="00A46571" w:rsidRPr="005F252C" w:rsidRDefault="00A46571" w:rsidP="00A46571">
            <w:pPr>
              <w:tabs>
                <w:tab w:val="left" w:pos="2038"/>
              </w:tabs>
            </w:pPr>
            <w:r w:rsidRPr="005F252C">
              <w:t>Yes</w:t>
            </w:r>
          </w:p>
        </w:tc>
        <w:tc>
          <w:tcPr>
            <w:tcW w:w="1380" w:type="dxa"/>
            <w:hideMark/>
          </w:tcPr>
          <w:p w14:paraId="1B4BA4BE" w14:textId="77777777" w:rsidR="00A46571" w:rsidRPr="005F252C" w:rsidRDefault="00A46571" w:rsidP="00A46571">
            <w:pPr>
              <w:tabs>
                <w:tab w:val="left" w:pos="2038"/>
              </w:tabs>
            </w:pPr>
            <w:r w:rsidRPr="005F252C">
              <w:t>Yes</w:t>
            </w:r>
          </w:p>
        </w:tc>
        <w:tc>
          <w:tcPr>
            <w:tcW w:w="1460" w:type="dxa"/>
            <w:hideMark/>
          </w:tcPr>
          <w:p w14:paraId="3FFBC179" w14:textId="77777777" w:rsidR="00A46571" w:rsidRPr="005F252C" w:rsidRDefault="00A46571" w:rsidP="00A46571">
            <w:pPr>
              <w:tabs>
                <w:tab w:val="left" w:pos="2038"/>
              </w:tabs>
            </w:pPr>
            <w:r w:rsidRPr="005F252C">
              <w:t>P</w:t>
            </w:r>
          </w:p>
        </w:tc>
      </w:tr>
      <w:tr w:rsidR="00A46571" w:rsidRPr="005F252C" w14:paraId="3A8D8923" w14:textId="77777777" w:rsidTr="009764B6">
        <w:trPr>
          <w:trHeight w:val="310"/>
        </w:trPr>
        <w:tc>
          <w:tcPr>
            <w:tcW w:w="5040" w:type="dxa"/>
            <w:vMerge w:val="restart"/>
            <w:hideMark/>
          </w:tcPr>
          <w:p w14:paraId="28B091F4" w14:textId="77777777" w:rsidR="00A46571" w:rsidRPr="005F252C" w:rsidRDefault="00A46571" w:rsidP="00A46571">
            <w:pPr>
              <w:tabs>
                <w:tab w:val="left" w:pos="2038"/>
              </w:tabs>
              <w:rPr>
                <w:b/>
                <w:bCs/>
              </w:rPr>
            </w:pPr>
            <w:r w:rsidRPr="005F252C">
              <w:rPr>
                <w:b/>
                <w:bCs/>
              </w:rPr>
              <w:t>Industrial Chemicals &amp; Gases</w:t>
            </w:r>
          </w:p>
        </w:tc>
        <w:tc>
          <w:tcPr>
            <w:tcW w:w="2260" w:type="dxa"/>
            <w:vMerge w:val="restart"/>
            <w:hideMark/>
          </w:tcPr>
          <w:p w14:paraId="18DC10BD" w14:textId="77777777" w:rsidR="00A46571" w:rsidRPr="005F252C" w:rsidRDefault="00A46571" w:rsidP="00A46571">
            <w:pPr>
              <w:tabs>
                <w:tab w:val="left" w:pos="2038"/>
              </w:tabs>
            </w:pPr>
            <w:r w:rsidRPr="005F252C">
              <w:t>Industrial Gases &amp; Cryogenics</w:t>
            </w:r>
          </w:p>
        </w:tc>
        <w:tc>
          <w:tcPr>
            <w:tcW w:w="11360" w:type="dxa"/>
            <w:vMerge w:val="restart"/>
            <w:hideMark/>
          </w:tcPr>
          <w:p w14:paraId="4D7AE6FF" w14:textId="77777777" w:rsidR="00A46571" w:rsidRPr="005F252C" w:rsidRDefault="00A46571" w:rsidP="00A46571">
            <w:pPr>
              <w:tabs>
                <w:tab w:val="left" w:pos="2038"/>
              </w:tabs>
            </w:pPr>
            <w:r w:rsidRPr="005F252C">
              <w:t>Includes compressed and liquefied gases such as acetylene, nitrogen, and liquid nitrogen used for industrial applications, welding, and cryogenic processes.</w:t>
            </w:r>
          </w:p>
        </w:tc>
        <w:tc>
          <w:tcPr>
            <w:tcW w:w="5360" w:type="dxa"/>
            <w:hideMark/>
          </w:tcPr>
          <w:p w14:paraId="7EFC9149" w14:textId="77777777" w:rsidR="00A46571" w:rsidRPr="005F252C" w:rsidRDefault="00A46571" w:rsidP="00A46571">
            <w:pPr>
              <w:tabs>
                <w:tab w:val="left" w:pos="2038"/>
              </w:tabs>
            </w:pPr>
            <w:r w:rsidRPr="005F252C">
              <w:t>Acetylene</w:t>
            </w:r>
          </w:p>
        </w:tc>
        <w:tc>
          <w:tcPr>
            <w:tcW w:w="760" w:type="dxa"/>
            <w:hideMark/>
          </w:tcPr>
          <w:p w14:paraId="3A5E96C1" w14:textId="77777777" w:rsidR="00A46571" w:rsidRPr="005F252C" w:rsidRDefault="00A46571" w:rsidP="00A46571">
            <w:pPr>
              <w:tabs>
                <w:tab w:val="left" w:pos="2038"/>
              </w:tabs>
            </w:pPr>
            <w:r w:rsidRPr="005F252C">
              <w:t>Yes</w:t>
            </w:r>
          </w:p>
        </w:tc>
        <w:tc>
          <w:tcPr>
            <w:tcW w:w="1380" w:type="dxa"/>
            <w:hideMark/>
          </w:tcPr>
          <w:p w14:paraId="59CA400E" w14:textId="77777777" w:rsidR="00A46571" w:rsidRPr="005F252C" w:rsidRDefault="00A46571" w:rsidP="00A46571">
            <w:pPr>
              <w:tabs>
                <w:tab w:val="left" w:pos="2038"/>
              </w:tabs>
            </w:pPr>
            <w:r w:rsidRPr="005F252C">
              <w:t>Yes</w:t>
            </w:r>
          </w:p>
        </w:tc>
        <w:tc>
          <w:tcPr>
            <w:tcW w:w="1460" w:type="dxa"/>
            <w:hideMark/>
          </w:tcPr>
          <w:p w14:paraId="3F08400A" w14:textId="77777777" w:rsidR="00A46571" w:rsidRPr="005F252C" w:rsidRDefault="00A46571" w:rsidP="00A46571">
            <w:pPr>
              <w:tabs>
                <w:tab w:val="left" w:pos="2038"/>
              </w:tabs>
            </w:pPr>
            <w:r w:rsidRPr="005F252C">
              <w:t>P</w:t>
            </w:r>
          </w:p>
        </w:tc>
      </w:tr>
      <w:tr w:rsidR="00A46571" w:rsidRPr="005F252C" w14:paraId="00D801CD" w14:textId="77777777" w:rsidTr="009764B6">
        <w:trPr>
          <w:trHeight w:val="310"/>
        </w:trPr>
        <w:tc>
          <w:tcPr>
            <w:tcW w:w="5040" w:type="dxa"/>
            <w:vMerge/>
            <w:hideMark/>
          </w:tcPr>
          <w:p w14:paraId="62D2E4D2" w14:textId="77777777" w:rsidR="00A46571" w:rsidRPr="005F252C" w:rsidRDefault="00A46571" w:rsidP="00A46571">
            <w:pPr>
              <w:tabs>
                <w:tab w:val="left" w:pos="2038"/>
              </w:tabs>
              <w:rPr>
                <w:b/>
                <w:bCs/>
              </w:rPr>
            </w:pPr>
          </w:p>
        </w:tc>
        <w:tc>
          <w:tcPr>
            <w:tcW w:w="2260" w:type="dxa"/>
            <w:vMerge/>
            <w:hideMark/>
          </w:tcPr>
          <w:p w14:paraId="4FA135B6" w14:textId="77777777" w:rsidR="00A46571" w:rsidRPr="005F252C" w:rsidRDefault="00A46571" w:rsidP="00A46571">
            <w:pPr>
              <w:tabs>
                <w:tab w:val="left" w:pos="2038"/>
              </w:tabs>
            </w:pPr>
          </w:p>
        </w:tc>
        <w:tc>
          <w:tcPr>
            <w:tcW w:w="11360" w:type="dxa"/>
            <w:vMerge/>
            <w:hideMark/>
          </w:tcPr>
          <w:p w14:paraId="769676C2" w14:textId="77777777" w:rsidR="00A46571" w:rsidRPr="005F252C" w:rsidRDefault="00A46571" w:rsidP="00A46571">
            <w:pPr>
              <w:tabs>
                <w:tab w:val="left" w:pos="2038"/>
              </w:tabs>
            </w:pPr>
          </w:p>
        </w:tc>
        <w:tc>
          <w:tcPr>
            <w:tcW w:w="5360" w:type="dxa"/>
            <w:hideMark/>
          </w:tcPr>
          <w:p w14:paraId="0556E30C" w14:textId="77777777" w:rsidR="00A46571" w:rsidRPr="005F252C" w:rsidRDefault="00A46571" w:rsidP="00A46571">
            <w:pPr>
              <w:tabs>
                <w:tab w:val="left" w:pos="2038"/>
              </w:tabs>
            </w:pPr>
            <w:r w:rsidRPr="005F252C">
              <w:t>Liquid Nitrogen</w:t>
            </w:r>
          </w:p>
        </w:tc>
        <w:tc>
          <w:tcPr>
            <w:tcW w:w="760" w:type="dxa"/>
            <w:hideMark/>
          </w:tcPr>
          <w:p w14:paraId="7150EC7E" w14:textId="77777777" w:rsidR="00A46571" w:rsidRPr="005F252C" w:rsidRDefault="00A46571" w:rsidP="00A46571">
            <w:pPr>
              <w:tabs>
                <w:tab w:val="left" w:pos="2038"/>
              </w:tabs>
            </w:pPr>
            <w:r w:rsidRPr="005F252C">
              <w:t>Yes</w:t>
            </w:r>
          </w:p>
        </w:tc>
        <w:tc>
          <w:tcPr>
            <w:tcW w:w="1380" w:type="dxa"/>
            <w:hideMark/>
          </w:tcPr>
          <w:p w14:paraId="488D9343" w14:textId="77777777" w:rsidR="00A46571" w:rsidRPr="005F252C" w:rsidRDefault="00A46571" w:rsidP="00A46571">
            <w:pPr>
              <w:tabs>
                <w:tab w:val="left" w:pos="2038"/>
              </w:tabs>
            </w:pPr>
            <w:r w:rsidRPr="005F252C">
              <w:t>Yes</w:t>
            </w:r>
          </w:p>
        </w:tc>
        <w:tc>
          <w:tcPr>
            <w:tcW w:w="1460" w:type="dxa"/>
            <w:hideMark/>
          </w:tcPr>
          <w:p w14:paraId="7A5743FC" w14:textId="77777777" w:rsidR="00A46571" w:rsidRPr="005F252C" w:rsidRDefault="00A46571" w:rsidP="00A46571">
            <w:pPr>
              <w:tabs>
                <w:tab w:val="left" w:pos="2038"/>
              </w:tabs>
            </w:pPr>
            <w:r w:rsidRPr="005F252C">
              <w:t>P</w:t>
            </w:r>
          </w:p>
        </w:tc>
      </w:tr>
      <w:tr w:rsidR="00A46571" w:rsidRPr="005F252C" w14:paraId="4C1245EF" w14:textId="77777777" w:rsidTr="009764B6">
        <w:trPr>
          <w:trHeight w:val="310"/>
        </w:trPr>
        <w:tc>
          <w:tcPr>
            <w:tcW w:w="5040" w:type="dxa"/>
            <w:vMerge/>
            <w:hideMark/>
          </w:tcPr>
          <w:p w14:paraId="79C9D4A2" w14:textId="77777777" w:rsidR="00A46571" w:rsidRPr="005F252C" w:rsidRDefault="00A46571" w:rsidP="00A46571">
            <w:pPr>
              <w:tabs>
                <w:tab w:val="left" w:pos="2038"/>
              </w:tabs>
              <w:rPr>
                <w:b/>
                <w:bCs/>
              </w:rPr>
            </w:pPr>
          </w:p>
        </w:tc>
        <w:tc>
          <w:tcPr>
            <w:tcW w:w="2260" w:type="dxa"/>
            <w:vMerge/>
            <w:hideMark/>
          </w:tcPr>
          <w:p w14:paraId="4EEF4FC6" w14:textId="77777777" w:rsidR="00A46571" w:rsidRPr="005F252C" w:rsidRDefault="00A46571" w:rsidP="00A46571">
            <w:pPr>
              <w:tabs>
                <w:tab w:val="left" w:pos="2038"/>
              </w:tabs>
            </w:pPr>
          </w:p>
        </w:tc>
        <w:tc>
          <w:tcPr>
            <w:tcW w:w="11360" w:type="dxa"/>
            <w:vMerge/>
            <w:hideMark/>
          </w:tcPr>
          <w:p w14:paraId="4DD44D26" w14:textId="77777777" w:rsidR="00A46571" w:rsidRPr="005F252C" w:rsidRDefault="00A46571" w:rsidP="00A46571">
            <w:pPr>
              <w:tabs>
                <w:tab w:val="left" w:pos="2038"/>
              </w:tabs>
            </w:pPr>
          </w:p>
        </w:tc>
        <w:tc>
          <w:tcPr>
            <w:tcW w:w="5360" w:type="dxa"/>
            <w:hideMark/>
          </w:tcPr>
          <w:p w14:paraId="64A08C0F" w14:textId="77777777" w:rsidR="00A46571" w:rsidRPr="005F252C" w:rsidRDefault="00A46571" w:rsidP="00A46571">
            <w:pPr>
              <w:tabs>
                <w:tab w:val="left" w:pos="2038"/>
              </w:tabs>
            </w:pPr>
            <w:r w:rsidRPr="005F252C">
              <w:t>Nitrogen (Gas)</w:t>
            </w:r>
          </w:p>
        </w:tc>
        <w:tc>
          <w:tcPr>
            <w:tcW w:w="760" w:type="dxa"/>
            <w:hideMark/>
          </w:tcPr>
          <w:p w14:paraId="7E2A12CE" w14:textId="77777777" w:rsidR="00A46571" w:rsidRPr="005F252C" w:rsidRDefault="00A46571" w:rsidP="00A46571">
            <w:pPr>
              <w:tabs>
                <w:tab w:val="left" w:pos="2038"/>
              </w:tabs>
            </w:pPr>
            <w:r w:rsidRPr="005F252C">
              <w:t>Yes</w:t>
            </w:r>
          </w:p>
        </w:tc>
        <w:tc>
          <w:tcPr>
            <w:tcW w:w="1380" w:type="dxa"/>
            <w:hideMark/>
          </w:tcPr>
          <w:p w14:paraId="2F20769A" w14:textId="77777777" w:rsidR="00A46571" w:rsidRPr="005F252C" w:rsidRDefault="00A46571" w:rsidP="00A46571">
            <w:pPr>
              <w:tabs>
                <w:tab w:val="left" w:pos="2038"/>
              </w:tabs>
            </w:pPr>
            <w:r w:rsidRPr="005F252C">
              <w:t>Yes</w:t>
            </w:r>
          </w:p>
        </w:tc>
        <w:tc>
          <w:tcPr>
            <w:tcW w:w="1460" w:type="dxa"/>
            <w:hideMark/>
          </w:tcPr>
          <w:p w14:paraId="0B72BEE6" w14:textId="77777777" w:rsidR="00A46571" w:rsidRPr="005F252C" w:rsidRDefault="00A46571" w:rsidP="00A46571">
            <w:pPr>
              <w:tabs>
                <w:tab w:val="left" w:pos="2038"/>
              </w:tabs>
            </w:pPr>
            <w:r w:rsidRPr="005F252C">
              <w:t>P</w:t>
            </w:r>
          </w:p>
        </w:tc>
      </w:tr>
      <w:tr w:rsidR="00A46571" w:rsidRPr="005F252C" w14:paraId="2FE0CC0D" w14:textId="77777777" w:rsidTr="009764B6">
        <w:trPr>
          <w:trHeight w:val="620"/>
        </w:trPr>
        <w:tc>
          <w:tcPr>
            <w:tcW w:w="5040" w:type="dxa"/>
            <w:vMerge/>
            <w:hideMark/>
          </w:tcPr>
          <w:p w14:paraId="7411CD7E" w14:textId="77777777" w:rsidR="00A46571" w:rsidRPr="005F252C" w:rsidRDefault="00A46571" w:rsidP="00A46571">
            <w:pPr>
              <w:tabs>
                <w:tab w:val="left" w:pos="2038"/>
              </w:tabs>
              <w:rPr>
                <w:b/>
                <w:bCs/>
              </w:rPr>
            </w:pPr>
          </w:p>
        </w:tc>
        <w:tc>
          <w:tcPr>
            <w:tcW w:w="2260" w:type="dxa"/>
            <w:hideMark/>
          </w:tcPr>
          <w:p w14:paraId="6A055BA6" w14:textId="77777777" w:rsidR="00A46571" w:rsidRPr="005F252C" w:rsidRDefault="00A46571" w:rsidP="00A46571">
            <w:pPr>
              <w:tabs>
                <w:tab w:val="left" w:pos="2038"/>
              </w:tabs>
            </w:pPr>
            <w:r w:rsidRPr="005F252C">
              <w:t>Industrial Chemicals</w:t>
            </w:r>
          </w:p>
        </w:tc>
        <w:tc>
          <w:tcPr>
            <w:tcW w:w="11360" w:type="dxa"/>
            <w:hideMark/>
          </w:tcPr>
          <w:p w14:paraId="6A99D953" w14:textId="77777777" w:rsidR="00A46571" w:rsidRPr="005F252C" w:rsidRDefault="00A46571" w:rsidP="00A46571">
            <w:pPr>
              <w:tabs>
                <w:tab w:val="left" w:pos="2038"/>
              </w:tabs>
            </w:pPr>
            <w:r w:rsidRPr="005F252C">
              <w:t>Includes inorganic chemical mixtures and related raw materials used in various manufacturing and processing industry</w:t>
            </w:r>
          </w:p>
        </w:tc>
        <w:tc>
          <w:tcPr>
            <w:tcW w:w="5360" w:type="dxa"/>
            <w:hideMark/>
          </w:tcPr>
          <w:p w14:paraId="2B33462E" w14:textId="77777777" w:rsidR="00A46571" w:rsidRPr="005F252C" w:rsidRDefault="00A46571" w:rsidP="00A46571">
            <w:pPr>
              <w:tabs>
                <w:tab w:val="left" w:pos="2038"/>
              </w:tabs>
            </w:pPr>
            <w:r w:rsidRPr="005F252C">
              <w:t>Inorganic Chemical Mixtures</w:t>
            </w:r>
          </w:p>
        </w:tc>
        <w:tc>
          <w:tcPr>
            <w:tcW w:w="760" w:type="dxa"/>
            <w:hideMark/>
          </w:tcPr>
          <w:p w14:paraId="6918244E" w14:textId="77777777" w:rsidR="00A46571" w:rsidRPr="005F252C" w:rsidRDefault="00A46571" w:rsidP="00A46571">
            <w:pPr>
              <w:tabs>
                <w:tab w:val="left" w:pos="2038"/>
              </w:tabs>
            </w:pPr>
            <w:r w:rsidRPr="005F252C">
              <w:t>Yes</w:t>
            </w:r>
          </w:p>
        </w:tc>
        <w:tc>
          <w:tcPr>
            <w:tcW w:w="1380" w:type="dxa"/>
            <w:hideMark/>
          </w:tcPr>
          <w:p w14:paraId="5E35BD1E" w14:textId="77777777" w:rsidR="00A46571" w:rsidRPr="005F252C" w:rsidRDefault="00A46571" w:rsidP="00A46571">
            <w:pPr>
              <w:tabs>
                <w:tab w:val="left" w:pos="2038"/>
              </w:tabs>
            </w:pPr>
            <w:r w:rsidRPr="005F252C">
              <w:t>Yes</w:t>
            </w:r>
          </w:p>
        </w:tc>
        <w:tc>
          <w:tcPr>
            <w:tcW w:w="1460" w:type="dxa"/>
            <w:hideMark/>
          </w:tcPr>
          <w:p w14:paraId="4EA5209B" w14:textId="77777777" w:rsidR="00A46571" w:rsidRPr="005F252C" w:rsidRDefault="00A46571" w:rsidP="00A46571">
            <w:pPr>
              <w:tabs>
                <w:tab w:val="left" w:pos="2038"/>
              </w:tabs>
            </w:pPr>
            <w:r w:rsidRPr="005F252C">
              <w:t>P</w:t>
            </w:r>
          </w:p>
        </w:tc>
      </w:tr>
      <w:tr w:rsidR="00A46571" w:rsidRPr="005F252C" w14:paraId="395479D5" w14:textId="77777777" w:rsidTr="009764B6">
        <w:trPr>
          <w:trHeight w:val="310"/>
        </w:trPr>
        <w:tc>
          <w:tcPr>
            <w:tcW w:w="5040" w:type="dxa"/>
            <w:hideMark/>
          </w:tcPr>
          <w:p w14:paraId="5E00DE38" w14:textId="77777777" w:rsidR="00A46571" w:rsidRPr="005F252C" w:rsidRDefault="00A46571" w:rsidP="00A46571">
            <w:pPr>
              <w:tabs>
                <w:tab w:val="left" w:pos="2038"/>
              </w:tabs>
              <w:rPr>
                <w:b/>
                <w:bCs/>
              </w:rPr>
            </w:pPr>
            <w:r w:rsidRPr="005F252C">
              <w:rPr>
                <w:b/>
                <w:bCs/>
              </w:rPr>
              <w:t>Communication</w:t>
            </w:r>
          </w:p>
        </w:tc>
        <w:tc>
          <w:tcPr>
            <w:tcW w:w="2260" w:type="dxa"/>
            <w:hideMark/>
          </w:tcPr>
          <w:p w14:paraId="6259FFD4" w14:textId="77777777" w:rsidR="00A46571" w:rsidRPr="005F252C" w:rsidRDefault="00A46571" w:rsidP="00A46571">
            <w:pPr>
              <w:tabs>
                <w:tab w:val="left" w:pos="2038"/>
              </w:tabs>
              <w:rPr>
                <w:b/>
                <w:bCs/>
              </w:rPr>
            </w:pPr>
            <w:r w:rsidRPr="005F252C">
              <w:rPr>
                <w:b/>
                <w:bCs/>
              </w:rPr>
              <w:t>Customer Services</w:t>
            </w:r>
          </w:p>
        </w:tc>
        <w:tc>
          <w:tcPr>
            <w:tcW w:w="11360" w:type="dxa"/>
            <w:hideMark/>
          </w:tcPr>
          <w:p w14:paraId="31B86107" w14:textId="77777777" w:rsidR="00A46571" w:rsidRPr="005F252C" w:rsidRDefault="00A46571" w:rsidP="00A46571">
            <w:pPr>
              <w:tabs>
                <w:tab w:val="left" w:pos="2038"/>
              </w:tabs>
            </w:pPr>
            <w:r w:rsidRPr="005F252C">
              <w:t>Customer service solutions, including call center operations, dedicated customer support</w:t>
            </w:r>
          </w:p>
        </w:tc>
        <w:tc>
          <w:tcPr>
            <w:tcW w:w="5360" w:type="dxa"/>
            <w:hideMark/>
          </w:tcPr>
          <w:p w14:paraId="096F0A6F" w14:textId="77777777" w:rsidR="00A46571" w:rsidRPr="005F252C" w:rsidRDefault="00A46571" w:rsidP="00A46571">
            <w:pPr>
              <w:tabs>
                <w:tab w:val="left" w:pos="2038"/>
              </w:tabs>
            </w:pPr>
            <w:r w:rsidRPr="005F252C">
              <w:t xml:space="preserve">Call Center Services </w:t>
            </w:r>
          </w:p>
        </w:tc>
        <w:tc>
          <w:tcPr>
            <w:tcW w:w="760" w:type="dxa"/>
            <w:hideMark/>
          </w:tcPr>
          <w:p w14:paraId="03F00358" w14:textId="77777777" w:rsidR="00A46571" w:rsidRPr="005F252C" w:rsidRDefault="00A46571" w:rsidP="00A46571">
            <w:pPr>
              <w:tabs>
                <w:tab w:val="left" w:pos="2038"/>
              </w:tabs>
            </w:pPr>
            <w:r w:rsidRPr="005F252C">
              <w:t>No </w:t>
            </w:r>
          </w:p>
        </w:tc>
        <w:tc>
          <w:tcPr>
            <w:tcW w:w="1380" w:type="dxa"/>
            <w:hideMark/>
          </w:tcPr>
          <w:p w14:paraId="29BCF13B" w14:textId="77777777" w:rsidR="00A46571" w:rsidRPr="005F252C" w:rsidRDefault="00A46571" w:rsidP="00A46571">
            <w:pPr>
              <w:tabs>
                <w:tab w:val="left" w:pos="2038"/>
              </w:tabs>
            </w:pPr>
            <w:r w:rsidRPr="005F252C">
              <w:t>Yes</w:t>
            </w:r>
          </w:p>
        </w:tc>
        <w:tc>
          <w:tcPr>
            <w:tcW w:w="1460" w:type="dxa"/>
            <w:hideMark/>
          </w:tcPr>
          <w:p w14:paraId="507F28FE" w14:textId="77777777" w:rsidR="00A46571" w:rsidRPr="005F252C" w:rsidRDefault="00A46571" w:rsidP="00A46571">
            <w:pPr>
              <w:tabs>
                <w:tab w:val="left" w:pos="2038"/>
              </w:tabs>
            </w:pPr>
            <w:r w:rsidRPr="005F252C">
              <w:t>S</w:t>
            </w:r>
          </w:p>
        </w:tc>
      </w:tr>
      <w:tr w:rsidR="00A46571" w:rsidRPr="005F252C" w14:paraId="38E48CD8" w14:textId="77777777" w:rsidTr="009764B6">
        <w:trPr>
          <w:trHeight w:val="620"/>
        </w:trPr>
        <w:tc>
          <w:tcPr>
            <w:tcW w:w="5040" w:type="dxa"/>
            <w:vMerge w:val="restart"/>
            <w:hideMark/>
          </w:tcPr>
          <w:p w14:paraId="78D2A6E2" w14:textId="77777777" w:rsidR="00A46571" w:rsidRPr="005F252C" w:rsidRDefault="00A46571" w:rsidP="00A46571">
            <w:pPr>
              <w:tabs>
                <w:tab w:val="left" w:pos="2038"/>
              </w:tabs>
              <w:rPr>
                <w:b/>
                <w:bCs/>
              </w:rPr>
            </w:pPr>
            <w:r w:rsidRPr="005F252C">
              <w:rPr>
                <w:b/>
                <w:bCs/>
              </w:rPr>
              <w:t>Agriculture and Fertilizers</w:t>
            </w:r>
          </w:p>
        </w:tc>
        <w:tc>
          <w:tcPr>
            <w:tcW w:w="2260" w:type="dxa"/>
            <w:vMerge w:val="restart"/>
            <w:hideMark/>
          </w:tcPr>
          <w:p w14:paraId="44592962" w14:textId="77777777" w:rsidR="00A46571" w:rsidRPr="005F252C" w:rsidRDefault="00A46571" w:rsidP="00A46571">
            <w:pPr>
              <w:tabs>
                <w:tab w:val="left" w:pos="2038"/>
              </w:tabs>
              <w:rPr>
                <w:b/>
                <w:bCs/>
              </w:rPr>
            </w:pPr>
            <w:r w:rsidRPr="005F252C">
              <w:rPr>
                <w:b/>
                <w:bCs/>
              </w:rPr>
              <w:t>Agriculture and Fertilizers</w:t>
            </w:r>
          </w:p>
        </w:tc>
        <w:tc>
          <w:tcPr>
            <w:tcW w:w="11360" w:type="dxa"/>
            <w:vMerge w:val="restart"/>
            <w:hideMark/>
          </w:tcPr>
          <w:p w14:paraId="2B95630E" w14:textId="77777777" w:rsidR="00A46571" w:rsidRPr="005F252C" w:rsidRDefault="00A46571" w:rsidP="00A46571">
            <w:pPr>
              <w:tabs>
                <w:tab w:val="left" w:pos="2038"/>
              </w:tabs>
            </w:pPr>
            <w:r w:rsidRPr="005F252C">
              <w:t>Includes fertilizers to enhance soil and crop productivity.</w:t>
            </w:r>
          </w:p>
        </w:tc>
        <w:tc>
          <w:tcPr>
            <w:tcW w:w="5360" w:type="dxa"/>
            <w:hideMark/>
          </w:tcPr>
          <w:p w14:paraId="1D05CA62" w14:textId="77777777" w:rsidR="00A46571" w:rsidRPr="005F252C" w:rsidRDefault="00A46571" w:rsidP="00A46571">
            <w:pPr>
              <w:tabs>
                <w:tab w:val="left" w:pos="2038"/>
              </w:tabs>
            </w:pPr>
            <w:r w:rsidRPr="005F252C">
              <w:t>Liquid fertilizer rich with organic and mineral substance</w:t>
            </w:r>
          </w:p>
        </w:tc>
        <w:tc>
          <w:tcPr>
            <w:tcW w:w="760" w:type="dxa"/>
            <w:hideMark/>
          </w:tcPr>
          <w:p w14:paraId="0231D138" w14:textId="77777777" w:rsidR="00A46571" w:rsidRPr="005F252C" w:rsidRDefault="00A46571" w:rsidP="00A46571">
            <w:pPr>
              <w:tabs>
                <w:tab w:val="left" w:pos="2038"/>
              </w:tabs>
            </w:pPr>
            <w:r w:rsidRPr="005F252C">
              <w:t> No</w:t>
            </w:r>
          </w:p>
        </w:tc>
        <w:tc>
          <w:tcPr>
            <w:tcW w:w="1380" w:type="dxa"/>
            <w:hideMark/>
          </w:tcPr>
          <w:p w14:paraId="4C340CFC" w14:textId="77777777" w:rsidR="00A46571" w:rsidRPr="005F252C" w:rsidRDefault="00A46571" w:rsidP="00A46571">
            <w:pPr>
              <w:tabs>
                <w:tab w:val="left" w:pos="2038"/>
              </w:tabs>
            </w:pPr>
            <w:r w:rsidRPr="005F252C">
              <w:t>Yes</w:t>
            </w:r>
          </w:p>
        </w:tc>
        <w:tc>
          <w:tcPr>
            <w:tcW w:w="1460" w:type="dxa"/>
            <w:hideMark/>
          </w:tcPr>
          <w:p w14:paraId="03E30FDF" w14:textId="77777777" w:rsidR="00A46571" w:rsidRPr="005F252C" w:rsidRDefault="00A46571" w:rsidP="00A46571">
            <w:pPr>
              <w:tabs>
                <w:tab w:val="left" w:pos="2038"/>
              </w:tabs>
            </w:pPr>
            <w:r w:rsidRPr="005F252C">
              <w:t>P</w:t>
            </w:r>
          </w:p>
        </w:tc>
      </w:tr>
      <w:tr w:rsidR="00A46571" w:rsidRPr="005F252C" w14:paraId="64CD64C6" w14:textId="77777777" w:rsidTr="009764B6">
        <w:trPr>
          <w:trHeight w:val="310"/>
        </w:trPr>
        <w:tc>
          <w:tcPr>
            <w:tcW w:w="5040" w:type="dxa"/>
            <w:vMerge/>
            <w:hideMark/>
          </w:tcPr>
          <w:p w14:paraId="32FC021A" w14:textId="77777777" w:rsidR="00A46571" w:rsidRPr="005F252C" w:rsidRDefault="00A46571" w:rsidP="00A46571">
            <w:pPr>
              <w:tabs>
                <w:tab w:val="left" w:pos="2038"/>
              </w:tabs>
              <w:rPr>
                <w:b/>
                <w:bCs/>
              </w:rPr>
            </w:pPr>
          </w:p>
        </w:tc>
        <w:tc>
          <w:tcPr>
            <w:tcW w:w="2260" w:type="dxa"/>
            <w:vMerge/>
            <w:hideMark/>
          </w:tcPr>
          <w:p w14:paraId="08E96BCD" w14:textId="77777777" w:rsidR="00A46571" w:rsidRPr="005F252C" w:rsidRDefault="00A46571" w:rsidP="00A46571">
            <w:pPr>
              <w:tabs>
                <w:tab w:val="left" w:pos="2038"/>
              </w:tabs>
              <w:rPr>
                <w:b/>
                <w:bCs/>
              </w:rPr>
            </w:pPr>
          </w:p>
        </w:tc>
        <w:tc>
          <w:tcPr>
            <w:tcW w:w="11360" w:type="dxa"/>
            <w:vMerge/>
            <w:hideMark/>
          </w:tcPr>
          <w:p w14:paraId="7DD94E77" w14:textId="77777777" w:rsidR="00A46571" w:rsidRPr="005F252C" w:rsidRDefault="00A46571" w:rsidP="00A46571">
            <w:pPr>
              <w:tabs>
                <w:tab w:val="left" w:pos="2038"/>
              </w:tabs>
            </w:pPr>
          </w:p>
        </w:tc>
        <w:tc>
          <w:tcPr>
            <w:tcW w:w="5360" w:type="dxa"/>
            <w:hideMark/>
          </w:tcPr>
          <w:p w14:paraId="14A437E0" w14:textId="77777777" w:rsidR="00A46571" w:rsidRPr="005F252C" w:rsidRDefault="00A46571" w:rsidP="00A46571">
            <w:pPr>
              <w:tabs>
                <w:tab w:val="left" w:pos="2038"/>
              </w:tabs>
            </w:pPr>
            <w:r w:rsidRPr="005F252C">
              <w:t xml:space="preserve">Liquid mineral organic fertilizer </w:t>
            </w:r>
          </w:p>
        </w:tc>
        <w:tc>
          <w:tcPr>
            <w:tcW w:w="760" w:type="dxa"/>
            <w:hideMark/>
          </w:tcPr>
          <w:p w14:paraId="7B003D9A" w14:textId="77777777" w:rsidR="00A46571" w:rsidRPr="005F252C" w:rsidRDefault="00A46571" w:rsidP="00A46571">
            <w:pPr>
              <w:tabs>
                <w:tab w:val="left" w:pos="2038"/>
              </w:tabs>
            </w:pPr>
            <w:r w:rsidRPr="005F252C">
              <w:t>No</w:t>
            </w:r>
          </w:p>
        </w:tc>
        <w:tc>
          <w:tcPr>
            <w:tcW w:w="1380" w:type="dxa"/>
            <w:hideMark/>
          </w:tcPr>
          <w:p w14:paraId="534823BF" w14:textId="77777777" w:rsidR="00A46571" w:rsidRPr="005F252C" w:rsidRDefault="00A46571" w:rsidP="00A46571">
            <w:pPr>
              <w:tabs>
                <w:tab w:val="left" w:pos="2038"/>
              </w:tabs>
            </w:pPr>
            <w:r w:rsidRPr="005F252C">
              <w:t>Yes</w:t>
            </w:r>
          </w:p>
        </w:tc>
        <w:tc>
          <w:tcPr>
            <w:tcW w:w="1460" w:type="dxa"/>
            <w:hideMark/>
          </w:tcPr>
          <w:p w14:paraId="11903852" w14:textId="77777777" w:rsidR="00A46571" w:rsidRPr="005F252C" w:rsidRDefault="00A46571" w:rsidP="00A46571">
            <w:pPr>
              <w:tabs>
                <w:tab w:val="left" w:pos="2038"/>
              </w:tabs>
            </w:pPr>
            <w:r w:rsidRPr="005F252C">
              <w:t>P</w:t>
            </w:r>
          </w:p>
        </w:tc>
      </w:tr>
      <w:tr w:rsidR="00A46571" w:rsidRPr="005F252C" w14:paraId="26E09458" w14:textId="77777777" w:rsidTr="009764B6">
        <w:trPr>
          <w:trHeight w:val="310"/>
        </w:trPr>
        <w:tc>
          <w:tcPr>
            <w:tcW w:w="5040" w:type="dxa"/>
            <w:vMerge/>
            <w:hideMark/>
          </w:tcPr>
          <w:p w14:paraId="369FE89B" w14:textId="77777777" w:rsidR="00A46571" w:rsidRPr="005F252C" w:rsidRDefault="00A46571" w:rsidP="00A46571">
            <w:pPr>
              <w:tabs>
                <w:tab w:val="left" w:pos="2038"/>
              </w:tabs>
              <w:rPr>
                <w:b/>
                <w:bCs/>
              </w:rPr>
            </w:pPr>
          </w:p>
        </w:tc>
        <w:tc>
          <w:tcPr>
            <w:tcW w:w="2260" w:type="dxa"/>
            <w:vMerge/>
            <w:hideMark/>
          </w:tcPr>
          <w:p w14:paraId="2FAB52A2" w14:textId="77777777" w:rsidR="00A46571" w:rsidRPr="005F252C" w:rsidRDefault="00A46571" w:rsidP="00A46571">
            <w:pPr>
              <w:tabs>
                <w:tab w:val="left" w:pos="2038"/>
              </w:tabs>
              <w:rPr>
                <w:b/>
                <w:bCs/>
              </w:rPr>
            </w:pPr>
          </w:p>
        </w:tc>
        <w:tc>
          <w:tcPr>
            <w:tcW w:w="11360" w:type="dxa"/>
            <w:vMerge/>
            <w:hideMark/>
          </w:tcPr>
          <w:p w14:paraId="5A8DDFE6" w14:textId="77777777" w:rsidR="00A46571" w:rsidRPr="005F252C" w:rsidRDefault="00A46571" w:rsidP="00A46571">
            <w:pPr>
              <w:tabs>
                <w:tab w:val="left" w:pos="2038"/>
              </w:tabs>
            </w:pPr>
          </w:p>
        </w:tc>
        <w:tc>
          <w:tcPr>
            <w:tcW w:w="5360" w:type="dxa"/>
            <w:hideMark/>
          </w:tcPr>
          <w:p w14:paraId="0FD36C99" w14:textId="77777777" w:rsidR="00A46571" w:rsidRPr="005F252C" w:rsidRDefault="00A46571" w:rsidP="00A46571">
            <w:pPr>
              <w:tabs>
                <w:tab w:val="left" w:pos="2038"/>
              </w:tabs>
            </w:pPr>
            <w:r w:rsidRPr="005F252C">
              <w:t>high-potassium liquid compound</w:t>
            </w:r>
          </w:p>
        </w:tc>
        <w:tc>
          <w:tcPr>
            <w:tcW w:w="760" w:type="dxa"/>
            <w:hideMark/>
          </w:tcPr>
          <w:p w14:paraId="3CF9EE97" w14:textId="77777777" w:rsidR="00A46571" w:rsidRPr="005F252C" w:rsidRDefault="00A46571" w:rsidP="00A46571">
            <w:pPr>
              <w:tabs>
                <w:tab w:val="left" w:pos="2038"/>
              </w:tabs>
            </w:pPr>
            <w:r w:rsidRPr="005F252C">
              <w:t>No</w:t>
            </w:r>
          </w:p>
        </w:tc>
        <w:tc>
          <w:tcPr>
            <w:tcW w:w="1380" w:type="dxa"/>
            <w:hideMark/>
          </w:tcPr>
          <w:p w14:paraId="5B42FBDC" w14:textId="77777777" w:rsidR="00A46571" w:rsidRPr="005F252C" w:rsidRDefault="00A46571" w:rsidP="00A46571">
            <w:pPr>
              <w:tabs>
                <w:tab w:val="left" w:pos="2038"/>
              </w:tabs>
            </w:pPr>
            <w:r w:rsidRPr="005F252C">
              <w:t>Yes</w:t>
            </w:r>
          </w:p>
        </w:tc>
        <w:tc>
          <w:tcPr>
            <w:tcW w:w="1460" w:type="dxa"/>
            <w:hideMark/>
          </w:tcPr>
          <w:p w14:paraId="33C4FB11" w14:textId="77777777" w:rsidR="00A46571" w:rsidRPr="005F252C" w:rsidRDefault="00A46571" w:rsidP="00A46571">
            <w:pPr>
              <w:tabs>
                <w:tab w:val="left" w:pos="2038"/>
              </w:tabs>
            </w:pPr>
            <w:r w:rsidRPr="005F252C">
              <w:t>P</w:t>
            </w:r>
          </w:p>
        </w:tc>
      </w:tr>
      <w:tr w:rsidR="00A46571" w:rsidRPr="005F252C" w14:paraId="5675A45A" w14:textId="77777777" w:rsidTr="009764B6">
        <w:trPr>
          <w:trHeight w:val="620"/>
        </w:trPr>
        <w:tc>
          <w:tcPr>
            <w:tcW w:w="5040" w:type="dxa"/>
            <w:vMerge/>
            <w:hideMark/>
          </w:tcPr>
          <w:p w14:paraId="10A7AD4B" w14:textId="77777777" w:rsidR="00A46571" w:rsidRPr="005F252C" w:rsidRDefault="00A46571" w:rsidP="00A46571">
            <w:pPr>
              <w:tabs>
                <w:tab w:val="left" w:pos="2038"/>
              </w:tabs>
              <w:rPr>
                <w:b/>
                <w:bCs/>
              </w:rPr>
            </w:pPr>
          </w:p>
        </w:tc>
        <w:tc>
          <w:tcPr>
            <w:tcW w:w="2260" w:type="dxa"/>
            <w:vMerge/>
            <w:hideMark/>
          </w:tcPr>
          <w:p w14:paraId="0BAFC801" w14:textId="77777777" w:rsidR="00A46571" w:rsidRPr="005F252C" w:rsidRDefault="00A46571" w:rsidP="00A46571">
            <w:pPr>
              <w:tabs>
                <w:tab w:val="left" w:pos="2038"/>
              </w:tabs>
              <w:rPr>
                <w:b/>
                <w:bCs/>
              </w:rPr>
            </w:pPr>
          </w:p>
        </w:tc>
        <w:tc>
          <w:tcPr>
            <w:tcW w:w="11360" w:type="dxa"/>
            <w:vMerge/>
            <w:hideMark/>
          </w:tcPr>
          <w:p w14:paraId="719872DA" w14:textId="77777777" w:rsidR="00A46571" w:rsidRPr="005F252C" w:rsidRDefault="00A46571" w:rsidP="00A46571">
            <w:pPr>
              <w:tabs>
                <w:tab w:val="left" w:pos="2038"/>
              </w:tabs>
            </w:pPr>
          </w:p>
        </w:tc>
        <w:tc>
          <w:tcPr>
            <w:tcW w:w="5360" w:type="dxa"/>
            <w:hideMark/>
          </w:tcPr>
          <w:p w14:paraId="007B00A6" w14:textId="77777777" w:rsidR="00A46571" w:rsidRPr="005F252C" w:rsidRDefault="00A46571" w:rsidP="00A46571">
            <w:pPr>
              <w:tabs>
                <w:tab w:val="left" w:pos="2038"/>
              </w:tabs>
            </w:pPr>
            <w:r w:rsidRPr="005F252C">
              <w:t>liquid high-nitrogen compound as a urea alternative.</w:t>
            </w:r>
          </w:p>
        </w:tc>
        <w:tc>
          <w:tcPr>
            <w:tcW w:w="760" w:type="dxa"/>
            <w:hideMark/>
          </w:tcPr>
          <w:p w14:paraId="09D47FB4" w14:textId="77777777" w:rsidR="00A46571" w:rsidRPr="005F252C" w:rsidRDefault="00A46571" w:rsidP="00A46571">
            <w:pPr>
              <w:tabs>
                <w:tab w:val="left" w:pos="2038"/>
              </w:tabs>
            </w:pPr>
            <w:r w:rsidRPr="005F252C">
              <w:t>No</w:t>
            </w:r>
          </w:p>
        </w:tc>
        <w:tc>
          <w:tcPr>
            <w:tcW w:w="1380" w:type="dxa"/>
            <w:hideMark/>
          </w:tcPr>
          <w:p w14:paraId="3833D3FD" w14:textId="77777777" w:rsidR="00A46571" w:rsidRPr="005F252C" w:rsidRDefault="00A46571" w:rsidP="00A46571">
            <w:pPr>
              <w:tabs>
                <w:tab w:val="left" w:pos="2038"/>
              </w:tabs>
            </w:pPr>
            <w:r w:rsidRPr="005F252C">
              <w:t>Yes</w:t>
            </w:r>
          </w:p>
        </w:tc>
        <w:tc>
          <w:tcPr>
            <w:tcW w:w="1460" w:type="dxa"/>
            <w:hideMark/>
          </w:tcPr>
          <w:p w14:paraId="37586DB6" w14:textId="77777777" w:rsidR="00A46571" w:rsidRPr="005F252C" w:rsidRDefault="00A46571" w:rsidP="00A46571">
            <w:pPr>
              <w:tabs>
                <w:tab w:val="left" w:pos="2038"/>
              </w:tabs>
            </w:pPr>
            <w:r w:rsidRPr="005F252C">
              <w:t>P</w:t>
            </w:r>
          </w:p>
        </w:tc>
      </w:tr>
      <w:tr w:rsidR="00A46571" w:rsidRPr="005F252C" w14:paraId="05F2514A" w14:textId="77777777" w:rsidTr="009764B6">
        <w:trPr>
          <w:trHeight w:val="310"/>
        </w:trPr>
        <w:tc>
          <w:tcPr>
            <w:tcW w:w="5040" w:type="dxa"/>
            <w:vMerge/>
            <w:hideMark/>
          </w:tcPr>
          <w:p w14:paraId="7A2EE43D" w14:textId="77777777" w:rsidR="00A46571" w:rsidRPr="005F252C" w:rsidRDefault="00A46571" w:rsidP="00A46571">
            <w:pPr>
              <w:tabs>
                <w:tab w:val="left" w:pos="2038"/>
              </w:tabs>
              <w:rPr>
                <w:b/>
                <w:bCs/>
              </w:rPr>
            </w:pPr>
          </w:p>
        </w:tc>
        <w:tc>
          <w:tcPr>
            <w:tcW w:w="2260" w:type="dxa"/>
            <w:vMerge/>
            <w:hideMark/>
          </w:tcPr>
          <w:p w14:paraId="73F6E64D" w14:textId="77777777" w:rsidR="00A46571" w:rsidRPr="005F252C" w:rsidRDefault="00A46571" w:rsidP="00A46571">
            <w:pPr>
              <w:tabs>
                <w:tab w:val="left" w:pos="2038"/>
              </w:tabs>
              <w:rPr>
                <w:b/>
                <w:bCs/>
              </w:rPr>
            </w:pPr>
          </w:p>
        </w:tc>
        <w:tc>
          <w:tcPr>
            <w:tcW w:w="11360" w:type="dxa"/>
            <w:vMerge/>
            <w:hideMark/>
          </w:tcPr>
          <w:p w14:paraId="61EE18C6" w14:textId="77777777" w:rsidR="00A46571" w:rsidRPr="005F252C" w:rsidRDefault="00A46571" w:rsidP="00A46571">
            <w:pPr>
              <w:tabs>
                <w:tab w:val="left" w:pos="2038"/>
              </w:tabs>
            </w:pPr>
          </w:p>
        </w:tc>
        <w:tc>
          <w:tcPr>
            <w:tcW w:w="5360" w:type="dxa"/>
            <w:hideMark/>
          </w:tcPr>
          <w:p w14:paraId="06394710" w14:textId="77777777" w:rsidR="00A46571" w:rsidRPr="005F252C" w:rsidRDefault="00A46571" w:rsidP="00A46571">
            <w:pPr>
              <w:tabs>
                <w:tab w:val="left" w:pos="2038"/>
              </w:tabs>
            </w:pPr>
            <w:r w:rsidRPr="005F252C">
              <w:t xml:space="preserve">High phosphorous root Activator </w:t>
            </w:r>
          </w:p>
        </w:tc>
        <w:tc>
          <w:tcPr>
            <w:tcW w:w="760" w:type="dxa"/>
            <w:hideMark/>
          </w:tcPr>
          <w:p w14:paraId="5E67F033" w14:textId="77777777" w:rsidR="00A46571" w:rsidRPr="005F252C" w:rsidRDefault="00A46571" w:rsidP="00A46571">
            <w:pPr>
              <w:tabs>
                <w:tab w:val="left" w:pos="2038"/>
              </w:tabs>
            </w:pPr>
            <w:r w:rsidRPr="005F252C">
              <w:t>No</w:t>
            </w:r>
          </w:p>
        </w:tc>
        <w:tc>
          <w:tcPr>
            <w:tcW w:w="1380" w:type="dxa"/>
            <w:hideMark/>
          </w:tcPr>
          <w:p w14:paraId="5476C7FE" w14:textId="77777777" w:rsidR="00A46571" w:rsidRPr="005F252C" w:rsidRDefault="00A46571" w:rsidP="00A46571">
            <w:pPr>
              <w:tabs>
                <w:tab w:val="left" w:pos="2038"/>
              </w:tabs>
            </w:pPr>
            <w:r w:rsidRPr="005F252C">
              <w:t>Yes</w:t>
            </w:r>
          </w:p>
        </w:tc>
        <w:tc>
          <w:tcPr>
            <w:tcW w:w="1460" w:type="dxa"/>
            <w:hideMark/>
          </w:tcPr>
          <w:p w14:paraId="6BE33197" w14:textId="77777777" w:rsidR="00A46571" w:rsidRPr="005F252C" w:rsidRDefault="00A46571" w:rsidP="00A46571">
            <w:pPr>
              <w:tabs>
                <w:tab w:val="left" w:pos="2038"/>
              </w:tabs>
            </w:pPr>
            <w:r w:rsidRPr="005F252C">
              <w:t>P</w:t>
            </w:r>
          </w:p>
        </w:tc>
      </w:tr>
      <w:tr w:rsidR="00A46571" w:rsidRPr="005F252C" w14:paraId="12F055BC" w14:textId="77777777" w:rsidTr="009764B6">
        <w:trPr>
          <w:trHeight w:val="310"/>
        </w:trPr>
        <w:tc>
          <w:tcPr>
            <w:tcW w:w="5040" w:type="dxa"/>
            <w:vMerge/>
            <w:hideMark/>
          </w:tcPr>
          <w:p w14:paraId="3C2538DC" w14:textId="77777777" w:rsidR="00A46571" w:rsidRPr="005F252C" w:rsidRDefault="00A46571" w:rsidP="00A46571">
            <w:pPr>
              <w:tabs>
                <w:tab w:val="left" w:pos="2038"/>
              </w:tabs>
              <w:rPr>
                <w:b/>
                <w:bCs/>
              </w:rPr>
            </w:pPr>
          </w:p>
        </w:tc>
        <w:tc>
          <w:tcPr>
            <w:tcW w:w="2260" w:type="dxa"/>
            <w:vMerge/>
            <w:hideMark/>
          </w:tcPr>
          <w:p w14:paraId="7B031381" w14:textId="77777777" w:rsidR="00A46571" w:rsidRPr="005F252C" w:rsidRDefault="00A46571" w:rsidP="00A46571">
            <w:pPr>
              <w:tabs>
                <w:tab w:val="left" w:pos="2038"/>
              </w:tabs>
              <w:rPr>
                <w:b/>
                <w:bCs/>
              </w:rPr>
            </w:pPr>
          </w:p>
        </w:tc>
        <w:tc>
          <w:tcPr>
            <w:tcW w:w="11360" w:type="dxa"/>
            <w:vMerge/>
            <w:hideMark/>
          </w:tcPr>
          <w:p w14:paraId="401035EC" w14:textId="77777777" w:rsidR="00A46571" w:rsidRPr="005F252C" w:rsidRDefault="00A46571" w:rsidP="00A46571">
            <w:pPr>
              <w:tabs>
                <w:tab w:val="left" w:pos="2038"/>
              </w:tabs>
            </w:pPr>
          </w:p>
        </w:tc>
        <w:tc>
          <w:tcPr>
            <w:tcW w:w="5360" w:type="dxa"/>
            <w:hideMark/>
          </w:tcPr>
          <w:p w14:paraId="48F17487" w14:textId="77777777" w:rsidR="00A46571" w:rsidRPr="005F252C" w:rsidRDefault="00A46571" w:rsidP="00A46571">
            <w:pPr>
              <w:tabs>
                <w:tab w:val="left" w:pos="2038"/>
              </w:tabs>
            </w:pPr>
            <w:r w:rsidRPr="005F252C">
              <w:t xml:space="preserve">Buoyant Growth </w:t>
            </w:r>
          </w:p>
        </w:tc>
        <w:tc>
          <w:tcPr>
            <w:tcW w:w="760" w:type="dxa"/>
            <w:hideMark/>
          </w:tcPr>
          <w:p w14:paraId="7210380E" w14:textId="77777777" w:rsidR="00A46571" w:rsidRPr="005F252C" w:rsidRDefault="00A46571" w:rsidP="00A46571">
            <w:pPr>
              <w:tabs>
                <w:tab w:val="left" w:pos="2038"/>
              </w:tabs>
            </w:pPr>
            <w:r w:rsidRPr="005F252C">
              <w:t>No</w:t>
            </w:r>
          </w:p>
        </w:tc>
        <w:tc>
          <w:tcPr>
            <w:tcW w:w="1380" w:type="dxa"/>
            <w:hideMark/>
          </w:tcPr>
          <w:p w14:paraId="73436931" w14:textId="77777777" w:rsidR="00A46571" w:rsidRPr="005F252C" w:rsidRDefault="00A46571" w:rsidP="00A46571">
            <w:pPr>
              <w:tabs>
                <w:tab w:val="left" w:pos="2038"/>
              </w:tabs>
            </w:pPr>
            <w:r w:rsidRPr="005F252C">
              <w:t>Yes</w:t>
            </w:r>
          </w:p>
        </w:tc>
        <w:tc>
          <w:tcPr>
            <w:tcW w:w="1460" w:type="dxa"/>
            <w:hideMark/>
          </w:tcPr>
          <w:p w14:paraId="7C278398" w14:textId="77777777" w:rsidR="00A46571" w:rsidRPr="005F252C" w:rsidRDefault="00A46571" w:rsidP="00A46571">
            <w:pPr>
              <w:tabs>
                <w:tab w:val="left" w:pos="2038"/>
              </w:tabs>
            </w:pPr>
            <w:r w:rsidRPr="005F252C">
              <w:t>P</w:t>
            </w:r>
          </w:p>
        </w:tc>
      </w:tr>
      <w:tr w:rsidR="00A46571" w:rsidRPr="005F252C" w14:paraId="3DAB3CC3" w14:textId="77777777" w:rsidTr="009764B6">
        <w:trPr>
          <w:trHeight w:val="310"/>
        </w:trPr>
        <w:tc>
          <w:tcPr>
            <w:tcW w:w="5040" w:type="dxa"/>
            <w:vMerge w:val="restart"/>
            <w:hideMark/>
          </w:tcPr>
          <w:p w14:paraId="2915B5FC" w14:textId="77777777" w:rsidR="00A46571" w:rsidRPr="005F252C" w:rsidRDefault="00A46571" w:rsidP="00A46571">
            <w:pPr>
              <w:tabs>
                <w:tab w:val="left" w:pos="2038"/>
              </w:tabs>
              <w:rPr>
                <w:b/>
                <w:bCs/>
              </w:rPr>
            </w:pPr>
            <w:r w:rsidRPr="005F252C">
              <w:rPr>
                <w:b/>
                <w:bCs/>
              </w:rPr>
              <w:t>Pipes and Fittings</w:t>
            </w:r>
          </w:p>
        </w:tc>
        <w:tc>
          <w:tcPr>
            <w:tcW w:w="2260" w:type="dxa"/>
            <w:vMerge w:val="restart"/>
            <w:hideMark/>
          </w:tcPr>
          <w:p w14:paraId="40F3503A" w14:textId="77777777" w:rsidR="00A46571" w:rsidRPr="005F252C" w:rsidRDefault="00A46571" w:rsidP="00A46571">
            <w:pPr>
              <w:tabs>
                <w:tab w:val="left" w:pos="2038"/>
              </w:tabs>
              <w:rPr>
                <w:b/>
                <w:bCs/>
              </w:rPr>
            </w:pPr>
            <w:r w:rsidRPr="005F252C">
              <w:rPr>
                <w:b/>
                <w:bCs/>
              </w:rPr>
              <w:t xml:space="preserve">Various Pipe, Valves Products &amp; services </w:t>
            </w:r>
          </w:p>
        </w:tc>
        <w:tc>
          <w:tcPr>
            <w:tcW w:w="11360" w:type="dxa"/>
            <w:vMerge w:val="restart"/>
            <w:hideMark/>
          </w:tcPr>
          <w:p w14:paraId="51598614" w14:textId="77777777" w:rsidR="00A46571" w:rsidRPr="005F252C" w:rsidRDefault="00A46571" w:rsidP="00A46571">
            <w:pPr>
              <w:tabs>
                <w:tab w:val="left" w:pos="2038"/>
              </w:tabs>
            </w:pPr>
            <w:r w:rsidRPr="005F252C">
              <w:t>Includes all types of pipes and fittings, including HDPE , uPVC and Valves and hydraulic hose assemblies.</w:t>
            </w:r>
          </w:p>
        </w:tc>
        <w:tc>
          <w:tcPr>
            <w:tcW w:w="5360" w:type="dxa"/>
            <w:hideMark/>
          </w:tcPr>
          <w:p w14:paraId="72799244" w14:textId="77777777" w:rsidR="00A46571" w:rsidRPr="005F252C" w:rsidRDefault="00A46571" w:rsidP="00A46571">
            <w:pPr>
              <w:tabs>
                <w:tab w:val="left" w:pos="2038"/>
              </w:tabs>
            </w:pPr>
            <w:r w:rsidRPr="005F252C">
              <w:t>HDPE Pipes</w:t>
            </w:r>
          </w:p>
        </w:tc>
        <w:tc>
          <w:tcPr>
            <w:tcW w:w="760" w:type="dxa"/>
            <w:hideMark/>
          </w:tcPr>
          <w:p w14:paraId="3CED3536" w14:textId="77777777" w:rsidR="00A46571" w:rsidRPr="005F252C" w:rsidRDefault="00A46571" w:rsidP="00A46571">
            <w:pPr>
              <w:tabs>
                <w:tab w:val="left" w:pos="2038"/>
              </w:tabs>
            </w:pPr>
            <w:r w:rsidRPr="005F252C">
              <w:t>Yes</w:t>
            </w:r>
          </w:p>
        </w:tc>
        <w:tc>
          <w:tcPr>
            <w:tcW w:w="1380" w:type="dxa"/>
            <w:hideMark/>
          </w:tcPr>
          <w:p w14:paraId="731F31DB" w14:textId="77777777" w:rsidR="00A46571" w:rsidRPr="005F252C" w:rsidRDefault="00A46571" w:rsidP="00A46571">
            <w:pPr>
              <w:tabs>
                <w:tab w:val="left" w:pos="2038"/>
              </w:tabs>
            </w:pPr>
            <w:r w:rsidRPr="005F252C">
              <w:t>Yes</w:t>
            </w:r>
          </w:p>
        </w:tc>
        <w:tc>
          <w:tcPr>
            <w:tcW w:w="1460" w:type="dxa"/>
            <w:hideMark/>
          </w:tcPr>
          <w:p w14:paraId="0EC88537" w14:textId="77777777" w:rsidR="00A46571" w:rsidRPr="005F252C" w:rsidRDefault="00A46571" w:rsidP="00A46571">
            <w:pPr>
              <w:tabs>
                <w:tab w:val="left" w:pos="2038"/>
              </w:tabs>
            </w:pPr>
            <w:r w:rsidRPr="005F252C">
              <w:t>P</w:t>
            </w:r>
          </w:p>
        </w:tc>
      </w:tr>
      <w:tr w:rsidR="00A46571" w:rsidRPr="005F252C" w14:paraId="09515248" w14:textId="77777777" w:rsidTr="009764B6">
        <w:trPr>
          <w:trHeight w:val="310"/>
        </w:trPr>
        <w:tc>
          <w:tcPr>
            <w:tcW w:w="5040" w:type="dxa"/>
            <w:vMerge/>
            <w:hideMark/>
          </w:tcPr>
          <w:p w14:paraId="6D46DE01" w14:textId="77777777" w:rsidR="00A46571" w:rsidRPr="005F252C" w:rsidRDefault="00A46571" w:rsidP="00A46571">
            <w:pPr>
              <w:tabs>
                <w:tab w:val="left" w:pos="2038"/>
              </w:tabs>
              <w:rPr>
                <w:b/>
                <w:bCs/>
              </w:rPr>
            </w:pPr>
          </w:p>
        </w:tc>
        <w:tc>
          <w:tcPr>
            <w:tcW w:w="2260" w:type="dxa"/>
            <w:vMerge/>
            <w:hideMark/>
          </w:tcPr>
          <w:p w14:paraId="52BFAC0C" w14:textId="77777777" w:rsidR="00A46571" w:rsidRPr="005F252C" w:rsidRDefault="00A46571" w:rsidP="00A46571">
            <w:pPr>
              <w:tabs>
                <w:tab w:val="left" w:pos="2038"/>
              </w:tabs>
              <w:rPr>
                <w:b/>
                <w:bCs/>
              </w:rPr>
            </w:pPr>
          </w:p>
        </w:tc>
        <w:tc>
          <w:tcPr>
            <w:tcW w:w="11360" w:type="dxa"/>
            <w:vMerge/>
            <w:hideMark/>
          </w:tcPr>
          <w:p w14:paraId="1E38208D" w14:textId="77777777" w:rsidR="00A46571" w:rsidRPr="005F252C" w:rsidRDefault="00A46571" w:rsidP="00A46571">
            <w:pPr>
              <w:tabs>
                <w:tab w:val="left" w:pos="2038"/>
              </w:tabs>
            </w:pPr>
          </w:p>
        </w:tc>
        <w:tc>
          <w:tcPr>
            <w:tcW w:w="5360" w:type="dxa"/>
            <w:hideMark/>
          </w:tcPr>
          <w:p w14:paraId="6A45930B" w14:textId="77777777" w:rsidR="00A46571" w:rsidRPr="005F252C" w:rsidRDefault="00A46571" w:rsidP="00A46571">
            <w:pPr>
              <w:tabs>
                <w:tab w:val="left" w:pos="2038"/>
              </w:tabs>
            </w:pPr>
            <w:r w:rsidRPr="005F252C">
              <w:t>uPVC Pipes &amp; Fittings</w:t>
            </w:r>
          </w:p>
        </w:tc>
        <w:tc>
          <w:tcPr>
            <w:tcW w:w="760" w:type="dxa"/>
            <w:hideMark/>
          </w:tcPr>
          <w:p w14:paraId="0A26F453" w14:textId="77777777" w:rsidR="00A46571" w:rsidRPr="005F252C" w:rsidRDefault="00A46571" w:rsidP="00A46571">
            <w:pPr>
              <w:tabs>
                <w:tab w:val="left" w:pos="2038"/>
              </w:tabs>
            </w:pPr>
            <w:r w:rsidRPr="005F252C">
              <w:t>Yes</w:t>
            </w:r>
          </w:p>
        </w:tc>
        <w:tc>
          <w:tcPr>
            <w:tcW w:w="1380" w:type="dxa"/>
            <w:hideMark/>
          </w:tcPr>
          <w:p w14:paraId="1377DA23" w14:textId="77777777" w:rsidR="00A46571" w:rsidRPr="005F252C" w:rsidRDefault="00A46571" w:rsidP="00A46571">
            <w:pPr>
              <w:tabs>
                <w:tab w:val="left" w:pos="2038"/>
              </w:tabs>
            </w:pPr>
            <w:r w:rsidRPr="005F252C">
              <w:t>Yes</w:t>
            </w:r>
          </w:p>
        </w:tc>
        <w:tc>
          <w:tcPr>
            <w:tcW w:w="1460" w:type="dxa"/>
            <w:hideMark/>
          </w:tcPr>
          <w:p w14:paraId="77F83D37" w14:textId="77777777" w:rsidR="00A46571" w:rsidRPr="005F252C" w:rsidRDefault="00A46571" w:rsidP="00A46571">
            <w:pPr>
              <w:tabs>
                <w:tab w:val="left" w:pos="2038"/>
              </w:tabs>
            </w:pPr>
            <w:r w:rsidRPr="005F252C">
              <w:t>P</w:t>
            </w:r>
          </w:p>
        </w:tc>
      </w:tr>
      <w:tr w:rsidR="00A46571" w:rsidRPr="005F252C" w14:paraId="030896A2" w14:textId="77777777" w:rsidTr="009764B6">
        <w:trPr>
          <w:trHeight w:val="310"/>
        </w:trPr>
        <w:tc>
          <w:tcPr>
            <w:tcW w:w="5040" w:type="dxa"/>
            <w:vMerge/>
            <w:hideMark/>
          </w:tcPr>
          <w:p w14:paraId="0FCE4BD5" w14:textId="77777777" w:rsidR="00A46571" w:rsidRPr="005F252C" w:rsidRDefault="00A46571" w:rsidP="00A46571">
            <w:pPr>
              <w:tabs>
                <w:tab w:val="left" w:pos="2038"/>
              </w:tabs>
              <w:rPr>
                <w:b/>
                <w:bCs/>
              </w:rPr>
            </w:pPr>
          </w:p>
        </w:tc>
        <w:tc>
          <w:tcPr>
            <w:tcW w:w="2260" w:type="dxa"/>
            <w:vMerge/>
            <w:hideMark/>
          </w:tcPr>
          <w:p w14:paraId="783FDC47" w14:textId="77777777" w:rsidR="00A46571" w:rsidRPr="005F252C" w:rsidRDefault="00A46571" w:rsidP="00A46571">
            <w:pPr>
              <w:tabs>
                <w:tab w:val="left" w:pos="2038"/>
              </w:tabs>
              <w:rPr>
                <w:b/>
                <w:bCs/>
              </w:rPr>
            </w:pPr>
          </w:p>
        </w:tc>
        <w:tc>
          <w:tcPr>
            <w:tcW w:w="11360" w:type="dxa"/>
            <w:vMerge/>
            <w:hideMark/>
          </w:tcPr>
          <w:p w14:paraId="44F28EF2" w14:textId="77777777" w:rsidR="00A46571" w:rsidRPr="005F252C" w:rsidRDefault="00A46571" w:rsidP="00A46571">
            <w:pPr>
              <w:tabs>
                <w:tab w:val="left" w:pos="2038"/>
              </w:tabs>
            </w:pPr>
          </w:p>
        </w:tc>
        <w:tc>
          <w:tcPr>
            <w:tcW w:w="5360" w:type="dxa"/>
            <w:hideMark/>
          </w:tcPr>
          <w:p w14:paraId="2862BD32" w14:textId="77777777" w:rsidR="00A46571" w:rsidRPr="005F252C" w:rsidRDefault="00A46571" w:rsidP="00A46571">
            <w:pPr>
              <w:tabs>
                <w:tab w:val="left" w:pos="2038"/>
              </w:tabs>
            </w:pPr>
            <w:r w:rsidRPr="005F252C">
              <w:t>Valves and fittings</w:t>
            </w:r>
          </w:p>
        </w:tc>
        <w:tc>
          <w:tcPr>
            <w:tcW w:w="760" w:type="dxa"/>
            <w:hideMark/>
          </w:tcPr>
          <w:p w14:paraId="6F00F47D" w14:textId="77777777" w:rsidR="00A46571" w:rsidRPr="005F252C" w:rsidRDefault="00A46571" w:rsidP="00A46571">
            <w:pPr>
              <w:tabs>
                <w:tab w:val="left" w:pos="2038"/>
              </w:tabs>
            </w:pPr>
            <w:r w:rsidRPr="005F252C">
              <w:t>Yes</w:t>
            </w:r>
          </w:p>
        </w:tc>
        <w:tc>
          <w:tcPr>
            <w:tcW w:w="1380" w:type="dxa"/>
            <w:hideMark/>
          </w:tcPr>
          <w:p w14:paraId="12B04AA3" w14:textId="77777777" w:rsidR="00A46571" w:rsidRPr="005F252C" w:rsidRDefault="00A46571" w:rsidP="00A46571">
            <w:pPr>
              <w:tabs>
                <w:tab w:val="left" w:pos="2038"/>
              </w:tabs>
            </w:pPr>
            <w:r w:rsidRPr="005F252C">
              <w:t>Yes</w:t>
            </w:r>
          </w:p>
        </w:tc>
        <w:tc>
          <w:tcPr>
            <w:tcW w:w="1460" w:type="dxa"/>
            <w:hideMark/>
          </w:tcPr>
          <w:p w14:paraId="102BFFFF" w14:textId="77777777" w:rsidR="00A46571" w:rsidRPr="005F252C" w:rsidRDefault="00A46571" w:rsidP="00A46571">
            <w:pPr>
              <w:tabs>
                <w:tab w:val="left" w:pos="2038"/>
              </w:tabs>
            </w:pPr>
            <w:r w:rsidRPr="005F252C">
              <w:t>P</w:t>
            </w:r>
          </w:p>
        </w:tc>
      </w:tr>
      <w:tr w:rsidR="00A46571" w:rsidRPr="005F252C" w14:paraId="50AF7B2B" w14:textId="77777777" w:rsidTr="009764B6">
        <w:trPr>
          <w:trHeight w:val="310"/>
        </w:trPr>
        <w:tc>
          <w:tcPr>
            <w:tcW w:w="5040" w:type="dxa"/>
            <w:vMerge/>
            <w:hideMark/>
          </w:tcPr>
          <w:p w14:paraId="7B8772C8" w14:textId="77777777" w:rsidR="00A46571" w:rsidRPr="005F252C" w:rsidRDefault="00A46571" w:rsidP="00A46571">
            <w:pPr>
              <w:tabs>
                <w:tab w:val="left" w:pos="2038"/>
              </w:tabs>
              <w:rPr>
                <w:b/>
                <w:bCs/>
              </w:rPr>
            </w:pPr>
          </w:p>
        </w:tc>
        <w:tc>
          <w:tcPr>
            <w:tcW w:w="2260" w:type="dxa"/>
            <w:vMerge/>
            <w:hideMark/>
          </w:tcPr>
          <w:p w14:paraId="164B49C3" w14:textId="77777777" w:rsidR="00A46571" w:rsidRPr="005F252C" w:rsidRDefault="00A46571" w:rsidP="00A46571">
            <w:pPr>
              <w:tabs>
                <w:tab w:val="left" w:pos="2038"/>
              </w:tabs>
              <w:rPr>
                <w:b/>
                <w:bCs/>
              </w:rPr>
            </w:pPr>
          </w:p>
        </w:tc>
        <w:tc>
          <w:tcPr>
            <w:tcW w:w="11360" w:type="dxa"/>
            <w:vMerge/>
            <w:hideMark/>
          </w:tcPr>
          <w:p w14:paraId="615985FE" w14:textId="77777777" w:rsidR="00A46571" w:rsidRPr="005F252C" w:rsidRDefault="00A46571" w:rsidP="00A46571">
            <w:pPr>
              <w:tabs>
                <w:tab w:val="left" w:pos="2038"/>
              </w:tabs>
            </w:pPr>
          </w:p>
        </w:tc>
        <w:tc>
          <w:tcPr>
            <w:tcW w:w="5360" w:type="dxa"/>
            <w:hideMark/>
          </w:tcPr>
          <w:p w14:paraId="42765E67" w14:textId="77777777" w:rsidR="00A46571" w:rsidRPr="005F252C" w:rsidRDefault="00A46571" w:rsidP="00A46571">
            <w:pPr>
              <w:tabs>
                <w:tab w:val="left" w:pos="2038"/>
              </w:tabs>
            </w:pPr>
            <w:r w:rsidRPr="005F252C">
              <w:t>Roto-Lining</w:t>
            </w:r>
          </w:p>
        </w:tc>
        <w:tc>
          <w:tcPr>
            <w:tcW w:w="760" w:type="dxa"/>
            <w:hideMark/>
          </w:tcPr>
          <w:p w14:paraId="52107C4B" w14:textId="77777777" w:rsidR="00A46571" w:rsidRPr="005F252C" w:rsidRDefault="00A46571" w:rsidP="00A46571">
            <w:pPr>
              <w:tabs>
                <w:tab w:val="left" w:pos="2038"/>
              </w:tabs>
            </w:pPr>
            <w:r w:rsidRPr="005F252C">
              <w:t>Yes</w:t>
            </w:r>
          </w:p>
        </w:tc>
        <w:tc>
          <w:tcPr>
            <w:tcW w:w="1380" w:type="dxa"/>
            <w:hideMark/>
          </w:tcPr>
          <w:p w14:paraId="5D7D3225" w14:textId="77777777" w:rsidR="00A46571" w:rsidRPr="005F252C" w:rsidRDefault="00A46571" w:rsidP="00A46571">
            <w:pPr>
              <w:tabs>
                <w:tab w:val="left" w:pos="2038"/>
              </w:tabs>
            </w:pPr>
            <w:r w:rsidRPr="005F252C">
              <w:t>Yes</w:t>
            </w:r>
          </w:p>
        </w:tc>
        <w:tc>
          <w:tcPr>
            <w:tcW w:w="1460" w:type="dxa"/>
            <w:hideMark/>
          </w:tcPr>
          <w:p w14:paraId="26F99AAC" w14:textId="77777777" w:rsidR="00A46571" w:rsidRPr="005F252C" w:rsidRDefault="00A46571" w:rsidP="00A46571">
            <w:pPr>
              <w:tabs>
                <w:tab w:val="left" w:pos="2038"/>
              </w:tabs>
            </w:pPr>
            <w:r w:rsidRPr="005F252C">
              <w:t>P</w:t>
            </w:r>
          </w:p>
        </w:tc>
      </w:tr>
      <w:tr w:rsidR="00A46571" w:rsidRPr="005F252C" w14:paraId="5A464A76" w14:textId="77777777" w:rsidTr="009764B6">
        <w:trPr>
          <w:trHeight w:val="310"/>
        </w:trPr>
        <w:tc>
          <w:tcPr>
            <w:tcW w:w="5040" w:type="dxa"/>
            <w:vMerge/>
            <w:hideMark/>
          </w:tcPr>
          <w:p w14:paraId="771513C8" w14:textId="77777777" w:rsidR="00A46571" w:rsidRPr="005F252C" w:rsidRDefault="00A46571" w:rsidP="00A46571">
            <w:pPr>
              <w:tabs>
                <w:tab w:val="left" w:pos="2038"/>
              </w:tabs>
              <w:rPr>
                <w:b/>
                <w:bCs/>
              </w:rPr>
            </w:pPr>
          </w:p>
        </w:tc>
        <w:tc>
          <w:tcPr>
            <w:tcW w:w="2260" w:type="dxa"/>
            <w:vMerge/>
            <w:hideMark/>
          </w:tcPr>
          <w:p w14:paraId="7EA4E6D3" w14:textId="77777777" w:rsidR="00A46571" w:rsidRPr="005F252C" w:rsidRDefault="00A46571" w:rsidP="00A46571">
            <w:pPr>
              <w:tabs>
                <w:tab w:val="left" w:pos="2038"/>
              </w:tabs>
              <w:rPr>
                <w:b/>
                <w:bCs/>
              </w:rPr>
            </w:pPr>
          </w:p>
        </w:tc>
        <w:tc>
          <w:tcPr>
            <w:tcW w:w="11360" w:type="dxa"/>
            <w:vMerge/>
            <w:hideMark/>
          </w:tcPr>
          <w:p w14:paraId="17382092" w14:textId="77777777" w:rsidR="00A46571" w:rsidRPr="005F252C" w:rsidRDefault="00A46571" w:rsidP="00A46571">
            <w:pPr>
              <w:tabs>
                <w:tab w:val="left" w:pos="2038"/>
              </w:tabs>
            </w:pPr>
          </w:p>
        </w:tc>
        <w:tc>
          <w:tcPr>
            <w:tcW w:w="5360" w:type="dxa"/>
            <w:hideMark/>
          </w:tcPr>
          <w:p w14:paraId="5F463483" w14:textId="77777777" w:rsidR="00A46571" w:rsidRPr="005F252C" w:rsidRDefault="00A46571" w:rsidP="00A46571">
            <w:pPr>
              <w:tabs>
                <w:tab w:val="left" w:pos="2038"/>
              </w:tabs>
            </w:pPr>
            <w:r w:rsidRPr="005F252C">
              <w:t>Roto-Molding</w:t>
            </w:r>
          </w:p>
        </w:tc>
        <w:tc>
          <w:tcPr>
            <w:tcW w:w="760" w:type="dxa"/>
            <w:hideMark/>
          </w:tcPr>
          <w:p w14:paraId="23597DA1" w14:textId="77777777" w:rsidR="00A46571" w:rsidRPr="005F252C" w:rsidRDefault="00A46571" w:rsidP="00A46571">
            <w:pPr>
              <w:tabs>
                <w:tab w:val="left" w:pos="2038"/>
              </w:tabs>
            </w:pPr>
            <w:r w:rsidRPr="005F252C">
              <w:t>Yes</w:t>
            </w:r>
          </w:p>
        </w:tc>
        <w:tc>
          <w:tcPr>
            <w:tcW w:w="1380" w:type="dxa"/>
            <w:hideMark/>
          </w:tcPr>
          <w:p w14:paraId="3B353C84" w14:textId="77777777" w:rsidR="00A46571" w:rsidRPr="005F252C" w:rsidRDefault="00A46571" w:rsidP="00A46571">
            <w:pPr>
              <w:tabs>
                <w:tab w:val="left" w:pos="2038"/>
              </w:tabs>
            </w:pPr>
            <w:r w:rsidRPr="005F252C">
              <w:t>Yes</w:t>
            </w:r>
          </w:p>
        </w:tc>
        <w:tc>
          <w:tcPr>
            <w:tcW w:w="1460" w:type="dxa"/>
            <w:hideMark/>
          </w:tcPr>
          <w:p w14:paraId="045F622F" w14:textId="77777777" w:rsidR="00A46571" w:rsidRPr="005F252C" w:rsidRDefault="00A46571" w:rsidP="00A46571">
            <w:pPr>
              <w:tabs>
                <w:tab w:val="left" w:pos="2038"/>
              </w:tabs>
            </w:pPr>
            <w:r w:rsidRPr="005F252C">
              <w:t>P</w:t>
            </w:r>
          </w:p>
        </w:tc>
      </w:tr>
      <w:tr w:rsidR="00A46571" w:rsidRPr="005F252C" w14:paraId="06CE8AFC" w14:textId="77777777" w:rsidTr="009764B6">
        <w:trPr>
          <w:trHeight w:val="310"/>
        </w:trPr>
        <w:tc>
          <w:tcPr>
            <w:tcW w:w="5040" w:type="dxa"/>
            <w:vMerge/>
            <w:hideMark/>
          </w:tcPr>
          <w:p w14:paraId="55A38335" w14:textId="77777777" w:rsidR="00A46571" w:rsidRPr="005F252C" w:rsidRDefault="00A46571" w:rsidP="00A46571">
            <w:pPr>
              <w:tabs>
                <w:tab w:val="left" w:pos="2038"/>
              </w:tabs>
              <w:rPr>
                <w:b/>
                <w:bCs/>
              </w:rPr>
            </w:pPr>
          </w:p>
        </w:tc>
        <w:tc>
          <w:tcPr>
            <w:tcW w:w="2260" w:type="dxa"/>
            <w:vMerge/>
            <w:hideMark/>
          </w:tcPr>
          <w:p w14:paraId="7CED6922" w14:textId="77777777" w:rsidR="00A46571" w:rsidRPr="005F252C" w:rsidRDefault="00A46571" w:rsidP="00A46571">
            <w:pPr>
              <w:tabs>
                <w:tab w:val="left" w:pos="2038"/>
              </w:tabs>
              <w:rPr>
                <w:b/>
                <w:bCs/>
              </w:rPr>
            </w:pPr>
          </w:p>
        </w:tc>
        <w:tc>
          <w:tcPr>
            <w:tcW w:w="11360" w:type="dxa"/>
            <w:vMerge/>
            <w:hideMark/>
          </w:tcPr>
          <w:p w14:paraId="3AE7383C" w14:textId="77777777" w:rsidR="00A46571" w:rsidRPr="005F252C" w:rsidRDefault="00A46571" w:rsidP="00A46571">
            <w:pPr>
              <w:tabs>
                <w:tab w:val="left" w:pos="2038"/>
              </w:tabs>
            </w:pPr>
          </w:p>
        </w:tc>
        <w:tc>
          <w:tcPr>
            <w:tcW w:w="5360" w:type="dxa"/>
            <w:hideMark/>
          </w:tcPr>
          <w:p w14:paraId="53652B70" w14:textId="77777777" w:rsidR="00A46571" w:rsidRPr="005F252C" w:rsidRDefault="00A46571" w:rsidP="00A46571">
            <w:pPr>
              <w:tabs>
                <w:tab w:val="left" w:pos="2038"/>
              </w:tabs>
            </w:pPr>
            <w:r w:rsidRPr="005F252C">
              <w:t>Micro &amp; Bundle Duct</w:t>
            </w:r>
          </w:p>
        </w:tc>
        <w:tc>
          <w:tcPr>
            <w:tcW w:w="760" w:type="dxa"/>
            <w:hideMark/>
          </w:tcPr>
          <w:p w14:paraId="6B405920" w14:textId="77777777" w:rsidR="00A46571" w:rsidRPr="005F252C" w:rsidRDefault="00A46571" w:rsidP="00A46571">
            <w:pPr>
              <w:tabs>
                <w:tab w:val="left" w:pos="2038"/>
              </w:tabs>
            </w:pPr>
            <w:r w:rsidRPr="005F252C">
              <w:t>Yes</w:t>
            </w:r>
          </w:p>
        </w:tc>
        <w:tc>
          <w:tcPr>
            <w:tcW w:w="1380" w:type="dxa"/>
            <w:hideMark/>
          </w:tcPr>
          <w:p w14:paraId="1EA820FB" w14:textId="77777777" w:rsidR="00A46571" w:rsidRPr="005F252C" w:rsidRDefault="00A46571" w:rsidP="00A46571">
            <w:pPr>
              <w:tabs>
                <w:tab w:val="left" w:pos="2038"/>
              </w:tabs>
            </w:pPr>
            <w:r w:rsidRPr="005F252C">
              <w:t>Yes</w:t>
            </w:r>
          </w:p>
        </w:tc>
        <w:tc>
          <w:tcPr>
            <w:tcW w:w="1460" w:type="dxa"/>
            <w:hideMark/>
          </w:tcPr>
          <w:p w14:paraId="3305F681" w14:textId="77777777" w:rsidR="00A46571" w:rsidRPr="005F252C" w:rsidRDefault="00A46571" w:rsidP="00A46571">
            <w:pPr>
              <w:tabs>
                <w:tab w:val="left" w:pos="2038"/>
              </w:tabs>
            </w:pPr>
            <w:r w:rsidRPr="005F252C">
              <w:t>P</w:t>
            </w:r>
          </w:p>
        </w:tc>
      </w:tr>
      <w:tr w:rsidR="00A46571" w:rsidRPr="005F252C" w14:paraId="049DB86E" w14:textId="77777777" w:rsidTr="009764B6">
        <w:trPr>
          <w:trHeight w:val="310"/>
        </w:trPr>
        <w:tc>
          <w:tcPr>
            <w:tcW w:w="5040" w:type="dxa"/>
            <w:vMerge/>
            <w:hideMark/>
          </w:tcPr>
          <w:p w14:paraId="3CB68A0A" w14:textId="77777777" w:rsidR="00A46571" w:rsidRPr="005F252C" w:rsidRDefault="00A46571" w:rsidP="00A46571">
            <w:pPr>
              <w:tabs>
                <w:tab w:val="left" w:pos="2038"/>
              </w:tabs>
              <w:rPr>
                <w:b/>
                <w:bCs/>
              </w:rPr>
            </w:pPr>
          </w:p>
        </w:tc>
        <w:tc>
          <w:tcPr>
            <w:tcW w:w="2260" w:type="dxa"/>
            <w:vMerge/>
            <w:hideMark/>
          </w:tcPr>
          <w:p w14:paraId="41DA66B8" w14:textId="77777777" w:rsidR="00A46571" w:rsidRPr="005F252C" w:rsidRDefault="00A46571" w:rsidP="00A46571">
            <w:pPr>
              <w:tabs>
                <w:tab w:val="left" w:pos="2038"/>
              </w:tabs>
              <w:rPr>
                <w:b/>
                <w:bCs/>
              </w:rPr>
            </w:pPr>
          </w:p>
        </w:tc>
        <w:tc>
          <w:tcPr>
            <w:tcW w:w="11360" w:type="dxa"/>
            <w:vMerge/>
            <w:hideMark/>
          </w:tcPr>
          <w:p w14:paraId="72A36673" w14:textId="77777777" w:rsidR="00A46571" w:rsidRPr="005F252C" w:rsidRDefault="00A46571" w:rsidP="00A46571">
            <w:pPr>
              <w:tabs>
                <w:tab w:val="left" w:pos="2038"/>
              </w:tabs>
            </w:pPr>
          </w:p>
        </w:tc>
        <w:tc>
          <w:tcPr>
            <w:tcW w:w="5360" w:type="dxa"/>
            <w:hideMark/>
          </w:tcPr>
          <w:p w14:paraId="019E402B" w14:textId="77777777" w:rsidR="00A46571" w:rsidRPr="005F252C" w:rsidRDefault="00A46571" w:rsidP="00A46571">
            <w:pPr>
              <w:tabs>
                <w:tab w:val="left" w:pos="2038"/>
              </w:tabs>
            </w:pPr>
            <w:r w:rsidRPr="005F252C">
              <w:t>Multi-Layer HDPE</w:t>
            </w:r>
          </w:p>
        </w:tc>
        <w:tc>
          <w:tcPr>
            <w:tcW w:w="760" w:type="dxa"/>
            <w:hideMark/>
          </w:tcPr>
          <w:p w14:paraId="2F1064CC" w14:textId="77777777" w:rsidR="00A46571" w:rsidRPr="005F252C" w:rsidRDefault="00A46571" w:rsidP="00A46571">
            <w:pPr>
              <w:tabs>
                <w:tab w:val="left" w:pos="2038"/>
              </w:tabs>
            </w:pPr>
            <w:r w:rsidRPr="005F252C">
              <w:t>Yes</w:t>
            </w:r>
          </w:p>
        </w:tc>
        <w:tc>
          <w:tcPr>
            <w:tcW w:w="1380" w:type="dxa"/>
            <w:hideMark/>
          </w:tcPr>
          <w:p w14:paraId="22F7C246" w14:textId="77777777" w:rsidR="00A46571" w:rsidRPr="005F252C" w:rsidRDefault="00A46571" w:rsidP="00A46571">
            <w:pPr>
              <w:tabs>
                <w:tab w:val="left" w:pos="2038"/>
              </w:tabs>
            </w:pPr>
            <w:r w:rsidRPr="005F252C">
              <w:t>Yes</w:t>
            </w:r>
          </w:p>
        </w:tc>
        <w:tc>
          <w:tcPr>
            <w:tcW w:w="1460" w:type="dxa"/>
            <w:hideMark/>
          </w:tcPr>
          <w:p w14:paraId="15E4C672" w14:textId="77777777" w:rsidR="00A46571" w:rsidRPr="005F252C" w:rsidRDefault="00A46571" w:rsidP="00A46571">
            <w:pPr>
              <w:tabs>
                <w:tab w:val="left" w:pos="2038"/>
              </w:tabs>
            </w:pPr>
            <w:r w:rsidRPr="005F252C">
              <w:t>P</w:t>
            </w:r>
          </w:p>
        </w:tc>
      </w:tr>
      <w:tr w:rsidR="00A46571" w:rsidRPr="005F252C" w14:paraId="0C41009C" w14:textId="77777777" w:rsidTr="009764B6">
        <w:trPr>
          <w:trHeight w:val="310"/>
        </w:trPr>
        <w:tc>
          <w:tcPr>
            <w:tcW w:w="5040" w:type="dxa"/>
            <w:vMerge/>
            <w:hideMark/>
          </w:tcPr>
          <w:p w14:paraId="31B907DA" w14:textId="77777777" w:rsidR="00A46571" w:rsidRPr="005F252C" w:rsidRDefault="00A46571" w:rsidP="00A46571">
            <w:pPr>
              <w:tabs>
                <w:tab w:val="left" w:pos="2038"/>
              </w:tabs>
              <w:rPr>
                <w:b/>
                <w:bCs/>
              </w:rPr>
            </w:pPr>
          </w:p>
        </w:tc>
        <w:tc>
          <w:tcPr>
            <w:tcW w:w="2260" w:type="dxa"/>
            <w:vMerge/>
            <w:hideMark/>
          </w:tcPr>
          <w:p w14:paraId="226EF4A6" w14:textId="77777777" w:rsidR="00A46571" w:rsidRPr="005F252C" w:rsidRDefault="00A46571" w:rsidP="00A46571">
            <w:pPr>
              <w:tabs>
                <w:tab w:val="left" w:pos="2038"/>
              </w:tabs>
              <w:rPr>
                <w:b/>
                <w:bCs/>
              </w:rPr>
            </w:pPr>
          </w:p>
        </w:tc>
        <w:tc>
          <w:tcPr>
            <w:tcW w:w="11360" w:type="dxa"/>
            <w:vMerge/>
            <w:hideMark/>
          </w:tcPr>
          <w:p w14:paraId="15AC5A36" w14:textId="77777777" w:rsidR="00A46571" w:rsidRPr="005F252C" w:rsidRDefault="00A46571" w:rsidP="00A46571">
            <w:pPr>
              <w:tabs>
                <w:tab w:val="left" w:pos="2038"/>
              </w:tabs>
            </w:pPr>
          </w:p>
        </w:tc>
        <w:tc>
          <w:tcPr>
            <w:tcW w:w="5360" w:type="dxa"/>
            <w:hideMark/>
          </w:tcPr>
          <w:p w14:paraId="100D99E8" w14:textId="77777777" w:rsidR="00A46571" w:rsidRPr="005F252C" w:rsidRDefault="00A46571" w:rsidP="00A46571">
            <w:pPr>
              <w:tabs>
                <w:tab w:val="left" w:pos="2038"/>
              </w:tabs>
            </w:pPr>
            <w:r w:rsidRPr="005F252C">
              <w:t>Hydraulic Hose &amp; Fitting Assembly</w:t>
            </w:r>
          </w:p>
        </w:tc>
        <w:tc>
          <w:tcPr>
            <w:tcW w:w="760" w:type="dxa"/>
            <w:hideMark/>
          </w:tcPr>
          <w:p w14:paraId="74D611A9" w14:textId="77777777" w:rsidR="00A46571" w:rsidRPr="005F252C" w:rsidRDefault="00A46571" w:rsidP="00A46571">
            <w:pPr>
              <w:tabs>
                <w:tab w:val="left" w:pos="2038"/>
              </w:tabs>
            </w:pPr>
            <w:r w:rsidRPr="005F252C">
              <w:t>Yes</w:t>
            </w:r>
          </w:p>
        </w:tc>
        <w:tc>
          <w:tcPr>
            <w:tcW w:w="1380" w:type="dxa"/>
            <w:hideMark/>
          </w:tcPr>
          <w:p w14:paraId="537087AD" w14:textId="77777777" w:rsidR="00A46571" w:rsidRPr="005F252C" w:rsidRDefault="00A46571" w:rsidP="00A46571">
            <w:pPr>
              <w:tabs>
                <w:tab w:val="left" w:pos="2038"/>
              </w:tabs>
            </w:pPr>
            <w:r w:rsidRPr="005F252C">
              <w:t>Yes</w:t>
            </w:r>
          </w:p>
        </w:tc>
        <w:tc>
          <w:tcPr>
            <w:tcW w:w="1460" w:type="dxa"/>
            <w:hideMark/>
          </w:tcPr>
          <w:p w14:paraId="1F11E313" w14:textId="77777777" w:rsidR="00A46571" w:rsidRPr="005F252C" w:rsidRDefault="00A46571" w:rsidP="00A46571">
            <w:pPr>
              <w:tabs>
                <w:tab w:val="left" w:pos="2038"/>
              </w:tabs>
            </w:pPr>
            <w:r w:rsidRPr="005F252C">
              <w:t>P</w:t>
            </w:r>
          </w:p>
        </w:tc>
      </w:tr>
      <w:tr w:rsidR="00A46571" w:rsidRPr="005F252C" w14:paraId="6AB45D46" w14:textId="77777777" w:rsidTr="009764B6">
        <w:trPr>
          <w:trHeight w:val="310"/>
        </w:trPr>
        <w:tc>
          <w:tcPr>
            <w:tcW w:w="5040" w:type="dxa"/>
            <w:vMerge w:val="restart"/>
            <w:hideMark/>
          </w:tcPr>
          <w:p w14:paraId="34C116B2" w14:textId="77777777" w:rsidR="00A46571" w:rsidRPr="005F252C" w:rsidRDefault="00A46571" w:rsidP="00A46571">
            <w:pPr>
              <w:tabs>
                <w:tab w:val="left" w:pos="2038"/>
              </w:tabs>
              <w:rPr>
                <w:b/>
                <w:bCs/>
              </w:rPr>
            </w:pPr>
            <w:r w:rsidRPr="005F252C">
              <w:rPr>
                <w:b/>
                <w:bCs/>
              </w:rPr>
              <w:t xml:space="preserve">HSE Equipment </w:t>
            </w:r>
          </w:p>
        </w:tc>
        <w:tc>
          <w:tcPr>
            <w:tcW w:w="2260" w:type="dxa"/>
            <w:vMerge w:val="restart"/>
            <w:hideMark/>
          </w:tcPr>
          <w:p w14:paraId="6E908314" w14:textId="77777777" w:rsidR="00A46571" w:rsidRPr="005F252C" w:rsidRDefault="00A46571" w:rsidP="00A46571">
            <w:pPr>
              <w:tabs>
                <w:tab w:val="left" w:pos="2038"/>
              </w:tabs>
              <w:rPr>
                <w:b/>
                <w:bCs/>
              </w:rPr>
            </w:pPr>
            <w:r w:rsidRPr="005F252C">
              <w:rPr>
                <w:b/>
                <w:bCs/>
              </w:rPr>
              <w:t>HSE Equipment</w:t>
            </w:r>
          </w:p>
        </w:tc>
        <w:tc>
          <w:tcPr>
            <w:tcW w:w="11360" w:type="dxa"/>
            <w:vMerge w:val="restart"/>
            <w:hideMark/>
          </w:tcPr>
          <w:p w14:paraId="39017CFE" w14:textId="77777777" w:rsidR="00A46571" w:rsidRPr="005F252C" w:rsidRDefault="00A46571" w:rsidP="00A46571">
            <w:pPr>
              <w:tabs>
                <w:tab w:val="left" w:pos="2038"/>
              </w:tabs>
            </w:pPr>
            <w:r w:rsidRPr="005F252C">
              <w:t>Safety Equipment, includes the gadgets that are used (worn, used, suspended etc.) for the protection of life and to avoid injuries or casualties.</w:t>
            </w:r>
          </w:p>
        </w:tc>
        <w:tc>
          <w:tcPr>
            <w:tcW w:w="5360" w:type="dxa"/>
            <w:hideMark/>
          </w:tcPr>
          <w:p w14:paraId="0924F751" w14:textId="77777777" w:rsidR="00A46571" w:rsidRPr="005F252C" w:rsidRDefault="00A46571" w:rsidP="00A46571">
            <w:pPr>
              <w:tabs>
                <w:tab w:val="left" w:pos="2038"/>
              </w:tabs>
            </w:pPr>
            <w:r w:rsidRPr="005F252C">
              <w:t>Protective Coveralls</w:t>
            </w:r>
          </w:p>
        </w:tc>
        <w:tc>
          <w:tcPr>
            <w:tcW w:w="760" w:type="dxa"/>
            <w:hideMark/>
          </w:tcPr>
          <w:p w14:paraId="6A308623" w14:textId="77777777" w:rsidR="00A46571" w:rsidRPr="005F252C" w:rsidRDefault="00A46571" w:rsidP="00A46571">
            <w:pPr>
              <w:tabs>
                <w:tab w:val="left" w:pos="2038"/>
              </w:tabs>
            </w:pPr>
            <w:r w:rsidRPr="005F252C">
              <w:t>No</w:t>
            </w:r>
          </w:p>
        </w:tc>
        <w:tc>
          <w:tcPr>
            <w:tcW w:w="1380" w:type="dxa"/>
            <w:hideMark/>
          </w:tcPr>
          <w:p w14:paraId="6296D0E4" w14:textId="77777777" w:rsidR="00A46571" w:rsidRPr="005F252C" w:rsidRDefault="00A46571" w:rsidP="00A46571">
            <w:pPr>
              <w:tabs>
                <w:tab w:val="left" w:pos="2038"/>
              </w:tabs>
            </w:pPr>
            <w:r w:rsidRPr="005F252C">
              <w:t>Yes</w:t>
            </w:r>
          </w:p>
        </w:tc>
        <w:tc>
          <w:tcPr>
            <w:tcW w:w="1460" w:type="dxa"/>
            <w:hideMark/>
          </w:tcPr>
          <w:p w14:paraId="4ED8B569" w14:textId="77777777" w:rsidR="00A46571" w:rsidRPr="005F252C" w:rsidRDefault="00A46571" w:rsidP="00A46571">
            <w:pPr>
              <w:tabs>
                <w:tab w:val="left" w:pos="2038"/>
              </w:tabs>
            </w:pPr>
            <w:r w:rsidRPr="005F252C">
              <w:t>P</w:t>
            </w:r>
          </w:p>
        </w:tc>
      </w:tr>
      <w:tr w:rsidR="00A46571" w:rsidRPr="005F252C" w14:paraId="4F813394" w14:textId="77777777" w:rsidTr="009764B6">
        <w:trPr>
          <w:trHeight w:val="310"/>
        </w:trPr>
        <w:tc>
          <w:tcPr>
            <w:tcW w:w="5040" w:type="dxa"/>
            <w:vMerge/>
            <w:hideMark/>
          </w:tcPr>
          <w:p w14:paraId="246B485B" w14:textId="77777777" w:rsidR="00A46571" w:rsidRPr="005F252C" w:rsidRDefault="00A46571" w:rsidP="00A46571">
            <w:pPr>
              <w:tabs>
                <w:tab w:val="left" w:pos="2038"/>
              </w:tabs>
              <w:rPr>
                <w:b/>
                <w:bCs/>
              </w:rPr>
            </w:pPr>
          </w:p>
        </w:tc>
        <w:tc>
          <w:tcPr>
            <w:tcW w:w="2260" w:type="dxa"/>
            <w:vMerge/>
            <w:hideMark/>
          </w:tcPr>
          <w:p w14:paraId="42C3A38D" w14:textId="77777777" w:rsidR="00A46571" w:rsidRPr="005F252C" w:rsidRDefault="00A46571" w:rsidP="00A46571">
            <w:pPr>
              <w:tabs>
                <w:tab w:val="left" w:pos="2038"/>
              </w:tabs>
              <w:rPr>
                <w:b/>
                <w:bCs/>
              </w:rPr>
            </w:pPr>
          </w:p>
        </w:tc>
        <w:tc>
          <w:tcPr>
            <w:tcW w:w="11360" w:type="dxa"/>
            <w:vMerge/>
            <w:hideMark/>
          </w:tcPr>
          <w:p w14:paraId="66661F8D" w14:textId="77777777" w:rsidR="00A46571" w:rsidRPr="005F252C" w:rsidRDefault="00A46571" w:rsidP="00A46571">
            <w:pPr>
              <w:tabs>
                <w:tab w:val="left" w:pos="2038"/>
              </w:tabs>
            </w:pPr>
          </w:p>
        </w:tc>
        <w:tc>
          <w:tcPr>
            <w:tcW w:w="5360" w:type="dxa"/>
            <w:hideMark/>
          </w:tcPr>
          <w:p w14:paraId="76D5616D" w14:textId="77777777" w:rsidR="00A46571" w:rsidRPr="005F252C" w:rsidRDefault="00A46571" w:rsidP="00A46571">
            <w:pPr>
              <w:tabs>
                <w:tab w:val="left" w:pos="2038"/>
              </w:tabs>
            </w:pPr>
            <w:r w:rsidRPr="005F252C">
              <w:t>Safety Shoes</w:t>
            </w:r>
          </w:p>
        </w:tc>
        <w:tc>
          <w:tcPr>
            <w:tcW w:w="760" w:type="dxa"/>
            <w:hideMark/>
          </w:tcPr>
          <w:p w14:paraId="73078071" w14:textId="77777777" w:rsidR="00A46571" w:rsidRPr="005F252C" w:rsidRDefault="00A46571" w:rsidP="00A46571">
            <w:pPr>
              <w:tabs>
                <w:tab w:val="left" w:pos="2038"/>
              </w:tabs>
            </w:pPr>
            <w:r w:rsidRPr="005F252C">
              <w:t>Yes*</w:t>
            </w:r>
          </w:p>
        </w:tc>
        <w:tc>
          <w:tcPr>
            <w:tcW w:w="1380" w:type="dxa"/>
            <w:hideMark/>
          </w:tcPr>
          <w:p w14:paraId="01D753FC" w14:textId="77777777" w:rsidR="00A46571" w:rsidRPr="005F252C" w:rsidRDefault="00A46571" w:rsidP="00A46571">
            <w:pPr>
              <w:tabs>
                <w:tab w:val="left" w:pos="2038"/>
              </w:tabs>
            </w:pPr>
            <w:r w:rsidRPr="005F252C">
              <w:t>Yes</w:t>
            </w:r>
          </w:p>
        </w:tc>
        <w:tc>
          <w:tcPr>
            <w:tcW w:w="1460" w:type="dxa"/>
            <w:hideMark/>
          </w:tcPr>
          <w:p w14:paraId="3CBD916F" w14:textId="77777777" w:rsidR="00A46571" w:rsidRPr="005F252C" w:rsidRDefault="00A46571" w:rsidP="00A46571">
            <w:pPr>
              <w:tabs>
                <w:tab w:val="left" w:pos="2038"/>
              </w:tabs>
            </w:pPr>
            <w:r w:rsidRPr="005F252C">
              <w:t>P</w:t>
            </w:r>
          </w:p>
        </w:tc>
      </w:tr>
      <w:tr w:rsidR="00A46571" w:rsidRPr="005F252C" w14:paraId="0CD83D22" w14:textId="77777777" w:rsidTr="009764B6">
        <w:trPr>
          <w:trHeight w:val="310"/>
        </w:trPr>
        <w:tc>
          <w:tcPr>
            <w:tcW w:w="5040" w:type="dxa"/>
            <w:vMerge/>
            <w:hideMark/>
          </w:tcPr>
          <w:p w14:paraId="2AA4A6F5" w14:textId="77777777" w:rsidR="00A46571" w:rsidRPr="005F252C" w:rsidRDefault="00A46571" w:rsidP="00A46571">
            <w:pPr>
              <w:tabs>
                <w:tab w:val="left" w:pos="2038"/>
              </w:tabs>
              <w:rPr>
                <w:b/>
                <w:bCs/>
              </w:rPr>
            </w:pPr>
          </w:p>
        </w:tc>
        <w:tc>
          <w:tcPr>
            <w:tcW w:w="2260" w:type="dxa"/>
            <w:vMerge/>
            <w:hideMark/>
          </w:tcPr>
          <w:p w14:paraId="09A5D7F4" w14:textId="77777777" w:rsidR="00A46571" w:rsidRPr="005F252C" w:rsidRDefault="00A46571" w:rsidP="00A46571">
            <w:pPr>
              <w:tabs>
                <w:tab w:val="left" w:pos="2038"/>
              </w:tabs>
              <w:rPr>
                <w:b/>
                <w:bCs/>
              </w:rPr>
            </w:pPr>
          </w:p>
        </w:tc>
        <w:tc>
          <w:tcPr>
            <w:tcW w:w="11360" w:type="dxa"/>
            <w:vMerge/>
            <w:hideMark/>
          </w:tcPr>
          <w:p w14:paraId="3A5A620A" w14:textId="77777777" w:rsidR="00A46571" w:rsidRPr="005F252C" w:rsidRDefault="00A46571" w:rsidP="00A46571">
            <w:pPr>
              <w:tabs>
                <w:tab w:val="left" w:pos="2038"/>
              </w:tabs>
            </w:pPr>
          </w:p>
        </w:tc>
        <w:tc>
          <w:tcPr>
            <w:tcW w:w="5360" w:type="dxa"/>
            <w:hideMark/>
          </w:tcPr>
          <w:p w14:paraId="386FEE87" w14:textId="77777777" w:rsidR="00A46571" w:rsidRPr="005F252C" w:rsidRDefault="00A46571" w:rsidP="00A46571">
            <w:pPr>
              <w:tabs>
                <w:tab w:val="left" w:pos="2038"/>
              </w:tabs>
            </w:pPr>
            <w:r w:rsidRPr="005F252C">
              <w:t>Protective Gloves</w:t>
            </w:r>
          </w:p>
        </w:tc>
        <w:tc>
          <w:tcPr>
            <w:tcW w:w="760" w:type="dxa"/>
            <w:hideMark/>
          </w:tcPr>
          <w:p w14:paraId="391E832A" w14:textId="77777777" w:rsidR="00A46571" w:rsidRPr="005F252C" w:rsidRDefault="00A46571" w:rsidP="00A46571">
            <w:pPr>
              <w:tabs>
                <w:tab w:val="left" w:pos="2038"/>
              </w:tabs>
            </w:pPr>
            <w:r w:rsidRPr="005F252C">
              <w:t>No</w:t>
            </w:r>
          </w:p>
        </w:tc>
        <w:tc>
          <w:tcPr>
            <w:tcW w:w="1380" w:type="dxa"/>
            <w:hideMark/>
          </w:tcPr>
          <w:p w14:paraId="629ABF18" w14:textId="77777777" w:rsidR="00A46571" w:rsidRPr="005F252C" w:rsidRDefault="00A46571" w:rsidP="00A46571">
            <w:pPr>
              <w:tabs>
                <w:tab w:val="left" w:pos="2038"/>
              </w:tabs>
            </w:pPr>
            <w:r w:rsidRPr="005F252C">
              <w:t>Yes</w:t>
            </w:r>
          </w:p>
        </w:tc>
        <w:tc>
          <w:tcPr>
            <w:tcW w:w="1460" w:type="dxa"/>
            <w:hideMark/>
          </w:tcPr>
          <w:p w14:paraId="65A1D794" w14:textId="77777777" w:rsidR="00A46571" w:rsidRPr="005F252C" w:rsidRDefault="00A46571" w:rsidP="00A46571">
            <w:pPr>
              <w:tabs>
                <w:tab w:val="left" w:pos="2038"/>
              </w:tabs>
            </w:pPr>
            <w:r w:rsidRPr="005F252C">
              <w:t>P</w:t>
            </w:r>
          </w:p>
        </w:tc>
      </w:tr>
      <w:tr w:rsidR="00A46571" w:rsidRPr="005F252C" w14:paraId="5C86F435" w14:textId="77777777" w:rsidTr="009764B6">
        <w:trPr>
          <w:trHeight w:val="310"/>
        </w:trPr>
        <w:tc>
          <w:tcPr>
            <w:tcW w:w="5040" w:type="dxa"/>
            <w:vMerge/>
            <w:hideMark/>
          </w:tcPr>
          <w:p w14:paraId="5EADF833" w14:textId="77777777" w:rsidR="00A46571" w:rsidRPr="005F252C" w:rsidRDefault="00A46571" w:rsidP="00A46571">
            <w:pPr>
              <w:tabs>
                <w:tab w:val="left" w:pos="2038"/>
              </w:tabs>
              <w:rPr>
                <w:b/>
                <w:bCs/>
              </w:rPr>
            </w:pPr>
          </w:p>
        </w:tc>
        <w:tc>
          <w:tcPr>
            <w:tcW w:w="2260" w:type="dxa"/>
            <w:vMerge/>
            <w:hideMark/>
          </w:tcPr>
          <w:p w14:paraId="531794DE" w14:textId="77777777" w:rsidR="00A46571" w:rsidRPr="005F252C" w:rsidRDefault="00A46571" w:rsidP="00A46571">
            <w:pPr>
              <w:tabs>
                <w:tab w:val="left" w:pos="2038"/>
              </w:tabs>
              <w:rPr>
                <w:b/>
                <w:bCs/>
              </w:rPr>
            </w:pPr>
          </w:p>
        </w:tc>
        <w:tc>
          <w:tcPr>
            <w:tcW w:w="11360" w:type="dxa"/>
            <w:vMerge/>
            <w:hideMark/>
          </w:tcPr>
          <w:p w14:paraId="4AB6E868" w14:textId="77777777" w:rsidR="00A46571" w:rsidRPr="005F252C" w:rsidRDefault="00A46571" w:rsidP="00A46571">
            <w:pPr>
              <w:tabs>
                <w:tab w:val="left" w:pos="2038"/>
              </w:tabs>
            </w:pPr>
          </w:p>
        </w:tc>
        <w:tc>
          <w:tcPr>
            <w:tcW w:w="5360" w:type="dxa"/>
            <w:hideMark/>
          </w:tcPr>
          <w:p w14:paraId="65FEBCDD" w14:textId="77777777" w:rsidR="00A46571" w:rsidRPr="005F252C" w:rsidRDefault="00A46571" w:rsidP="00A46571">
            <w:pPr>
              <w:tabs>
                <w:tab w:val="left" w:pos="2038"/>
              </w:tabs>
            </w:pPr>
            <w:r w:rsidRPr="005F252C">
              <w:t>Mobile Medical Services First Aid Kit</w:t>
            </w:r>
          </w:p>
        </w:tc>
        <w:tc>
          <w:tcPr>
            <w:tcW w:w="760" w:type="dxa"/>
            <w:hideMark/>
          </w:tcPr>
          <w:p w14:paraId="78A05761" w14:textId="77777777" w:rsidR="00A46571" w:rsidRPr="005F252C" w:rsidRDefault="00A46571" w:rsidP="00A46571">
            <w:pPr>
              <w:tabs>
                <w:tab w:val="left" w:pos="2038"/>
              </w:tabs>
            </w:pPr>
            <w:r w:rsidRPr="005F252C">
              <w:t>No</w:t>
            </w:r>
          </w:p>
        </w:tc>
        <w:tc>
          <w:tcPr>
            <w:tcW w:w="1380" w:type="dxa"/>
            <w:hideMark/>
          </w:tcPr>
          <w:p w14:paraId="3A451010" w14:textId="77777777" w:rsidR="00A46571" w:rsidRPr="005F252C" w:rsidRDefault="00A46571" w:rsidP="00A46571">
            <w:pPr>
              <w:tabs>
                <w:tab w:val="left" w:pos="2038"/>
              </w:tabs>
            </w:pPr>
            <w:r w:rsidRPr="005F252C">
              <w:t>Yes</w:t>
            </w:r>
          </w:p>
        </w:tc>
        <w:tc>
          <w:tcPr>
            <w:tcW w:w="1460" w:type="dxa"/>
            <w:hideMark/>
          </w:tcPr>
          <w:p w14:paraId="0685F7FA" w14:textId="77777777" w:rsidR="00A46571" w:rsidRPr="005F252C" w:rsidRDefault="00A46571" w:rsidP="00A46571">
            <w:pPr>
              <w:tabs>
                <w:tab w:val="left" w:pos="2038"/>
              </w:tabs>
            </w:pPr>
            <w:r w:rsidRPr="005F252C">
              <w:t>P</w:t>
            </w:r>
          </w:p>
        </w:tc>
      </w:tr>
      <w:tr w:rsidR="00A46571" w:rsidRPr="005F252C" w14:paraId="4BFBBAFD" w14:textId="77777777" w:rsidTr="009764B6">
        <w:trPr>
          <w:trHeight w:val="310"/>
        </w:trPr>
        <w:tc>
          <w:tcPr>
            <w:tcW w:w="5040" w:type="dxa"/>
            <w:vMerge/>
            <w:hideMark/>
          </w:tcPr>
          <w:p w14:paraId="40536C8C" w14:textId="77777777" w:rsidR="00A46571" w:rsidRPr="005F252C" w:rsidRDefault="00A46571" w:rsidP="00A46571">
            <w:pPr>
              <w:tabs>
                <w:tab w:val="left" w:pos="2038"/>
              </w:tabs>
              <w:rPr>
                <w:b/>
                <w:bCs/>
              </w:rPr>
            </w:pPr>
          </w:p>
        </w:tc>
        <w:tc>
          <w:tcPr>
            <w:tcW w:w="2260" w:type="dxa"/>
            <w:vMerge/>
            <w:hideMark/>
          </w:tcPr>
          <w:p w14:paraId="5B7801C9" w14:textId="77777777" w:rsidR="00A46571" w:rsidRPr="005F252C" w:rsidRDefault="00A46571" w:rsidP="00A46571">
            <w:pPr>
              <w:tabs>
                <w:tab w:val="left" w:pos="2038"/>
              </w:tabs>
              <w:rPr>
                <w:b/>
                <w:bCs/>
              </w:rPr>
            </w:pPr>
          </w:p>
        </w:tc>
        <w:tc>
          <w:tcPr>
            <w:tcW w:w="11360" w:type="dxa"/>
            <w:vMerge/>
            <w:hideMark/>
          </w:tcPr>
          <w:p w14:paraId="25E96E70" w14:textId="77777777" w:rsidR="00A46571" w:rsidRPr="005F252C" w:rsidRDefault="00A46571" w:rsidP="00A46571">
            <w:pPr>
              <w:tabs>
                <w:tab w:val="left" w:pos="2038"/>
              </w:tabs>
            </w:pPr>
          </w:p>
        </w:tc>
        <w:tc>
          <w:tcPr>
            <w:tcW w:w="5360" w:type="dxa"/>
            <w:hideMark/>
          </w:tcPr>
          <w:p w14:paraId="073E802E" w14:textId="77777777" w:rsidR="00A46571" w:rsidRPr="005F252C" w:rsidRDefault="00A46571" w:rsidP="00A46571">
            <w:pPr>
              <w:tabs>
                <w:tab w:val="left" w:pos="2038"/>
              </w:tabs>
            </w:pPr>
            <w:r w:rsidRPr="005F252C">
              <w:t>Safety Helmets</w:t>
            </w:r>
          </w:p>
        </w:tc>
        <w:tc>
          <w:tcPr>
            <w:tcW w:w="760" w:type="dxa"/>
            <w:hideMark/>
          </w:tcPr>
          <w:p w14:paraId="03C80EC0" w14:textId="77777777" w:rsidR="00A46571" w:rsidRPr="005F252C" w:rsidRDefault="00A46571" w:rsidP="00A46571">
            <w:pPr>
              <w:tabs>
                <w:tab w:val="left" w:pos="2038"/>
              </w:tabs>
            </w:pPr>
            <w:r w:rsidRPr="005F252C">
              <w:t>No</w:t>
            </w:r>
          </w:p>
        </w:tc>
        <w:tc>
          <w:tcPr>
            <w:tcW w:w="1380" w:type="dxa"/>
            <w:hideMark/>
          </w:tcPr>
          <w:p w14:paraId="2CEA8B68" w14:textId="77777777" w:rsidR="00A46571" w:rsidRPr="005F252C" w:rsidRDefault="00A46571" w:rsidP="00A46571">
            <w:pPr>
              <w:tabs>
                <w:tab w:val="left" w:pos="2038"/>
              </w:tabs>
            </w:pPr>
            <w:r w:rsidRPr="005F252C">
              <w:t>Yes</w:t>
            </w:r>
          </w:p>
        </w:tc>
        <w:tc>
          <w:tcPr>
            <w:tcW w:w="1460" w:type="dxa"/>
            <w:hideMark/>
          </w:tcPr>
          <w:p w14:paraId="3CF2DC57" w14:textId="77777777" w:rsidR="00A46571" w:rsidRPr="005F252C" w:rsidRDefault="00A46571" w:rsidP="00A46571">
            <w:pPr>
              <w:tabs>
                <w:tab w:val="left" w:pos="2038"/>
              </w:tabs>
            </w:pPr>
            <w:r w:rsidRPr="005F252C">
              <w:t>P</w:t>
            </w:r>
          </w:p>
        </w:tc>
      </w:tr>
      <w:tr w:rsidR="00A46571" w:rsidRPr="005F252C" w14:paraId="20015C51" w14:textId="77777777" w:rsidTr="009764B6">
        <w:trPr>
          <w:trHeight w:val="310"/>
        </w:trPr>
        <w:tc>
          <w:tcPr>
            <w:tcW w:w="5040" w:type="dxa"/>
            <w:vMerge w:val="restart"/>
            <w:hideMark/>
          </w:tcPr>
          <w:p w14:paraId="13415D65" w14:textId="77777777" w:rsidR="00A46571" w:rsidRPr="005F252C" w:rsidRDefault="00A46571" w:rsidP="00A46571">
            <w:pPr>
              <w:tabs>
                <w:tab w:val="left" w:pos="2038"/>
              </w:tabs>
              <w:rPr>
                <w:b/>
                <w:bCs/>
              </w:rPr>
            </w:pPr>
            <w:r w:rsidRPr="005F252C">
              <w:rPr>
                <w:b/>
                <w:bCs/>
              </w:rPr>
              <w:t>Sanitary Wear</w:t>
            </w:r>
          </w:p>
        </w:tc>
        <w:tc>
          <w:tcPr>
            <w:tcW w:w="2260" w:type="dxa"/>
            <w:vMerge w:val="restart"/>
            <w:hideMark/>
          </w:tcPr>
          <w:p w14:paraId="4DA8AB3B" w14:textId="77777777" w:rsidR="00A46571" w:rsidRPr="005F252C" w:rsidRDefault="00A46571" w:rsidP="00A46571">
            <w:pPr>
              <w:tabs>
                <w:tab w:val="left" w:pos="2038"/>
              </w:tabs>
              <w:rPr>
                <w:b/>
                <w:bCs/>
              </w:rPr>
            </w:pPr>
            <w:r w:rsidRPr="005F252C">
              <w:rPr>
                <w:b/>
                <w:bCs/>
              </w:rPr>
              <w:t>Sanitary Ware</w:t>
            </w:r>
          </w:p>
        </w:tc>
        <w:tc>
          <w:tcPr>
            <w:tcW w:w="11360" w:type="dxa"/>
            <w:vMerge w:val="restart"/>
            <w:hideMark/>
          </w:tcPr>
          <w:p w14:paraId="5ABDD178" w14:textId="77777777" w:rsidR="00A46571" w:rsidRPr="005F252C" w:rsidRDefault="00A46571" w:rsidP="00A46571">
            <w:pPr>
              <w:tabs>
                <w:tab w:val="left" w:pos="2038"/>
              </w:tabs>
            </w:pPr>
            <w:r w:rsidRPr="005F252C">
              <w:t>The ceramic wares designed for use in a bathroom/toilet, including WCs, sinks, urinals, etc.</w:t>
            </w:r>
          </w:p>
        </w:tc>
        <w:tc>
          <w:tcPr>
            <w:tcW w:w="5360" w:type="dxa"/>
            <w:hideMark/>
          </w:tcPr>
          <w:p w14:paraId="3F19DD08" w14:textId="77777777" w:rsidR="00A46571" w:rsidRPr="005F252C" w:rsidRDefault="00A46571" w:rsidP="00A46571">
            <w:pPr>
              <w:tabs>
                <w:tab w:val="left" w:pos="2038"/>
              </w:tabs>
            </w:pPr>
            <w:r w:rsidRPr="005F252C">
              <w:t>Faucets</w:t>
            </w:r>
          </w:p>
        </w:tc>
        <w:tc>
          <w:tcPr>
            <w:tcW w:w="760" w:type="dxa"/>
            <w:hideMark/>
          </w:tcPr>
          <w:p w14:paraId="5E416015" w14:textId="77777777" w:rsidR="00A46571" w:rsidRPr="005F252C" w:rsidRDefault="00A46571" w:rsidP="00A46571">
            <w:pPr>
              <w:tabs>
                <w:tab w:val="left" w:pos="2038"/>
              </w:tabs>
            </w:pPr>
            <w:r w:rsidRPr="005F252C">
              <w:t>No</w:t>
            </w:r>
          </w:p>
        </w:tc>
        <w:tc>
          <w:tcPr>
            <w:tcW w:w="1380" w:type="dxa"/>
            <w:hideMark/>
          </w:tcPr>
          <w:p w14:paraId="0D100037" w14:textId="77777777" w:rsidR="00A46571" w:rsidRPr="005F252C" w:rsidRDefault="00A46571" w:rsidP="00A46571">
            <w:pPr>
              <w:tabs>
                <w:tab w:val="left" w:pos="2038"/>
              </w:tabs>
            </w:pPr>
            <w:r w:rsidRPr="005F252C">
              <w:t>Yes</w:t>
            </w:r>
          </w:p>
        </w:tc>
        <w:tc>
          <w:tcPr>
            <w:tcW w:w="1460" w:type="dxa"/>
            <w:hideMark/>
          </w:tcPr>
          <w:p w14:paraId="39E4F7C0" w14:textId="77777777" w:rsidR="00A46571" w:rsidRPr="005F252C" w:rsidRDefault="00A46571" w:rsidP="00A46571">
            <w:pPr>
              <w:tabs>
                <w:tab w:val="left" w:pos="2038"/>
              </w:tabs>
            </w:pPr>
            <w:r w:rsidRPr="005F252C">
              <w:t>P</w:t>
            </w:r>
          </w:p>
        </w:tc>
      </w:tr>
      <w:tr w:rsidR="00A46571" w:rsidRPr="005F252C" w14:paraId="2B2BCABE" w14:textId="77777777" w:rsidTr="009764B6">
        <w:trPr>
          <w:trHeight w:val="310"/>
        </w:trPr>
        <w:tc>
          <w:tcPr>
            <w:tcW w:w="5040" w:type="dxa"/>
            <w:vMerge/>
            <w:hideMark/>
          </w:tcPr>
          <w:p w14:paraId="6F3F418D" w14:textId="77777777" w:rsidR="00A46571" w:rsidRPr="005F252C" w:rsidRDefault="00A46571" w:rsidP="00A46571">
            <w:pPr>
              <w:tabs>
                <w:tab w:val="left" w:pos="2038"/>
              </w:tabs>
              <w:rPr>
                <w:b/>
                <w:bCs/>
              </w:rPr>
            </w:pPr>
          </w:p>
        </w:tc>
        <w:tc>
          <w:tcPr>
            <w:tcW w:w="2260" w:type="dxa"/>
            <w:vMerge/>
            <w:hideMark/>
          </w:tcPr>
          <w:p w14:paraId="68C2ABEA" w14:textId="77777777" w:rsidR="00A46571" w:rsidRPr="005F252C" w:rsidRDefault="00A46571" w:rsidP="00A46571">
            <w:pPr>
              <w:tabs>
                <w:tab w:val="left" w:pos="2038"/>
              </w:tabs>
              <w:rPr>
                <w:b/>
                <w:bCs/>
              </w:rPr>
            </w:pPr>
          </w:p>
        </w:tc>
        <w:tc>
          <w:tcPr>
            <w:tcW w:w="11360" w:type="dxa"/>
            <w:vMerge/>
            <w:hideMark/>
          </w:tcPr>
          <w:p w14:paraId="0F4A2D37" w14:textId="77777777" w:rsidR="00A46571" w:rsidRPr="005F252C" w:rsidRDefault="00A46571" w:rsidP="00A46571">
            <w:pPr>
              <w:tabs>
                <w:tab w:val="left" w:pos="2038"/>
              </w:tabs>
            </w:pPr>
          </w:p>
        </w:tc>
        <w:tc>
          <w:tcPr>
            <w:tcW w:w="5360" w:type="dxa"/>
            <w:hideMark/>
          </w:tcPr>
          <w:p w14:paraId="2BB55E77" w14:textId="77777777" w:rsidR="00A46571" w:rsidRPr="005F252C" w:rsidRDefault="00A46571" w:rsidP="00A46571">
            <w:pPr>
              <w:tabs>
                <w:tab w:val="left" w:pos="2038"/>
              </w:tabs>
            </w:pPr>
            <w:r w:rsidRPr="005F252C">
              <w:t xml:space="preserve">Bathtubs </w:t>
            </w:r>
          </w:p>
        </w:tc>
        <w:tc>
          <w:tcPr>
            <w:tcW w:w="760" w:type="dxa"/>
            <w:hideMark/>
          </w:tcPr>
          <w:p w14:paraId="67F5B9A5" w14:textId="77777777" w:rsidR="00A46571" w:rsidRPr="005F252C" w:rsidRDefault="00A46571" w:rsidP="00A46571">
            <w:pPr>
              <w:tabs>
                <w:tab w:val="left" w:pos="2038"/>
              </w:tabs>
            </w:pPr>
            <w:r w:rsidRPr="005F252C">
              <w:t>No</w:t>
            </w:r>
          </w:p>
        </w:tc>
        <w:tc>
          <w:tcPr>
            <w:tcW w:w="1380" w:type="dxa"/>
            <w:hideMark/>
          </w:tcPr>
          <w:p w14:paraId="58DFD48B" w14:textId="77777777" w:rsidR="00A46571" w:rsidRPr="005F252C" w:rsidRDefault="00A46571" w:rsidP="00A46571">
            <w:pPr>
              <w:tabs>
                <w:tab w:val="left" w:pos="2038"/>
              </w:tabs>
            </w:pPr>
            <w:r w:rsidRPr="005F252C">
              <w:t>Yes</w:t>
            </w:r>
          </w:p>
        </w:tc>
        <w:tc>
          <w:tcPr>
            <w:tcW w:w="1460" w:type="dxa"/>
            <w:hideMark/>
          </w:tcPr>
          <w:p w14:paraId="1DE9BE07" w14:textId="77777777" w:rsidR="00A46571" w:rsidRPr="005F252C" w:rsidRDefault="00A46571" w:rsidP="00A46571">
            <w:pPr>
              <w:tabs>
                <w:tab w:val="left" w:pos="2038"/>
              </w:tabs>
            </w:pPr>
            <w:r w:rsidRPr="005F252C">
              <w:t>P</w:t>
            </w:r>
          </w:p>
        </w:tc>
      </w:tr>
      <w:tr w:rsidR="00A46571" w:rsidRPr="005F252C" w14:paraId="754012D4" w14:textId="77777777" w:rsidTr="009764B6">
        <w:trPr>
          <w:trHeight w:val="310"/>
        </w:trPr>
        <w:tc>
          <w:tcPr>
            <w:tcW w:w="5040" w:type="dxa"/>
            <w:vMerge/>
            <w:hideMark/>
          </w:tcPr>
          <w:p w14:paraId="4A0D9757" w14:textId="77777777" w:rsidR="00A46571" w:rsidRPr="005F252C" w:rsidRDefault="00A46571" w:rsidP="00A46571">
            <w:pPr>
              <w:tabs>
                <w:tab w:val="left" w:pos="2038"/>
              </w:tabs>
              <w:rPr>
                <w:b/>
                <w:bCs/>
              </w:rPr>
            </w:pPr>
          </w:p>
        </w:tc>
        <w:tc>
          <w:tcPr>
            <w:tcW w:w="2260" w:type="dxa"/>
            <w:vMerge/>
            <w:hideMark/>
          </w:tcPr>
          <w:p w14:paraId="0673C6EA" w14:textId="77777777" w:rsidR="00A46571" w:rsidRPr="005F252C" w:rsidRDefault="00A46571" w:rsidP="00A46571">
            <w:pPr>
              <w:tabs>
                <w:tab w:val="left" w:pos="2038"/>
              </w:tabs>
              <w:rPr>
                <w:b/>
                <w:bCs/>
              </w:rPr>
            </w:pPr>
          </w:p>
        </w:tc>
        <w:tc>
          <w:tcPr>
            <w:tcW w:w="11360" w:type="dxa"/>
            <w:vMerge/>
            <w:hideMark/>
          </w:tcPr>
          <w:p w14:paraId="22A2BE79" w14:textId="77777777" w:rsidR="00A46571" w:rsidRPr="005F252C" w:rsidRDefault="00A46571" w:rsidP="00A46571">
            <w:pPr>
              <w:tabs>
                <w:tab w:val="left" w:pos="2038"/>
              </w:tabs>
            </w:pPr>
          </w:p>
        </w:tc>
        <w:tc>
          <w:tcPr>
            <w:tcW w:w="5360" w:type="dxa"/>
            <w:hideMark/>
          </w:tcPr>
          <w:p w14:paraId="5871FC07" w14:textId="77777777" w:rsidR="00A46571" w:rsidRPr="005F252C" w:rsidRDefault="00A46571" w:rsidP="00A46571">
            <w:pPr>
              <w:tabs>
                <w:tab w:val="left" w:pos="2038"/>
              </w:tabs>
            </w:pPr>
            <w:r w:rsidRPr="005F252C">
              <w:t>Sink</w:t>
            </w:r>
          </w:p>
        </w:tc>
        <w:tc>
          <w:tcPr>
            <w:tcW w:w="760" w:type="dxa"/>
            <w:hideMark/>
          </w:tcPr>
          <w:p w14:paraId="27DE6ABE" w14:textId="77777777" w:rsidR="00A46571" w:rsidRPr="005F252C" w:rsidRDefault="00A46571" w:rsidP="00A46571">
            <w:pPr>
              <w:tabs>
                <w:tab w:val="left" w:pos="2038"/>
              </w:tabs>
            </w:pPr>
            <w:r w:rsidRPr="005F252C">
              <w:t>No</w:t>
            </w:r>
          </w:p>
        </w:tc>
        <w:tc>
          <w:tcPr>
            <w:tcW w:w="1380" w:type="dxa"/>
            <w:hideMark/>
          </w:tcPr>
          <w:p w14:paraId="1AB1B878" w14:textId="77777777" w:rsidR="00A46571" w:rsidRPr="005F252C" w:rsidRDefault="00A46571" w:rsidP="00A46571">
            <w:pPr>
              <w:tabs>
                <w:tab w:val="left" w:pos="2038"/>
              </w:tabs>
            </w:pPr>
            <w:r w:rsidRPr="005F252C">
              <w:t>Yes</w:t>
            </w:r>
          </w:p>
        </w:tc>
        <w:tc>
          <w:tcPr>
            <w:tcW w:w="1460" w:type="dxa"/>
            <w:hideMark/>
          </w:tcPr>
          <w:p w14:paraId="2EFE84F9" w14:textId="77777777" w:rsidR="00A46571" w:rsidRPr="005F252C" w:rsidRDefault="00A46571" w:rsidP="00A46571">
            <w:pPr>
              <w:tabs>
                <w:tab w:val="left" w:pos="2038"/>
              </w:tabs>
            </w:pPr>
            <w:r w:rsidRPr="005F252C">
              <w:t>P</w:t>
            </w:r>
          </w:p>
        </w:tc>
      </w:tr>
      <w:tr w:rsidR="00A46571" w:rsidRPr="005F252C" w14:paraId="6CE95B4E" w14:textId="77777777" w:rsidTr="009764B6">
        <w:trPr>
          <w:trHeight w:val="310"/>
        </w:trPr>
        <w:tc>
          <w:tcPr>
            <w:tcW w:w="5040" w:type="dxa"/>
            <w:vMerge/>
            <w:hideMark/>
          </w:tcPr>
          <w:p w14:paraId="361F4F12" w14:textId="77777777" w:rsidR="00A46571" w:rsidRPr="005F252C" w:rsidRDefault="00A46571" w:rsidP="00A46571">
            <w:pPr>
              <w:tabs>
                <w:tab w:val="left" w:pos="2038"/>
              </w:tabs>
              <w:rPr>
                <w:b/>
                <w:bCs/>
              </w:rPr>
            </w:pPr>
          </w:p>
        </w:tc>
        <w:tc>
          <w:tcPr>
            <w:tcW w:w="2260" w:type="dxa"/>
            <w:vMerge/>
            <w:hideMark/>
          </w:tcPr>
          <w:p w14:paraId="6A292959" w14:textId="77777777" w:rsidR="00A46571" w:rsidRPr="005F252C" w:rsidRDefault="00A46571" w:rsidP="00A46571">
            <w:pPr>
              <w:tabs>
                <w:tab w:val="left" w:pos="2038"/>
              </w:tabs>
              <w:rPr>
                <w:b/>
                <w:bCs/>
              </w:rPr>
            </w:pPr>
          </w:p>
        </w:tc>
        <w:tc>
          <w:tcPr>
            <w:tcW w:w="11360" w:type="dxa"/>
            <w:vMerge/>
            <w:hideMark/>
          </w:tcPr>
          <w:p w14:paraId="482423EF" w14:textId="77777777" w:rsidR="00A46571" w:rsidRPr="005F252C" w:rsidRDefault="00A46571" w:rsidP="00A46571">
            <w:pPr>
              <w:tabs>
                <w:tab w:val="left" w:pos="2038"/>
              </w:tabs>
            </w:pPr>
          </w:p>
        </w:tc>
        <w:tc>
          <w:tcPr>
            <w:tcW w:w="5360" w:type="dxa"/>
            <w:hideMark/>
          </w:tcPr>
          <w:p w14:paraId="2D83512E" w14:textId="77777777" w:rsidR="00A46571" w:rsidRPr="005F252C" w:rsidRDefault="00A46571" w:rsidP="00A46571">
            <w:pPr>
              <w:tabs>
                <w:tab w:val="left" w:pos="2038"/>
              </w:tabs>
            </w:pPr>
            <w:r w:rsidRPr="005F252C">
              <w:t>Bathroom Accessories</w:t>
            </w:r>
          </w:p>
        </w:tc>
        <w:tc>
          <w:tcPr>
            <w:tcW w:w="760" w:type="dxa"/>
            <w:hideMark/>
          </w:tcPr>
          <w:p w14:paraId="21CE24E2" w14:textId="77777777" w:rsidR="00A46571" w:rsidRPr="005F252C" w:rsidRDefault="00A46571" w:rsidP="00A46571">
            <w:pPr>
              <w:tabs>
                <w:tab w:val="left" w:pos="2038"/>
              </w:tabs>
            </w:pPr>
            <w:r w:rsidRPr="005F252C">
              <w:t>No</w:t>
            </w:r>
          </w:p>
        </w:tc>
        <w:tc>
          <w:tcPr>
            <w:tcW w:w="1380" w:type="dxa"/>
            <w:hideMark/>
          </w:tcPr>
          <w:p w14:paraId="7C69BD67" w14:textId="77777777" w:rsidR="00A46571" w:rsidRPr="005F252C" w:rsidRDefault="00A46571" w:rsidP="00A46571">
            <w:pPr>
              <w:tabs>
                <w:tab w:val="left" w:pos="2038"/>
              </w:tabs>
            </w:pPr>
            <w:r w:rsidRPr="005F252C">
              <w:t>Yes</w:t>
            </w:r>
          </w:p>
        </w:tc>
        <w:tc>
          <w:tcPr>
            <w:tcW w:w="1460" w:type="dxa"/>
            <w:hideMark/>
          </w:tcPr>
          <w:p w14:paraId="7F94074F" w14:textId="77777777" w:rsidR="00A46571" w:rsidRPr="005F252C" w:rsidRDefault="00A46571" w:rsidP="00A46571">
            <w:pPr>
              <w:tabs>
                <w:tab w:val="left" w:pos="2038"/>
              </w:tabs>
            </w:pPr>
            <w:r w:rsidRPr="005F252C">
              <w:t>P</w:t>
            </w:r>
          </w:p>
        </w:tc>
      </w:tr>
      <w:tr w:rsidR="00A46571" w:rsidRPr="005F252C" w14:paraId="3FF38D71" w14:textId="77777777" w:rsidTr="009764B6">
        <w:trPr>
          <w:trHeight w:val="310"/>
        </w:trPr>
        <w:tc>
          <w:tcPr>
            <w:tcW w:w="5040" w:type="dxa"/>
            <w:vMerge/>
            <w:hideMark/>
          </w:tcPr>
          <w:p w14:paraId="4F60B80B" w14:textId="77777777" w:rsidR="00A46571" w:rsidRPr="005F252C" w:rsidRDefault="00A46571" w:rsidP="00A46571">
            <w:pPr>
              <w:tabs>
                <w:tab w:val="left" w:pos="2038"/>
              </w:tabs>
              <w:rPr>
                <w:b/>
                <w:bCs/>
              </w:rPr>
            </w:pPr>
          </w:p>
        </w:tc>
        <w:tc>
          <w:tcPr>
            <w:tcW w:w="2260" w:type="dxa"/>
            <w:vMerge/>
            <w:hideMark/>
          </w:tcPr>
          <w:p w14:paraId="4C816FD0" w14:textId="77777777" w:rsidR="00A46571" w:rsidRPr="005F252C" w:rsidRDefault="00A46571" w:rsidP="00A46571">
            <w:pPr>
              <w:tabs>
                <w:tab w:val="left" w:pos="2038"/>
              </w:tabs>
              <w:rPr>
                <w:b/>
                <w:bCs/>
              </w:rPr>
            </w:pPr>
          </w:p>
        </w:tc>
        <w:tc>
          <w:tcPr>
            <w:tcW w:w="11360" w:type="dxa"/>
            <w:vMerge/>
            <w:hideMark/>
          </w:tcPr>
          <w:p w14:paraId="1CAB5508" w14:textId="77777777" w:rsidR="00A46571" w:rsidRPr="005F252C" w:rsidRDefault="00A46571" w:rsidP="00A46571">
            <w:pPr>
              <w:tabs>
                <w:tab w:val="left" w:pos="2038"/>
              </w:tabs>
            </w:pPr>
          </w:p>
        </w:tc>
        <w:tc>
          <w:tcPr>
            <w:tcW w:w="5360" w:type="dxa"/>
            <w:hideMark/>
          </w:tcPr>
          <w:p w14:paraId="73E9DEE8" w14:textId="77777777" w:rsidR="00A46571" w:rsidRPr="005F252C" w:rsidRDefault="00A46571" w:rsidP="00A46571">
            <w:pPr>
              <w:tabs>
                <w:tab w:val="left" w:pos="2038"/>
              </w:tabs>
            </w:pPr>
            <w:r w:rsidRPr="005F252C">
              <w:t xml:space="preserve">Showers </w:t>
            </w:r>
          </w:p>
        </w:tc>
        <w:tc>
          <w:tcPr>
            <w:tcW w:w="760" w:type="dxa"/>
            <w:hideMark/>
          </w:tcPr>
          <w:p w14:paraId="6E1963AA" w14:textId="77777777" w:rsidR="00A46571" w:rsidRPr="005F252C" w:rsidRDefault="00A46571" w:rsidP="00A46571">
            <w:pPr>
              <w:tabs>
                <w:tab w:val="left" w:pos="2038"/>
              </w:tabs>
            </w:pPr>
            <w:r w:rsidRPr="005F252C">
              <w:t>No</w:t>
            </w:r>
          </w:p>
        </w:tc>
        <w:tc>
          <w:tcPr>
            <w:tcW w:w="1380" w:type="dxa"/>
            <w:hideMark/>
          </w:tcPr>
          <w:p w14:paraId="5F11547C" w14:textId="77777777" w:rsidR="00A46571" w:rsidRPr="005F252C" w:rsidRDefault="00A46571" w:rsidP="00A46571">
            <w:pPr>
              <w:tabs>
                <w:tab w:val="left" w:pos="2038"/>
              </w:tabs>
            </w:pPr>
            <w:r w:rsidRPr="005F252C">
              <w:t>Yes</w:t>
            </w:r>
          </w:p>
        </w:tc>
        <w:tc>
          <w:tcPr>
            <w:tcW w:w="1460" w:type="dxa"/>
            <w:hideMark/>
          </w:tcPr>
          <w:p w14:paraId="36E31042" w14:textId="77777777" w:rsidR="00A46571" w:rsidRPr="005F252C" w:rsidRDefault="00A46571" w:rsidP="00A46571">
            <w:pPr>
              <w:tabs>
                <w:tab w:val="left" w:pos="2038"/>
              </w:tabs>
            </w:pPr>
            <w:r w:rsidRPr="005F252C">
              <w:t>P</w:t>
            </w:r>
          </w:p>
        </w:tc>
      </w:tr>
      <w:tr w:rsidR="00A46571" w:rsidRPr="005F252C" w14:paraId="3D99BA0B" w14:textId="77777777" w:rsidTr="009764B6">
        <w:trPr>
          <w:trHeight w:val="310"/>
        </w:trPr>
        <w:tc>
          <w:tcPr>
            <w:tcW w:w="5040" w:type="dxa"/>
            <w:vMerge/>
            <w:hideMark/>
          </w:tcPr>
          <w:p w14:paraId="7D85FD3E" w14:textId="77777777" w:rsidR="00A46571" w:rsidRPr="005F252C" w:rsidRDefault="00A46571" w:rsidP="00A46571">
            <w:pPr>
              <w:tabs>
                <w:tab w:val="left" w:pos="2038"/>
              </w:tabs>
              <w:rPr>
                <w:b/>
                <w:bCs/>
              </w:rPr>
            </w:pPr>
          </w:p>
        </w:tc>
        <w:tc>
          <w:tcPr>
            <w:tcW w:w="2260" w:type="dxa"/>
            <w:vMerge/>
            <w:hideMark/>
          </w:tcPr>
          <w:p w14:paraId="18512185" w14:textId="77777777" w:rsidR="00A46571" w:rsidRPr="005F252C" w:rsidRDefault="00A46571" w:rsidP="00A46571">
            <w:pPr>
              <w:tabs>
                <w:tab w:val="left" w:pos="2038"/>
              </w:tabs>
              <w:rPr>
                <w:b/>
                <w:bCs/>
              </w:rPr>
            </w:pPr>
          </w:p>
        </w:tc>
        <w:tc>
          <w:tcPr>
            <w:tcW w:w="11360" w:type="dxa"/>
            <w:vMerge/>
            <w:hideMark/>
          </w:tcPr>
          <w:p w14:paraId="7B7FB7AA" w14:textId="77777777" w:rsidR="00A46571" w:rsidRPr="005F252C" w:rsidRDefault="00A46571" w:rsidP="00A46571">
            <w:pPr>
              <w:tabs>
                <w:tab w:val="left" w:pos="2038"/>
              </w:tabs>
            </w:pPr>
          </w:p>
        </w:tc>
        <w:tc>
          <w:tcPr>
            <w:tcW w:w="5360" w:type="dxa"/>
            <w:hideMark/>
          </w:tcPr>
          <w:p w14:paraId="6DB5F87B" w14:textId="77777777" w:rsidR="00A46571" w:rsidRPr="005F252C" w:rsidRDefault="00A46571" w:rsidP="00A46571">
            <w:pPr>
              <w:tabs>
                <w:tab w:val="left" w:pos="2038"/>
              </w:tabs>
            </w:pPr>
            <w:r w:rsidRPr="005F252C">
              <w:t>WC</w:t>
            </w:r>
          </w:p>
        </w:tc>
        <w:tc>
          <w:tcPr>
            <w:tcW w:w="760" w:type="dxa"/>
            <w:hideMark/>
          </w:tcPr>
          <w:p w14:paraId="790A6D1B" w14:textId="77777777" w:rsidR="00A46571" w:rsidRPr="005F252C" w:rsidRDefault="00A46571" w:rsidP="00A46571">
            <w:pPr>
              <w:tabs>
                <w:tab w:val="left" w:pos="2038"/>
              </w:tabs>
            </w:pPr>
            <w:r w:rsidRPr="005F252C">
              <w:t>No</w:t>
            </w:r>
          </w:p>
        </w:tc>
        <w:tc>
          <w:tcPr>
            <w:tcW w:w="1380" w:type="dxa"/>
            <w:hideMark/>
          </w:tcPr>
          <w:p w14:paraId="2008B0B4" w14:textId="77777777" w:rsidR="00A46571" w:rsidRPr="005F252C" w:rsidRDefault="00A46571" w:rsidP="00A46571">
            <w:pPr>
              <w:tabs>
                <w:tab w:val="left" w:pos="2038"/>
              </w:tabs>
            </w:pPr>
            <w:r w:rsidRPr="005F252C">
              <w:t>Yes</w:t>
            </w:r>
          </w:p>
        </w:tc>
        <w:tc>
          <w:tcPr>
            <w:tcW w:w="1460" w:type="dxa"/>
            <w:hideMark/>
          </w:tcPr>
          <w:p w14:paraId="086FA1AA" w14:textId="77777777" w:rsidR="00A46571" w:rsidRPr="005F252C" w:rsidRDefault="00A46571" w:rsidP="00A46571">
            <w:pPr>
              <w:tabs>
                <w:tab w:val="left" w:pos="2038"/>
              </w:tabs>
            </w:pPr>
            <w:r w:rsidRPr="005F252C">
              <w:t>P</w:t>
            </w:r>
          </w:p>
        </w:tc>
      </w:tr>
      <w:tr w:rsidR="00A46571" w:rsidRPr="005F252C" w14:paraId="61577BE8" w14:textId="77777777" w:rsidTr="009764B6">
        <w:trPr>
          <w:trHeight w:val="310"/>
        </w:trPr>
        <w:tc>
          <w:tcPr>
            <w:tcW w:w="5040" w:type="dxa"/>
            <w:vMerge w:val="restart"/>
            <w:hideMark/>
          </w:tcPr>
          <w:p w14:paraId="4D83162E" w14:textId="77777777" w:rsidR="00A46571" w:rsidRPr="005F252C" w:rsidRDefault="00A46571" w:rsidP="00A46571">
            <w:pPr>
              <w:tabs>
                <w:tab w:val="left" w:pos="2038"/>
              </w:tabs>
              <w:rPr>
                <w:b/>
                <w:bCs/>
              </w:rPr>
            </w:pPr>
            <w:r w:rsidRPr="005F252C">
              <w:rPr>
                <w:b/>
                <w:bCs/>
              </w:rPr>
              <w:t xml:space="preserve">End to End Logistics </w:t>
            </w:r>
          </w:p>
        </w:tc>
        <w:tc>
          <w:tcPr>
            <w:tcW w:w="2260" w:type="dxa"/>
            <w:vMerge w:val="restart"/>
            <w:hideMark/>
          </w:tcPr>
          <w:p w14:paraId="38F6C8EA" w14:textId="77777777" w:rsidR="00A46571" w:rsidRPr="005F252C" w:rsidRDefault="00A46571" w:rsidP="00A46571">
            <w:pPr>
              <w:tabs>
                <w:tab w:val="left" w:pos="2038"/>
              </w:tabs>
              <w:rPr>
                <w:b/>
                <w:bCs/>
              </w:rPr>
            </w:pPr>
            <w:r w:rsidRPr="005F252C">
              <w:rPr>
                <w:b/>
                <w:bCs/>
              </w:rPr>
              <w:t xml:space="preserve">End to End Logistics </w:t>
            </w:r>
          </w:p>
        </w:tc>
        <w:tc>
          <w:tcPr>
            <w:tcW w:w="11360" w:type="dxa"/>
            <w:vMerge w:val="restart"/>
            <w:hideMark/>
          </w:tcPr>
          <w:p w14:paraId="6E86898E" w14:textId="77777777" w:rsidR="00A46571" w:rsidRPr="005F252C" w:rsidRDefault="00A46571" w:rsidP="00A46571">
            <w:pPr>
              <w:tabs>
                <w:tab w:val="left" w:pos="2038"/>
              </w:tabs>
            </w:pPr>
            <w:r w:rsidRPr="005F252C">
              <w:t xml:space="preserve">It covers the complete logistics cycle, starting with procurement and distribution, transport, delivery to the customers and ending with return logistics. </w:t>
            </w:r>
          </w:p>
        </w:tc>
        <w:tc>
          <w:tcPr>
            <w:tcW w:w="5360" w:type="dxa"/>
            <w:hideMark/>
          </w:tcPr>
          <w:p w14:paraId="3A57F08A" w14:textId="77777777" w:rsidR="00A46571" w:rsidRPr="005F252C" w:rsidRDefault="00A46571" w:rsidP="00A46571">
            <w:pPr>
              <w:tabs>
                <w:tab w:val="left" w:pos="2038"/>
              </w:tabs>
            </w:pPr>
            <w:r w:rsidRPr="005F252C">
              <w:t>Global Forwarding</w:t>
            </w:r>
          </w:p>
        </w:tc>
        <w:tc>
          <w:tcPr>
            <w:tcW w:w="760" w:type="dxa"/>
            <w:hideMark/>
          </w:tcPr>
          <w:p w14:paraId="5AB3C3F6" w14:textId="77777777" w:rsidR="00A46571" w:rsidRPr="005F252C" w:rsidRDefault="00A46571" w:rsidP="00A46571">
            <w:pPr>
              <w:tabs>
                <w:tab w:val="left" w:pos="2038"/>
              </w:tabs>
            </w:pPr>
            <w:r w:rsidRPr="005F252C">
              <w:t>No</w:t>
            </w:r>
          </w:p>
        </w:tc>
        <w:tc>
          <w:tcPr>
            <w:tcW w:w="1380" w:type="dxa"/>
            <w:hideMark/>
          </w:tcPr>
          <w:p w14:paraId="3D718870" w14:textId="77777777" w:rsidR="00A46571" w:rsidRPr="005F252C" w:rsidRDefault="00A46571" w:rsidP="00A46571">
            <w:pPr>
              <w:tabs>
                <w:tab w:val="left" w:pos="2038"/>
              </w:tabs>
            </w:pPr>
            <w:r w:rsidRPr="005F252C">
              <w:t>Yes</w:t>
            </w:r>
          </w:p>
        </w:tc>
        <w:tc>
          <w:tcPr>
            <w:tcW w:w="1460" w:type="dxa"/>
            <w:hideMark/>
          </w:tcPr>
          <w:p w14:paraId="478C02E2" w14:textId="77777777" w:rsidR="00A46571" w:rsidRPr="005F252C" w:rsidRDefault="00A46571" w:rsidP="00A46571">
            <w:pPr>
              <w:tabs>
                <w:tab w:val="left" w:pos="2038"/>
              </w:tabs>
            </w:pPr>
            <w:r w:rsidRPr="005F252C">
              <w:t>S</w:t>
            </w:r>
          </w:p>
        </w:tc>
      </w:tr>
      <w:tr w:rsidR="00A46571" w:rsidRPr="005F252C" w14:paraId="799E4E64" w14:textId="77777777" w:rsidTr="009764B6">
        <w:trPr>
          <w:trHeight w:val="310"/>
        </w:trPr>
        <w:tc>
          <w:tcPr>
            <w:tcW w:w="5040" w:type="dxa"/>
            <w:vMerge/>
            <w:hideMark/>
          </w:tcPr>
          <w:p w14:paraId="74394B05" w14:textId="77777777" w:rsidR="00A46571" w:rsidRPr="005F252C" w:rsidRDefault="00A46571" w:rsidP="00A46571">
            <w:pPr>
              <w:tabs>
                <w:tab w:val="left" w:pos="2038"/>
              </w:tabs>
              <w:rPr>
                <w:b/>
                <w:bCs/>
              </w:rPr>
            </w:pPr>
          </w:p>
        </w:tc>
        <w:tc>
          <w:tcPr>
            <w:tcW w:w="2260" w:type="dxa"/>
            <w:vMerge/>
            <w:hideMark/>
          </w:tcPr>
          <w:p w14:paraId="54FFF38E" w14:textId="77777777" w:rsidR="00A46571" w:rsidRPr="005F252C" w:rsidRDefault="00A46571" w:rsidP="00A46571">
            <w:pPr>
              <w:tabs>
                <w:tab w:val="left" w:pos="2038"/>
              </w:tabs>
              <w:rPr>
                <w:b/>
                <w:bCs/>
              </w:rPr>
            </w:pPr>
          </w:p>
        </w:tc>
        <w:tc>
          <w:tcPr>
            <w:tcW w:w="11360" w:type="dxa"/>
            <w:vMerge/>
            <w:hideMark/>
          </w:tcPr>
          <w:p w14:paraId="7A2F686C" w14:textId="77777777" w:rsidR="00A46571" w:rsidRPr="005F252C" w:rsidRDefault="00A46571" w:rsidP="00A46571">
            <w:pPr>
              <w:tabs>
                <w:tab w:val="left" w:pos="2038"/>
              </w:tabs>
            </w:pPr>
          </w:p>
        </w:tc>
        <w:tc>
          <w:tcPr>
            <w:tcW w:w="5360" w:type="dxa"/>
            <w:hideMark/>
          </w:tcPr>
          <w:p w14:paraId="07C5EF46" w14:textId="77777777" w:rsidR="00A46571" w:rsidRPr="005F252C" w:rsidRDefault="00A46571" w:rsidP="00A46571">
            <w:pPr>
              <w:tabs>
                <w:tab w:val="left" w:pos="2038"/>
              </w:tabs>
            </w:pPr>
            <w:r w:rsidRPr="005F252C">
              <w:t>Customs Clearance</w:t>
            </w:r>
          </w:p>
        </w:tc>
        <w:tc>
          <w:tcPr>
            <w:tcW w:w="760" w:type="dxa"/>
            <w:hideMark/>
          </w:tcPr>
          <w:p w14:paraId="4F79039B" w14:textId="77777777" w:rsidR="00A46571" w:rsidRPr="005F252C" w:rsidRDefault="00A46571" w:rsidP="00A46571">
            <w:pPr>
              <w:tabs>
                <w:tab w:val="left" w:pos="2038"/>
              </w:tabs>
            </w:pPr>
            <w:r w:rsidRPr="005F252C">
              <w:t>No</w:t>
            </w:r>
          </w:p>
        </w:tc>
        <w:tc>
          <w:tcPr>
            <w:tcW w:w="1380" w:type="dxa"/>
            <w:hideMark/>
          </w:tcPr>
          <w:p w14:paraId="708C2D78" w14:textId="77777777" w:rsidR="00A46571" w:rsidRPr="005F252C" w:rsidRDefault="00A46571" w:rsidP="00A46571">
            <w:pPr>
              <w:tabs>
                <w:tab w:val="left" w:pos="2038"/>
              </w:tabs>
            </w:pPr>
            <w:r w:rsidRPr="005F252C">
              <w:t>Yes</w:t>
            </w:r>
          </w:p>
        </w:tc>
        <w:tc>
          <w:tcPr>
            <w:tcW w:w="1460" w:type="dxa"/>
            <w:hideMark/>
          </w:tcPr>
          <w:p w14:paraId="4CB93E78" w14:textId="77777777" w:rsidR="00A46571" w:rsidRPr="005F252C" w:rsidRDefault="00A46571" w:rsidP="00A46571">
            <w:pPr>
              <w:tabs>
                <w:tab w:val="left" w:pos="2038"/>
              </w:tabs>
            </w:pPr>
            <w:r w:rsidRPr="005F252C">
              <w:t>S</w:t>
            </w:r>
          </w:p>
        </w:tc>
      </w:tr>
      <w:tr w:rsidR="00A46571" w:rsidRPr="005F252C" w14:paraId="333ABC6A" w14:textId="77777777" w:rsidTr="009764B6">
        <w:trPr>
          <w:trHeight w:val="310"/>
        </w:trPr>
        <w:tc>
          <w:tcPr>
            <w:tcW w:w="5040" w:type="dxa"/>
            <w:vMerge/>
            <w:hideMark/>
          </w:tcPr>
          <w:p w14:paraId="49325980" w14:textId="77777777" w:rsidR="00A46571" w:rsidRPr="005F252C" w:rsidRDefault="00A46571" w:rsidP="00A46571">
            <w:pPr>
              <w:tabs>
                <w:tab w:val="left" w:pos="2038"/>
              </w:tabs>
              <w:rPr>
                <w:b/>
                <w:bCs/>
              </w:rPr>
            </w:pPr>
          </w:p>
        </w:tc>
        <w:tc>
          <w:tcPr>
            <w:tcW w:w="2260" w:type="dxa"/>
            <w:vMerge/>
            <w:hideMark/>
          </w:tcPr>
          <w:p w14:paraId="2BA0510D" w14:textId="77777777" w:rsidR="00A46571" w:rsidRPr="005F252C" w:rsidRDefault="00A46571" w:rsidP="00A46571">
            <w:pPr>
              <w:tabs>
                <w:tab w:val="left" w:pos="2038"/>
              </w:tabs>
              <w:rPr>
                <w:b/>
                <w:bCs/>
              </w:rPr>
            </w:pPr>
          </w:p>
        </w:tc>
        <w:tc>
          <w:tcPr>
            <w:tcW w:w="11360" w:type="dxa"/>
            <w:vMerge/>
            <w:hideMark/>
          </w:tcPr>
          <w:p w14:paraId="4052397D" w14:textId="77777777" w:rsidR="00A46571" w:rsidRPr="005F252C" w:rsidRDefault="00A46571" w:rsidP="00A46571">
            <w:pPr>
              <w:tabs>
                <w:tab w:val="left" w:pos="2038"/>
              </w:tabs>
            </w:pPr>
          </w:p>
        </w:tc>
        <w:tc>
          <w:tcPr>
            <w:tcW w:w="5360" w:type="dxa"/>
            <w:hideMark/>
          </w:tcPr>
          <w:p w14:paraId="2D743B1D" w14:textId="77777777" w:rsidR="00A46571" w:rsidRPr="005F252C" w:rsidRDefault="00A46571" w:rsidP="00A46571">
            <w:pPr>
              <w:tabs>
                <w:tab w:val="left" w:pos="2038"/>
              </w:tabs>
            </w:pPr>
            <w:r w:rsidRPr="005F252C">
              <w:t>Documentation Management</w:t>
            </w:r>
          </w:p>
        </w:tc>
        <w:tc>
          <w:tcPr>
            <w:tcW w:w="760" w:type="dxa"/>
            <w:hideMark/>
          </w:tcPr>
          <w:p w14:paraId="5F0CA50B" w14:textId="77777777" w:rsidR="00A46571" w:rsidRPr="005F252C" w:rsidRDefault="00A46571" w:rsidP="00A46571">
            <w:pPr>
              <w:tabs>
                <w:tab w:val="left" w:pos="2038"/>
              </w:tabs>
            </w:pPr>
            <w:r w:rsidRPr="005F252C">
              <w:t>No</w:t>
            </w:r>
          </w:p>
        </w:tc>
        <w:tc>
          <w:tcPr>
            <w:tcW w:w="1380" w:type="dxa"/>
            <w:hideMark/>
          </w:tcPr>
          <w:p w14:paraId="03248B37" w14:textId="77777777" w:rsidR="00A46571" w:rsidRPr="005F252C" w:rsidRDefault="00A46571" w:rsidP="00A46571">
            <w:pPr>
              <w:tabs>
                <w:tab w:val="left" w:pos="2038"/>
              </w:tabs>
            </w:pPr>
            <w:r w:rsidRPr="005F252C">
              <w:t>Yes</w:t>
            </w:r>
          </w:p>
        </w:tc>
        <w:tc>
          <w:tcPr>
            <w:tcW w:w="1460" w:type="dxa"/>
            <w:hideMark/>
          </w:tcPr>
          <w:p w14:paraId="2BFD65E5" w14:textId="77777777" w:rsidR="00A46571" w:rsidRPr="005F252C" w:rsidRDefault="00A46571" w:rsidP="00A46571">
            <w:pPr>
              <w:tabs>
                <w:tab w:val="left" w:pos="2038"/>
              </w:tabs>
            </w:pPr>
            <w:r w:rsidRPr="005F252C">
              <w:t>S</w:t>
            </w:r>
          </w:p>
        </w:tc>
      </w:tr>
      <w:tr w:rsidR="00A46571" w:rsidRPr="005F252C" w14:paraId="203A65DF" w14:textId="77777777" w:rsidTr="009764B6">
        <w:trPr>
          <w:trHeight w:val="310"/>
        </w:trPr>
        <w:tc>
          <w:tcPr>
            <w:tcW w:w="5040" w:type="dxa"/>
            <w:vMerge/>
            <w:hideMark/>
          </w:tcPr>
          <w:p w14:paraId="6F5AFE27" w14:textId="77777777" w:rsidR="00A46571" w:rsidRPr="005F252C" w:rsidRDefault="00A46571" w:rsidP="00A46571">
            <w:pPr>
              <w:tabs>
                <w:tab w:val="left" w:pos="2038"/>
              </w:tabs>
              <w:rPr>
                <w:b/>
                <w:bCs/>
              </w:rPr>
            </w:pPr>
          </w:p>
        </w:tc>
        <w:tc>
          <w:tcPr>
            <w:tcW w:w="2260" w:type="dxa"/>
            <w:vMerge/>
            <w:hideMark/>
          </w:tcPr>
          <w:p w14:paraId="10D52198" w14:textId="77777777" w:rsidR="00A46571" w:rsidRPr="005F252C" w:rsidRDefault="00A46571" w:rsidP="00A46571">
            <w:pPr>
              <w:tabs>
                <w:tab w:val="left" w:pos="2038"/>
              </w:tabs>
              <w:rPr>
                <w:b/>
                <w:bCs/>
              </w:rPr>
            </w:pPr>
          </w:p>
        </w:tc>
        <w:tc>
          <w:tcPr>
            <w:tcW w:w="11360" w:type="dxa"/>
            <w:vMerge/>
            <w:hideMark/>
          </w:tcPr>
          <w:p w14:paraId="5B768EC5" w14:textId="77777777" w:rsidR="00A46571" w:rsidRPr="005F252C" w:rsidRDefault="00A46571" w:rsidP="00A46571">
            <w:pPr>
              <w:tabs>
                <w:tab w:val="left" w:pos="2038"/>
              </w:tabs>
            </w:pPr>
          </w:p>
        </w:tc>
        <w:tc>
          <w:tcPr>
            <w:tcW w:w="5360" w:type="dxa"/>
            <w:hideMark/>
          </w:tcPr>
          <w:p w14:paraId="6E501180" w14:textId="77777777" w:rsidR="00A46571" w:rsidRPr="005F252C" w:rsidRDefault="00A46571" w:rsidP="00A46571">
            <w:pPr>
              <w:tabs>
                <w:tab w:val="left" w:pos="2038"/>
              </w:tabs>
            </w:pPr>
            <w:r w:rsidRPr="005F252C">
              <w:t>Solution Design</w:t>
            </w:r>
          </w:p>
        </w:tc>
        <w:tc>
          <w:tcPr>
            <w:tcW w:w="760" w:type="dxa"/>
            <w:hideMark/>
          </w:tcPr>
          <w:p w14:paraId="10BC57F6" w14:textId="77777777" w:rsidR="00A46571" w:rsidRPr="005F252C" w:rsidRDefault="00A46571" w:rsidP="00A46571">
            <w:pPr>
              <w:tabs>
                <w:tab w:val="left" w:pos="2038"/>
              </w:tabs>
            </w:pPr>
            <w:r w:rsidRPr="005F252C">
              <w:t>No</w:t>
            </w:r>
          </w:p>
        </w:tc>
        <w:tc>
          <w:tcPr>
            <w:tcW w:w="1380" w:type="dxa"/>
            <w:hideMark/>
          </w:tcPr>
          <w:p w14:paraId="2487209B" w14:textId="77777777" w:rsidR="00A46571" w:rsidRPr="005F252C" w:rsidRDefault="00A46571" w:rsidP="00A46571">
            <w:pPr>
              <w:tabs>
                <w:tab w:val="left" w:pos="2038"/>
              </w:tabs>
            </w:pPr>
            <w:r w:rsidRPr="005F252C">
              <w:t>Yes</w:t>
            </w:r>
          </w:p>
        </w:tc>
        <w:tc>
          <w:tcPr>
            <w:tcW w:w="1460" w:type="dxa"/>
            <w:hideMark/>
          </w:tcPr>
          <w:p w14:paraId="6EFAA289" w14:textId="77777777" w:rsidR="00A46571" w:rsidRPr="005F252C" w:rsidRDefault="00A46571" w:rsidP="00A46571">
            <w:pPr>
              <w:tabs>
                <w:tab w:val="left" w:pos="2038"/>
              </w:tabs>
            </w:pPr>
            <w:r w:rsidRPr="005F252C">
              <w:t>S</w:t>
            </w:r>
          </w:p>
        </w:tc>
      </w:tr>
      <w:tr w:rsidR="00A46571" w:rsidRPr="005F252C" w14:paraId="7AB85A3E" w14:textId="77777777" w:rsidTr="009764B6">
        <w:trPr>
          <w:trHeight w:val="310"/>
        </w:trPr>
        <w:tc>
          <w:tcPr>
            <w:tcW w:w="5040" w:type="dxa"/>
            <w:vMerge/>
            <w:hideMark/>
          </w:tcPr>
          <w:p w14:paraId="7B62D87A" w14:textId="77777777" w:rsidR="00A46571" w:rsidRPr="005F252C" w:rsidRDefault="00A46571" w:rsidP="00A46571">
            <w:pPr>
              <w:tabs>
                <w:tab w:val="left" w:pos="2038"/>
              </w:tabs>
              <w:rPr>
                <w:b/>
                <w:bCs/>
              </w:rPr>
            </w:pPr>
          </w:p>
        </w:tc>
        <w:tc>
          <w:tcPr>
            <w:tcW w:w="2260" w:type="dxa"/>
            <w:vMerge/>
            <w:hideMark/>
          </w:tcPr>
          <w:p w14:paraId="1A17B091" w14:textId="77777777" w:rsidR="00A46571" w:rsidRPr="005F252C" w:rsidRDefault="00A46571" w:rsidP="00A46571">
            <w:pPr>
              <w:tabs>
                <w:tab w:val="left" w:pos="2038"/>
              </w:tabs>
              <w:rPr>
                <w:b/>
                <w:bCs/>
              </w:rPr>
            </w:pPr>
          </w:p>
        </w:tc>
        <w:tc>
          <w:tcPr>
            <w:tcW w:w="11360" w:type="dxa"/>
            <w:vMerge/>
            <w:hideMark/>
          </w:tcPr>
          <w:p w14:paraId="19DD620D" w14:textId="77777777" w:rsidR="00A46571" w:rsidRPr="005F252C" w:rsidRDefault="00A46571" w:rsidP="00A46571">
            <w:pPr>
              <w:tabs>
                <w:tab w:val="left" w:pos="2038"/>
              </w:tabs>
            </w:pPr>
          </w:p>
        </w:tc>
        <w:tc>
          <w:tcPr>
            <w:tcW w:w="5360" w:type="dxa"/>
            <w:hideMark/>
          </w:tcPr>
          <w:p w14:paraId="5D07491D" w14:textId="77777777" w:rsidR="00A46571" w:rsidRPr="005F252C" w:rsidRDefault="00A46571" w:rsidP="00A46571">
            <w:pPr>
              <w:tabs>
                <w:tab w:val="left" w:pos="2038"/>
              </w:tabs>
            </w:pPr>
            <w:r w:rsidRPr="005F252C">
              <w:t xml:space="preserve">Reverse Logistics </w:t>
            </w:r>
          </w:p>
        </w:tc>
        <w:tc>
          <w:tcPr>
            <w:tcW w:w="760" w:type="dxa"/>
            <w:hideMark/>
          </w:tcPr>
          <w:p w14:paraId="7B8CC6CE" w14:textId="77777777" w:rsidR="00A46571" w:rsidRPr="005F252C" w:rsidRDefault="00A46571" w:rsidP="00A46571">
            <w:pPr>
              <w:tabs>
                <w:tab w:val="left" w:pos="2038"/>
              </w:tabs>
            </w:pPr>
            <w:r w:rsidRPr="005F252C">
              <w:t>No</w:t>
            </w:r>
          </w:p>
        </w:tc>
        <w:tc>
          <w:tcPr>
            <w:tcW w:w="1380" w:type="dxa"/>
            <w:hideMark/>
          </w:tcPr>
          <w:p w14:paraId="62B3D4E7" w14:textId="77777777" w:rsidR="00A46571" w:rsidRPr="005F252C" w:rsidRDefault="00A46571" w:rsidP="00A46571">
            <w:pPr>
              <w:tabs>
                <w:tab w:val="left" w:pos="2038"/>
              </w:tabs>
            </w:pPr>
            <w:r w:rsidRPr="005F252C">
              <w:t>Yes</w:t>
            </w:r>
          </w:p>
        </w:tc>
        <w:tc>
          <w:tcPr>
            <w:tcW w:w="1460" w:type="dxa"/>
            <w:hideMark/>
          </w:tcPr>
          <w:p w14:paraId="27FB9CBA" w14:textId="77777777" w:rsidR="00A46571" w:rsidRPr="005F252C" w:rsidRDefault="00A46571" w:rsidP="00A46571">
            <w:pPr>
              <w:tabs>
                <w:tab w:val="left" w:pos="2038"/>
              </w:tabs>
            </w:pPr>
            <w:r w:rsidRPr="005F252C">
              <w:t>S</w:t>
            </w:r>
          </w:p>
        </w:tc>
      </w:tr>
      <w:tr w:rsidR="00A46571" w:rsidRPr="005F252C" w14:paraId="771723BC" w14:textId="77777777" w:rsidTr="009764B6">
        <w:trPr>
          <w:trHeight w:val="310"/>
        </w:trPr>
        <w:tc>
          <w:tcPr>
            <w:tcW w:w="5040" w:type="dxa"/>
            <w:vMerge w:val="restart"/>
            <w:hideMark/>
          </w:tcPr>
          <w:p w14:paraId="0D6AF217" w14:textId="77777777" w:rsidR="00A46571" w:rsidRPr="005F252C" w:rsidRDefault="00A46571" w:rsidP="00A46571">
            <w:pPr>
              <w:tabs>
                <w:tab w:val="left" w:pos="2038"/>
              </w:tabs>
              <w:rPr>
                <w:b/>
                <w:bCs/>
              </w:rPr>
            </w:pPr>
            <w:r w:rsidRPr="005F252C">
              <w:rPr>
                <w:b/>
                <w:bCs/>
              </w:rPr>
              <w:t>Value - Added Services</w:t>
            </w:r>
          </w:p>
        </w:tc>
        <w:tc>
          <w:tcPr>
            <w:tcW w:w="2260" w:type="dxa"/>
            <w:vMerge w:val="restart"/>
            <w:hideMark/>
          </w:tcPr>
          <w:p w14:paraId="5AD60FAE" w14:textId="77777777" w:rsidR="00A46571" w:rsidRPr="005F252C" w:rsidRDefault="00A46571" w:rsidP="00A46571">
            <w:pPr>
              <w:tabs>
                <w:tab w:val="left" w:pos="2038"/>
              </w:tabs>
              <w:rPr>
                <w:b/>
                <w:bCs/>
              </w:rPr>
            </w:pPr>
            <w:r w:rsidRPr="005F252C">
              <w:rPr>
                <w:b/>
                <w:bCs/>
              </w:rPr>
              <w:t>Value Added Services</w:t>
            </w:r>
          </w:p>
        </w:tc>
        <w:tc>
          <w:tcPr>
            <w:tcW w:w="11360" w:type="dxa"/>
            <w:vMerge w:val="restart"/>
            <w:hideMark/>
          </w:tcPr>
          <w:p w14:paraId="6124704F" w14:textId="77777777" w:rsidR="00A46571" w:rsidRPr="005F252C" w:rsidRDefault="00A46571" w:rsidP="00A46571">
            <w:pPr>
              <w:tabs>
                <w:tab w:val="left" w:pos="2038"/>
              </w:tabs>
            </w:pPr>
            <w:r w:rsidRPr="005F252C">
              <w:t>Extra features that a business offers</w:t>
            </w:r>
          </w:p>
        </w:tc>
        <w:tc>
          <w:tcPr>
            <w:tcW w:w="5360" w:type="dxa"/>
            <w:hideMark/>
          </w:tcPr>
          <w:p w14:paraId="4DF56855" w14:textId="77777777" w:rsidR="00A46571" w:rsidRPr="005F252C" w:rsidRDefault="00A46571" w:rsidP="00A46571">
            <w:pPr>
              <w:tabs>
                <w:tab w:val="left" w:pos="2038"/>
              </w:tabs>
            </w:pPr>
            <w:r w:rsidRPr="005F252C">
              <w:t>Kitting</w:t>
            </w:r>
          </w:p>
        </w:tc>
        <w:tc>
          <w:tcPr>
            <w:tcW w:w="760" w:type="dxa"/>
            <w:hideMark/>
          </w:tcPr>
          <w:p w14:paraId="5AB0525A" w14:textId="77777777" w:rsidR="00A46571" w:rsidRPr="005F252C" w:rsidRDefault="00A46571" w:rsidP="00A46571">
            <w:pPr>
              <w:tabs>
                <w:tab w:val="left" w:pos="2038"/>
              </w:tabs>
            </w:pPr>
            <w:r w:rsidRPr="005F252C">
              <w:t>No</w:t>
            </w:r>
          </w:p>
        </w:tc>
        <w:tc>
          <w:tcPr>
            <w:tcW w:w="1380" w:type="dxa"/>
            <w:hideMark/>
          </w:tcPr>
          <w:p w14:paraId="39543FDB" w14:textId="77777777" w:rsidR="00A46571" w:rsidRPr="005F252C" w:rsidRDefault="00A46571" w:rsidP="00A46571">
            <w:pPr>
              <w:tabs>
                <w:tab w:val="left" w:pos="2038"/>
              </w:tabs>
            </w:pPr>
            <w:r w:rsidRPr="005F252C">
              <w:t>Yes</w:t>
            </w:r>
          </w:p>
        </w:tc>
        <w:tc>
          <w:tcPr>
            <w:tcW w:w="1460" w:type="dxa"/>
            <w:hideMark/>
          </w:tcPr>
          <w:p w14:paraId="70228361" w14:textId="77777777" w:rsidR="00A46571" w:rsidRPr="005F252C" w:rsidRDefault="00A46571" w:rsidP="00A46571">
            <w:pPr>
              <w:tabs>
                <w:tab w:val="left" w:pos="2038"/>
              </w:tabs>
            </w:pPr>
            <w:r w:rsidRPr="005F252C">
              <w:t>S</w:t>
            </w:r>
          </w:p>
        </w:tc>
      </w:tr>
      <w:tr w:rsidR="00A46571" w:rsidRPr="005F252C" w14:paraId="435A6FD3" w14:textId="77777777" w:rsidTr="009764B6">
        <w:trPr>
          <w:trHeight w:val="310"/>
        </w:trPr>
        <w:tc>
          <w:tcPr>
            <w:tcW w:w="5040" w:type="dxa"/>
            <w:vMerge/>
            <w:hideMark/>
          </w:tcPr>
          <w:p w14:paraId="4DC2DB1B" w14:textId="77777777" w:rsidR="00A46571" w:rsidRPr="005F252C" w:rsidRDefault="00A46571" w:rsidP="00A46571">
            <w:pPr>
              <w:tabs>
                <w:tab w:val="left" w:pos="2038"/>
              </w:tabs>
              <w:rPr>
                <w:b/>
                <w:bCs/>
              </w:rPr>
            </w:pPr>
          </w:p>
        </w:tc>
        <w:tc>
          <w:tcPr>
            <w:tcW w:w="2260" w:type="dxa"/>
            <w:vMerge/>
            <w:hideMark/>
          </w:tcPr>
          <w:p w14:paraId="475C85BB" w14:textId="77777777" w:rsidR="00A46571" w:rsidRPr="005F252C" w:rsidRDefault="00A46571" w:rsidP="00A46571">
            <w:pPr>
              <w:tabs>
                <w:tab w:val="left" w:pos="2038"/>
              </w:tabs>
              <w:rPr>
                <w:b/>
                <w:bCs/>
              </w:rPr>
            </w:pPr>
          </w:p>
        </w:tc>
        <w:tc>
          <w:tcPr>
            <w:tcW w:w="11360" w:type="dxa"/>
            <w:vMerge/>
            <w:hideMark/>
          </w:tcPr>
          <w:p w14:paraId="4383387E" w14:textId="77777777" w:rsidR="00A46571" w:rsidRPr="005F252C" w:rsidRDefault="00A46571" w:rsidP="00A46571">
            <w:pPr>
              <w:tabs>
                <w:tab w:val="left" w:pos="2038"/>
              </w:tabs>
            </w:pPr>
          </w:p>
        </w:tc>
        <w:tc>
          <w:tcPr>
            <w:tcW w:w="5360" w:type="dxa"/>
            <w:hideMark/>
          </w:tcPr>
          <w:p w14:paraId="1C1B0049" w14:textId="77777777" w:rsidR="00A46571" w:rsidRPr="005F252C" w:rsidRDefault="00A46571" w:rsidP="00A46571">
            <w:pPr>
              <w:tabs>
                <w:tab w:val="left" w:pos="2038"/>
              </w:tabs>
            </w:pPr>
            <w:r w:rsidRPr="005F252C">
              <w:t>Labeling &amp; Packaging</w:t>
            </w:r>
          </w:p>
        </w:tc>
        <w:tc>
          <w:tcPr>
            <w:tcW w:w="760" w:type="dxa"/>
            <w:hideMark/>
          </w:tcPr>
          <w:p w14:paraId="52E6A112" w14:textId="77777777" w:rsidR="00A46571" w:rsidRPr="005F252C" w:rsidRDefault="00A46571" w:rsidP="00A46571">
            <w:pPr>
              <w:tabs>
                <w:tab w:val="left" w:pos="2038"/>
              </w:tabs>
            </w:pPr>
            <w:r w:rsidRPr="005F252C">
              <w:t>No</w:t>
            </w:r>
          </w:p>
        </w:tc>
        <w:tc>
          <w:tcPr>
            <w:tcW w:w="1380" w:type="dxa"/>
            <w:hideMark/>
          </w:tcPr>
          <w:p w14:paraId="74BE2459" w14:textId="77777777" w:rsidR="00A46571" w:rsidRPr="005F252C" w:rsidRDefault="00A46571" w:rsidP="00A46571">
            <w:pPr>
              <w:tabs>
                <w:tab w:val="left" w:pos="2038"/>
              </w:tabs>
            </w:pPr>
            <w:r w:rsidRPr="005F252C">
              <w:t>Yes</w:t>
            </w:r>
          </w:p>
        </w:tc>
        <w:tc>
          <w:tcPr>
            <w:tcW w:w="1460" w:type="dxa"/>
            <w:hideMark/>
          </w:tcPr>
          <w:p w14:paraId="3D85715A" w14:textId="77777777" w:rsidR="00A46571" w:rsidRPr="005F252C" w:rsidRDefault="00A46571" w:rsidP="00A46571">
            <w:pPr>
              <w:tabs>
                <w:tab w:val="left" w:pos="2038"/>
              </w:tabs>
            </w:pPr>
            <w:r w:rsidRPr="005F252C">
              <w:t>S</w:t>
            </w:r>
          </w:p>
        </w:tc>
      </w:tr>
      <w:tr w:rsidR="00A46571" w:rsidRPr="005F252C" w14:paraId="23696F69" w14:textId="77777777" w:rsidTr="009764B6">
        <w:trPr>
          <w:trHeight w:val="310"/>
        </w:trPr>
        <w:tc>
          <w:tcPr>
            <w:tcW w:w="5040" w:type="dxa"/>
            <w:vMerge/>
            <w:hideMark/>
          </w:tcPr>
          <w:p w14:paraId="7F80BB3A" w14:textId="77777777" w:rsidR="00A46571" w:rsidRPr="005F252C" w:rsidRDefault="00A46571" w:rsidP="00A46571">
            <w:pPr>
              <w:tabs>
                <w:tab w:val="left" w:pos="2038"/>
              </w:tabs>
              <w:rPr>
                <w:b/>
                <w:bCs/>
              </w:rPr>
            </w:pPr>
          </w:p>
        </w:tc>
        <w:tc>
          <w:tcPr>
            <w:tcW w:w="2260" w:type="dxa"/>
            <w:vMerge/>
            <w:hideMark/>
          </w:tcPr>
          <w:p w14:paraId="089BAE83" w14:textId="77777777" w:rsidR="00A46571" w:rsidRPr="005F252C" w:rsidRDefault="00A46571" w:rsidP="00A46571">
            <w:pPr>
              <w:tabs>
                <w:tab w:val="left" w:pos="2038"/>
              </w:tabs>
              <w:rPr>
                <w:b/>
                <w:bCs/>
              </w:rPr>
            </w:pPr>
          </w:p>
        </w:tc>
        <w:tc>
          <w:tcPr>
            <w:tcW w:w="11360" w:type="dxa"/>
            <w:vMerge/>
            <w:hideMark/>
          </w:tcPr>
          <w:p w14:paraId="5782969A" w14:textId="77777777" w:rsidR="00A46571" w:rsidRPr="005F252C" w:rsidRDefault="00A46571" w:rsidP="00A46571">
            <w:pPr>
              <w:tabs>
                <w:tab w:val="left" w:pos="2038"/>
              </w:tabs>
            </w:pPr>
          </w:p>
        </w:tc>
        <w:tc>
          <w:tcPr>
            <w:tcW w:w="5360" w:type="dxa"/>
            <w:hideMark/>
          </w:tcPr>
          <w:p w14:paraId="47D888EE" w14:textId="77777777" w:rsidR="00A46571" w:rsidRPr="005F252C" w:rsidRDefault="00A46571" w:rsidP="00A46571">
            <w:pPr>
              <w:tabs>
                <w:tab w:val="left" w:pos="2038"/>
              </w:tabs>
            </w:pPr>
            <w:r w:rsidRPr="005F252C">
              <w:t>Quality Control</w:t>
            </w:r>
          </w:p>
        </w:tc>
        <w:tc>
          <w:tcPr>
            <w:tcW w:w="760" w:type="dxa"/>
            <w:hideMark/>
          </w:tcPr>
          <w:p w14:paraId="5909FD62" w14:textId="77777777" w:rsidR="00A46571" w:rsidRPr="005F252C" w:rsidRDefault="00A46571" w:rsidP="00A46571">
            <w:pPr>
              <w:tabs>
                <w:tab w:val="left" w:pos="2038"/>
              </w:tabs>
            </w:pPr>
            <w:r w:rsidRPr="005F252C">
              <w:t>No</w:t>
            </w:r>
          </w:p>
        </w:tc>
        <w:tc>
          <w:tcPr>
            <w:tcW w:w="1380" w:type="dxa"/>
            <w:hideMark/>
          </w:tcPr>
          <w:p w14:paraId="6F4A7A28" w14:textId="77777777" w:rsidR="00A46571" w:rsidRPr="005F252C" w:rsidRDefault="00A46571" w:rsidP="00A46571">
            <w:pPr>
              <w:tabs>
                <w:tab w:val="left" w:pos="2038"/>
              </w:tabs>
            </w:pPr>
            <w:r w:rsidRPr="005F252C">
              <w:t>Yes</w:t>
            </w:r>
          </w:p>
        </w:tc>
        <w:tc>
          <w:tcPr>
            <w:tcW w:w="1460" w:type="dxa"/>
            <w:hideMark/>
          </w:tcPr>
          <w:p w14:paraId="173D3D68" w14:textId="77777777" w:rsidR="00A46571" w:rsidRPr="005F252C" w:rsidRDefault="00A46571" w:rsidP="00A46571">
            <w:pPr>
              <w:tabs>
                <w:tab w:val="left" w:pos="2038"/>
              </w:tabs>
            </w:pPr>
            <w:r w:rsidRPr="005F252C">
              <w:t>S</w:t>
            </w:r>
          </w:p>
        </w:tc>
      </w:tr>
      <w:tr w:rsidR="00A46571" w:rsidRPr="005F252C" w14:paraId="44EB33C4" w14:textId="77777777" w:rsidTr="009764B6">
        <w:trPr>
          <w:trHeight w:val="310"/>
        </w:trPr>
        <w:tc>
          <w:tcPr>
            <w:tcW w:w="5040" w:type="dxa"/>
            <w:vMerge/>
            <w:hideMark/>
          </w:tcPr>
          <w:p w14:paraId="1EE3E491" w14:textId="77777777" w:rsidR="00A46571" w:rsidRPr="005F252C" w:rsidRDefault="00A46571" w:rsidP="00A46571">
            <w:pPr>
              <w:tabs>
                <w:tab w:val="left" w:pos="2038"/>
              </w:tabs>
              <w:rPr>
                <w:b/>
                <w:bCs/>
              </w:rPr>
            </w:pPr>
          </w:p>
        </w:tc>
        <w:tc>
          <w:tcPr>
            <w:tcW w:w="2260" w:type="dxa"/>
            <w:vMerge/>
            <w:hideMark/>
          </w:tcPr>
          <w:p w14:paraId="27C444DA" w14:textId="77777777" w:rsidR="00A46571" w:rsidRPr="005F252C" w:rsidRDefault="00A46571" w:rsidP="00A46571">
            <w:pPr>
              <w:tabs>
                <w:tab w:val="left" w:pos="2038"/>
              </w:tabs>
              <w:rPr>
                <w:b/>
                <w:bCs/>
              </w:rPr>
            </w:pPr>
          </w:p>
        </w:tc>
        <w:tc>
          <w:tcPr>
            <w:tcW w:w="11360" w:type="dxa"/>
            <w:vMerge/>
            <w:hideMark/>
          </w:tcPr>
          <w:p w14:paraId="2F921F2F" w14:textId="77777777" w:rsidR="00A46571" w:rsidRPr="005F252C" w:rsidRDefault="00A46571" w:rsidP="00A46571">
            <w:pPr>
              <w:tabs>
                <w:tab w:val="left" w:pos="2038"/>
              </w:tabs>
            </w:pPr>
          </w:p>
        </w:tc>
        <w:tc>
          <w:tcPr>
            <w:tcW w:w="5360" w:type="dxa"/>
            <w:hideMark/>
          </w:tcPr>
          <w:p w14:paraId="13C32C90" w14:textId="77777777" w:rsidR="00A46571" w:rsidRPr="005F252C" w:rsidRDefault="00A46571" w:rsidP="00A46571">
            <w:pPr>
              <w:tabs>
                <w:tab w:val="left" w:pos="2038"/>
              </w:tabs>
            </w:pPr>
            <w:r w:rsidRPr="005F252C">
              <w:t>Repacking</w:t>
            </w:r>
          </w:p>
        </w:tc>
        <w:tc>
          <w:tcPr>
            <w:tcW w:w="760" w:type="dxa"/>
            <w:hideMark/>
          </w:tcPr>
          <w:p w14:paraId="419145A9" w14:textId="77777777" w:rsidR="00A46571" w:rsidRPr="005F252C" w:rsidRDefault="00A46571" w:rsidP="00A46571">
            <w:pPr>
              <w:tabs>
                <w:tab w:val="left" w:pos="2038"/>
              </w:tabs>
            </w:pPr>
            <w:r w:rsidRPr="005F252C">
              <w:t>No</w:t>
            </w:r>
          </w:p>
        </w:tc>
        <w:tc>
          <w:tcPr>
            <w:tcW w:w="1380" w:type="dxa"/>
            <w:hideMark/>
          </w:tcPr>
          <w:p w14:paraId="7D2A4AD1" w14:textId="77777777" w:rsidR="00A46571" w:rsidRPr="005F252C" w:rsidRDefault="00A46571" w:rsidP="00A46571">
            <w:pPr>
              <w:tabs>
                <w:tab w:val="left" w:pos="2038"/>
              </w:tabs>
            </w:pPr>
            <w:r w:rsidRPr="005F252C">
              <w:t>Yes</w:t>
            </w:r>
          </w:p>
        </w:tc>
        <w:tc>
          <w:tcPr>
            <w:tcW w:w="1460" w:type="dxa"/>
            <w:hideMark/>
          </w:tcPr>
          <w:p w14:paraId="5A853FBE" w14:textId="77777777" w:rsidR="00A46571" w:rsidRPr="005F252C" w:rsidRDefault="00A46571" w:rsidP="00A46571">
            <w:pPr>
              <w:tabs>
                <w:tab w:val="left" w:pos="2038"/>
              </w:tabs>
            </w:pPr>
            <w:r w:rsidRPr="005F252C">
              <w:t>S</w:t>
            </w:r>
          </w:p>
        </w:tc>
      </w:tr>
      <w:tr w:rsidR="00A46571" w:rsidRPr="005F252C" w14:paraId="0E15FA14" w14:textId="77777777" w:rsidTr="009764B6">
        <w:trPr>
          <w:trHeight w:val="310"/>
        </w:trPr>
        <w:tc>
          <w:tcPr>
            <w:tcW w:w="5040" w:type="dxa"/>
            <w:vMerge w:val="restart"/>
            <w:hideMark/>
          </w:tcPr>
          <w:p w14:paraId="0E2DB495" w14:textId="77777777" w:rsidR="00A46571" w:rsidRPr="005F252C" w:rsidRDefault="00A46571" w:rsidP="00A46571">
            <w:pPr>
              <w:tabs>
                <w:tab w:val="left" w:pos="2038"/>
              </w:tabs>
              <w:rPr>
                <w:b/>
                <w:bCs/>
              </w:rPr>
            </w:pPr>
            <w:r w:rsidRPr="005F252C">
              <w:rPr>
                <w:b/>
                <w:bCs/>
              </w:rPr>
              <w:t xml:space="preserve">Transportation , Distribution &amp; Delivery </w:t>
            </w:r>
          </w:p>
        </w:tc>
        <w:tc>
          <w:tcPr>
            <w:tcW w:w="2260" w:type="dxa"/>
            <w:vMerge w:val="restart"/>
            <w:hideMark/>
          </w:tcPr>
          <w:p w14:paraId="0A756B75" w14:textId="77777777" w:rsidR="00A46571" w:rsidRPr="005F252C" w:rsidRDefault="00A46571" w:rsidP="00A46571">
            <w:pPr>
              <w:tabs>
                <w:tab w:val="left" w:pos="2038"/>
              </w:tabs>
              <w:rPr>
                <w:b/>
                <w:bCs/>
              </w:rPr>
            </w:pPr>
            <w:r w:rsidRPr="005F252C">
              <w:rPr>
                <w:b/>
                <w:bCs/>
              </w:rPr>
              <w:t>Trailers</w:t>
            </w:r>
          </w:p>
        </w:tc>
        <w:tc>
          <w:tcPr>
            <w:tcW w:w="11360" w:type="dxa"/>
            <w:vMerge w:val="restart"/>
            <w:hideMark/>
          </w:tcPr>
          <w:p w14:paraId="55A82B3D" w14:textId="77777777" w:rsidR="00A46571" w:rsidRPr="005F252C" w:rsidRDefault="00A46571" w:rsidP="00A46571">
            <w:pPr>
              <w:tabs>
                <w:tab w:val="left" w:pos="2038"/>
              </w:tabs>
            </w:pPr>
            <w:r w:rsidRPr="005F252C">
              <w:t>various types of trailers</w:t>
            </w:r>
          </w:p>
        </w:tc>
        <w:tc>
          <w:tcPr>
            <w:tcW w:w="5360" w:type="dxa"/>
            <w:hideMark/>
          </w:tcPr>
          <w:p w14:paraId="2F8FA4CB" w14:textId="77777777" w:rsidR="00A46571" w:rsidRPr="005F252C" w:rsidRDefault="00A46571" w:rsidP="00A46571">
            <w:pPr>
              <w:tabs>
                <w:tab w:val="left" w:pos="2038"/>
              </w:tabs>
            </w:pPr>
            <w:r w:rsidRPr="005F252C">
              <w:t>Lowboy / Low-Bed Trailer</w:t>
            </w:r>
          </w:p>
        </w:tc>
        <w:tc>
          <w:tcPr>
            <w:tcW w:w="760" w:type="dxa"/>
            <w:hideMark/>
          </w:tcPr>
          <w:p w14:paraId="34B1CD39" w14:textId="77777777" w:rsidR="00A46571" w:rsidRPr="005F252C" w:rsidRDefault="00A46571" w:rsidP="00A46571">
            <w:pPr>
              <w:tabs>
                <w:tab w:val="left" w:pos="2038"/>
              </w:tabs>
            </w:pPr>
            <w:r w:rsidRPr="005F252C">
              <w:t>No</w:t>
            </w:r>
          </w:p>
        </w:tc>
        <w:tc>
          <w:tcPr>
            <w:tcW w:w="1380" w:type="dxa"/>
            <w:hideMark/>
          </w:tcPr>
          <w:p w14:paraId="241AD681" w14:textId="77777777" w:rsidR="00A46571" w:rsidRPr="005F252C" w:rsidRDefault="00A46571" w:rsidP="00A46571">
            <w:pPr>
              <w:tabs>
                <w:tab w:val="left" w:pos="2038"/>
              </w:tabs>
            </w:pPr>
            <w:r w:rsidRPr="005F252C">
              <w:t>Yes</w:t>
            </w:r>
          </w:p>
        </w:tc>
        <w:tc>
          <w:tcPr>
            <w:tcW w:w="1460" w:type="dxa"/>
            <w:hideMark/>
          </w:tcPr>
          <w:p w14:paraId="34A3E1B0" w14:textId="77777777" w:rsidR="00A46571" w:rsidRPr="005F252C" w:rsidRDefault="00A46571" w:rsidP="00A46571">
            <w:pPr>
              <w:tabs>
                <w:tab w:val="left" w:pos="2038"/>
              </w:tabs>
            </w:pPr>
            <w:r w:rsidRPr="005F252C">
              <w:t>S</w:t>
            </w:r>
          </w:p>
        </w:tc>
      </w:tr>
      <w:tr w:rsidR="00A46571" w:rsidRPr="005F252C" w14:paraId="1CE60B7B" w14:textId="77777777" w:rsidTr="009764B6">
        <w:trPr>
          <w:trHeight w:val="620"/>
        </w:trPr>
        <w:tc>
          <w:tcPr>
            <w:tcW w:w="5040" w:type="dxa"/>
            <w:vMerge/>
            <w:hideMark/>
          </w:tcPr>
          <w:p w14:paraId="7C277C45" w14:textId="77777777" w:rsidR="00A46571" w:rsidRPr="005F252C" w:rsidRDefault="00A46571" w:rsidP="00A46571">
            <w:pPr>
              <w:tabs>
                <w:tab w:val="left" w:pos="2038"/>
              </w:tabs>
              <w:rPr>
                <w:b/>
                <w:bCs/>
              </w:rPr>
            </w:pPr>
          </w:p>
        </w:tc>
        <w:tc>
          <w:tcPr>
            <w:tcW w:w="2260" w:type="dxa"/>
            <w:vMerge/>
            <w:hideMark/>
          </w:tcPr>
          <w:p w14:paraId="11D76D50" w14:textId="77777777" w:rsidR="00A46571" w:rsidRPr="005F252C" w:rsidRDefault="00A46571" w:rsidP="00A46571">
            <w:pPr>
              <w:tabs>
                <w:tab w:val="left" w:pos="2038"/>
              </w:tabs>
              <w:rPr>
                <w:b/>
                <w:bCs/>
              </w:rPr>
            </w:pPr>
          </w:p>
        </w:tc>
        <w:tc>
          <w:tcPr>
            <w:tcW w:w="11360" w:type="dxa"/>
            <w:vMerge/>
            <w:hideMark/>
          </w:tcPr>
          <w:p w14:paraId="10894E7D" w14:textId="77777777" w:rsidR="00A46571" w:rsidRPr="005F252C" w:rsidRDefault="00A46571" w:rsidP="00A46571">
            <w:pPr>
              <w:tabs>
                <w:tab w:val="left" w:pos="2038"/>
              </w:tabs>
            </w:pPr>
          </w:p>
        </w:tc>
        <w:tc>
          <w:tcPr>
            <w:tcW w:w="5360" w:type="dxa"/>
            <w:hideMark/>
          </w:tcPr>
          <w:p w14:paraId="7E94BC44" w14:textId="77777777" w:rsidR="00A46571" w:rsidRPr="005F252C" w:rsidRDefault="00A46571" w:rsidP="00A46571">
            <w:pPr>
              <w:tabs>
                <w:tab w:val="left" w:pos="2038"/>
              </w:tabs>
            </w:pPr>
            <w:r w:rsidRPr="005F252C">
              <w:t>Porta Cabins – Container &amp; Sandwich Panel Fabrication</w:t>
            </w:r>
          </w:p>
        </w:tc>
        <w:tc>
          <w:tcPr>
            <w:tcW w:w="760" w:type="dxa"/>
            <w:hideMark/>
          </w:tcPr>
          <w:p w14:paraId="2B077903" w14:textId="77777777" w:rsidR="00A46571" w:rsidRPr="005F252C" w:rsidRDefault="00A46571" w:rsidP="00A46571">
            <w:pPr>
              <w:tabs>
                <w:tab w:val="left" w:pos="2038"/>
              </w:tabs>
            </w:pPr>
            <w:r w:rsidRPr="005F252C">
              <w:t>Yes</w:t>
            </w:r>
          </w:p>
        </w:tc>
        <w:tc>
          <w:tcPr>
            <w:tcW w:w="1380" w:type="dxa"/>
            <w:hideMark/>
          </w:tcPr>
          <w:p w14:paraId="58BA28C0" w14:textId="77777777" w:rsidR="00A46571" w:rsidRPr="005F252C" w:rsidRDefault="00A46571" w:rsidP="00A46571">
            <w:pPr>
              <w:tabs>
                <w:tab w:val="left" w:pos="2038"/>
              </w:tabs>
            </w:pPr>
            <w:r w:rsidRPr="005F252C">
              <w:t>Yes</w:t>
            </w:r>
          </w:p>
        </w:tc>
        <w:tc>
          <w:tcPr>
            <w:tcW w:w="1460" w:type="dxa"/>
            <w:hideMark/>
          </w:tcPr>
          <w:p w14:paraId="78BA4495" w14:textId="77777777" w:rsidR="00A46571" w:rsidRPr="005F252C" w:rsidRDefault="00A46571" w:rsidP="00A46571">
            <w:pPr>
              <w:tabs>
                <w:tab w:val="left" w:pos="2038"/>
              </w:tabs>
            </w:pPr>
            <w:r w:rsidRPr="005F252C">
              <w:t>P</w:t>
            </w:r>
          </w:p>
        </w:tc>
      </w:tr>
      <w:tr w:rsidR="00A46571" w:rsidRPr="005F252C" w14:paraId="3330BACB" w14:textId="77777777" w:rsidTr="009764B6">
        <w:trPr>
          <w:trHeight w:val="310"/>
        </w:trPr>
        <w:tc>
          <w:tcPr>
            <w:tcW w:w="5040" w:type="dxa"/>
            <w:vMerge/>
            <w:hideMark/>
          </w:tcPr>
          <w:p w14:paraId="40533132" w14:textId="77777777" w:rsidR="00A46571" w:rsidRPr="005F252C" w:rsidRDefault="00A46571" w:rsidP="00A46571">
            <w:pPr>
              <w:tabs>
                <w:tab w:val="left" w:pos="2038"/>
              </w:tabs>
              <w:rPr>
                <w:b/>
                <w:bCs/>
              </w:rPr>
            </w:pPr>
          </w:p>
        </w:tc>
        <w:tc>
          <w:tcPr>
            <w:tcW w:w="2260" w:type="dxa"/>
            <w:vMerge/>
            <w:hideMark/>
          </w:tcPr>
          <w:p w14:paraId="529317E4" w14:textId="77777777" w:rsidR="00A46571" w:rsidRPr="005F252C" w:rsidRDefault="00A46571" w:rsidP="00A46571">
            <w:pPr>
              <w:tabs>
                <w:tab w:val="left" w:pos="2038"/>
              </w:tabs>
              <w:rPr>
                <w:b/>
                <w:bCs/>
              </w:rPr>
            </w:pPr>
          </w:p>
        </w:tc>
        <w:tc>
          <w:tcPr>
            <w:tcW w:w="11360" w:type="dxa"/>
            <w:vMerge/>
            <w:hideMark/>
          </w:tcPr>
          <w:p w14:paraId="70085FAA" w14:textId="77777777" w:rsidR="00A46571" w:rsidRPr="005F252C" w:rsidRDefault="00A46571" w:rsidP="00A46571">
            <w:pPr>
              <w:tabs>
                <w:tab w:val="left" w:pos="2038"/>
              </w:tabs>
            </w:pPr>
          </w:p>
        </w:tc>
        <w:tc>
          <w:tcPr>
            <w:tcW w:w="5360" w:type="dxa"/>
            <w:hideMark/>
          </w:tcPr>
          <w:p w14:paraId="0C4AF4CC" w14:textId="77777777" w:rsidR="00A46571" w:rsidRPr="005F252C" w:rsidRDefault="00A46571" w:rsidP="00A46571">
            <w:pPr>
              <w:tabs>
                <w:tab w:val="left" w:pos="2038"/>
              </w:tabs>
            </w:pPr>
            <w:r w:rsidRPr="005F252C">
              <w:t>Trailers semi trailers for caravan and housing</w:t>
            </w:r>
          </w:p>
        </w:tc>
        <w:tc>
          <w:tcPr>
            <w:tcW w:w="760" w:type="dxa"/>
            <w:hideMark/>
          </w:tcPr>
          <w:p w14:paraId="329DE949" w14:textId="77777777" w:rsidR="00A46571" w:rsidRPr="005F252C" w:rsidRDefault="00A46571" w:rsidP="00A46571">
            <w:pPr>
              <w:tabs>
                <w:tab w:val="left" w:pos="2038"/>
              </w:tabs>
            </w:pPr>
            <w:r w:rsidRPr="005F252C">
              <w:t>No</w:t>
            </w:r>
          </w:p>
        </w:tc>
        <w:tc>
          <w:tcPr>
            <w:tcW w:w="1380" w:type="dxa"/>
            <w:hideMark/>
          </w:tcPr>
          <w:p w14:paraId="6F0B71AE" w14:textId="77777777" w:rsidR="00A46571" w:rsidRPr="005F252C" w:rsidRDefault="00A46571" w:rsidP="00A46571">
            <w:pPr>
              <w:tabs>
                <w:tab w:val="left" w:pos="2038"/>
              </w:tabs>
            </w:pPr>
            <w:r w:rsidRPr="005F252C">
              <w:t>Yes</w:t>
            </w:r>
          </w:p>
        </w:tc>
        <w:tc>
          <w:tcPr>
            <w:tcW w:w="1460" w:type="dxa"/>
            <w:hideMark/>
          </w:tcPr>
          <w:p w14:paraId="25150A16" w14:textId="77777777" w:rsidR="00A46571" w:rsidRPr="005F252C" w:rsidRDefault="00A46571" w:rsidP="00A46571">
            <w:pPr>
              <w:tabs>
                <w:tab w:val="left" w:pos="2038"/>
              </w:tabs>
            </w:pPr>
            <w:r w:rsidRPr="005F252C">
              <w:t>S</w:t>
            </w:r>
          </w:p>
        </w:tc>
      </w:tr>
      <w:tr w:rsidR="00A46571" w:rsidRPr="005F252C" w14:paraId="45A33B77" w14:textId="77777777" w:rsidTr="009764B6">
        <w:trPr>
          <w:trHeight w:val="620"/>
        </w:trPr>
        <w:tc>
          <w:tcPr>
            <w:tcW w:w="5040" w:type="dxa"/>
            <w:vMerge/>
            <w:hideMark/>
          </w:tcPr>
          <w:p w14:paraId="6F7ADE8D" w14:textId="77777777" w:rsidR="00A46571" w:rsidRPr="005F252C" w:rsidRDefault="00A46571" w:rsidP="00A46571">
            <w:pPr>
              <w:tabs>
                <w:tab w:val="left" w:pos="2038"/>
              </w:tabs>
              <w:rPr>
                <w:b/>
                <w:bCs/>
              </w:rPr>
            </w:pPr>
          </w:p>
        </w:tc>
        <w:tc>
          <w:tcPr>
            <w:tcW w:w="2260" w:type="dxa"/>
            <w:vMerge/>
            <w:hideMark/>
          </w:tcPr>
          <w:p w14:paraId="57B8BB23" w14:textId="77777777" w:rsidR="00A46571" w:rsidRPr="005F252C" w:rsidRDefault="00A46571" w:rsidP="00A46571">
            <w:pPr>
              <w:tabs>
                <w:tab w:val="left" w:pos="2038"/>
              </w:tabs>
              <w:rPr>
                <w:b/>
                <w:bCs/>
              </w:rPr>
            </w:pPr>
          </w:p>
        </w:tc>
        <w:tc>
          <w:tcPr>
            <w:tcW w:w="11360" w:type="dxa"/>
            <w:vMerge/>
            <w:hideMark/>
          </w:tcPr>
          <w:p w14:paraId="64F0078D" w14:textId="77777777" w:rsidR="00A46571" w:rsidRPr="005F252C" w:rsidRDefault="00A46571" w:rsidP="00A46571">
            <w:pPr>
              <w:tabs>
                <w:tab w:val="left" w:pos="2038"/>
              </w:tabs>
            </w:pPr>
          </w:p>
        </w:tc>
        <w:tc>
          <w:tcPr>
            <w:tcW w:w="5360" w:type="dxa"/>
            <w:hideMark/>
          </w:tcPr>
          <w:p w14:paraId="675EA441" w14:textId="77777777" w:rsidR="00A46571" w:rsidRPr="005F252C" w:rsidRDefault="00A46571" w:rsidP="00A46571">
            <w:pPr>
              <w:tabs>
                <w:tab w:val="left" w:pos="2038"/>
              </w:tabs>
            </w:pPr>
            <w:r w:rsidRPr="005F252C">
              <w:t>Trailers and semi trailers for transportation of furniture</w:t>
            </w:r>
          </w:p>
        </w:tc>
        <w:tc>
          <w:tcPr>
            <w:tcW w:w="760" w:type="dxa"/>
            <w:hideMark/>
          </w:tcPr>
          <w:p w14:paraId="34D0515E" w14:textId="77777777" w:rsidR="00A46571" w:rsidRPr="005F252C" w:rsidRDefault="00A46571" w:rsidP="00A46571">
            <w:pPr>
              <w:tabs>
                <w:tab w:val="left" w:pos="2038"/>
              </w:tabs>
            </w:pPr>
            <w:r w:rsidRPr="005F252C">
              <w:t>No</w:t>
            </w:r>
          </w:p>
        </w:tc>
        <w:tc>
          <w:tcPr>
            <w:tcW w:w="1380" w:type="dxa"/>
            <w:hideMark/>
          </w:tcPr>
          <w:p w14:paraId="36CE5160" w14:textId="77777777" w:rsidR="00A46571" w:rsidRPr="005F252C" w:rsidRDefault="00A46571" w:rsidP="00A46571">
            <w:pPr>
              <w:tabs>
                <w:tab w:val="left" w:pos="2038"/>
              </w:tabs>
            </w:pPr>
            <w:r w:rsidRPr="005F252C">
              <w:t>Yes</w:t>
            </w:r>
          </w:p>
        </w:tc>
        <w:tc>
          <w:tcPr>
            <w:tcW w:w="1460" w:type="dxa"/>
            <w:hideMark/>
          </w:tcPr>
          <w:p w14:paraId="24149BA1" w14:textId="77777777" w:rsidR="00A46571" w:rsidRPr="005F252C" w:rsidRDefault="00A46571" w:rsidP="00A46571">
            <w:pPr>
              <w:tabs>
                <w:tab w:val="left" w:pos="2038"/>
              </w:tabs>
            </w:pPr>
            <w:r w:rsidRPr="005F252C">
              <w:t>S</w:t>
            </w:r>
          </w:p>
        </w:tc>
      </w:tr>
      <w:tr w:rsidR="00A46571" w:rsidRPr="005F252C" w14:paraId="0EACB1A8" w14:textId="77777777" w:rsidTr="009764B6">
        <w:trPr>
          <w:trHeight w:val="310"/>
        </w:trPr>
        <w:tc>
          <w:tcPr>
            <w:tcW w:w="5040" w:type="dxa"/>
            <w:vMerge/>
            <w:hideMark/>
          </w:tcPr>
          <w:p w14:paraId="222D251D" w14:textId="77777777" w:rsidR="00A46571" w:rsidRPr="005F252C" w:rsidRDefault="00A46571" w:rsidP="00A46571">
            <w:pPr>
              <w:tabs>
                <w:tab w:val="left" w:pos="2038"/>
              </w:tabs>
              <w:rPr>
                <w:b/>
                <w:bCs/>
              </w:rPr>
            </w:pPr>
          </w:p>
        </w:tc>
        <w:tc>
          <w:tcPr>
            <w:tcW w:w="2260" w:type="dxa"/>
            <w:vMerge/>
            <w:hideMark/>
          </w:tcPr>
          <w:p w14:paraId="38F59E0E" w14:textId="77777777" w:rsidR="00A46571" w:rsidRPr="005F252C" w:rsidRDefault="00A46571" w:rsidP="00A46571">
            <w:pPr>
              <w:tabs>
                <w:tab w:val="left" w:pos="2038"/>
              </w:tabs>
              <w:rPr>
                <w:b/>
                <w:bCs/>
              </w:rPr>
            </w:pPr>
          </w:p>
        </w:tc>
        <w:tc>
          <w:tcPr>
            <w:tcW w:w="11360" w:type="dxa"/>
            <w:vMerge/>
            <w:hideMark/>
          </w:tcPr>
          <w:p w14:paraId="41BD54BB" w14:textId="77777777" w:rsidR="00A46571" w:rsidRPr="005F252C" w:rsidRDefault="00A46571" w:rsidP="00A46571">
            <w:pPr>
              <w:tabs>
                <w:tab w:val="left" w:pos="2038"/>
              </w:tabs>
            </w:pPr>
          </w:p>
        </w:tc>
        <w:tc>
          <w:tcPr>
            <w:tcW w:w="5360" w:type="dxa"/>
            <w:hideMark/>
          </w:tcPr>
          <w:p w14:paraId="17685504" w14:textId="77777777" w:rsidR="00A46571" w:rsidRPr="005F252C" w:rsidRDefault="00A46571" w:rsidP="00A46571">
            <w:pPr>
              <w:tabs>
                <w:tab w:val="left" w:pos="2038"/>
              </w:tabs>
            </w:pPr>
            <w:r w:rsidRPr="005F252C">
              <w:t>Bulk commodity trailer oil/gas/concrete</w:t>
            </w:r>
          </w:p>
        </w:tc>
        <w:tc>
          <w:tcPr>
            <w:tcW w:w="760" w:type="dxa"/>
            <w:hideMark/>
          </w:tcPr>
          <w:p w14:paraId="18922E15" w14:textId="77777777" w:rsidR="00A46571" w:rsidRPr="005F252C" w:rsidRDefault="00A46571" w:rsidP="00A46571">
            <w:pPr>
              <w:tabs>
                <w:tab w:val="left" w:pos="2038"/>
              </w:tabs>
            </w:pPr>
            <w:r w:rsidRPr="005F252C">
              <w:t>No</w:t>
            </w:r>
          </w:p>
        </w:tc>
        <w:tc>
          <w:tcPr>
            <w:tcW w:w="1380" w:type="dxa"/>
            <w:hideMark/>
          </w:tcPr>
          <w:p w14:paraId="3AFE94E0" w14:textId="77777777" w:rsidR="00A46571" w:rsidRPr="005F252C" w:rsidRDefault="00A46571" w:rsidP="00A46571">
            <w:pPr>
              <w:tabs>
                <w:tab w:val="left" w:pos="2038"/>
              </w:tabs>
            </w:pPr>
            <w:r w:rsidRPr="005F252C">
              <w:t>Yes</w:t>
            </w:r>
          </w:p>
        </w:tc>
        <w:tc>
          <w:tcPr>
            <w:tcW w:w="1460" w:type="dxa"/>
            <w:hideMark/>
          </w:tcPr>
          <w:p w14:paraId="53A22685" w14:textId="77777777" w:rsidR="00A46571" w:rsidRPr="005F252C" w:rsidRDefault="00A46571" w:rsidP="00A46571">
            <w:pPr>
              <w:tabs>
                <w:tab w:val="left" w:pos="2038"/>
              </w:tabs>
            </w:pPr>
            <w:r w:rsidRPr="005F252C">
              <w:t>S</w:t>
            </w:r>
          </w:p>
        </w:tc>
      </w:tr>
      <w:tr w:rsidR="00A46571" w:rsidRPr="005F252C" w14:paraId="405C6362" w14:textId="77777777" w:rsidTr="009764B6">
        <w:trPr>
          <w:trHeight w:val="310"/>
        </w:trPr>
        <w:tc>
          <w:tcPr>
            <w:tcW w:w="5040" w:type="dxa"/>
            <w:vMerge/>
            <w:hideMark/>
          </w:tcPr>
          <w:p w14:paraId="12283EBE" w14:textId="77777777" w:rsidR="00A46571" w:rsidRPr="005F252C" w:rsidRDefault="00A46571" w:rsidP="00A46571">
            <w:pPr>
              <w:tabs>
                <w:tab w:val="left" w:pos="2038"/>
              </w:tabs>
              <w:rPr>
                <w:b/>
                <w:bCs/>
              </w:rPr>
            </w:pPr>
          </w:p>
        </w:tc>
        <w:tc>
          <w:tcPr>
            <w:tcW w:w="2260" w:type="dxa"/>
            <w:vMerge/>
            <w:hideMark/>
          </w:tcPr>
          <w:p w14:paraId="2CFBC828" w14:textId="77777777" w:rsidR="00A46571" w:rsidRPr="005F252C" w:rsidRDefault="00A46571" w:rsidP="00A46571">
            <w:pPr>
              <w:tabs>
                <w:tab w:val="left" w:pos="2038"/>
              </w:tabs>
              <w:rPr>
                <w:b/>
                <w:bCs/>
              </w:rPr>
            </w:pPr>
          </w:p>
        </w:tc>
        <w:tc>
          <w:tcPr>
            <w:tcW w:w="11360" w:type="dxa"/>
            <w:vMerge/>
            <w:hideMark/>
          </w:tcPr>
          <w:p w14:paraId="523A64CC" w14:textId="77777777" w:rsidR="00A46571" w:rsidRPr="005F252C" w:rsidRDefault="00A46571" w:rsidP="00A46571">
            <w:pPr>
              <w:tabs>
                <w:tab w:val="left" w:pos="2038"/>
              </w:tabs>
            </w:pPr>
          </w:p>
        </w:tc>
        <w:tc>
          <w:tcPr>
            <w:tcW w:w="5360" w:type="dxa"/>
            <w:hideMark/>
          </w:tcPr>
          <w:p w14:paraId="2539BDC7" w14:textId="77777777" w:rsidR="00A46571" w:rsidRPr="005F252C" w:rsidRDefault="00A46571" w:rsidP="00A46571">
            <w:pPr>
              <w:tabs>
                <w:tab w:val="left" w:pos="2038"/>
              </w:tabs>
            </w:pPr>
            <w:r w:rsidRPr="005F252C">
              <w:t>Dry Freight/ Closed Body Trailer</w:t>
            </w:r>
          </w:p>
        </w:tc>
        <w:tc>
          <w:tcPr>
            <w:tcW w:w="760" w:type="dxa"/>
            <w:hideMark/>
          </w:tcPr>
          <w:p w14:paraId="333242B3" w14:textId="77777777" w:rsidR="00A46571" w:rsidRPr="005F252C" w:rsidRDefault="00A46571" w:rsidP="00A46571">
            <w:pPr>
              <w:tabs>
                <w:tab w:val="left" w:pos="2038"/>
              </w:tabs>
            </w:pPr>
            <w:r w:rsidRPr="005F252C">
              <w:t>No</w:t>
            </w:r>
          </w:p>
        </w:tc>
        <w:tc>
          <w:tcPr>
            <w:tcW w:w="1380" w:type="dxa"/>
            <w:hideMark/>
          </w:tcPr>
          <w:p w14:paraId="2A35AAD7" w14:textId="77777777" w:rsidR="00A46571" w:rsidRPr="005F252C" w:rsidRDefault="00A46571" w:rsidP="00A46571">
            <w:pPr>
              <w:tabs>
                <w:tab w:val="left" w:pos="2038"/>
              </w:tabs>
            </w:pPr>
            <w:r w:rsidRPr="005F252C">
              <w:t>Yes</w:t>
            </w:r>
          </w:p>
        </w:tc>
        <w:tc>
          <w:tcPr>
            <w:tcW w:w="1460" w:type="dxa"/>
            <w:hideMark/>
          </w:tcPr>
          <w:p w14:paraId="67E7BD77" w14:textId="77777777" w:rsidR="00A46571" w:rsidRPr="005F252C" w:rsidRDefault="00A46571" w:rsidP="00A46571">
            <w:pPr>
              <w:tabs>
                <w:tab w:val="left" w:pos="2038"/>
              </w:tabs>
            </w:pPr>
            <w:r w:rsidRPr="005F252C">
              <w:t>S</w:t>
            </w:r>
          </w:p>
        </w:tc>
      </w:tr>
      <w:tr w:rsidR="00A46571" w:rsidRPr="005F252C" w14:paraId="6BC14D1B" w14:textId="77777777" w:rsidTr="009764B6">
        <w:trPr>
          <w:trHeight w:val="310"/>
        </w:trPr>
        <w:tc>
          <w:tcPr>
            <w:tcW w:w="5040" w:type="dxa"/>
            <w:vMerge/>
            <w:hideMark/>
          </w:tcPr>
          <w:p w14:paraId="335D88AF" w14:textId="77777777" w:rsidR="00A46571" w:rsidRPr="005F252C" w:rsidRDefault="00A46571" w:rsidP="00A46571">
            <w:pPr>
              <w:tabs>
                <w:tab w:val="left" w:pos="2038"/>
              </w:tabs>
              <w:rPr>
                <w:b/>
                <w:bCs/>
              </w:rPr>
            </w:pPr>
          </w:p>
        </w:tc>
        <w:tc>
          <w:tcPr>
            <w:tcW w:w="2260" w:type="dxa"/>
            <w:vMerge/>
            <w:hideMark/>
          </w:tcPr>
          <w:p w14:paraId="26517280" w14:textId="77777777" w:rsidR="00A46571" w:rsidRPr="005F252C" w:rsidRDefault="00A46571" w:rsidP="00A46571">
            <w:pPr>
              <w:tabs>
                <w:tab w:val="left" w:pos="2038"/>
              </w:tabs>
              <w:rPr>
                <w:b/>
                <w:bCs/>
              </w:rPr>
            </w:pPr>
          </w:p>
        </w:tc>
        <w:tc>
          <w:tcPr>
            <w:tcW w:w="11360" w:type="dxa"/>
            <w:vMerge/>
            <w:hideMark/>
          </w:tcPr>
          <w:p w14:paraId="1DA25292" w14:textId="77777777" w:rsidR="00A46571" w:rsidRPr="005F252C" w:rsidRDefault="00A46571" w:rsidP="00A46571">
            <w:pPr>
              <w:tabs>
                <w:tab w:val="left" w:pos="2038"/>
              </w:tabs>
            </w:pPr>
          </w:p>
        </w:tc>
        <w:tc>
          <w:tcPr>
            <w:tcW w:w="5360" w:type="dxa"/>
            <w:hideMark/>
          </w:tcPr>
          <w:p w14:paraId="77467C1C" w14:textId="77777777" w:rsidR="00A46571" w:rsidRPr="005F252C" w:rsidRDefault="00A46571" w:rsidP="00A46571">
            <w:pPr>
              <w:tabs>
                <w:tab w:val="left" w:pos="2038"/>
              </w:tabs>
            </w:pPr>
            <w:r w:rsidRPr="005F252C">
              <w:t>Dump Body Trailer</w:t>
            </w:r>
          </w:p>
        </w:tc>
        <w:tc>
          <w:tcPr>
            <w:tcW w:w="760" w:type="dxa"/>
            <w:hideMark/>
          </w:tcPr>
          <w:p w14:paraId="66142C8A" w14:textId="77777777" w:rsidR="00A46571" w:rsidRPr="005F252C" w:rsidRDefault="00A46571" w:rsidP="00A46571">
            <w:pPr>
              <w:tabs>
                <w:tab w:val="left" w:pos="2038"/>
              </w:tabs>
            </w:pPr>
            <w:r w:rsidRPr="005F252C">
              <w:t>No</w:t>
            </w:r>
          </w:p>
        </w:tc>
        <w:tc>
          <w:tcPr>
            <w:tcW w:w="1380" w:type="dxa"/>
            <w:hideMark/>
          </w:tcPr>
          <w:p w14:paraId="2EFD9967" w14:textId="77777777" w:rsidR="00A46571" w:rsidRPr="005F252C" w:rsidRDefault="00A46571" w:rsidP="00A46571">
            <w:pPr>
              <w:tabs>
                <w:tab w:val="left" w:pos="2038"/>
              </w:tabs>
            </w:pPr>
            <w:r w:rsidRPr="005F252C">
              <w:t>Yes</w:t>
            </w:r>
          </w:p>
        </w:tc>
        <w:tc>
          <w:tcPr>
            <w:tcW w:w="1460" w:type="dxa"/>
            <w:hideMark/>
          </w:tcPr>
          <w:p w14:paraId="51F2D424" w14:textId="77777777" w:rsidR="00A46571" w:rsidRPr="005F252C" w:rsidRDefault="00A46571" w:rsidP="00A46571">
            <w:pPr>
              <w:tabs>
                <w:tab w:val="left" w:pos="2038"/>
              </w:tabs>
            </w:pPr>
            <w:r w:rsidRPr="005F252C">
              <w:t>S</w:t>
            </w:r>
          </w:p>
        </w:tc>
      </w:tr>
      <w:tr w:rsidR="00A46571" w:rsidRPr="005F252C" w14:paraId="2BA8F9F0" w14:textId="77777777" w:rsidTr="009764B6">
        <w:trPr>
          <w:trHeight w:val="310"/>
        </w:trPr>
        <w:tc>
          <w:tcPr>
            <w:tcW w:w="5040" w:type="dxa"/>
            <w:vMerge/>
            <w:hideMark/>
          </w:tcPr>
          <w:p w14:paraId="71B7F174" w14:textId="77777777" w:rsidR="00A46571" w:rsidRPr="005F252C" w:rsidRDefault="00A46571" w:rsidP="00A46571">
            <w:pPr>
              <w:tabs>
                <w:tab w:val="left" w:pos="2038"/>
              </w:tabs>
              <w:rPr>
                <w:b/>
                <w:bCs/>
              </w:rPr>
            </w:pPr>
          </w:p>
        </w:tc>
        <w:tc>
          <w:tcPr>
            <w:tcW w:w="2260" w:type="dxa"/>
            <w:vMerge/>
            <w:hideMark/>
          </w:tcPr>
          <w:p w14:paraId="38B6D7AB" w14:textId="77777777" w:rsidR="00A46571" w:rsidRPr="005F252C" w:rsidRDefault="00A46571" w:rsidP="00A46571">
            <w:pPr>
              <w:tabs>
                <w:tab w:val="left" w:pos="2038"/>
              </w:tabs>
              <w:rPr>
                <w:b/>
                <w:bCs/>
              </w:rPr>
            </w:pPr>
          </w:p>
        </w:tc>
        <w:tc>
          <w:tcPr>
            <w:tcW w:w="11360" w:type="dxa"/>
            <w:vMerge/>
            <w:hideMark/>
          </w:tcPr>
          <w:p w14:paraId="597C7D95" w14:textId="77777777" w:rsidR="00A46571" w:rsidRPr="005F252C" w:rsidRDefault="00A46571" w:rsidP="00A46571">
            <w:pPr>
              <w:tabs>
                <w:tab w:val="left" w:pos="2038"/>
              </w:tabs>
            </w:pPr>
          </w:p>
        </w:tc>
        <w:tc>
          <w:tcPr>
            <w:tcW w:w="5360" w:type="dxa"/>
            <w:hideMark/>
          </w:tcPr>
          <w:p w14:paraId="17EA9B64" w14:textId="77777777" w:rsidR="00A46571" w:rsidRPr="005F252C" w:rsidRDefault="00A46571" w:rsidP="00A46571">
            <w:pPr>
              <w:tabs>
                <w:tab w:val="left" w:pos="2038"/>
              </w:tabs>
            </w:pPr>
            <w:r w:rsidRPr="005F252C">
              <w:t>Refrigerated Trailer</w:t>
            </w:r>
          </w:p>
        </w:tc>
        <w:tc>
          <w:tcPr>
            <w:tcW w:w="760" w:type="dxa"/>
            <w:hideMark/>
          </w:tcPr>
          <w:p w14:paraId="1E581223" w14:textId="77777777" w:rsidR="00A46571" w:rsidRPr="005F252C" w:rsidRDefault="00A46571" w:rsidP="00A46571">
            <w:pPr>
              <w:tabs>
                <w:tab w:val="left" w:pos="2038"/>
              </w:tabs>
            </w:pPr>
            <w:r w:rsidRPr="005F252C">
              <w:t>No</w:t>
            </w:r>
          </w:p>
        </w:tc>
        <w:tc>
          <w:tcPr>
            <w:tcW w:w="1380" w:type="dxa"/>
            <w:hideMark/>
          </w:tcPr>
          <w:p w14:paraId="33BC9525" w14:textId="77777777" w:rsidR="00A46571" w:rsidRPr="005F252C" w:rsidRDefault="00A46571" w:rsidP="00A46571">
            <w:pPr>
              <w:tabs>
                <w:tab w:val="left" w:pos="2038"/>
              </w:tabs>
            </w:pPr>
            <w:r w:rsidRPr="005F252C">
              <w:t>Yes</w:t>
            </w:r>
          </w:p>
        </w:tc>
        <w:tc>
          <w:tcPr>
            <w:tcW w:w="1460" w:type="dxa"/>
            <w:hideMark/>
          </w:tcPr>
          <w:p w14:paraId="64B26A68" w14:textId="77777777" w:rsidR="00A46571" w:rsidRPr="005F252C" w:rsidRDefault="00A46571" w:rsidP="00A46571">
            <w:pPr>
              <w:tabs>
                <w:tab w:val="left" w:pos="2038"/>
              </w:tabs>
            </w:pPr>
            <w:r w:rsidRPr="005F252C">
              <w:t>S</w:t>
            </w:r>
          </w:p>
        </w:tc>
      </w:tr>
      <w:tr w:rsidR="00A46571" w:rsidRPr="005F252C" w14:paraId="40B784FB" w14:textId="77777777" w:rsidTr="009764B6">
        <w:trPr>
          <w:trHeight w:val="310"/>
        </w:trPr>
        <w:tc>
          <w:tcPr>
            <w:tcW w:w="5040" w:type="dxa"/>
            <w:vMerge/>
            <w:hideMark/>
          </w:tcPr>
          <w:p w14:paraId="0C894415" w14:textId="77777777" w:rsidR="00A46571" w:rsidRPr="005F252C" w:rsidRDefault="00A46571" w:rsidP="00A46571">
            <w:pPr>
              <w:tabs>
                <w:tab w:val="left" w:pos="2038"/>
              </w:tabs>
              <w:rPr>
                <w:b/>
                <w:bCs/>
              </w:rPr>
            </w:pPr>
          </w:p>
        </w:tc>
        <w:tc>
          <w:tcPr>
            <w:tcW w:w="2260" w:type="dxa"/>
            <w:vMerge/>
            <w:hideMark/>
          </w:tcPr>
          <w:p w14:paraId="09058F95" w14:textId="77777777" w:rsidR="00A46571" w:rsidRPr="005F252C" w:rsidRDefault="00A46571" w:rsidP="00A46571">
            <w:pPr>
              <w:tabs>
                <w:tab w:val="left" w:pos="2038"/>
              </w:tabs>
              <w:rPr>
                <w:b/>
                <w:bCs/>
              </w:rPr>
            </w:pPr>
          </w:p>
        </w:tc>
        <w:tc>
          <w:tcPr>
            <w:tcW w:w="11360" w:type="dxa"/>
            <w:vMerge/>
            <w:hideMark/>
          </w:tcPr>
          <w:p w14:paraId="3561F237" w14:textId="77777777" w:rsidR="00A46571" w:rsidRPr="005F252C" w:rsidRDefault="00A46571" w:rsidP="00A46571">
            <w:pPr>
              <w:tabs>
                <w:tab w:val="left" w:pos="2038"/>
              </w:tabs>
            </w:pPr>
          </w:p>
        </w:tc>
        <w:tc>
          <w:tcPr>
            <w:tcW w:w="5360" w:type="dxa"/>
            <w:hideMark/>
          </w:tcPr>
          <w:p w14:paraId="0995EC78" w14:textId="77777777" w:rsidR="00A46571" w:rsidRPr="005F252C" w:rsidRDefault="00A46571" w:rsidP="00A46571">
            <w:pPr>
              <w:tabs>
                <w:tab w:val="left" w:pos="2038"/>
              </w:tabs>
            </w:pPr>
            <w:r w:rsidRPr="005F252C">
              <w:t>Flatbed Trailer</w:t>
            </w:r>
          </w:p>
        </w:tc>
        <w:tc>
          <w:tcPr>
            <w:tcW w:w="760" w:type="dxa"/>
            <w:hideMark/>
          </w:tcPr>
          <w:p w14:paraId="579D6BD1" w14:textId="77777777" w:rsidR="00A46571" w:rsidRPr="005F252C" w:rsidRDefault="00A46571" w:rsidP="00A46571">
            <w:pPr>
              <w:tabs>
                <w:tab w:val="left" w:pos="2038"/>
              </w:tabs>
            </w:pPr>
            <w:r w:rsidRPr="005F252C">
              <w:t>No</w:t>
            </w:r>
          </w:p>
        </w:tc>
        <w:tc>
          <w:tcPr>
            <w:tcW w:w="1380" w:type="dxa"/>
            <w:hideMark/>
          </w:tcPr>
          <w:p w14:paraId="4D3E21EB" w14:textId="77777777" w:rsidR="00A46571" w:rsidRPr="005F252C" w:rsidRDefault="00A46571" w:rsidP="00A46571">
            <w:pPr>
              <w:tabs>
                <w:tab w:val="left" w:pos="2038"/>
              </w:tabs>
            </w:pPr>
            <w:r w:rsidRPr="005F252C">
              <w:t>Yes</w:t>
            </w:r>
          </w:p>
        </w:tc>
        <w:tc>
          <w:tcPr>
            <w:tcW w:w="1460" w:type="dxa"/>
            <w:hideMark/>
          </w:tcPr>
          <w:p w14:paraId="63A80AE9" w14:textId="77777777" w:rsidR="00A46571" w:rsidRPr="005F252C" w:rsidRDefault="00A46571" w:rsidP="00A46571">
            <w:pPr>
              <w:tabs>
                <w:tab w:val="left" w:pos="2038"/>
              </w:tabs>
            </w:pPr>
            <w:r w:rsidRPr="005F252C">
              <w:t>S</w:t>
            </w:r>
          </w:p>
        </w:tc>
      </w:tr>
      <w:tr w:rsidR="00A46571" w:rsidRPr="005F252C" w14:paraId="2EEE9A04" w14:textId="77777777" w:rsidTr="009764B6">
        <w:trPr>
          <w:trHeight w:val="310"/>
        </w:trPr>
        <w:tc>
          <w:tcPr>
            <w:tcW w:w="5040" w:type="dxa"/>
            <w:vMerge/>
            <w:hideMark/>
          </w:tcPr>
          <w:p w14:paraId="5B756015" w14:textId="77777777" w:rsidR="00A46571" w:rsidRPr="005F252C" w:rsidRDefault="00A46571" w:rsidP="00A46571">
            <w:pPr>
              <w:tabs>
                <w:tab w:val="left" w:pos="2038"/>
              </w:tabs>
              <w:rPr>
                <w:b/>
                <w:bCs/>
              </w:rPr>
            </w:pPr>
          </w:p>
        </w:tc>
        <w:tc>
          <w:tcPr>
            <w:tcW w:w="2260" w:type="dxa"/>
            <w:vMerge/>
            <w:hideMark/>
          </w:tcPr>
          <w:p w14:paraId="40F3E9BC" w14:textId="77777777" w:rsidR="00A46571" w:rsidRPr="005F252C" w:rsidRDefault="00A46571" w:rsidP="00A46571">
            <w:pPr>
              <w:tabs>
                <w:tab w:val="left" w:pos="2038"/>
              </w:tabs>
              <w:rPr>
                <w:b/>
                <w:bCs/>
              </w:rPr>
            </w:pPr>
          </w:p>
        </w:tc>
        <w:tc>
          <w:tcPr>
            <w:tcW w:w="11360" w:type="dxa"/>
            <w:vMerge/>
            <w:hideMark/>
          </w:tcPr>
          <w:p w14:paraId="685A9E8C" w14:textId="77777777" w:rsidR="00A46571" w:rsidRPr="005F252C" w:rsidRDefault="00A46571" w:rsidP="00A46571">
            <w:pPr>
              <w:tabs>
                <w:tab w:val="left" w:pos="2038"/>
              </w:tabs>
            </w:pPr>
          </w:p>
        </w:tc>
        <w:tc>
          <w:tcPr>
            <w:tcW w:w="5360" w:type="dxa"/>
            <w:hideMark/>
          </w:tcPr>
          <w:p w14:paraId="7781451C" w14:textId="77777777" w:rsidR="00A46571" w:rsidRPr="005F252C" w:rsidRDefault="00A46571" w:rsidP="00A46571">
            <w:pPr>
              <w:tabs>
                <w:tab w:val="left" w:pos="2038"/>
              </w:tabs>
            </w:pPr>
            <w:r w:rsidRPr="005F252C">
              <w:t>Livestock/ Open Trailer</w:t>
            </w:r>
          </w:p>
        </w:tc>
        <w:tc>
          <w:tcPr>
            <w:tcW w:w="760" w:type="dxa"/>
            <w:hideMark/>
          </w:tcPr>
          <w:p w14:paraId="354544B9" w14:textId="77777777" w:rsidR="00A46571" w:rsidRPr="005F252C" w:rsidRDefault="00A46571" w:rsidP="00A46571">
            <w:pPr>
              <w:tabs>
                <w:tab w:val="left" w:pos="2038"/>
              </w:tabs>
            </w:pPr>
            <w:r w:rsidRPr="005F252C">
              <w:t>No</w:t>
            </w:r>
          </w:p>
        </w:tc>
        <w:tc>
          <w:tcPr>
            <w:tcW w:w="1380" w:type="dxa"/>
            <w:hideMark/>
          </w:tcPr>
          <w:p w14:paraId="3D6A494B" w14:textId="77777777" w:rsidR="00A46571" w:rsidRPr="005F252C" w:rsidRDefault="00A46571" w:rsidP="00A46571">
            <w:pPr>
              <w:tabs>
                <w:tab w:val="left" w:pos="2038"/>
              </w:tabs>
            </w:pPr>
            <w:r w:rsidRPr="005F252C">
              <w:t>Yes</w:t>
            </w:r>
          </w:p>
        </w:tc>
        <w:tc>
          <w:tcPr>
            <w:tcW w:w="1460" w:type="dxa"/>
            <w:hideMark/>
          </w:tcPr>
          <w:p w14:paraId="318AA527" w14:textId="77777777" w:rsidR="00A46571" w:rsidRPr="005F252C" w:rsidRDefault="00A46571" w:rsidP="00A46571">
            <w:pPr>
              <w:tabs>
                <w:tab w:val="left" w:pos="2038"/>
              </w:tabs>
            </w:pPr>
            <w:r w:rsidRPr="005F252C">
              <w:t>S</w:t>
            </w:r>
          </w:p>
        </w:tc>
      </w:tr>
      <w:tr w:rsidR="00A46571" w:rsidRPr="005F252C" w14:paraId="49D220D0" w14:textId="77777777" w:rsidTr="009764B6">
        <w:trPr>
          <w:trHeight w:val="310"/>
        </w:trPr>
        <w:tc>
          <w:tcPr>
            <w:tcW w:w="5040" w:type="dxa"/>
            <w:vMerge w:val="restart"/>
            <w:hideMark/>
          </w:tcPr>
          <w:p w14:paraId="129764EC" w14:textId="77777777" w:rsidR="00A46571" w:rsidRPr="005F252C" w:rsidRDefault="00A46571" w:rsidP="00A46571">
            <w:pPr>
              <w:tabs>
                <w:tab w:val="left" w:pos="2038"/>
              </w:tabs>
              <w:rPr>
                <w:b/>
                <w:bCs/>
              </w:rPr>
            </w:pPr>
            <w:r w:rsidRPr="005F252C">
              <w:rPr>
                <w:b/>
                <w:bCs/>
              </w:rPr>
              <w:t xml:space="preserve">Transportation , Distribution &amp; Delivery </w:t>
            </w:r>
          </w:p>
        </w:tc>
        <w:tc>
          <w:tcPr>
            <w:tcW w:w="2260" w:type="dxa"/>
            <w:vMerge w:val="restart"/>
            <w:hideMark/>
          </w:tcPr>
          <w:p w14:paraId="55076090" w14:textId="77777777" w:rsidR="00A46571" w:rsidRPr="005F252C" w:rsidRDefault="00A46571" w:rsidP="00A46571">
            <w:pPr>
              <w:tabs>
                <w:tab w:val="left" w:pos="2038"/>
              </w:tabs>
              <w:rPr>
                <w:b/>
                <w:bCs/>
              </w:rPr>
            </w:pPr>
            <w:r w:rsidRPr="005F252C">
              <w:rPr>
                <w:b/>
                <w:bCs/>
              </w:rPr>
              <w:t>Tankers</w:t>
            </w:r>
          </w:p>
        </w:tc>
        <w:tc>
          <w:tcPr>
            <w:tcW w:w="11360" w:type="dxa"/>
            <w:vMerge w:val="restart"/>
            <w:hideMark/>
          </w:tcPr>
          <w:p w14:paraId="1710624F" w14:textId="77777777" w:rsidR="00A46571" w:rsidRPr="005F252C" w:rsidRDefault="00A46571" w:rsidP="00A46571">
            <w:pPr>
              <w:tabs>
                <w:tab w:val="left" w:pos="2038"/>
              </w:tabs>
            </w:pPr>
            <w:r w:rsidRPr="005F252C">
              <w:t xml:space="preserve">Tankers used for transportation </w:t>
            </w:r>
          </w:p>
        </w:tc>
        <w:tc>
          <w:tcPr>
            <w:tcW w:w="5360" w:type="dxa"/>
            <w:hideMark/>
          </w:tcPr>
          <w:p w14:paraId="6A983D0D" w14:textId="77777777" w:rsidR="00A46571" w:rsidRPr="005F252C" w:rsidRDefault="00A46571" w:rsidP="00A46571">
            <w:pPr>
              <w:tabs>
                <w:tab w:val="left" w:pos="2038"/>
              </w:tabs>
            </w:pPr>
            <w:r w:rsidRPr="005F252C">
              <w:t>Water Tanker</w:t>
            </w:r>
          </w:p>
        </w:tc>
        <w:tc>
          <w:tcPr>
            <w:tcW w:w="760" w:type="dxa"/>
            <w:hideMark/>
          </w:tcPr>
          <w:p w14:paraId="6D6AF915" w14:textId="77777777" w:rsidR="00A46571" w:rsidRPr="005F252C" w:rsidRDefault="00A46571" w:rsidP="00A46571">
            <w:pPr>
              <w:tabs>
                <w:tab w:val="left" w:pos="2038"/>
              </w:tabs>
            </w:pPr>
            <w:r w:rsidRPr="005F252C">
              <w:t>No</w:t>
            </w:r>
          </w:p>
        </w:tc>
        <w:tc>
          <w:tcPr>
            <w:tcW w:w="1380" w:type="dxa"/>
            <w:hideMark/>
          </w:tcPr>
          <w:p w14:paraId="3BE280E8" w14:textId="77777777" w:rsidR="00A46571" w:rsidRPr="005F252C" w:rsidRDefault="00A46571" w:rsidP="00A46571">
            <w:pPr>
              <w:tabs>
                <w:tab w:val="left" w:pos="2038"/>
              </w:tabs>
            </w:pPr>
            <w:r w:rsidRPr="005F252C">
              <w:t>Yes</w:t>
            </w:r>
          </w:p>
        </w:tc>
        <w:tc>
          <w:tcPr>
            <w:tcW w:w="1460" w:type="dxa"/>
            <w:hideMark/>
          </w:tcPr>
          <w:p w14:paraId="7B781BDE" w14:textId="77777777" w:rsidR="00A46571" w:rsidRPr="005F252C" w:rsidRDefault="00A46571" w:rsidP="00A46571">
            <w:pPr>
              <w:tabs>
                <w:tab w:val="left" w:pos="2038"/>
              </w:tabs>
            </w:pPr>
            <w:r w:rsidRPr="005F252C">
              <w:t>S</w:t>
            </w:r>
          </w:p>
        </w:tc>
      </w:tr>
      <w:tr w:rsidR="00A46571" w:rsidRPr="005F252C" w14:paraId="661B52EB" w14:textId="77777777" w:rsidTr="009764B6">
        <w:trPr>
          <w:trHeight w:val="310"/>
        </w:trPr>
        <w:tc>
          <w:tcPr>
            <w:tcW w:w="5040" w:type="dxa"/>
            <w:vMerge/>
            <w:hideMark/>
          </w:tcPr>
          <w:p w14:paraId="1D41AD7F" w14:textId="77777777" w:rsidR="00A46571" w:rsidRPr="005F252C" w:rsidRDefault="00A46571" w:rsidP="00A46571">
            <w:pPr>
              <w:tabs>
                <w:tab w:val="left" w:pos="2038"/>
              </w:tabs>
              <w:rPr>
                <w:b/>
                <w:bCs/>
              </w:rPr>
            </w:pPr>
          </w:p>
        </w:tc>
        <w:tc>
          <w:tcPr>
            <w:tcW w:w="2260" w:type="dxa"/>
            <w:vMerge/>
            <w:hideMark/>
          </w:tcPr>
          <w:p w14:paraId="7BA9A41F" w14:textId="77777777" w:rsidR="00A46571" w:rsidRPr="005F252C" w:rsidRDefault="00A46571" w:rsidP="00A46571">
            <w:pPr>
              <w:tabs>
                <w:tab w:val="left" w:pos="2038"/>
              </w:tabs>
              <w:rPr>
                <w:b/>
                <w:bCs/>
              </w:rPr>
            </w:pPr>
          </w:p>
        </w:tc>
        <w:tc>
          <w:tcPr>
            <w:tcW w:w="11360" w:type="dxa"/>
            <w:vMerge/>
            <w:hideMark/>
          </w:tcPr>
          <w:p w14:paraId="360A21F0" w14:textId="77777777" w:rsidR="00A46571" w:rsidRPr="005F252C" w:rsidRDefault="00A46571" w:rsidP="00A46571">
            <w:pPr>
              <w:tabs>
                <w:tab w:val="left" w:pos="2038"/>
              </w:tabs>
            </w:pPr>
          </w:p>
        </w:tc>
        <w:tc>
          <w:tcPr>
            <w:tcW w:w="5360" w:type="dxa"/>
            <w:hideMark/>
          </w:tcPr>
          <w:p w14:paraId="3DC4C496" w14:textId="77777777" w:rsidR="00A46571" w:rsidRPr="005F252C" w:rsidRDefault="00A46571" w:rsidP="00A46571">
            <w:pPr>
              <w:tabs>
                <w:tab w:val="left" w:pos="2038"/>
              </w:tabs>
            </w:pPr>
            <w:r w:rsidRPr="005F252C">
              <w:t>Sewage Tankers</w:t>
            </w:r>
          </w:p>
        </w:tc>
        <w:tc>
          <w:tcPr>
            <w:tcW w:w="760" w:type="dxa"/>
            <w:hideMark/>
          </w:tcPr>
          <w:p w14:paraId="40B68483" w14:textId="77777777" w:rsidR="00A46571" w:rsidRPr="005F252C" w:rsidRDefault="00A46571" w:rsidP="00A46571">
            <w:pPr>
              <w:tabs>
                <w:tab w:val="left" w:pos="2038"/>
              </w:tabs>
            </w:pPr>
            <w:r w:rsidRPr="005F252C">
              <w:t>No</w:t>
            </w:r>
          </w:p>
        </w:tc>
        <w:tc>
          <w:tcPr>
            <w:tcW w:w="1380" w:type="dxa"/>
            <w:hideMark/>
          </w:tcPr>
          <w:p w14:paraId="35065D26" w14:textId="77777777" w:rsidR="00A46571" w:rsidRPr="005F252C" w:rsidRDefault="00A46571" w:rsidP="00A46571">
            <w:pPr>
              <w:tabs>
                <w:tab w:val="left" w:pos="2038"/>
              </w:tabs>
            </w:pPr>
            <w:r w:rsidRPr="005F252C">
              <w:t>Yes</w:t>
            </w:r>
          </w:p>
        </w:tc>
        <w:tc>
          <w:tcPr>
            <w:tcW w:w="1460" w:type="dxa"/>
            <w:hideMark/>
          </w:tcPr>
          <w:p w14:paraId="50304030" w14:textId="77777777" w:rsidR="00A46571" w:rsidRPr="005F252C" w:rsidRDefault="00A46571" w:rsidP="00A46571">
            <w:pPr>
              <w:tabs>
                <w:tab w:val="left" w:pos="2038"/>
              </w:tabs>
            </w:pPr>
            <w:r w:rsidRPr="005F252C">
              <w:t>S</w:t>
            </w:r>
          </w:p>
        </w:tc>
      </w:tr>
      <w:tr w:rsidR="00A46571" w:rsidRPr="005F252C" w14:paraId="266E7354" w14:textId="77777777" w:rsidTr="009764B6">
        <w:trPr>
          <w:trHeight w:val="310"/>
        </w:trPr>
        <w:tc>
          <w:tcPr>
            <w:tcW w:w="5040" w:type="dxa"/>
            <w:vMerge/>
            <w:hideMark/>
          </w:tcPr>
          <w:p w14:paraId="4148E746" w14:textId="77777777" w:rsidR="00A46571" w:rsidRPr="005F252C" w:rsidRDefault="00A46571" w:rsidP="00A46571">
            <w:pPr>
              <w:tabs>
                <w:tab w:val="left" w:pos="2038"/>
              </w:tabs>
              <w:rPr>
                <w:b/>
                <w:bCs/>
              </w:rPr>
            </w:pPr>
          </w:p>
        </w:tc>
        <w:tc>
          <w:tcPr>
            <w:tcW w:w="2260" w:type="dxa"/>
            <w:vMerge/>
            <w:hideMark/>
          </w:tcPr>
          <w:p w14:paraId="24DD4378" w14:textId="77777777" w:rsidR="00A46571" w:rsidRPr="005F252C" w:rsidRDefault="00A46571" w:rsidP="00A46571">
            <w:pPr>
              <w:tabs>
                <w:tab w:val="left" w:pos="2038"/>
              </w:tabs>
              <w:rPr>
                <w:b/>
                <w:bCs/>
              </w:rPr>
            </w:pPr>
          </w:p>
        </w:tc>
        <w:tc>
          <w:tcPr>
            <w:tcW w:w="11360" w:type="dxa"/>
            <w:vMerge/>
            <w:hideMark/>
          </w:tcPr>
          <w:p w14:paraId="577220AB" w14:textId="77777777" w:rsidR="00A46571" w:rsidRPr="005F252C" w:rsidRDefault="00A46571" w:rsidP="00A46571">
            <w:pPr>
              <w:tabs>
                <w:tab w:val="left" w:pos="2038"/>
              </w:tabs>
            </w:pPr>
          </w:p>
        </w:tc>
        <w:tc>
          <w:tcPr>
            <w:tcW w:w="5360" w:type="dxa"/>
            <w:hideMark/>
          </w:tcPr>
          <w:p w14:paraId="505C244D" w14:textId="77777777" w:rsidR="00A46571" w:rsidRPr="005F252C" w:rsidRDefault="00A46571" w:rsidP="00A46571">
            <w:pPr>
              <w:tabs>
                <w:tab w:val="left" w:pos="2038"/>
              </w:tabs>
            </w:pPr>
            <w:r w:rsidRPr="005F252C">
              <w:t>Oil / Fuel Tankers</w:t>
            </w:r>
          </w:p>
        </w:tc>
        <w:tc>
          <w:tcPr>
            <w:tcW w:w="760" w:type="dxa"/>
            <w:hideMark/>
          </w:tcPr>
          <w:p w14:paraId="79E97230" w14:textId="77777777" w:rsidR="00A46571" w:rsidRPr="005F252C" w:rsidRDefault="00A46571" w:rsidP="00A46571">
            <w:pPr>
              <w:tabs>
                <w:tab w:val="left" w:pos="2038"/>
              </w:tabs>
            </w:pPr>
            <w:r w:rsidRPr="005F252C">
              <w:t>No</w:t>
            </w:r>
          </w:p>
        </w:tc>
        <w:tc>
          <w:tcPr>
            <w:tcW w:w="1380" w:type="dxa"/>
            <w:hideMark/>
          </w:tcPr>
          <w:p w14:paraId="0BCEA1F0" w14:textId="77777777" w:rsidR="00A46571" w:rsidRPr="005F252C" w:rsidRDefault="00A46571" w:rsidP="00A46571">
            <w:pPr>
              <w:tabs>
                <w:tab w:val="left" w:pos="2038"/>
              </w:tabs>
            </w:pPr>
            <w:r w:rsidRPr="005F252C">
              <w:t>Yes</w:t>
            </w:r>
          </w:p>
        </w:tc>
        <w:tc>
          <w:tcPr>
            <w:tcW w:w="1460" w:type="dxa"/>
            <w:hideMark/>
          </w:tcPr>
          <w:p w14:paraId="11272977" w14:textId="77777777" w:rsidR="00A46571" w:rsidRPr="005F252C" w:rsidRDefault="00A46571" w:rsidP="00A46571">
            <w:pPr>
              <w:tabs>
                <w:tab w:val="left" w:pos="2038"/>
              </w:tabs>
            </w:pPr>
            <w:r w:rsidRPr="005F252C">
              <w:t>S</w:t>
            </w:r>
          </w:p>
        </w:tc>
      </w:tr>
      <w:tr w:rsidR="00A46571" w:rsidRPr="005F252C" w14:paraId="7832CE2A" w14:textId="77777777" w:rsidTr="009764B6">
        <w:trPr>
          <w:trHeight w:val="310"/>
        </w:trPr>
        <w:tc>
          <w:tcPr>
            <w:tcW w:w="5040" w:type="dxa"/>
            <w:vMerge/>
            <w:hideMark/>
          </w:tcPr>
          <w:p w14:paraId="764B20B9" w14:textId="77777777" w:rsidR="00A46571" w:rsidRPr="005F252C" w:rsidRDefault="00A46571" w:rsidP="00A46571">
            <w:pPr>
              <w:tabs>
                <w:tab w:val="left" w:pos="2038"/>
              </w:tabs>
              <w:rPr>
                <w:b/>
                <w:bCs/>
              </w:rPr>
            </w:pPr>
          </w:p>
        </w:tc>
        <w:tc>
          <w:tcPr>
            <w:tcW w:w="2260" w:type="dxa"/>
            <w:vMerge w:val="restart"/>
            <w:hideMark/>
          </w:tcPr>
          <w:p w14:paraId="3B3356CA" w14:textId="77777777" w:rsidR="00A46571" w:rsidRPr="005F252C" w:rsidRDefault="00A46571" w:rsidP="00A46571">
            <w:pPr>
              <w:tabs>
                <w:tab w:val="left" w:pos="2038"/>
              </w:tabs>
              <w:rPr>
                <w:b/>
                <w:bCs/>
              </w:rPr>
            </w:pPr>
            <w:r w:rsidRPr="005F252C">
              <w:rPr>
                <w:b/>
                <w:bCs/>
              </w:rPr>
              <w:t>Trailers</w:t>
            </w:r>
          </w:p>
        </w:tc>
        <w:tc>
          <w:tcPr>
            <w:tcW w:w="11360" w:type="dxa"/>
            <w:vMerge w:val="restart"/>
            <w:hideMark/>
          </w:tcPr>
          <w:p w14:paraId="3B954758" w14:textId="77777777" w:rsidR="00A46571" w:rsidRPr="005F252C" w:rsidRDefault="00A46571" w:rsidP="00A46571">
            <w:pPr>
              <w:tabs>
                <w:tab w:val="left" w:pos="2038"/>
              </w:tabs>
            </w:pPr>
            <w:r w:rsidRPr="005F252C">
              <w:t>various types of trailers</w:t>
            </w:r>
          </w:p>
        </w:tc>
        <w:tc>
          <w:tcPr>
            <w:tcW w:w="5360" w:type="dxa"/>
            <w:hideMark/>
          </w:tcPr>
          <w:p w14:paraId="68DECB24" w14:textId="77777777" w:rsidR="00A46571" w:rsidRPr="005F252C" w:rsidRDefault="00A46571" w:rsidP="00A46571">
            <w:pPr>
              <w:tabs>
                <w:tab w:val="left" w:pos="2038"/>
              </w:tabs>
            </w:pPr>
            <w:r w:rsidRPr="005F252C">
              <w:t>Dump trailer</w:t>
            </w:r>
          </w:p>
        </w:tc>
        <w:tc>
          <w:tcPr>
            <w:tcW w:w="760" w:type="dxa"/>
            <w:hideMark/>
          </w:tcPr>
          <w:p w14:paraId="46240B8E" w14:textId="77777777" w:rsidR="00A46571" w:rsidRPr="005F252C" w:rsidRDefault="00A46571" w:rsidP="00A46571">
            <w:pPr>
              <w:tabs>
                <w:tab w:val="left" w:pos="2038"/>
              </w:tabs>
            </w:pPr>
            <w:r w:rsidRPr="005F252C">
              <w:t>No</w:t>
            </w:r>
          </w:p>
        </w:tc>
        <w:tc>
          <w:tcPr>
            <w:tcW w:w="1380" w:type="dxa"/>
            <w:hideMark/>
          </w:tcPr>
          <w:p w14:paraId="6FDC1A81" w14:textId="77777777" w:rsidR="00A46571" w:rsidRPr="005F252C" w:rsidRDefault="00A46571" w:rsidP="00A46571">
            <w:pPr>
              <w:tabs>
                <w:tab w:val="left" w:pos="2038"/>
              </w:tabs>
            </w:pPr>
            <w:r w:rsidRPr="005F252C">
              <w:t>Yes</w:t>
            </w:r>
          </w:p>
        </w:tc>
        <w:tc>
          <w:tcPr>
            <w:tcW w:w="1460" w:type="dxa"/>
            <w:hideMark/>
          </w:tcPr>
          <w:p w14:paraId="69F1B17C" w14:textId="77777777" w:rsidR="00A46571" w:rsidRPr="005F252C" w:rsidRDefault="00A46571" w:rsidP="00A46571">
            <w:pPr>
              <w:tabs>
                <w:tab w:val="left" w:pos="2038"/>
              </w:tabs>
            </w:pPr>
            <w:r w:rsidRPr="005F252C">
              <w:t>S</w:t>
            </w:r>
          </w:p>
        </w:tc>
      </w:tr>
      <w:tr w:rsidR="00A46571" w:rsidRPr="005F252C" w14:paraId="55664D71" w14:textId="77777777" w:rsidTr="009764B6">
        <w:trPr>
          <w:trHeight w:val="310"/>
        </w:trPr>
        <w:tc>
          <w:tcPr>
            <w:tcW w:w="5040" w:type="dxa"/>
            <w:vMerge/>
            <w:hideMark/>
          </w:tcPr>
          <w:p w14:paraId="501C2595" w14:textId="77777777" w:rsidR="00A46571" w:rsidRPr="005F252C" w:rsidRDefault="00A46571" w:rsidP="00A46571">
            <w:pPr>
              <w:tabs>
                <w:tab w:val="left" w:pos="2038"/>
              </w:tabs>
              <w:rPr>
                <w:b/>
                <w:bCs/>
              </w:rPr>
            </w:pPr>
          </w:p>
        </w:tc>
        <w:tc>
          <w:tcPr>
            <w:tcW w:w="2260" w:type="dxa"/>
            <w:vMerge/>
            <w:hideMark/>
          </w:tcPr>
          <w:p w14:paraId="62DA9693" w14:textId="77777777" w:rsidR="00A46571" w:rsidRPr="005F252C" w:rsidRDefault="00A46571" w:rsidP="00A46571">
            <w:pPr>
              <w:tabs>
                <w:tab w:val="left" w:pos="2038"/>
              </w:tabs>
              <w:rPr>
                <w:b/>
                <w:bCs/>
              </w:rPr>
            </w:pPr>
          </w:p>
        </w:tc>
        <w:tc>
          <w:tcPr>
            <w:tcW w:w="11360" w:type="dxa"/>
            <w:vMerge/>
            <w:hideMark/>
          </w:tcPr>
          <w:p w14:paraId="76CF703F" w14:textId="77777777" w:rsidR="00A46571" w:rsidRPr="005F252C" w:rsidRDefault="00A46571" w:rsidP="00A46571">
            <w:pPr>
              <w:tabs>
                <w:tab w:val="left" w:pos="2038"/>
              </w:tabs>
            </w:pPr>
          </w:p>
        </w:tc>
        <w:tc>
          <w:tcPr>
            <w:tcW w:w="5360" w:type="dxa"/>
            <w:hideMark/>
          </w:tcPr>
          <w:p w14:paraId="0F1221D7" w14:textId="77777777" w:rsidR="00A46571" w:rsidRPr="005F252C" w:rsidRDefault="00A46571" w:rsidP="00A46571">
            <w:pPr>
              <w:tabs>
                <w:tab w:val="left" w:pos="2038"/>
              </w:tabs>
            </w:pPr>
            <w:r w:rsidRPr="005F252C">
              <w:t>Heavy duty Trailers</w:t>
            </w:r>
          </w:p>
        </w:tc>
        <w:tc>
          <w:tcPr>
            <w:tcW w:w="760" w:type="dxa"/>
            <w:hideMark/>
          </w:tcPr>
          <w:p w14:paraId="45A8FFCF" w14:textId="77777777" w:rsidR="00A46571" w:rsidRPr="005F252C" w:rsidRDefault="00A46571" w:rsidP="00A46571">
            <w:pPr>
              <w:tabs>
                <w:tab w:val="left" w:pos="2038"/>
              </w:tabs>
            </w:pPr>
            <w:r w:rsidRPr="005F252C">
              <w:t>No</w:t>
            </w:r>
          </w:p>
        </w:tc>
        <w:tc>
          <w:tcPr>
            <w:tcW w:w="1380" w:type="dxa"/>
            <w:hideMark/>
          </w:tcPr>
          <w:p w14:paraId="7F6A85B5" w14:textId="77777777" w:rsidR="00A46571" w:rsidRPr="005F252C" w:rsidRDefault="00A46571" w:rsidP="00A46571">
            <w:pPr>
              <w:tabs>
                <w:tab w:val="left" w:pos="2038"/>
              </w:tabs>
            </w:pPr>
            <w:r w:rsidRPr="005F252C">
              <w:t>Yes</w:t>
            </w:r>
          </w:p>
        </w:tc>
        <w:tc>
          <w:tcPr>
            <w:tcW w:w="1460" w:type="dxa"/>
            <w:hideMark/>
          </w:tcPr>
          <w:p w14:paraId="349864F8" w14:textId="77777777" w:rsidR="00A46571" w:rsidRPr="005F252C" w:rsidRDefault="00A46571" w:rsidP="00A46571">
            <w:pPr>
              <w:tabs>
                <w:tab w:val="left" w:pos="2038"/>
              </w:tabs>
            </w:pPr>
            <w:r w:rsidRPr="005F252C">
              <w:t>S</w:t>
            </w:r>
          </w:p>
        </w:tc>
      </w:tr>
      <w:tr w:rsidR="00A46571" w:rsidRPr="005F252C" w14:paraId="2DE5EDFC" w14:textId="77777777" w:rsidTr="009764B6">
        <w:trPr>
          <w:trHeight w:val="620"/>
        </w:trPr>
        <w:tc>
          <w:tcPr>
            <w:tcW w:w="5040" w:type="dxa"/>
            <w:vMerge/>
            <w:hideMark/>
          </w:tcPr>
          <w:p w14:paraId="50B5CF9A" w14:textId="77777777" w:rsidR="00A46571" w:rsidRPr="005F252C" w:rsidRDefault="00A46571" w:rsidP="00A46571">
            <w:pPr>
              <w:tabs>
                <w:tab w:val="left" w:pos="2038"/>
              </w:tabs>
              <w:rPr>
                <w:b/>
                <w:bCs/>
              </w:rPr>
            </w:pPr>
          </w:p>
        </w:tc>
        <w:tc>
          <w:tcPr>
            <w:tcW w:w="2260" w:type="dxa"/>
            <w:vMerge/>
            <w:hideMark/>
          </w:tcPr>
          <w:p w14:paraId="69EA21D5" w14:textId="77777777" w:rsidR="00A46571" w:rsidRPr="005F252C" w:rsidRDefault="00A46571" w:rsidP="00A46571">
            <w:pPr>
              <w:tabs>
                <w:tab w:val="left" w:pos="2038"/>
              </w:tabs>
              <w:rPr>
                <w:b/>
                <w:bCs/>
              </w:rPr>
            </w:pPr>
          </w:p>
        </w:tc>
        <w:tc>
          <w:tcPr>
            <w:tcW w:w="11360" w:type="dxa"/>
            <w:vMerge/>
            <w:hideMark/>
          </w:tcPr>
          <w:p w14:paraId="5620CEE1" w14:textId="77777777" w:rsidR="00A46571" w:rsidRPr="005F252C" w:rsidRDefault="00A46571" w:rsidP="00A46571">
            <w:pPr>
              <w:tabs>
                <w:tab w:val="left" w:pos="2038"/>
              </w:tabs>
            </w:pPr>
          </w:p>
        </w:tc>
        <w:tc>
          <w:tcPr>
            <w:tcW w:w="5360" w:type="dxa"/>
            <w:hideMark/>
          </w:tcPr>
          <w:p w14:paraId="43AD7A29" w14:textId="77777777" w:rsidR="00A46571" w:rsidRPr="005F252C" w:rsidRDefault="00A46571" w:rsidP="00A46571">
            <w:pPr>
              <w:tabs>
                <w:tab w:val="left" w:pos="2038"/>
              </w:tabs>
            </w:pPr>
            <w:r w:rsidRPr="005F252C">
              <w:t>One or two floor trailers semi trailers for transportation of vehicles</w:t>
            </w:r>
          </w:p>
        </w:tc>
        <w:tc>
          <w:tcPr>
            <w:tcW w:w="760" w:type="dxa"/>
            <w:hideMark/>
          </w:tcPr>
          <w:p w14:paraId="71344A5D" w14:textId="77777777" w:rsidR="00A46571" w:rsidRPr="005F252C" w:rsidRDefault="00A46571" w:rsidP="00A46571">
            <w:pPr>
              <w:tabs>
                <w:tab w:val="left" w:pos="2038"/>
              </w:tabs>
            </w:pPr>
            <w:r w:rsidRPr="005F252C">
              <w:t>No</w:t>
            </w:r>
          </w:p>
        </w:tc>
        <w:tc>
          <w:tcPr>
            <w:tcW w:w="1380" w:type="dxa"/>
            <w:hideMark/>
          </w:tcPr>
          <w:p w14:paraId="7E15B8F5" w14:textId="77777777" w:rsidR="00A46571" w:rsidRPr="005F252C" w:rsidRDefault="00A46571" w:rsidP="00A46571">
            <w:pPr>
              <w:tabs>
                <w:tab w:val="left" w:pos="2038"/>
              </w:tabs>
            </w:pPr>
            <w:r w:rsidRPr="005F252C">
              <w:t>Yes</w:t>
            </w:r>
          </w:p>
        </w:tc>
        <w:tc>
          <w:tcPr>
            <w:tcW w:w="1460" w:type="dxa"/>
            <w:hideMark/>
          </w:tcPr>
          <w:p w14:paraId="226593DB" w14:textId="77777777" w:rsidR="00A46571" w:rsidRPr="005F252C" w:rsidRDefault="00A46571" w:rsidP="00A46571">
            <w:pPr>
              <w:tabs>
                <w:tab w:val="left" w:pos="2038"/>
              </w:tabs>
            </w:pPr>
            <w:r w:rsidRPr="005F252C">
              <w:t>S</w:t>
            </w:r>
          </w:p>
        </w:tc>
      </w:tr>
      <w:tr w:rsidR="00A46571" w:rsidRPr="005F252C" w14:paraId="6A5C24D3" w14:textId="77777777" w:rsidTr="009764B6">
        <w:trPr>
          <w:trHeight w:val="310"/>
        </w:trPr>
        <w:tc>
          <w:tcPr>
            <w:tcW w:w="5040" w:type="dxa"/>
            <w:vMerge/>
            <w:hideMark/>
          </w:tcPr>
          <w:p w14:paraId="68E7A394" w14:textId="77777777" w:rsidR="00A46571" w:rsidRPr="005F252C" w:rsidRDefault="00A46571" w:rsidP="00A46571">
            <w:pPr>
              <w:tabs>
                <w:tab w:val="left" w:pos="2038"/>
              </w:tabs>
              <w:rPr>
                <w:b/>
                <w:bCs/>
              </w:rPr>
            </w:pPr>
          </w:p>
        </w:tc>
        <w:tc>
          <w:tcPr>
            <w:tcW w:w="2260" w:type="dxa"/>
            <w:vMerge/>
            <w:hideMark/>
          </w:tcPr>
          <w:p w14:paraId="197B461A" w14:textId="77777777" w:rsidR="00A46571" w:rsidRPr="005F252C" w:rsidRDefault="00A46571" w:rsidP="00A46571">
            <w:pPr>
              <w:tabs>
                <w:tab w:val="left" w:pos="2038"/>
              </w:tabs>
              <w:rPr>
                <w:b/>
                <w:bCs/>
              </w:rPr>
            </w:pPr>
          </w:p>
        </w:tc>
        <w:tc>
          <w:tcPr>
            <w:tcW w:w="11360" w:type="dxa"/>
            <w:vMerge/>
            <w:hideMark/>
          </w:tcPr>
          <w:p w14:paraId="293D050D" w14:textId="77777777" w:rsidR="00A46571" w:rsidRPr="005F252C" w:rsidRDefault="00A46571" w:rsidP="00A46571">
            <w:pPr>
              <w:tabs>
                <w:tab w:val="left" w:pos="2038"/>
              </w:tabs>
            </w:pPr>
          </w:p>
        </w:tc>
        <w:tc>
          <w:tcPr>
            <w:tcW w:w="5360" w:type="dxa"/>
            <w:hideMark/>
          </w:tcPr>
          <w:p w14:paraId="24F780A4" w14:textId="77777777" w:rsidR="00A46571" w:rsidRPr="005F252C" w:rsidRDefault="00A46571" w:rsidP="00A46571">
            <w:pPr>
              <w:tabs>
                <w:tab w:val="left" w:pos="2038"/>
              </w:tabs>
            </w:pPr>
            <w:r w:rsidRPr="005F252C">
              <w:t>Trailers for agricultural purpose transportation</w:t>
            </w:r>
          </w:p>
        </w:tc>
        <w:tc>
          <w:tcPr>
            <w:tcW w:w="760" w:type="dxa"/>
            <w:hideMark/>
          </w:tcPr>
          <w:p w14:paraId="460EE0E7" w14:textId="77777777" w:rsidR="00A46571" w:rsidRPr="005F252C" w:rsidRDefault="00A46571" w:rsidP="00A46571">
            <w:pPr>
              <w:tabs>
                <w:tab w:val="left" w:pos="2038"/>
              </w:tabs>
            </w:pPr>
            <w:r w:rsidRPr="005F252C">
              <w:t>No</w:t>
            </w:r>
          </w:p>
        </w:tc>
        <w:tc>
          <w:tcPr>
            <w:tcW w:w="1380" w:type="dxa"/>
            <w:hideMark/>
          </w:tcPr>
          <w:p w14:paraId="43D6E924" w14:textId="77777777" w:rsidR="00A46571" w:rsidRPr="005F252C" w:rsidRDefault="00A46571" w:rsidP="00A46571">
            <w:pPr>
              <w:tabs>
                <w:tab w:val="left" w:pos="2038"/>
              </w:tabs>
            </w:pPr>
            <w:r w:rsidRPr="005F252C">
              <w:t>Yes</w:t>
            </w:r>
          </w:p>
        </w:tc>
        <w:tc>
          <w:tcPr>
            <w:tcW w:w="1460" w:type="dxa"/>
            <w:hideMark/>
          </w:tcPr>
          <w:p w14:paraId="26BAE126" w14:textId="77777777" w:rsidR="00A46571" w:rsidRPr="005F252C" w:rsidRDefault="00A46571" w:rsidP="00A46571">
            <w:pPr>
              <w:tabs>
                <w:tab w:val="left" w:pos="2038"/>
              </w:tabs>
            </w:pPr>
            <w:r w:rsidRPr="005F252C">
              <w:t>S</w:t>
            </w:r>
          </w:p>
        </w:tc>
      </w:tr>
      <w:tr w:rsidR="00A46571" w:rsidRPr="005F252C" w14:paraId="409B034F" w14:textId="77777777" w:rsidTr="009764B6">
        <w:trPr>
          <w:trHeight w:val="310"/>
        </w:trPr>
        <w:tc>
          <w:tcPr>
            <w:tcW w:w="5040" w:type="dxa"/>
            <w:vMerge/>
            <w:hideMark/>
          </w:tcPr>
          <w:p w14:paraId="6BFDB16E" w14:textId="77777777" w:rsidR="00A46571" w:rsidRPr="005F252C" w:rsidRDefault="00A46571" w:rsidP="00A46571">
            <w:pPr>
              <w:tabs>
                <w:tab w:val="left" w:pos="2038"/>
              </w:tabs>
              <w:rPr>
                <w:b/>
                <w:bCs/>
              </w:rPr>
            </w:pPr>
          </w:p>
        </w:tc>
        <w:tc>
          <w:tcPr>
            <w:tcW w:w="2260" w:type="dxa"/>
            <w:vMerge/>
            <w:hideMark/>
          </w:tcPr>
          <w:p w14:paraId="7E8CAFAF" w14:textId="77777777" w:rsidR="00A46571" w:rsidRPr="005F252C" w:rsidRDefault="00A46571" w:rsidP="00A46571">
            <w:pPr>
              <w:tabs>
                <w:tab w:val="left" w:pos="2038"/>
              </w:tabs>
              <w:rPr>
                <w:b/>
                <w:bCs/>
              </w:rPr>
            </w:pPr>
          </w:p>
        </w:tc>
        <w:tc>
          <w:tcPr>
            <w:tcW w:w="11360" w:type="dxa"/>
            <w:vMerge/>
            <w:hideMark/>
          </w:tcPr>
          <w:p w14:paraId="763CCDF9" w14:textId="77777777" w:rsidR="00A46571" w:rsidRPr="005F252C" w:rsidRDefault="00A46571" w:rsidP="00A46571">
            <w:pPr>
              <w:tabs>
                <w:tab w:val="left" w:pos="2038"/>
              </w:tabs>
            </w:pPr>
          </w:p>
        </w:tc>
        <w:tc>
          <w:tcPr>
            <w:tcW w:w="5360" w:type="dxa"/>
            <w:hideMark/>
          </w:tcPr>
          <w:p w14:paraId="15B6BDF9" w14:textId="77777777" w:rsidR="00A46571" w:rsidRPr="005F252C" w:rsidRDefault="00A46571" w:rsidP="00A46571">
            <w:pPr>
              <w:tabs>
                <w:tab w:val="left" w:pos="2038"/>
              </w:tabs>
            </w:pPr>
            <w:r w:rsidRPr="005F252C">
              <w:t>Semi-trailers and non-motorized trailers.</w:t>
            </w:r>
          </w:p>
        </w:tc>
        <w:tc>
          <w:tcPr>
            <w:tcW w:w="760" w:type="dxa"/>
            <w:hideMark/>
          </w:tcPr>
          <w:p w14:paraId="1EA2BE52" w14:textId="77777777" w:rsidR="00A46571" w:rsidRPr="005F252C" w:rsidRDefault="00A46571" w:rsidP="00A46571">
            <w:pPr>
              <w:tabs>
                <w:tab w:val="left" w:pos="2038"/>
              </w:tabs>
            </w:pPr>
            <w:r w:rsidRPr="005F252C">
              <w:t>No</w:t>
            </w:r>
          </w:p>
        </w:tc>
        <w:tc>
          <w:tcPr>
            <w:tcW w:w="1380" w:type="dxa"/>
            <w:hideMark/>
          </w:tcPr>
          <w:p w14:paraId="646C007E" w14:textId="77777777" w:rsidR="00A46571" w:rsidRPr="005F252C" w:rsidRDefault="00A46571" w:rsidP="00A46571">
            <w:pPr>
              <w:tabs>
                <w:tab w:val="left" w:pos="2038"/>
              </w:tabs>
            </w:pPr>
            <w:r w:rsidRPr="005F252C">
              <w:t>Yes</w:t>
            </w:r>
          </w:p>
        </w:tc>
        <w:tc>
          <w:tcPr>
            <w:tcW w:w="1460" w:type="dxa"/>
            <w:hideMark/>
          </w:tcPr>
          <w:p w14:paraId="1E5BBE2A" w14:textId="77777777" w:rsidR="00A46571" w:rsidRPr="005F252C" w:rsidRDefault="00A46571" w:rsidP="00A46571">
            <w:pPr>
              <w:tabs>
                <w:tab w:val="left" w:pos="2038"/>
              </w:tabs>
            </w:pPr>
            <w:r w:rsidRPr="005F252C">
              <w:t>S</w:t>
            </w:r>
          </w:p>
        </w:tc>
      </w:tr>
      <w:tr w:rsidR="00A46571" w:rsidRPr="005F252C" w14:paraId="75FE507F" w14:textId="77777777" w:rsidTr="009764B6">
        <w:trPr>
          <w:trHeight w:val="620"/>
        </w:trPr>
        <w:tc>
          <w:tcPr>
            <w:tcW w:w="5040" w:type="dxa"/>
            <w:vMerge/>
            <w:hideMark/>
          </w:tcPr>
          <w:p w14:paraId="15DAD46E" w14:textId="77777777" w:rsidR="00A46571" w:rsidRPr="005F252C" w:rsidRDefault="00A46571" w:rsidP="00A46571">
            <w:pPr>
              <w:tabs>
                <w:tab w:val="left" w:pos="2038"/>
              </w:tabs>
              <w:rPr>
                <w:b/>
                <w:bCs/>
              </w:rPr>
            </w:pPr>
          </w:p>
        </w:tc>
        <w:tc>
          <w:tcPr>
            <w:tcW w:w="2260" w:type="dxa"/>
            <w:vMerge/>
            <w:hideMark/>
          </w:tcPr>
          <w:p w14:paraId="07143490" w14:textId="77777777" w:rsidR="00A46571" w:rsidRPr="005F252C" w:rsidRDefault="00A46571" w:rsidP="00A46571">
            <w:pPr>
              <w:tabs>
                <w:tab w:val="left" w:pos="2038"/>
              </w:tabs>
              <w:rPr>
                <w:b/>
                <w:bCs/>
              </w:rPr>
            </w:pPr>
          </w:p>
        </w:tc>
        <w:tc>
          <w:tcPr>
            <w:tcW w:w="11360" w:type="dxa"/>
            <w:vMerge/>
            <w:hideMark/>
          </w:tcPr>
          <w:p w14:paraId="2D313F6C" w14:textId="77777777" w:rsidR="00A46571" w:rsidRPr="005F252C" w:rsidRDefault="00A46571" w:rsidP="00A46571">
            <w:pPr>
              <w:tabs>
                <w:tab w:val="left" w:pos="2038"/>
              </w:tabs>
            </w:pPr>
          </w:p>
        </w:tc>
        <w:tc>
          <w:tcPr>
            <w:tcW w:w="5360" w:type="dxa"/>
            <w:hideMark/>
          </w:tcPr>
          <w:p w14:paraId="555AD42C" w14:textId="77777777" w:rsidR="00A46571" w:rsidRPr="005F252C" w:rsidRDefault="00A46571" w:rsidP="00A46571">
            <w:pPr>
              <w:tabs>
                <w:tab w:val="left" w:pos="2038"/>
              </w:tabs>
            </w:pPr>
            <w:r w:rsidRPr="005F252C">
              <w:t>Trailers and semi trailers for transportation of cycles and motor bikes</w:t>
            </w:r>
          </w:p>
        </w:tc>
        <w:tc>
          <w:tcPr>
            <w:tcW w:w="760" w:type="dxa"/>
            <w:hideMark/>
          </w:tcPr>
          <w:p w14:paraId="188A6FD5" w14:textId="77777777" w:rsidR="00A46571" w:rsidRPr="005F252C" w:rsidRDefault="00A46571" w:rsidP="00A46571">
            <w:pPr>
              <w:tabs>
                <w:tab w:val="left" w:pos="2038"/>
              </w:tabs>
            </w:pPr>
            <w:r w:rsidRPr="005F252C">
              <w:t>No</w:t>
            </w:r>
          </w:p>
        </w:tc>
        <w:tc>
          <w:tcPr>
            <w:tcW w:w="1380" w:type="dxa"/>
            <w:hideMark/>
          </w:tcPr>
          <w:p w14:paraId="11F0FBAC" w14:textId="77777777" w:rsidR="00A46571" w:rsidRPr="005F252C" w:rsidRDefault="00A46571" w:rsidP="00A46571">
            <w:pPr>
              <w:tabs>
                <w:tab w:val="left" w:pos="2038"/>
              </w:tabs>
            </w:pPr>
            <w:r w:rsidRPr="005F252C">
              <w:t>Yes</w:t>
            </w:r>
          </w:p>
        </w:tc>
        <w:tc>
          <w:tcPr>
            <w:tcW w:w="1460" w:type="dxa"/>
            <w:hideMark/>
          </w:tcPr>
          <w:p w14:paraId="64F3BF49" w14:textId="77777777" w:rsidR="00A46571" w:rsidRPr="005F252C" w:rsidRDefault="00A46571" w:rsidP="00A46571">
            <w:pPr>
              <w:tabs>
                <w:tab w:val="left" w:pos="2038"/>
              </w:tabs>
            </w:pPr>
            <w:r w:rsidRPr="005F252C">
              <w:t>S</w:t>
            </w:r>
          </w:p>
        </w:tc>
      </w:tr>
      <w:tr w:rsidR="00A46571" w:rsidRPr="005F252C" w14:paraId="22B8FAD3" w14:textId="77777777" w:rsidTr="009764B6">
        <w:trPr>
          <w:trHeight w:val="310"/>
        </w:trPr>
        <w:tc>
          <w:tcPr>
            <w:tcW w:w="5040" w:type="dxa"/>
            <w:vMerge w:val="restart"/>
            <w:hideMark/>
          </w:tcPr>
          <w:p w14:paraId="38631771" w14:textId="77777777" w:rsidR="00A46571" w:rsidRPr="005F252C" w:rsidRDefault="00A46571" w:rsidP="00A46571">
            <w:pPr>
              <w:tabs>
                <w:tab w:val="left" w:pos="2038"/>
              </w:tabs>
              <w:rPr>
                <w:b/>
                <w:bCs/>
              </w:rPr>
            </w:pPr>
            <w:r w:rsidRPr="005F252C">
              <w:rPr>
                <w:b/>
                <w:bCs/>
              </w:rPr>
              <w:t xml:space="preserve">Transportation &amp; Distribution </w:t>
            </w:r>
          </w:p>
        </w:tc>
        <w:tc>
          <w:tcPr>
            <w:tcW w:w="2260" w:type="dxa"/>
            <w:vMerge w:val="restart"/>
            <w:hideMark/>
          </w:tcPr>
          <w:p w14:paraId="4C8714E7" w14:textId="77777777" w:rsidR="00A46571" w:rsidRPr="005F252C" w:rsidRDefault="00A46571" w:rsidP="00A46571">
            <w:pPr>
              <w:tabs>
                <w:tab w:val="left" w:pos="2038"/>
              </w:tabs>
              <w:rPr>
                <w:b/>
                <w:bCs/>
              </w:rPr>
            </w:pPr>
            <w:r w:rsidRPr="005F252C">
              <w:rPr>
                <w:b/>
                <w:bCs/>
              </w:rPr>
              <w:t>Transportation &amp; Distribution Solutions</w:t>
            </w:r>
          </w:p>
        </w:tc>
        <w:tc>
          <w:tcPr>
            <w:tcW w:w="11360" w:type="dxa"/>
            <w:vMerge w:val="restart"/>
            <w:hideMark/>
          </w:tcPr>
          <w:p w14:paraId="7539CD5D" w14:textId="77777777" w:rsidR="00A46571" w:rsidRPr="005F252C" w:rsidRDefault="00A46571" w:rsidP="00A46571">
            <w:pPr>
              <w:tabs>
                <w:tab w:val="left" w:pos="2038"/>
              </w:tabs>
            </w:pPr>
            <w:r w:rsidRPr="005F252C">
              <w:t xml:space="preserve">Transportation of goods from one place to another along with delivering goods to the end customers </w:t>
            </w:r>
          </w:p>
        </w:tc>
        <w:tc>
          <w:tcPr>
            <w:tcW w:w="5360" w:type="dxa"/>
            <w:hideMark/>
          </w:tcPr>
          <w:p w14:paraId="458854C2" w14:textId="77777777" w:rsidR="00A46571" w:rsidRPr="005F252C" w:rsidRDefault="00A46571" w:rsidP="00A46571">
            <w:pPr>
              <w:tabs>
                <w:tab w:val="left" w:pos="2038"/>
              </w:tabs>
            </w:pPr>
            <w:r w:rsidRPr="005F252C">
              <w:t>Line Haul Transport</w:t>
            </w:r>
          </w:p>
        </w:tc>
        <w:tc>
          <w:tcPr>
            <w:tcW w:w="760" w:type="dxa"/>
            <w:hideMark/>
          </w:tcPr>
          <w:p w14:paraId="1A286694" w14:textId="77777777" w:rsidR="00A46571" w:rsidRPr="005F252C" w:rsidRDefault="00A46571" w:rsidP="00A46571">
            <w:pPr>
              <w:tabs>
                <w:tab w:val="left" w:pos="2038"/>
              </w:tabs>
            </w:pPr>
            <w:r w:rsidRPr="005F252C">
              <w:t>No</w:t>
            </w:r>
          </w:p>
        </w:tc>
        <w:tc>
          <w:tcPr>
            <w:tcW w:w="1380" w:type="dxa"/>
            <w:hideMark/>
          </w:tcPr>
          <w:p w14:paraId="1AF3F5EA" w14:textId="77777777" w:rsidR="00A46571" w:rsidRPr="005F252C" w:rsidRDefault="00A46571" w:rsidP="00A46571">
            <w:pPr>
              <w:tabs>
                <w:tab w:val="left" w:pos="2038"/>
              </w:tabs>
            </w:pPr>
            <w:r w:rsidRPr="005F252C">
              <w:t>Yes</w:t>
            </w:r>
          </w:p>
        </w:tc>
        <w:tc>
          <w:tcPr>
            <w:tcW w:w="1460" w:type="dxa"/>
            <w:hideMark/>
          </w:tcPr>
          <w:p w14:paraId="1C2DC3B0" w14:textId="77777777" w:rsidR="00A46571" w:rsidRPr="005F252C" w:rsidRDefault="00A46571" w:rsidP="00A46571">
            <w:pPr>
              <w:tabs>
                <w:tab w:val="left" w:pos="2038"/>
              </w:tabs>
            </w:pPr>
            <w:r w:rsidRPr="005F252C">
              <w:t>S</w:t>
            </w:r>
          </w:p>
        </w:tc>
      </w:tr>
      <w:tr w:rsidR="00A46571" w:rsidRPr="005F252C" w14:paraId="6EA8A825" w14:textId="77777777" w:rsidTr="009764B6">
        <w:trPr>
          <w:trHeight w:val="310"/>
        </w:trPr>
        <w:tc>
          <w:tcPr>
            <w:tcW w:w="5040" w:type="dxa"/>
            <w:vMerge/>
            <w:hideMark/>
          </w:tcPr>
          <w:p w14:paraId="2D7B39DC" w14:textId="77777777" w:rsidR="00A46571" w:rsidRPr="005F252C" w:rsidRDefault="00A46571" w:rsidP="00A46571">
            <w:pPr>
              <w:tabs>
                <w:tab w:val="left" w:pos="2038"/>
              </w:tabs>
              <w:rPr>
                <w:b/>
                <w:bCs/>
              </w:rPr>
            </w:pPr>
          </w:p>
        </w:tc>
        <w:tc>
          <w:tcPr>
            <w:tcW w:w="2260" w:type="dxa"/>
            <w:vMerge/>
            <w:hideMark/>
          </w:tcPr>
          <w:p w14:paraId="6B677227" w14:textId="77777777" w:rsidR="00A46571" w:rsidRPr="005F252C" w:rsidRDefault="00A46571" w:rsidP="00A46571">
            <w:pPr>
              <w:tabs>
                <w:tab w:val="left" w:pos="2038"/>
              </w:tabs>
              <w:rPr>
                <w:b/>
                <w:bCs/>
              </w:rPr>
            </w:pPr>
          </w:p>
        </w:tc>
        <w:tc>
          <w:tcPr>
            <w:tcW w:w="11360" w:type="dxa"/>
            <w:vMerge/>
            <w:hideMark/>
          </w:tcPr>
          <w:p w14:paraId="7A933C13" w14:textId="77777777" w:rsidR="00A46571" w:rsidRPr="005F252C" w:rsidRDefault="00A46571" w:rsidP="00A46571">
            <w:pPr>
              <w:tabs>
                <w:tab w:val="left" w:pos="2038"/>
              </w:tabs>
            </w:pPr>
          </w:p>
        </w:tc>
        <w:tc>
          <w:tcPr>
            <w:tcW w:w="5360" w:type="dxa"/>
            <w:hideMark/>
          </w:tcPr>
          <w:p w14:paraId="7D74931E" w14:textId="77777777" w:rsidR="00A46571" w:rsidRPr="005F252C" w:rsidRDefault="00A46571" w:rsidP="00A46571">
            <w:pPr>
              <w:tabs>
                <w:tab w:val="left" w:pos="2038"/>
              </w:tabs>
            </w:pPr>
            <w:r w:rsidRPr="005F252C">
              <w:t>Last Mile Delivery</w:t>
            </w:r>
          </w:p>
        </w:tc>
        <w:tc>
          <w:tcPr>
            <w:tcW w:w="760" w:type="dxa"/>
            <w:hideMark/>
          </w:tcPr>
          <w:p w14:paraId="7C3CED97" w14:textId="77777777" w:rsidR="00A46571" w:rsidRPr="005F252C" w:rsidRDefault="00A46571" w:rsidP="00A46571">
            <w:pPr>
              <w:tabs>
                <w:tab w:val="left" w:pos="2038"/>
              </w:tabs>
            </w:pPr>
            <w:r w:rsidRPr="005F252C">
              <w:t>No</w:t>
            </w:r>
          </w:p>
        </w:tc>
        <w:tc>
          <w:tcPr>
            <w:tcW w:w="1380" w:type="dxa"/>
            <w:hideMark/>
          </w:tcPr>
          <w:p w14:paraId="4873B842" w14:textId="77777777" w:rsidR="00A46571" w:rsidRPr="005F252C" w:rsidRDefault="00A46571" w:rsidP="00A46571">
            <w:pPr>
              <w:tabs>
                <w:tab w:val="left" w:pos="2038"/>
              </w:tabs>
            </w:pPr>
            <w:r w:rsidRPr="005F252C">
              <w:t>Yes</w:t>
            </w:r>
          </w:p>
        </w:tc>
        <w:tc>
          <w:tcPr>
            <w:tcW w:w="1460" w:type="dxa"/>
            <w:hideMark/>
          </w:tcPr>
          <w:p w14:paraId="1A70A64D" w14:textId="77777777" w:rsidR="00A46571" w:rsidRPr="005F252C" w:rsidRDefault="00A46571" w:rsidP="00A46571">
            <w:pPr>
              <w:tabs>
                <w:tab w:val="left" w:pos="2038"/>
              </w:tabs>
            </w:pPr>
            <w:r w:rsidRPr="005F252C">
              <w:t>S</w:t>
            </w:r>
          </w:p>
        </w:tc>
      </w:tr>
      <w:tr w:rsidR="00A46571" w:rsidRPr="005F252C" w14:paraId="150B5CAD" w14:textId="77777777" w:rsidTr="009764B6">
        <w:trPr>
          <w:trHeight w:val="310"/>
        </w:trPr>
        <w:tc>
          <w:tcPr>
            <w:tcW w:w="5040" w:type="dxa"/>
            <w:vMerge/>
            <w:hideMark/>
          </w:tcPr>
          <w:p w14:paraId="57477AEB" w14:textId="77777777" w:rsidR="00A46571" w:rsidRPr="005F252C" w:rsidRDefault="00A46571" w:rsidP="00A46571">
            <w:pPr>
              <w:tabs>
                <w:tab w:val="left" w:pos="2038"/>
              </w:tabs>
              <w:rPr>
                <w:b/>
                <w:bCs/>
              </w:rPr>
            </w:pPr>
          </w:p>
        </w:tc>
        <w:tc>
          <w:tcPr>
            <w:tcW w:w="2260" w:type="dxa"/>
            <w:vMerge/>
            <w:hideMark/>
          </w:tcPr>
          <w:p w14:paraId="6C435D5D" w14:textId="77777777" w:rsidR="00A46571" w:rsidRPr="005F252C" w:rsidRDefault="00A46571" w:rsidP="00A46571">
            <w:pPr>
              <w:tabs>
                <w:tab w:val="left" w:pos="2038"/>
              </w:tabs>
              <w:rPr>
                <w:b/>
                <w:bCs/>
              </w:rPr>
            </w:pPr>
          </w:p>
        </w:tc>
        <w:tc>
          <w:tcPr>
            <w:tcW w:w="11360" w:type="dxa"/>
            <w:vMerge/>
            <w:hideMark/>
          </w:tcPr>
          <w:p w14:paraId="6F61AA60" w14:textId="77777777" w:rsidR="00A46571" w:rsidRPr="005F252C" w:rsidRDefault="00A46571" w:rsidP="00A46571">
            <w:pPr>
              <w:tabs>
                <w:tab w:val="left" w:pos="2038"/>
              </w:tabs>
            </w:pPr>
          </w:p>
        </w:tc>
        <w:tc>
          <w:tcPr>
            <w:tcW w:w="5360" w:type="dxa"/>
            <w:hideMark/>
          </w:tcPr>
          <w:p w14:paraId="10D20CCE" w14:textId="77777777" w:rsidR="00A46571" w:rsidRPr="005F252C" w:rsidRDefault="00A46571" w:rsidP="00A46571">
            <w:pPr>
              <w:tabs>
                <w:tab w:val="left" w:pos="2038"/>
              </w:tabs>
            </w:pPr>
            <w:r w:rsidRPr="005F252C">
              <w:t>Bulk Distribution</w:t>
            </w:r>
          </w:p>
        </w:tc>
        <w:tc>
          <w:tcPr>
            <w:tcW w:w="760" w:type="dxa"/>
            <w:hideMark/>
          </w:tcPr>
          <w:p w14:paraId="6541EBE9" w14:textId="77777777" w:rsidR="00A46571" w:rsidRPr="005F252C" w:rsidRDefault="00A46571" w:rsidP="00A46571">
            <w:pPr>
              <w:tabs>
                <w:tab w:val="left" w:pos="2038"/>
              </w:tabs>
            </w:pPr>
            <w:r w:rsidRPr="005F252C">
              <w:t>No</w:t>
            </w:r>
          </w:p>
        </w:tc>
        <w:tc>
          <w:tcPr>
            <w:tcW w:w="1380" w:type="dxa"/>
            <w:hideMark/>
          </w:tcPr>
          <w:p w14:paraId="2D0448E0" w14:textId="77777777" w:rsidR="00A46571" w:rsidRPr="005F252C" w:rsidRDefault="00A46571" w:rsidP="00A46571">
            <w:pPr>
              <w:tabs>
                <w:tab w:val="left" w:pos="2038"/>
              </w:tabs>
            </w:pPr>
            <w:r w:rsidRPr="005F252C">
              <w:t>Yes</w:t>
            </w:r>
          </w:p>
        </w:tc>
        <w:tc>
          <w:tcPr>
            <w:tcW w:w="1460" w:type="dxa"/>
            <w:hideMark/>
          </w:tcPr>
          <w:p w14:paraId="186C7D30" w14:textId="77777777" w:rsidR="00A46571" w:rsidRPr="005F252C" w:rsidRDefault="00A46571" w:rsidP="00A46571">
            <w:pPr>
              <w:tabs>
                <w:tab w:val="left" w:pos="2038"/>
              </w:tabs>
            </w:pPr>
            <w:r w:rsidRPr="005F252C">
              <w:t>S</w:t>
            </w:r>
          </w:p>
        </w:tc>
      </w:tr>
      <w:tr w:rsidR="00A46571" w:rsidRPr="005F252C" w14:paraId="70879092" w14:textId="77777777" w:rsidTr="009764B6">
        <w:trPr>
          <w:trHeight w:val="310"/>
        </w:trPr>
        <w:tc>
          <w:tcPr>
            <w:tcW w:w="5040" w:type="dxa"/>
            <w:vMerge/>
            <w:hideMark/>
          </w:tcPr>
          <w:p w14:paraId="6FEF2233" w14:textId="77777777" w:rsidR="00A46571" w:rsidRPr="005F252C" w:rsidRDefault="00A46571" w:rsidP="00A46571">
            <w:pPr>
              <w:tabs>
                <w:tab w:val="left" w:pos="2038"/>
              </w:tabs>
              <w:rPr>
                <w:b/>
                <w:bCs/>
              </w:rPr>
            </w:pPr>
          </w:p>
        </w:tc>
        <w:tc>
          <w:tcPr>
            <w:tcW w:w="2260" w:type="dxa"/>
            <w:vMerge/>
            <w:hideMark/>
          </w:tcPr>
          <w:p w14:paraId="43FFF810" w14:textId="77777777" w:rsidR="00A46571" w:rsidRPr="005F252C" w:rsidRDefault="00A46571" w:rsidP="00A46571">
            <w:pPr>
              <w:tabs>
                <w:tab w:val="left" w:pos="2038"/>
              </w:tabs>
              <w:rPr>
                <w:b/>
                <w:bCs/>
              </w:rPr>
            </w:pPr>
          </w:p>
        </w:tc>
        <w:tc>
          <w:tcPr>
            <w:tcW w:w="11360" w:type="dxa"/>
            <w:vMerge/>
            <w:hideMark/>
          </w:tcPr>
          <w:p w14:paraId="4DDC4944" w14:textId="77777777" w:rsidR="00A46571" w:rsidRPr="005F252C" w:rsidRDefault="00A46571" w:rsidP="00A46571">
            <w:pPr>
              <w:tabs>
                <w:tab w:val="left" w:pos="2038"/>
              </w:tabs>
            </w:pPr>
          </w:p>
        </w:tc>
        <w:tc>
          <w:tcPr>
            <w:tcW w:w="5360" w:type="dxa"/>
            <w:hideMark/>
          </w:tcPr>
          <w:p w14:paraId="16F38C2C" w14:textId="77777777" w:rsidR="00A46571" w:rsidRPr="005F252C" w:rsidRDefault="00A46571" w:rsidP="00A46571">
            <w:pPr>
              <w:tabs>
                <w:tab w:val="left" w:pos="2038"/>
              </w:tabs>
            </w:pPr>
            <w:r w:rsidRPr="005F252C">
              <w:t>Road Freight Management</w:t>
            </w:r>
          </w:p>
        </w:tc>
        <w:tc>
          <w:tcPr>
            <w:tcW w:w="760" w:type="dxa"/>
            <w:hideMark/>
          </w:tcPr>
          <w:p w14:paraId="18553EFE" w14:textId="77777777" w:rsidR="00A46571" w:rsidRPr="005F252C" w:rsidRDefault="00A46571" w:rsidP="00A46571">
            <w:pPr>
              <w:tabs>
                <w:tab w:val="left" w:pos="2038"/>
              </w:tabs>
            </w:pPr>
            <w:r w:rsidRPr="005F252C">
              <w:t>No</w:t>
            </w:r>
          </w:p>
        </w:tc>
        <w:tc>
          <w:tcPr>
            <w:tcW w:w="1380" w:type="dxa"/>
            <w:hideMark/>
          </w:tcPr>
          <w:p w14:paraId="195E42EF" w14:textId="77777777" w:rsidR="00A46571" w:rsidRPr="005F252C" w:rsidRDefault="00A46571" w:rsidP="00A46571">
            <w:pPr>
              <w:tabs>
                <w:tab w:val="left" w:pos="2038"/>
              </w:tabs>
            </w:pPr>
            <w:r w:rsidRPr="005F252C">
              <w:t>Yes</w:t>
            </w:r>
          </w:p>
        </w:tc>
        <w:tc>
          <w:tcPr>
            <w:tcW w:w="1460" w:type="dxa"/>
            <w:hideMark/>
          </w:tcPr>
          <w:p w14:paraId="503A8831" w14:textId="77777777" w:rsidR="00A46571" w:rsidRPr="005F252C" w:rsidRDefault="00A46571" w:rsidP="00A46571">
            <w:pPr>
              <w:tabs>
                <w:tab w:val="left" w:pos="2038"/>
              </w:tabs>
            </w:pPr>
            <w:r w:rsidRPr="005F252C">
              <w:t>S</w:t>
            </w:r>
          </w:p>
        </w:tc>
      </w:tr>
      <w:tr w:rsidR="00A46571" w:rsidRPr="005F252C" w14:paraId="4EA9156E" w14:textId="77777777" w:rsidTr="009764B6">
        <w:trPr>
          <w:trHeight w:val="310"/>
        </w:trPr>
        <w:tc>
          <w:tcPr>
            <w:tcW w:w="5040" w:type="dxa"/>
            <w:vMerge/>
            <w:hideMark/>
          </w:tcPr>
          <w:p w14:paraId="1BC229E7" w14:textId="77777777" w:rsidR="00A46571" w:rsidRPr="005F252C" w:rsidRDefault="00A46571" w:rsidP="00A46571">
            <w:pPr>
              <w:tabs>
                <w:tab w:val="left" w:pos="2038"/>
              </w:tabs>
              <w:rPr>
                <w:b/>
                <w:bCs/>
              </w:rPr>
            </w:pPr>
          </w:p>
        </w:tc>
        <w:tc>
          <w:tcPr>
            <w:tcW w:w="2260" w:type="dxa"/>
            <w:vMerge/>
            <w:hideMark/>
          </w:tcPr>
          <w:p w14:paraId="02CE35F3" w14:textId="77777777" w:rsidR="00A46571" w:rsidRPr="005F252C" w:rsidRDefault="00A46571" w:rsidP="00A46571">
            <w:pPr>
              <w:tabs>
                <w:tab w:val="left" w:pos="2038"/>
              </w:tabs>
              <w:rPr>
                <w:b/>
                <w:bCs/>
              </w:rPr>
            </w:pPr>
          </w:p>
        </w:tc>
        <w:tc>
          <w:tcPr>
            <w:tcW w:w="11360" w:type="dxa"/>
            <w:vMerge/>
            <w:hideMark/>
          </w:tcPr>
          <w:p w14:paraId="3BF85324" w14:textId="77777777" w:rsidR="00A46571" w:rsidRPr="005F252C" w:rsidRDefault="00A46571" w:rsidP="00A46571">
            <w:pPr>
              <w:tabs>
                <w:tab w:val="left" w:pos="2038"/>
              </w:tabs>
            </w:pPr>
          </w:p>
        </w:tc>
        <w:tc>
          <w:tcPr>
            <w:tcW w:w="5360" w:type="dxa"/>
            <w:hideMark/>
          </w:tcPr>
          <w:p w14:paraId="409A57D5" w14:textId="77777777" w:rsidR="00A46571" w:rsidRPr="005F252C" w:rsidRDefault="00A46571" w:rsidP="00A46571">
            <w:pPr>
              <w:tabs>
                <w:tab w:val="left" w:pos="2038"/>
              </w:tabs>
            </w:pPr>
            <w:r w:rsidRPr="005F252C">
              <w:t>Route Optimization</w:t>
            </w:r>
          </w:p>
        </w:tc>
        <w:tc>
          <w:tcPr>
            <w:tcW w:w="760" w:type="dxa"/>
            <w:hideMark/>
          </w:tcPr>
          <w:p w14:paraId="7C28695B" w14:textId="77777777" w:rsidR="00A46571" w:rsidRPr="005F252C" w:rsidRDefault="00A46571" w:rsidP="00A46571">
            <w:pPr>
              <w:tabs>
                <w:tab w:val="left" w:pos="2038"/>
              </w:tabs>
            </w:pPr>
            <w:r w:rsidRPr="005F252C">
              <w:t>No</w:t>
            </w:r>
          </w:p>
        </w:tc>
        <w:tc>
          <w:tcPr>
            <w:tcW w:w="1380" w:type="dxa"/>
            <w:hideMark/>
          </w:tcPr>
          <w:p w14:paraId="355EC63D" w14:textId="77777777" w:rsidR="00A46571" w:rsidRPr="005F252C" w:rsidRDefault="00A46571" w:rsidP="00A46571">
            <w:pPr>
              <w:tabs>
                <w:tab w:val="left" w:pos="2038"/>
              </w:tabs>
            </w:pPr>
            <w:r w:rsidRPr="005F252C">
              <w:t>Yes</w:t>
            </w:r>
          </w:p>
        </w:tc>
        <w:tc>
          <w:tcPr>
            <w:tcW w:w="1460" w:type="dxa"/>
            <w:hideMark/>
          </w:tcPr>
          <w:p w14:paraId="0FE7E782" w14:textId="77777777" w:rsidR="00A46571" w:rsidRPr="005F252C" w:rsidRDefault="00A46571" w:rsidP="00A46571">
            <w:pPr>
              <w:tabs>
                <w:tab w:val="left" w:pos="2038"/>
              </w:tabs>
            </w:pPr>
            <w:r w:rsidRPr="005F252C">
              <w:t>S</w:t>
            </w:r>
          </w:p>
        </w:tc>
      </w:tr>
      <w:tr w:rsidR="00A46571" w:rsidRPr="005F252C" w14:paraId="62F8A426" w14:textId="77777777" w:rsidTr="009764B6">
        <w:trPr>
          <w:trHeight w:val="310"/>
        </w:trPr>
        <w:tc>
          <w:tcPr>
            <w:tcW w:w="5040" w:type="dxa"/>
            <w:vMerge/>
            <w:hideMark/>
          </w:tcPr>
          <w:p w14:paraId="47A8076F" w14:textId="77777777" w:rsidR="00A46571" w:rsidRPr="005F252C" w:rsidRDefault="00A46571" w:rsidP="00A46571">
            <w:pPr>
              <w:tabs>
                <w:tab w:val="left" w:pos="2038"/>
              </w:tabs>
              <w:rPr>
                <w:b/>
                <w:bCs/>
              </w:rPr>
            </w:pPr>
          </w:p>
        </w:tc>
        <w:tc>
          <w:tcPr>
            <w:tcW w:w="2260" w:type="dxa"/>
            <w:vMerge/>
            <w:hideMark/>
          </w:tcPr>
          <w:p w14:paraId="14320B70" w14:textId="77777777" w:rsidR="00A46571" w:rsidRPr="005F252C" w:rsidRDefault="00A46571" w:rsidP="00A46571">
            <w:pPr>
              <w:tabs>
                <w:tab w:val="left" w:pos="2038"/>
              </w:tabs>
              <w:rPr>
                <w:b/>
                <w:bCs/>
              </w:rPr>
            </w:pPr>
          </w:p>
        </w:tc>
        <w:tc>
          <w:tcPr>
            <w:tcW w:w="11360" w:type="dxa"/>
            <w:vMerge/>
            <w:hideMark/>
          </w:tcPr>
          <w:p w14:paraId="5EED808E" w14:textId="77777777" w:rsidR="00A46571" w:rsidRPr="005F252C" w:rsidRDefault="00A46571" w:rsidP="00A46571">
            <w:pPr>
              <w:tabs>
                <w:tab w:val="left" w:pos="2038"/>
              </w:tabs>
            </w:pPr>
          </w:p>
        </w:tc>
        <w:tc>
          <w:tcPr>
            <w:tcW w:w="5360" w:type="dxa"/>
            <w:hideMark/>
          </w:tcPr>
          <w:p w14:paraId="5869C29E" w14:textId="77777777" w:rsidR="00A46571" w:rsidRPr="005F252C" w:rsidRDefault="00A46571" w:rsidP="00A46571">
            <w:pPr>
              <w:tabs>
                <w:tab w:val="left" w:pos="2038"/>
              </w:tabs>
            </w:pPr>
            <w:r w:rsidRPr="005F252C">
              <w:t>Shipment Tracking</w:t>
            </w:r>
          </w:p>
        </w:tc>
        <w:tc>
          <w:tcPr>
            <w:tcW w:w="760" w:type="dxa"/>
            <w:hideMark/>
          </w:tcPr>
          <w:p w14:paraId="6C5C0AFA" w14:textId="77777777" w:rsidR="00A46571" w:rsidRPr="005F252C" w:rsidRDefault="00A46571" w:rsidP="00A46571">
            <w:pPr>
              <w:tabs>
                <w:tab w:val="left" w:pos="2038"/>
              </w:tabs>
            </w:pPr>
            <w:r w:rsidRPr="005F252C">
              <w:t>No</w:t>
            </w:r>
          </w:p>
        </w:tc>
        <w:tc>
          <w:tcPr>
            <w:tcW w:w="1380" w:type="dxa"/>
            <w:hideMark/>
          </w:tcPr>
          <w:p w14:paraId="221E0206" w14:textId="77777777" w:rsidR="00A46571" w:rsidRPr="005F252C" w:rsidRDefault="00A46571" w:rsidP="00A46571">
            <w:pPr>
              <w:tabs>
                <w:tab w:val="left" w:pos="2038"/>
              </w:tabs>
            </w:pPr>
            <w:r w:rsidRPr="005F252C">
              <w:t>Yes</w:t>
            </w:r>
          </w:p>
        </w:tc>
        <w:tc>
          <w:tcPr>
            <w:tcW w:w="1460" w:type="dxa"/>
            <w:hideMark/>
          </w:tcPr>
          <w:p w14:paraId="7440548D" w14:textId="77777777" w:rsidR="00A46571" w:rsidRPr="005F252C" w:rsidRDefault="00A46571" w:rsidP="00A46571">
            <w:pPr>
              <w:tabs>
                <w:tab w:val="left" w:pos="2038"/>
              </w:tabs>
            </w:pPr>
            <w:r w:rsidRPr="005F252C">
              <w:t>S</w:t>
            </w:r>
          </w:p>
        </w:tc>
      </w:tr>
      <w:tr w:rsidR="00A46571" w:rsidRPr="005F252C" w14:paraId="36A46312" w14:textId="77777777" w:rsidTr="009764B6">
        <w:trPr>
          <w:trHeight w:val="310"/>
        </w:trPr>
        <w:tc>
          <w:tcPr>
            <w:tcW w:w="5040" w:type="dxa"/>
            <w:vMerge w:val="restart"/>
            <w:hideMark/>
          </w:tcPr>
          <w:p w14:paraId="77BE3A9D" w14:textId="77777777" w:rsidR="00A46571" w:rsidRPr="005F252C" w:rsidRDefault="00A46571" w:rsidP="00A46571">
            <w:pPr>
              <w:tabs>
                <w:tab w:val="left" w:pos="2038"/>
              </w:tabs>
              <w:rPr>
                <w:b/>
                <w:bCs/>
              </w:rPr>
            </w:pPr>
            <w:r w:rsidRPr="005F252C">
              <w:rPr>
                <w:b/>
                <w:bCs/>
              </w:rPr>
              <w:t>Warehouse</w:t>
            </w:r>
          </w:p>
        </w:tc>
        <w:tc>
          <w:tcPr>
            <w:tcW w:w="2260" w:type="dxa"/>
            <w:vMerge w:val="restart"/>
            <w:hideMark/>
          </w:tcPr>
          <w:p w14:paraId="57DBA00E" w14:textId="77777777" w:rsidR="00A46571" w:rsidRPr="005F252C" w:rsidRDefault="00A46571" w:rsidP="00A46571">
            <w:pPr>
              <w:tabs>
                <w:tab w:val="left" w:pos="2038"/>
              </w:tabs>
              <w:rPr>
                <w:b/>
                <w:bCs/>
              </w:rPr>
            </w:pPr>
            <w:r w:rsidRPr="005F252C">
              <w:rPr>
                <w:b/>
                <w:bCs/>
              </w:rPr>
              <w:t>Tanks</w:t>
            </w:r>
          </w:p>
        </w:tc>
        <w:tc>
          <w:tcPr>
            <w:tcW w:w="11360" w:type="dxa"/>
            <w:vMerge w:val="restart"/>
            <w:hideMark/>
          </w:tcPr>
          <w:p w14:paraId="1F981F37" w14:textId="77777777" w:rsidR="00A46571" w:rsidRPr="005F252C" w:rsidRDefault="00A46571" w:rsidP="00A46571">
            <w:pPr>
              <w:tabs>
                <w:tab w:val="left" w:pos="2038"/>
              </w:tabs>
              <w:rPr>
                <w:b/>
                <w:bCs/>
              </w:rPr>
            </w:pPr>
            <w:r w:rsidRPr="005F252C">
              <w:rPr>
                <w:b/>
                <w:bCs/>
              </w:rPr>
              <w:t>Includes tanks and vessels used for storage of water, oil, fuel, and industrial liquids, fabricated for commercial and industrial applications</w:t>
            </w:r>
          </w:p>
        </w:tc>
        <w:tc>
          <w:tcPr>
            <w:tcW w:w="5360" w:type="dxa"/>
            <w:hideMark/>
          </w:tcPr>
          <w:p w14:paraId="29F24A90" w14:textId="77777777" w:rsidR="00A46571" w:rsidRPr="005F252C" w:rsidRDefault="00A46571" w:rsidP="00A46571">
            <w:pPr>
              <w:tabs>
                <w:tab w:val="left" w:pos="2038"/>
              </w:tabs>
            </w:pPr>
            <w:r w:rsidRPr="005F252C">
              <w:t>Water Storage Tanks up to 1500 Gallon</w:t>
            </w:r>
          </w:p>
        </w:tc>
        <w:tc>
          <w:tcPr>
            <w:tcW w:w="760" w:type="dxa"/>
            <w:hideMark/>
          </w:tcPr>
          <w:p w14:paraId="4F233806" w14:textId="77777777" w:rsidR="00A46571" w:rsidRPr="005F252C" w:rsidRDefault="00A46571" w:rsidP="00A46571">
            <w:pPr>
              <w:tabs>
                <w:tab w:val="left" w:pos="2038"/>
              </w:tabs>
            </w:pPr>
            <w:r w:rsidRPr="005F252C">
              <w:t>Yes</w:t>
            </w:r>
          </w:p>
        </w:tc>
        <w:tc>
          <w:tcPr>
            <w:tcW w:w="1380" w:type="dxa"/>
            <w:hideMark/>
          </w:tcPr>
          <w:p w14:paraId="1529237C" w14:textId="77777777" w:rsidR="00A46571" w:rsidRPr="005F252C" w:rsidRDefault="00A46571" w:rsidP="00A46571">
            <w:pPr>
              <w:tabs>
                <w:tab w:val="left" w:pos="2038"/>
              </w:tabs>
            </w:pPr>
            <w:r w:rsidRPr="005F252C">
              <w:t>Yes</w:t>
            </w:r>
          </w:p>
        </w:tc>
        <w:tc>
          <w:tcPr>
            <w:tcW w:w="1460" w:type="dxa"/>
            <w:hideMark/>
          </w:tcPr>
          <w:p w14:paraId="664315B3" w14:textId="77777777" w:rsidR="00A46571" w:rsidRPr="005F252C" w:rsidRDefault="00A46571" w:rsidP="00A46571">
            <w:pPr>
              <w:tabs>
                <w:tab w:val="left" w:pos="2038"/>
              </w:tabs>
            </w:pPr>
            <w:r w:rsidRPr="005F252C">
              <w:t>P</w:t>
            </w:r>
          </w:p>
        </w:tc>
      </w:tr>
      <w:tr w:rsidR="00A46571" w:rsidRPr="005F252C" w14:paraId="5691760C" w14:textId="77777777" w:rsidTr="009764B6">
        <w:trPr>
          <w:trHeight w:val="310"/>
        </w:trPr>
        <w:tc>
          <w:tcPr>
            <w:tcW w:w="5040" w:type="dxa"/>
            <w:vMerge/>
            <w:hideMark/>
          </w:tcPr>
          <w:p w14:paraId="5B798AB8" w14:textId="77777777" w:rsidR="00A46571" w:rsidRPr="005F252C" w:rsidRDefault="00A46571" w:rsidP="00A46571">
            <w:pPr>
              <w:tabs>
                <w:tab w:val="left" w:pos="2038"/>
              </w:tabs>
              <w:rPr>
                <w:b/>
                <w:bCs/>
              </w:rPr>
            </w:pPr>
          </w:p>
        </w:tc>
        <w:tc>
          <w:tcPr>
            <w:tcW w:w="2260" w:type="dxa"/>
            <w:vMerge/>
            <w:hideMark/>
          </w:tcPr>
          <w:p w14:paraId="60CBA53C" w14:textId="77777777" w:rsidR="00A46571" w:rsidRPr="005F252C" w:rsidRDefault="00A46571" w:rsidP="00A46571">
            <w:pPr>
              <w:tabs>
                <w:tab w:val="left" w:pos="2038"/>
              </w:tabs>
              <w:rPr>
                <w:b/>
                <w:bCs/>
              </w:rPr>
            </w:pPr>
          </w:p>
        </w:tc>
        <w:tc>
          <w:tcPr>
            <w:tcW w:w="11360" w:type="dxa"/>
            <w:vMerge/>
            <w:hideMark/>
          </w:tcPr>
          <w:p w14:paraId="7F8EDA51" w14:textId="77777777" w:rsidR="00A46571" w:rsidRPr="005F252C" w:rsidRDefault="00A46571" w:rsidP="00A46571">
            <w:pPr>
              <w:tabs>
                <w:tab w:val="left" w:pos="2038"/>
              </w:tabs>
              <w:rPr>
                <w:b/>
                <w:bCs/>
              </w:rPr>
            </w:pPr>
          </w:p>
        </w:tc>
        <w:tc>
          <w:tcPr>
            <w:tcW w:w="5360" w:type="dxa"/>
            <w:hideMark/>
          </w:tcPr>
          <w:p w14:paraId="265A485E" w14:textId="77777777" w:rsidR="00A46571" w:rsidRPr="005F252C" w:rsidRDefault="00A46571" w:rsidP="00A46571">
            <w:pPr>
              <w:tabs>
                <w:tab w:val="left" w:pos="2038"/>
              </w:tabs>
            </w:pPr>
            <w:r w:rsidRPr="005F252C">
              <w:t>Oil / Fuel Storage Tanks fabrication</w:t>
            </w:r>
          </w:p>
        </w:tc>
        <w:tc>
          <w:tcPr>
            <w:tcW w:w="760" w:type="dxa"/>
            <w:hideMark/>
          </w:tcPr>
          <w:p w14:paraId="70970A33" w14:textId="77777777" w:rsidR="00A46571" w:rsidRPr="005F252C" w:rsidRDefault="00A46571" w:rsidP="00A46571">
            <w:pPr>
              <w:tabs>
                <w:tab w:val="left" w:pos="2038"/>
              </w:tabs>
            </w:pPr>
            <w:r w:rsidRPr="005F252C">
              <w:t>Yes</w:t>
            </w:r>
          </w:p>
        </w:tc>
        <w:tc>
          <w:tcPr>
            <w:tcW w:w="1380" w:type="dxa"/>
            <w:hideMark/>
          </w:tcPr>
          <w:p w14:paraId="6D6F2E60" w14:textId="77777777" w:rsidR="00A46571" w:rsidRPr="005F252C" w:rsidRDefault="00A46571" w:rsidP="00A46571">
            <w:pPr>
              <w:tabs>
                <w:tab w:val="left" w:pos="2038"/>
              </w:tabs>
            </w:pPr>
            <w:r w:rsidRPr="005F252C">
              <w:t>Yes</w:t>
            </w:r>
          </w:p>
        </w:tc>
        <w:tc>
          <w:tcPr>
            <w:tcW w:w="1460" w:type="dxa"/>
            <w:hideMark/>
          </w:tcPr>
          <w:p w14:paraId="5D530FC9" w14:textId="77777777" w:rsidR="00A46571" w:rsidRPr="005F252C" w:rsidRDefault="00A46571" w:rsidP="00A46571">
            <w:pPr>
              <w:tabs>
                <w:tab w:val="left" w:pos="2038"/>
              </w:tabs>
            </w:pPr>
            <w:r w:rsidRPr="005F252C">
              <w:t>P</w:t>
            </w:r>
          </w:p>
        </w:tc>
      </w:tr>
      <w:tr w:rsidR="00A46571" w:rsidRPr="005F252C" w14:paraId="275A2E29" w14:textId="77777777" w:rsidTr="009764B6">
        <w:trPr>
          <w:trHeight w:val="310"/>
        </w:trPr>
        <w:tc>
          <w:tcPr>
            <w:tcW w:w="5040" w:type="dxa"/>
            <w:vMerge/>
            <w:hideMark/>
          </w:tcPr>
          <w:p w14:paraId="256A9702" w14:textId="77777777" w:rsidR="00A46571" w:rsidRPr="005F252C" w:rsidRDefault="00A46571" w:rsidP="00A46571">
            <w:pPr>
              <w:tabs>
                <w:tab w:val="left" w:pos="2038"/>
              </w:tabs>
              <w:rPr>
                <w:b/>
                <w:bCs/>
              </w:rPr>
            </w:pPr>
          </w:p>
        </w:tc>
        <w:tc>
          <w:tcPr>
            <w:tcW w:w="2260" w:type="dxa"/>
            <w:vMerge/>
            <w:hideMark/>
          </w:tcPr>
          <w:p w14:paraId="052FE9BE" w14:textId="77777777" w:rsidR="00A46571" w:rsidRPr="005F252C" w:rsidRDefault="00A46571" w:rsidP="00A46571">
            <w:pPr>
              <w:tabs>
                <w:tab w:val="left" w:pos="2038"/>
              </w:tabs>
              <w:rPr>
                <w:b/>
                <w:bCs/>
              </w:rPr>
            </w:pPr>
          </w:p>
        </w:tc>
        <w:tc>
          <w:tcPr>
            <w:tcW w:w="11360" w:type="dxa"/>
            <w:vMerge/>
            <w:hideMark/>
          </w:tcPr>
          <w:p w14:paraId="1A26D27A" w14:textId="77777777" w:rsidR="00A46571" w:rsidRPr="005F252C" w:rsidRDefault="00A46571" w:rsidP="00A46571">
            <w:pPr>
              <w:tabs>
                <w:tab w:val="left" w:pos="2038"/>
              </w:tabs>
              <w:rPr>
                <w:b/>
                <w:bCs/>
              </w:rPr>
            </w:pPr>
          </w:p>
        </w:tc>
        <w:tc>
          <w:tcPr>
            <w:tcW w:w="5360" w:type="dxa"/>
            <w:hideMark/>
          </w:tcPr>
          <w:p w14:paraId="5E654B7D" w14:textId="77777777" w:rsidR="00A46571" w:rsidRPr="005F252C" w:rsidRDefault="00A46571" w:rsidP="00A46571">
            <w:pPr>
              <w:tabs>
                <w:tab w:val="left" w:pos="2038"/>
              </w:tabs>
            </w:pPr>
            <w:r w:rsidRPr="005F252C">
              <w:t>Frac Tank fabrication</w:t>
            </w:r>
          </w:p>
        </w:tc>
        <w:tc>
          <w:tcPr>
            <w:tcW w:w="760" w:type="dxa"/>
            <w:hideMark/>
          </w:tcPr>
          <w:p w14:paraId="6F0DEAF3" w14:textId="77777777" w:rsidR="00A46571" w:rsidRPr="005F252C" w:rsidRDefault="00A46571" w:rsidP="00A46571">
            <w:pPr>
              <w:tabs>
                <w:tab w:val="left" w:pos="2038"/>
              </w:tabs>
            </w:pPr>
            <w:r w:rsidRPr="005F252C">
              <w:t>Yes</w:t>
            </w:r>
          </w:p>
        </w:tc>
        <w:tc>
          <w:tcPr>
            <w:tcW w:w="1380" w:type="dxa"/>
            <w:hideMark/>
          </w:tcPr>
          <w:p w14:paraId="03FB65BD" w14:textId="77777777" w:rsidR="00A46571" w:rsidRPr="005F252C" w:rsidRDefault="00A46571" w:rsidP="00A46571">
            <w:pPr>
              <w:tabs>
                <w:tab w:val="left" w:pos="2038"/>
              </w:tabs>
            </w:pPr>
            <w:r w:rsidRPr="005F252C">
              <w:t>Yes</w:t>
            </w:r>
          </w:p>
        </w:tc>
        <w:tc>
          <w:tcPr>
            <w:tcW w:w="1460" w:type="dxa"/>
            <w:hideMark/>
          </w:tcPr>
          <w:p w14:paraId="5E7AC811" w14:textId="77777777" w:rsidR="00A46571" w:rsidRPr="005F252C" w:rsidRDefault="00A46571" w:rsidP="00A46571">
            <w:pPr>
              <w:tabs>
                <w:tab w:val="left" w:pos="2038"/>
              </w:tabs>
            </w:pPr>
            <w:r w:rsidRPr="005F252C">
              <w:t>P</w:t>
            </w:r>
          </w:p>
        </w:tc>
      </w:tr>
      <w:tr w:rsidR="00A46571" w:rsidRPr="005F252C" w14:paraId="58920C35" w14:textId="77777777" w:rsidTr="009764B6">
        <w:trPr>
          <w:trHeight w:val="310"/>
        </w:trPr>
        <w:tc>
          <w:tcPr>
            <w:tcW w:w="5040" w:type="dxa"/>
            <w:vMerge/>
            <w:hideMark/>
          </w:tcPr>
          <w:p w14:paraId="49A9A9A5" w14:textId="77777777" w:rsidR="00A46571" w:rsidRPr="005F252C" w:rsidRDefault="00A46571" w:rsidP="00A46571">
            <w:pPr>
              <w:tabs>
                <w:tab w:val="left" w:pos="2038"/>
              </w:tabs>
              <w:rPr>
                <w:b/>
                <w:bCs/>
              </w:rPr>
            </w:pPr>
          </w:p>
        </w:tc>
        <w:tc>
          <w:tcPr>
            <w:tcW w:w="2260" w:type="dxa"/>
            <w:vMerge/>
            <w:hideMark/>
          </w:tcPr>
          <w:p w14:paraId="0CDDF51D" w14:textId="77777777" w:rsidR="00A46571" w:rsidRPr="005F252C" w:rsidRDefault="00A46571" w:rsidP="00A46571">
            <w:pPr>
              <w:tabs>
                <w:tab w:val="left" w:pos="2038"/>
              </w:tabs>
              <w:rPr>
                <w:b/>
                <w:bCs/>
              </w:rPr>
            </w:pPr>
          </w:p>
        </w:tc>
        <w:tc>
          <w:tcPr>
            <w:tcW w:w="11360" w:type="dxa"/>
            <w:vMerge/>
            <w:hideMark/>
          </w:tcPr>
          <w:p w14:paraId="3A1108AA" w14:textId="77777777" w:rsidR="00A46571" w:rsidRPr="005F252C" w:rsidRDefault="00A46571" w:rsidP="00A46571">
            <w:pPr>
              <w:tabs>
                <w:tab w:val="left" w:pos="2038"/>
              </w:tabs>
              <w:rPr>
                <w:b/>
                <w:bCs/>
              </w:rPr>
            </w:pPr>
          </w:p>
        </w:tc>
        <w:tc>
          <w:tcPr>
            <w:tcW w:w="5360" w:type="dxa"/>
            <w:hideMark/>
          </w:tcPr>
          <w:p w14:paraId="3A864543" w14:textId="77777777" w:rsidR="00A46571" w:rsidRPr="005F252C" w:rsidRDefault="00A46571" w:rsidP="00A46571">
            <w:pPr>
              <w:tabs>
                <w:tab w:val="left" w:pos="2038"/>
              </w:tabs>
            </w:pPr>
            <w:r w:rsidRPr="005F252C">
              <w:t>Liquified gas tank or cylinder</w:t>
            </w:r>
          </w:p>
        </w:tc>
        <w:tc>
          <w:tcPr>
            <w:tcW w:w="760" w:type="dxa"/>
            <w:hideMark/>
          </w:tcPr>
          <w:p w14:paraId="4C1BFD92" w14:textId="77777777" w:rsidR="00A46571" w:rsidRPr="005F252C" w:rsidRDefault="00A46571" w:rsidP="00A46571">
            <w:pPr>
              <w:tabs>
                <w:tab w:val="left" w:pos="2038"/>
              </w:tabs>
            </w:pPr>
            <w:r w:rsidRPr="005F252C">
              <w:t>Yes</w:t>
            </w:r>
          </w:p>
        </w:tc>
        <w:tc>
          <w:tcPr>
            <w:tcW w:w="1380" w:type="dxa"/>
            <w:hideMark/>
          </w:tcPr>
          <w:p w14:paraId="68DBA8E5" w14:textId="77777777" w:rsidR="00A46571" w:rsidRPr="005F252C" w:rsidRDefault="00A46571" w:rsidP="00A46571">
            <w:pPr>
              <w:tabs>
                <w:tab w:val="left" w:pos="2038"/>
              </w:tabs>
            </w:pPr>
            <w:r w:rsidRPr="005F252C">
              <w:t>Yes</w:t>
            </w:r>
          </w:p>
        </w:tc>
        <w:tc>
          <w:tcPr>
            <w:tcW w:w="1460" w:type="dxa"/>
            <w:hideMark/>
          </w:tcPr>
          <w:p w14:paraId="4DEB57BF" w14:textId="77777777" w:rsidR="00A46571" w:rsidRPr="005F252C" w:rsidRDefault="00A46571" w:rsidP="00A46571">
            <w:pPr>
              <w:tabs>
                <w:tab w:val="left" w:pos="2038"/>
              </w:tabs>
            </w:pPr>
            <w:r w:rsidRPr="005F252C">
              <w:t>P</w:t>
            </w:r>
          </w:p>
        </w:tc>
      </w:tr>
      <w:tr w:rsidR="00A46571" w:rsidRPr="005F252C" w14:paraId="531CE658" w14:textId="77777777" w:rsidTr="009764B6">
        <w:trPr>
          <w:trHeight w:val="310"/>
        </w:trPr>
        <w:tc>
          <w:tcPr>
            <w:tcW w:w="5040" w:type="dxa"/>
            <w:vMerge w:val="restart"/>
            <w:hideMark/>
          </w:tcPr>
          <w:p w14:paraId="75EB3494" w14:textId="77777777" w:rsidR="00A46571" w:rsidRPr="005F252C" w:rsidRDefault="00A46571" w:rsidP="00A46571">
            <w:pPr>
              <w:tabs>
                <w:tab w:val="left" w:pos="2038"/>
              </w:tabs>
              <w:rPr>
                <w:b/>
                <w:bCs/>
              </w:rPr>
            </w:pPr>
            <w:r w:rsidRPr="005F252C">
              <w:rPr>
                <w:b/>
                <w:bCs/>
              </w:rPr>
              <w:t>Warehouse</w:t>
            </w:r>
          </w:p>
        </w:tc>
        <w:tc>
          <w:tcPr>
            <w:tcW w:w="2260" w:type="dxa"/>
            <w:vMerge w:val="restart"/>
            <w:hideMark/>
          </w:tcPr>
          <w:p w14:paraId="5B4CFE1C" w14:textId="77777777" w:rsidR="00A46571" w:rsidRPr="005F252C" w:rsidRDefault="00A46571" w:rsidP="00A46571">
            <w:pPr>
              <w:tabs>
                <w:tab w:val="left" w:pos="2038"/>
              </w:tabs>
              <w:rPr>
                <w:b/>
                <w:bCs/>
              </w:rPr>
            </w:pPr>
            <w:r w:rsidRPr="005F252C">
              <w:rPr>
                <w:b/>
                <w:bCs/>
              </w:rPr>
              <w:t>Storage</w:t>
            </w:r>
          </w:p>
        </w:tc>
        <w:tc>
          <w:tcPr>
            <w:tcW w:w="11360" w:type="dxa"/>
            <w:vMerge w:val="restart"/>
            <w:hideMark/>
          </w:tcPr>
          <w:p w14:paraId="33BD6B30" w14:textId="77777777" w:rsidR="00A46571" w:rsidRPr="005F252C" w:rsidRDefault="00A46571" w:rsidP="00A46571">
            <w:pPr>
              <w:tabs>
                <w:tab w:val="left" w:pos="2038"/>
              </w:tabs>
            </w:pPr>
            <w:r w:rsidRPr="005F252C">
              <w:t>Holding of goods for various business reasons, including for consolidation or fulfilment to an industrial plant</w:t>
            </w:r>
          </w:p>
        </w:tc>
        <w:tc>
          <w:tcPr>
            <w:tcW w:w="5360" w:type="dxa"/>
            <w:hideMark/>
          </w:tcPr>
          <w:p w14:paraId="04C5E350" w14:textId="77777777" w:rsidR="00A46571" w:rsidRPr="005F252C" w:rsidRDefault="00A46571" w:rsidP="00A46571">
            <w:pPr>
              <w:tabs>
                <w:tab w:val="left" w:pos="2038"/>
              </w:tabs>
            </w:pPr>
            <w:r w:rsidRPr="005F252C">
              <w:t>Short Term Storage</w:t>
            </w:r>
          </w:p>
        </w:tc>
        <w:tc>
          <w:tcPr>
            <w:tcW w:w="760" w:type="dxa"/>
            <w:hideMark/>
          </w:tcPr>
          <w:p w14:paraId="36AE237E" w14:textId="77777777" w:rsidR="00A46571" w:rsidRPr="005F252C" w:rsidRDefault="00A46571" w:rsidP="00A46571">
            <w:pPr>
              <w:tabs>
                <w:tab w:val="left" w:pos="2038"/>
              </w:tabs>
            </w:pPr>
            <w:r w:rsidRPr="005F252C">
              <w:t>No</w:t>
            </w:r>
          </w:p>
        </w:tc>
        <w:tc>
          <w:tcPr>
            <w:tcW w:w="1380" w:type="dxa"/>
            <w:hideMark/>
          </w:tcPr>
          <w:p w14:paraId="519471CA" w14:textId="77777777" w:rsidR="00A46571" w:rsidRPr="005F252C" w:rsidRDefault="00A46571" w:rsidP="00A46571">
            <w:pPr>
              <w:tabs>
                <w:tab w:val="left" w:pos="2038"/>
              </w:tabs>
            </w:pPr>
            <w:r w:rsidRPr="005F252C">
              <w:t>Yes</w:t>
            </w:r>
          </w:p>
        </w:tc>
        <w:tc>
          <w:tcPr>
            <w:tcW w:w="1460" w:type="dxa"/>
            <w:hideMark/>
          </w:tcPr>
          <w:p w14:paraId="46DE2421" w14:textId="77777777" w:rsidR="00A46571" w:rsidRPr="005F252C" w:rsidRDefault="00A46571" w:rsidP="00A46571">
            <w:pPr>
              <w:tabs>
                <w:tab w:val="left" w:pos="2038"/>
              </w:tabs>
            </w:pPr>
            <w:r w:rsidRPr="005F252C">
              <w:t>S</w:t>
            </w:r>
          </w:p>
        </w:tc>
      </w:tr>
      <w:tr w:rsidR="00A46571" w:rsidRPr="005F252C" w14:paraId="5454812A" w14:textId="77777777" w:rsidTr="009764B6">
        <w:trPr>
          <w:trHeight w:val="310"/>
        </w:trPr>
        <w:tc>
          <w:tcPr>
            <w:tcW w:w="5040" w:type="dxa"/>
            <w:vMerge/>
            <w:hideMark/>
          </w:tcPr>
          <w:p w14:paraId="16BDAE70" w14:textId="77777777" w:rsidR="00A46571" w:rsidRPr="005F252C" w:rsidRDefault="00A46571" w:rsidP="00A46571">
            <w:pPr>
              <w:tabs>
                <w:tab w:val="left" w:pos="2038"/>
              </w:tabs>
              <w:rPr>
                <w:b/>
                <w:bCs/>
              </w:rPr>
            </w:pPr>
          </w:p>
        </w:tc>
        <w:tc>
          <w:tcPr>
            <w:tcW w:w="2260" w:type="dxa"/>
            <w:vMerge/>
            <w:hideMark/>
          </w:tcPr>
          <w:p w14:paraId="05D9CAD2" w14:textId="77777777" w:rsidR="00A46571" w:rsidRPr="005F252C" w:rsidRDefault="00A46571" w:rsidP="00A46571">
            <w:pPr>
              <w:tabs>
                <w:tab w:val="left" w:pos="2038"/>
              </w:tabs>
              <w:rPr>
                <w:b/>
                <w:bCs/>
              </w:rPr>
            </w:pPr>
          </w:p>
        </w:tc>
        <w:tc>
          <w:tcPr>
            <w:tcW w:w="11360" w:type="dxa"/>
            <w:vMerge/>
            <w:hideMark/>
          </w:tcPr>
          <w:p w14:paraId="0F467C62" w14:textId="77777777" w:rsidR="00A46571" w:rsidRPr="005F252C" w:rsidRDefault="00A46571" w:rsidP="00A46571">
            <w:pPr>
              <w:tabs>
                <w:tab w:val="left" w:pos="2038"/>
              </w:tabs>
            </w:pPr>
          </w:p>
        </w:tc>
        <w:tc>
          <w:tcPr>
            <w:tcW w:w="5360" w:type="dxa"/>
            <w:hideMark/>
          </w:tcPr>
          <w:p w14:paraId="1E1E87E2" w14:textId="77777777" w:rsidR="00A46571" w:rsidRPr="005F252C" w:rsidRDefault="00A46571" w:rsidP="00A46571">
            <w:pPr>
              <w:tabs>
                <w:tab w:val="left" w:pos="2038"/>
              </w:tabs>
            </w:pPr>
            <w:r w:rsidRPr="005F252C">
              <w:t>Long Term Storage</w:t>
            </w:r>
          </w:p>
        </w:tc>
        <w:tc>
          <w:tcPr>
            <w:tcW w:w="760" w:type="dxa"/>
            <w:hideMark/>
          </w:tcPr>
          <w:p w14:paraId="144F9922" w14:textId="77777777" w:rsidR="00A46571" w:rsidRPr="005F252C" w:rsidRDefault="00A46571" w:rsidP="00A46571">
            <w:pPr>
              <w:tabs>
                <w:tab w:val="left" w:pos="2038"/>
              </w:tabs>
            </w:pPr>
            <w:r w:rsidRPr="005F252C">
              <w:t>No</w:t>
            </w:r>
          </w:p>
        </w:tc>
        <w:tc>
          <w:tcPr>
            <w:tcW w:w="1380" w:type="dxa"/>
            <w:hideMark/>
          </w:tcPr>
          <w:p w14:paraId="4CB27163" w14:textId="77777777" w:rsidR="00A46571" w:rsidRPr="005F252C" w:rsidRDefault="00A46571" w:rsidP="00A46571">
            <w:pPr>
              <w:tabs>
                <w:tab w:val="left" w:pos="2038"/>
              </w:tabs>
            </w:pPr>
            <w:r w:rsidRPr="005F252C">
              <w:t>Yes</w:t>
            </w:r>
          </w:p>
        </w:tc>
        <w:tc>
          <w:tcPr>
            <w:tcW w:w="1460" w:type="dxa"/>
            <w:hideMark/>
          </w:tcPr>
          <w:p w14:paraId="74B4BA1B" w14:textId="77777777" w:rsidR="00A46571" w:rsidRPr="005F252C" w:rsidRDefault="00A46571" w:rsidP="00A46571">
            <w:pPr>
              <w:tabs>
                <w:tab w:val="left" w:pos="2038"/>
              </w:tabs>
            </w:pPr>
            <w:r w:rsidRPr="005F252C">
              <w:t>S</w:t>
            </w:r>
          </w:p>
        </w:tc>
      </w:tr>
      <w:tr w:rsidR="00A46571" w:rsidRPr="005F252C" w14:paraId="1B096DFF" w14:textId="77777777" w:rsidTr="009764B6">
        <w:trPr>
          <w:trHeight w:val="310"/>
        </w:trPr>
        <w:tc>
          <w:tcPr>
            <w:tcW w:w="5040" w:type="dxa"/>
            <w:vMerge/>
            <w:hideMark/>
          </w:tcPr>
          <w:p w14:paraId="48EBFCB4" w14:textId="77777777" w:rsidR="00A46571" w:rsidRPr="005F252C" w:rsidRDefault="00A46571" w:rsidP="00A46571">
            <w:pPr>
              <w:tabs>
                <w:tab w:val="left" w:pos="2038"/>
              </w:tabs>
              <w:rPr>
                <w:b/>
                <w:bCs/>
              </w:rPr>
            </w:pPr>
          </w:p>
        </w:tc>
        <w:tc>
          <w:tcPr>
            <w:tcW w:w="2260" w:type="dxa"/>
            <w:vMerge/>
            <w:hideMark/>
          </w:tcPr>
          <w:p w14:paraId="204A5411" w14:textId="77777777" w:rsidR="00A46571" w:rsidRPr="005F252C" w:rsidRDefault="00A46571" w:rsidP="00A46571">
            <w:pPr>
              <w:tabs>
                <w:tab w:val="left" w:pos="2038"/>
              </w:tabs>
              <w:rPr>
                <w:b/>
                <w:bCs/>
              </w:rPr>
            </w:pPr>
          </w:p>
        </w:tc>
        <w:tc>
          <w:tcPr>
            <w:tcW w:w="11360" w:type="dxa"/>
            <w:vMerge/>
            <w:hideMark/>
          </w:tcPr>
          <w:p w14:paraId="5E87DF60" w14:textId="77777777" w:rsidR="00A46571" w:rsidRPr="005F252C" w:rsidRDefault="00A46571" w:rsidP="00A46571">
            <w:pPr>
              <w:tabs>
                <w:tab w:val="left" w:pos="2038"/>
              </w:tabs>
            </w:pPr>
          </w:p>
        </w:tc>
        <w:tc>
          <w:tcPr>
            <w:tcW w:w="5360" w:type="dxa"/>
            <w:hideMark/>
          </w:tcPr>
          <w:p w14:paraId="1D913F7E" w14:textId="77777777" w:rsidR="00A46571" w:rsidRPr="005F252C" w:rsidRDefault="00A46571" w:rsidP="00A46571">
            <w:pPr>
              <w:tabs>
                <w:tab w:val="left" w:pos="2038"/>
              </w:tabs>
            </w:pPr>
            <w:r w:rsidRPr="005F252C">
              <w:t>Cold Storage</w:t>
            </w:r>
          </w:p>
        </w:tc>
        <w:tc>
          <w:tcPr>
            <w:tcW w:w="760" w:type="dxa"/>
            <w:hideMark/>
          </w:tcPr>
          <w:p w14:paraId="683D818A" w14:textId="77777777" w:rsidR="00A46571" w:rsidRPr="005F252C" w:rsidRDefault="00A46571" w:rsidP="00A46571">
            <w:pPr>
              <w:tabs>
                <w:tab w:val="left" w:pos="2038"/>
              </w:tabs>
            </w:pPr>
            <w:r w:rsidRPr="005F252C">
              <w:t>No</w:t>
            </w:r>
          </w:p>
        </w:tc>
        <w:tc>
          <w:tcPr>
            <w:tcW w:w="1380" w:type="dxa"/>
            <w:hideMark/>
          </w:tcPr>
          <w:p w14:paraId="1A9F70E3" w14:textId="77777777" w:rsidR="00A46571" w:rsidRPr="005F252C" w:rsidRDefault="00A46571" w:rsidP="00A46571">
            <w:pPr>
              <w:tabs>
                <w:tab w:val="left" w:pos="2038"/>
              </w:tabs>
            </w:pPr>
            <w:r w:rsidRPr="005F252C">
              <w:t>Yes</w:t>
            </w:r>
          </w:p>
        </w:tc>
        <w:tc>
          <w:tcPr>
            <w:tcW w:w="1460" w:type="dxa"/>
            <w:hideMark/>
          </w:tcPr>
          <w:p w14:paraId="71BA8190" w14:textId="77777777" w:rsidR="00A46571" w:rsidRPr="005F252C" w:rsidRDefault="00A46571" w:rsidP="00A46571">
            <w:pPr>
              <w:tabs>
                <w:tab w:val="left" w:pos="2038"/>
              </w:tabs>
            </w:pPr>
            <w:r w:rsidRPr="005F252C">
              <w:t>S</w:t>
            </w:r>
          </w:p>
        </w:tc>
      </w:tr>
      <w:tr w:rsidR="00A46571" w:rsidRPr="005F252C" w14:paraId="609857F1" w14:textId="77777777" w:rsidTr="009764B6">
        <w:trPr>
          <w:trHeight w:val="310"/>
        </w:trPr>
        <w:tc>
          <w:tcPr>
            <w:tcW w:w="5040" w:type="dxa"/>
            <w:vMerge/>
            <w:hideMark/>
          </w:tcPr>
          <w:p w14:paraId="53CD8CB4" w14:textId="77777777" w:rsidR="00A46571" w:rsidRPr="005F252C" w:rsidRDefault="00A46571" w:rsidP="00A46571">
            <w:pPr>
              <w:tabs>
                <w:tab w:val="left" w:pos="2038"/>
              </w:tabs>
              <w:rPr>
                <w:b/>
                <w:bCs/>
              </w:rPr>
            </w:pPr>
          </w:p>
        </w:tc>
        <w:tc>
          <w:tcPr>
            <w:tcW w:w="2260" w:type="dxa"/>
            <w:vMerge/>
            <w:hideMark/>
          </w:tcPr>
          <w:p w14:paraId="0F9BB0A8" w14:textId="77777777" w:rsidR="00A46571" w:rsidRPr="005F252C" w:rsidRDefault="00A46571" w:rsidP="00A46571">
            <w:pPr>
              <w:tabs>
                <w:tab w:val="left" w:pos="2038"/>
              </w:tabs>
              <w:rPr>
                <w:b/>
                <w:bCs/>
              </w:rPr>
            </w:pPr>
          </w:p>
        </w:tc>
        <w:tc>
          <w:tcPr>
            <w:tcW w:w="11360" w:type="dxa"/>
            <w:vMerge/>
            <w:hideMark/>
          </w:tcPr>
          <w:p w14:paraId="62D4D9A5" w14:textId="77777777" w:rsidR="00A46571" w:rsidRPr="005F252C" w:rsidRDefault="00A46571" w:rsidP="00A46571">
            <w:pPr>
              <w:tabs>
                <w:tab w:val="left" w:pos="2038"/>
              </w:tabs>
            </w:pPr>
          </w:p>
        </w:tc>
        <w:tc>
          <w:tcPr>
            <w:tcW w:w="5360" w:type="dxa"/>
            <w:hideMark/>
          </w:tcPr>
          <w:p w14:paraId="1AAE8D20" w14:textId="77777777" w:rsidR="00A46571" w:rsidRPr="005F252C" w:rsidRDefault="00A46571" w:rsidP="00A46571">
            <w:pPr>
              <w:tabs>
                <w:tab w:val="left" w:pos="2038"/>
              </w:tabs>
            </w:pPr>
            <w:r w:rsidRPr="005F252C">
              <w:t>Cross Docking</w:t>
            </w:r>
          </w:p>
        </w:tc>
        <w:tc>
          <w:tcPr>
            <w:tcW w:w="760" w:type="dxa"/>
            <w:hideMark/>
          </w:tcPr>
          <w:p w14:paraId="3568B39B" w14:textId="77777777" w:rsidR="00A46571" w:rsidRPr="005F252C" w:rsidRDefault="00A46571" w:rsidP="00A46571">
            <w:pPr>
              <w:tabs>
                <w:tab w:val="left" w:pos="2038"/>
              </w:tabs>
            </w:pPr>
            <w:r w:rsidRPr="005F252C">
              <w:t>No</w:t>
            </w:r>
          </w:p>
        </w:tc>
        <w:tc>
          <w:tcPr>
            <w:tcW w:w="1380" w:type="dxa"/>
            <w:hideMark/>
          </w:tcPr>
          <w:p w14:paraId="0CBF16E1" w14:textId="77777777" w:rsidR="00A46571" w:rsidRPr="005F252C" w:rsidRDefault="00A46571" w:rsidP="00A46571">
            <w:pPr>
              <w:tabs>
                <w:tab w:val="left" w:pos="2038"/>
              </w:tabs>
            </w:pPr>
            <w:r w:rsidRPr="005F252C">
              <w:t>Yes</w:t>
            </w:r>
          </w:p>
        </w:tc>
        <w:tc>
          <w:tcPr>
            <w:tcW w:w="1460" w:type="dxa"/>
            <w:hideMark/>
          </w:tcPr>
          <w:p w14:paraId="19DD79DA" w14:textId="77777777" w:rsidR="00A46571" w:rsidRPr="005F252C" w:rsidRDefault="00A46571" w:rsidP="00A46571">
            <w:pPr>
              <w:tabs>
                <w:tab w:val="left" w:pos="2038"/>
              </w:tabs>
            </w:pPr>
            <w:r w:rsidRPr="005F252C">
              <w:t>S</w:t>
            </w:r>
          </w:p>
        </w:tc>
      </w:tr>
      <w:tr w:rsidR="00A46571" w:rsidRPr="005F252C" w14:paraId="15D8D5A6" w14:textId="77777777" w:rsidTr="009764B6">
        <w:trPr>
          <w:trHeight w:val="310"/>
        </w:trPr>
        <w:tc>
          <w:tcPr>
            <w:tcW w:w="5040" w:type="dxa"/>
            <w:vMerge/>
            <w:hideMark/>
          </w:tcPr>
          <w:p w14:paraId="4F7297C9" w14:textId="77777777" w:rsidR="00A46571" w:rsidRPr="005F252C" w:rsidRDefault="00A46571" w:rsidP="00A46571">
            <w:pPr>
              <w:tabs>
                <w:tab w:val="left" w:pos="2038"/>
              </w:tabs>
              <w:rPr>
                <w:b/>
                <w:bCs/>
              </w:rPr>
            </w:pPr>
          </w:p>
        </w:tc>
        <w:tc>
          <w:tcPr>
            <w:tcW w:w="2260" w:type="dxa"/>
            <w:vMerge/>
            <w:hideMark/>
          </w:tcPr>
          <w:p w14:paraId="7A35CEAF" w14:textId="77777777" w:rsidR="00A46571" w:rsidRPr="005F252C" w:rsidRDefault="00A46571" w:rsidP="00A46571">
            <w:pPr>
              <w:tabs>
                <w:tab w:val="left" w:pos="2038"/>
              </w:tabs>
              <w:rPr>
                <w:b/>
                <w:bCs/>
              </w:rPr>
            </w:pPr>
          </w:p>
        </w:tc>
        <w:tc>
          <w:tcPr>
            <w:tcW w:w="11360" w:type="dxa"/>
            <w:vMerge/>
            <w:hideMark/>
          </w:tcPr>
          <w:p w14:paraId="7D471984" w14:textId="77777777" w:rsidR="00A46571" w:rsidRPr="005F252C" w:rsidRDefault="00A46571" w:rsidP="00A46571">
            <w:pPr>
              <w:tabs>
                <w:tab w:val="left" w:pos="2038"/>
              </w:tabs>
            </w:pPr>
          </w:p>
        </w:tc>
        <w:tc>
          <w:tcPr>
            <w:tcW w:w="5360" w:type="dxa"/>
            <w:hideMark/>
          </w:tcPr>
          <w:p w14:paraId="2BAAC63B" w14:textId="77777777" w:rsidR="00A46571" w:rsidRPr="005F252C" w:rsidRDefault="00A46571" w:rsidP="00A46571">
            <w:pPr>
              <w:tabs>
                <w:tab w:val="left" w:pos="2038"/>
              </w:tabs>
            </w:pPr>
            <w:r w:rsidRPr="005F252C">
              <w:t>Bonded Warehousing</w:t>
            </w:r>
          </w:p>
        </w:tc>
        <w:tc>
          <w:tcPr>
            <w:tcW w:w="760" w:type="dxa"/>
            <w:hideMark/>
          </w:tcPr>
          <w:p w14:paraId="518380DA" w14:textId="77777777" w:rsidR="00A46571" w:rsidRPr="005F252C" w:rsidRDefault="00A46571" w:rsidP="00A46571">
            <w:pPr>
              <w:tabs>
                <w:tab w:val="left" w:pos="2038"/>
              </w:tabs>
            </w:pPr>
            <w:r w:rsidRPr="005F252C">
              <w:t>No</w:t>
            </w:r>
          </w:p>
        </w:tc>
        <w:tc>
          <w:tcPr>
            <w:tcW w:w="1380" w:type="dxa"/>
            <w:hideMark/>
          </w:tcPr>
          <w:p w14:paraId="3CF3069C" w14:textId="77777777" w:rsidR="00A46571" w:rsidRPr="005F252C" w:rsidRDefault="00A46571" w:rsidP="00A46571">
            <w:pPr>
              <w:tabs>
                <w:tab w:val="left" w:pos="2038"/>
              </w:tabs>
            </w:pPr>
            <w:r w:rsidRPr="005F252C">
              <w:t>Yes</w:t>
            </w:r>
          </w:p>
        </w:tc>
        <w:tc>
          <w:tcPr>
            <w:tcW w:w="1460" w:type="dxa"/>
            <w:hideMark/>
          </w:tcPr>
          <w:p w14:paraId="5251593A" w14:textId="77777777" w:rsidR="00A46571" w:rsidRPr="005F252C" w:rsidRDefault="00A46571" w:rsidP="00A46571">
            <w:pPr>
              <w:tabs>
                <w:tab w:val="left" w:pos="2038"/>
              </w:tabs>
            </w:pPr>
            <w:r w:rsidRPr="005F252C">
              <w:t>S</w:t>
            </w:r>
          </w:p>
        </w:tc>
      </w:tr>
      <w:tr w:rsidR="00A46571" w:rsidRPr="005F252C" w14:paraId="1BEF7D6C" w14:textId="77777777" w:rsidTr="009764B6">
        <w:trPr>
          <w:trHeight w:val="310"/>
        </w:trPr>
        <w:tc>
          <w:tcPr>
            <w:tcW w:w="5040" w:type="dxa"/>
            <w:vMerge/>
            <w:hideMark/>
          </w:tcPr>
          <w:p w14:paraId="3A88F109" w14:textId="77777777" w:rsidR="00A46571" w:rsidRPr="005F252C" w:rsidRDefault="00A46571" w:rsidP="00A46571">
            <w:pPr>
              <w:tabs>
                <w:tab w:val="left" w:pos="2038"/>
              </w:tabs>
              <w:rPr>
                <w:b/>
                <w:bCs/>
              </w:rPr>
            </w:pPr>
          </w:p>
        </w:tc>
        <w:tc>
          <w:tcPr>
            <w:tcW w:w="2260" w:type="dxa"/>
            <w:vMerge/>
            <w:hideMark/>
          </w:tcPr>
          <w:p w14:paraId="3293B4CC" w14:textId="77777777" w:rsidR="00A46571" w:rsidRPr="005F252C" w:rsidRDefault="00A46571" w:rsidP="00A46571">
            <w:pPr>
              <w:tabs>
                <w:tab w:val="left" w:pos="2038"/>
              </w:tabs>
              <w:rPr>
                <w:b/>
                <w:bCs/>
              </w:rPr>
            </w:pPr>
          </w:p>
        </w:tc>
        <w:tc>
          <w:tcPr>
            <w:tcW w:w="11360" w:type="dxa"/>
            <w:vMerge/>
            <w:hideMark/>
          </w:tcPr>
          <w:p w14:paraId="678BB75F" w14:textId="77777777" w:rsidR="00A46571" w:rsidRPr="005F252C" w:rsidRDefault="00A46571" w:rsidP="00A46571">
            <w:pPr>
              <w:tabs>
                <w:tab w:val="left" w:pos="2038"/>
              </w:tabs>
            </w:pPr>
          </w:p>
        </w:tc>
        <w:tc>
          <w:tcPr>
            <w:tcW w:w="5360" w:type="dxa"/>
            <w:hideMark/>
          </w:tcPr>
          <w:p w14:paraId="7606995D" w14:textId="77777777" w:rsidR="00A46571" w:rsidRPr="005F252C" w:rsidRDefault="00A46571" w:rsidP="00A46571">
            <w:pPr>
              <w:tabs>
                <w:tab w:val="left" w:pos="2038"/>
              </w:tabs>
            </w:pPr>
            <w:r w:rsidRPr="005F252C">
              <w:t>Secure Storage</w:t>
            </w:r>
          </w:p>
        </w:tc>
        <w:tc>
          <w:tcPr>
            <w:tcW w:w="760" w:type="dxa"/>
            <w:hideMark/>
          </w:tcPr>
          <w:p w14:paraId="76368D87" w14:textId="77777777" w:rsidR="00A46571" w:rsidRPr="005F252C" w:rsidRDefault="00A46571" w:rsidP="00A46571">
            <w:pPr>
              <w:tabs>
                <w:tab w:val="left" w:pos="2038"/>
              </w:tabs>
            </w:pPr>
            <w:r w:rsidRPr="005F252C">
              <w:t>No</w:t>
            </w:r>
          </w:p>
        </w:tc>
        <w:tc>
          <w:tcPr>
            <w:tcW w:w="1380" w:type="dxa"/>
            <w:hideMark/>
          </w:tcPr>
          <w:p w14:paraId="25E060EA" w14:textId="77777777" w:rsidR="00A46571" w:rsidRPr="005F252C" w:rsidRDefault="00A46571" w:rsidP="00A46571">
            <w:pPr>
              <w:tabs>
                <w:tab w:val="left" w:pos="2038"/>
              </w:tabs>
            </w:pPr>
            <w:r w:rsidRPr="005F252C">
              <w:t>Yes</w:t>
            </w:r>
          </w:p>
        </w:tc>
        <w:tc>
          <w:tcPr>
            <w:tcW w:w="1460" w:type="dxa"/>
            <w:hideMark/>
          </w:tcPr>
          <w:p w14:paraId="2BF2C800" w14:textId="77777777" w:rsidR="00A46571" w:rsidRPr="005F252C" w:rsidRDefault="00A46571" w:rsidP="00A46571">
            <w:pPr>
              <w:tabs>
                <w:tab w:val="left" w:pos="2038"/>
              </w:tabs>
            </w:pPr>
            <w:r w:rsidRPr="005F252C">
              <w:t>S</w:t>
            </w:r>
          </w:p>
        </w:tc>
      </w:tr>
      <w:tr w:rsidR="00A46571" w:rsidRPr="005F252C" w14:paraId="248EDE92" w14:textId="77777777" w:rsidTr="009764B6">
        <w:trPr>
          <w:trHeight w:val="310"/>
        </w:trPr>
        <w:tc>
          <w:tcPr>
            <w:tcW w:w="5040" w:type="dxa"/>
            <w:vMerge/>
            <w:hideMark/>
          </w:tcPr>
          <w:p w14:paraId="4DAB4E68" w14:textId="77777777" w:rsidR="00A46571" w:rsidRPr="005F252C" w:rsidRDefault="00A46571" w:rsidP="00A46571">
            <w:pPr>
              <w:tabs>
                <w:tab w:val="left" w:pos="2038"/>
              </w:tabs>
              <w:rPr>
                <w:b/>
                <w:bCs/>
              </w:rPr>
            </w:pPr>
          </w:p>
        </w:tc>
        <w:tc>
          <w:tcPr>
            <w:tcW w:w="2260" w:type="dxa"/>
            <w:vMerge/>
            <w:hideMark/>
          </w:tcPr>
          <w:p w14:paraId="3FEBD222" w14:textId="77777777" w:rsidR="00A46571" w:rsidRPr="005F252C" w:rsidRDefault="00A46571" w:rsidP="00A46571">
            <w:pPr>
              <w:tabs>
                <w:tab w:val="left" w:pos="2038"/>
              </w:tabs>
              <w:rPr>
                <w:b/>
                <w:bCs/>
              </w:rPr>
            </w:pPr>
          </w:p>
        </w:tc>
        <w:tc>
          <w:tcPr>
            <w:tcW w:w="11360" w:type="dxa"/>
            <w:vMerge/>
            <w:hideMark/>
          </w:tcPr>
          <w:p w14:paraId="54E940D6" w14:textId="77777777" w:rsidR="00A46571" w:rsidRPr="005F252C" w:rsidRDefault="00A46571" w:rsidP="00A46571">
            <w:pPr>
              <w:tabs>
                <w:tab w:val="left" w:pos="2038"/>
              </w:tabs>
            </w:pPr>
          </w:p>
        </w:tc>
        <w:tc>
          <w:tcPr>
            <w:tcW w:w="5360" w:type="dxa"/>
            <w:hideMark/>
          </w:tcPr>
          <w:p w14:paraId="13692D75" w14:textId="77777777" w:rsidR="00A46571" w:rsidRPr="005F252C" w:rsidRDefault="00A46571" w:rsidP="00A46571">
            <w:pPr>
              <w:tabs>
                <w:tab w:val="left" w:pos="2038"/>
              </w:tabs>
            </w:pPr>
            <w:r w:rsidRPr="005F252C">
              <w:t xml:space="preserve">Industrial Fulfillment </w:t>
            </w:r>
          </w:p>
        </w:tc>
        <w:tc>
          <w:tcPr>
            <w:tcW w:w="760" w:type="dxa"/>
            <w:hideMark/>
          </w:tcPr>
          <w:p w14:paraId="4501A191" w14:textId="77777777" w:rsidR="00A46571" w:rsidRPr="005F252C" w:rsidRDefault="00A46571" w:rsidP="00A46571">
            <w:pPr>
              <w:tabs>
                <w:tab w:val="left" w:pos="2038"/>
              </w:tabs>
            </w:pPr>
            <w:r w:rsidRPr="005F252C">
              <w:t>No</w:t>
            </w:r>
          </w:p>
        </w:tc>
        <w:tc>
          <w:tcPr>
            <w:tcW w:w="1380" w:type="dxa"/>
            <w:hideMark/>
          </w:tcPr>
          <w:p w14:paraId="6AA01D20" w14:textId="77777777" w:rsidR="00A46571" w:rsidRPr="005F252C" w:rsidRDefault="00A46571" w:rsidP="00A46571">
            <w:pPr>
              <w:tabs>
                <w:tab w:val="left" w:pos="2038"/>
              </w:tabs>
            </w:pPr>
            <w:r w:rsidRPr="005F252C">
              <w:t>Yes</w:t>
            </w:r>
          </w:p>
        </w:tc>
        <w:tc>
          <w:tcPr>
            <w:tcW w:w="1460" w:type="dxa"/>
            <w:hideMark/>
          </w:tcPr>
          <w:p w14:paraId="1B8A5295" w14:textId="77777777" w:rsidR="00A46571" w:rsidRPr="005F252C" w:rsidRDefault="00A46571" w:rsidP="00A46571">
            <w:pPr>
              <w:tabs>
                <w:tab w:val="left" w:pos="2038"/>
              </w:tabs>
            </w:pPr>
            <w:r w:rsidRPr="005F252C">
              <w:t>S</w:t>
            </w:r>
          </w:p>
        </w:tc>
      </w:tr>
      <w:tr w:rsidR="00A46571" w:rsidRPr="005F252C" w14:paraId="75A813D1" w14:textId="77777777" w:rsidTr="009764B6">
        <w:trPr>
          <w:trHeight w:val="310"/>
        </w:trPr>
        <w:tc>
          <w:tcPr>
            <w:tcW w:w="5040" w:type="dxa"/>
            <w:vMerge/>
            <w:hideMark/>
          </w:tcPr>
          <w:p w14:paraId="17FD429C" w14:textId="77777777" w:rsidR="00A46571" w:rsidRPr="005F252C" w:rsidRDefault="00A46571" w:rsidP="00A46571">
            <w:pPr>
              <w:tabs>
                <w:tab w:val="left" w:pos="2038"/>
              </w:tabs>
              <w:rPr>
                <w:b/>
                <w:bCs/>
              </w:rPr>
            </w:pPr>
          </w:p>
        </w:tc>
        <w:tc>
          <w:tcPr>
            <w:tcW w:w="2260" w:type="dxa"/>
            <w:vMerge/>
            <w:hideMark/>
          </w:tcPr>
          <w:p w14:paraId="69F11DA8" w14:textId="77777777" w:rsidR="00A46571" w:rsidRPr="005F252C" w:rsidRDefault="00A46571" w:rsidP="00A46571">
            <w:pPr>
              <w:tabs>
                <w:tab w:val="left" w:pos="2038"/>
              </w:tabs>
              <w:rPr>
                <w:b/>
                <w:bCs/>
              </w:rPr>
            </w:pPr>
          </w:p>
        </w:tc>
        <w:tc>
          <w:tcPr>
            <w:tcW w:w="11360" w:type="dxa"/>
            <w:vMerge/>
            <w:hideMark/>
          </w:tcPr>
          <w:p w14:paraId="620B9EB4" w14:textId="77777777" w:rsidR="00A46571" w:rsidRPr="005F252C" w:rsidRDefault="00A46571" w:rsidP="00A46571">
            <w:pPr>
              <w:tabs>
                <w:tab w:val="left" w:pos="2038"/>
              </w:tabs>
            </w:pPr>
          </w:p>
        </w:tc>
        <w:tc>
          <w:tcPr>
            <w:tcW w:w="5360" w:type="dxa"/>
            <w:hideMark/>
          </w:tcPr>
          <w:p w14:paraId="72D45613" w14:textId="77777777" w:rsidR="00A46571" w:rsidRPr="005F252C" w:rsidRDefault="00A46571" w:rsidP="00A46571">
            <w:pPr>
              <w:tabs>
                <w:tab w:val="left" w:pos="2038"/>
              </w:tabs>
            </w:pPr>
            <w:r w:rsidRPr="005F252C">
              <w:t>Stock Monitoring</w:t>
            </w:r>
          </w:p>
        </w:tc>
        <w:tc>
          <w:tcPr>
            <w:tcW w:w="760" w:type="dxa"/>
            <w:hideMark/>
          </w:tcPr>
          <w:p w14:paraId="56F70C50" w14:textId="77777777" w:rsidR="00A46571" w:rsidRPr="005F252C" w:rsidRDefault="00A46571" w:rsidP="00A46571">
            <w:pPr>
              <w:tabs>
                <w:tab w:val="left" w:pos="2038"/>
              </w:tabs>
            </w:pPr>
            <w:r w:rsidRPr="005F252C">
              <w:t>No</w:t>
            </w:r>
          </w:p>
        </w:tc>
        <w:tc>
          <w:tcPr>
            <w:tcW w:w="1380" w:type="dxa"/>
            <w:hideMark/>
          </w:tcPr>
          <w:p w14:paraId="5EA04B2D" w14:textId="77777777" w:rsidR="00A46571" w:rsidRPr="005F252C" w:rsidRDefault="00A46571" w:rsidP="00A46571">
            <w:pPr>
              <w:tabs>
                <w:tab w:val="left" w:pos="2038"/>
              </w:tabs>
            </w:pPr>
            <w:r w:rsidRPr="005F252C">
              <w:t>Yes</w:t>
            </w:r>
          </w:p>
        </w:tc>
        <w:tc>
          <w:tcPr>
            <w:tcW w:w="1460" w:type="dxa"/>
            <w:hideMark/>
          </w:tcPr>
          <w:p w14:paraId="4670EFB0" w14:textId="77777777" w:rsidR="00A46571" w:rsidRPr="005F252C" w:rsidRDefault="00A46571" w:rsidP="00A46571">
            <w:pPr>
              <w:tabs>
                <w:tab w:val="left" w:pos="2038"/>
              </w:tabs>
            </w:pPr>
            <w:r w:rsidRPr="005F252C">
              <w:t>S</w:t>
            </w:r>
          </w:p>
        </w:tc>
      </w:tr>
      <w:tr w:rsidR="00A46571" w:rsidRPr="005F252C" w14:paraId="371A66C7" w14:textId="77777777" w:rsidTr="009764B6">
        <w:trPr>
          <w:trHeight w:val="310"/>
        </w:trPr>
        <w:tc>
          <w:tcPr>
            <w:tcW w:w="5040" w:type="dxa"/>
            <w:vMerge/>
            <w:hideMark/>
          </w:tcPr>
          <w:p w14:paraId="4C0D33CF" w14:textId="77777777" w:rsidR="00A46571" w:rsidRPr="005F252C" w:rsidRDefault="00A46571" w:rsidP="00A46571">
            <w:pPr>
              <w:tabs>
                <w:tab w:val="left" w:pos="2038"/>
              </w:tabs>
              <w:rPr>
                <w:b/>
                <w:bCs/>
              </w:rPr>
            </w:pPr>
          </w:p>
        </w:tc>
        <w:tc>
          <w:tcPr>
            <w:tcW w:w="2260" w:type="dxa"/>
            <w:vMerge/>
            <w:hideMark/>
          </w:tcPr>
          <w:p w14:paraId="318961D8" w14:textId="77777777" w:rsidR="00A46571" w:rsidRPr="005F252C" w:rsidRDefault="00A46571" w:rsidP="00A46571">
            <w:pPr>
              <w:tabs>
                <w:tab w:val="left" w:pos="2038"/>
              </w:tabs>
              <w:rPr>
                <w:b/>
                <w:bCs/>
              </w:rPr>
            </w:pPr>
          </w:p>
        </w:tc>
        <w:tc>
          <w:tcPr>
            <w:tcW w:w="11360" w:type="dxa"/>
            <w:vMerge/>
            <w:hideMark/>
          </w:tcPr>
          <w:p w14:paraId="7E7B668B" w14:textId="77777777" w:rsidR="00A46571" w:rsidRPr="005F252C" w:rsidRDefault="00A46571" w:rsidP="00A46571">
            <w:pPr>
              <w:tabs>
                <w:tab w:val="left" w:pos="2038"/>
              </w:tabs>
            </w:pPr>
          </w:p>
        </w:tc>
        <w:tc>
          <w:tcPr>
            <w:tcW w:w="5360" w:type="dxa"/>
            <w:hideMark/>
          </w:tcPr>
          <w:p w14:paraId="5F19E2D9" w14:textId="77777777" w:rsidR="00A46571" w:rsidRPr="005F252C" w:rsidRDefault="00A46571" w:rsidP="00A46571">
            <w:pPr>
              <w:tabs>
                <w:tab w:val="left" w:pos="2038"/>
              </w:tabs>
            </w:pPr>
            <w:r w:rsidRPr="005F252C">
              <w:t>Integrated IT Solutions</w:t>
            </w:r>
          </w:p>
        </w:tc>
        <w:tc>
          <w:tcPr>
            <w:tcW w:w="760" w:type="dxa"/>
            <w:hideMark/>
          </w:tcPr>
          <w:p w14:paraId="7F207E83" w14:textId="77777777" w:rsidR="00A46571" w:rsidRPr="005F252C" w:rsidRDefault="00A46571" w:rsidP="00A46571">
            <w:pPr>
              <w:tabs>
                <w:tab w:val="left" w:pos="2038"/>
              </w:tabs>
            </w:pPr>
            <w:r w:rsidRPr="005F252C">
              <w:t>No</w:t>
            </w:r>
          </w:p>
        </w:tc>
        <w:tc>
          <w:tcPr>
            <w:tcW w:w="1380" w:type="dxa"/>
            <w:hideMark/>
          </w:tcPr>
          <w:p w14:paraId="1CA26612" w14:textId="77777777" w:rsidR="00A46571" w:rsidRPr="005F252C" w:rsidRDefault="00A46571" w:rsidP="00A46571">
            <w:pPr>
              <w:tabs>
                <w:tab w:val="left" w:pos="2038"/>
              </w:tabs>
            </w:pPr>
            <w:r w:rsidRPr="005F252C">
              <w:t>Yes</w:t>
            </w:r>
          </w:p>
        </w:tc>
        <w:tc>
          <w:tcPr>
            <w:tcW w:w="1460" w:type="dxa"/>
            <w:hideMark/>
          </w:tcPr>
          <w:p w14:paraId="1D328B65" w14:textId="77777777" w:rsidR="00A46571" w:rsidRPr="005F252C" w:rsidRDefault="00A46571" w:rsidP="00A46571">
            <w:pPr>
              <w:tabs>
                <w:tab w:val="left" w:pos="2038"/>
              </w:tabs>
            </w:pPr>
            <w:r w:rsidRPr="005F252C">
              <w:t>S</w:t>
            </w:r>
          </w:p>
        </w:tc>
      </w:tr>
      <w:tr w:rsidR="00A46571" w:rsidRPr="005F252C" w14:paraId="7BB08F07" w14:textId="77777777" w:rsidTr="009764B6">
        <w:trPr>
          <w:trHeight w:val="310"/>
        </w:trPr>
        <w:tc>
          <w:tcPr>
            <w:tcW w:w="5040" w:type="dxa"/>
            <w:vMerge w:val="restart"/>
            <w:hideMark/>
          </w:tcPr>
          <w:p w14:paraId="0AE5A5E8" w14:textId="77777777" w:rsidR="00A46571" w:rsidRPr="005F252C" w:rsidRDefault="00A46571" w:rsidP="00A46571">
            <w:pPr>
              <w:tabs>
                <w:tab w:val="left" w:pos="2038"/>
              </w:tabs>
              <w:rPr>
                <w:b/>
                <w:bCs/>
              </w:rPr>
            </w:pPr>
            <w:r w:rsidRPr="005F252C">
              <w:rPr>
                <w:b/>
                <w:bCs/>
              </w:rPr>
              <w:t>Aviation services</w:t>
            </w:r>
          </w:p>
        </w:tc>
        <w:tc>
          <w:tcPr>
            <w:tcW w:w="2260" w:type="dxa"/>
            <w:vMerge w:val="restart"/>
            <w:hideMark/>
          </w:tcPr>
          <w:p w14:paraId="271A5EF1" w14:textId="77777777" w:rsidR="00A46571" w:rsidRPr="005F252C" w:rsidRDefault="00A46571" w:rsidP="00A46571">
            <w:pPr>
              <w:tabs>
                <w:tab w:val="left" w:pos="2038"/>
              </w:tabs>
              <w:rPr>
                <w:b/>
                <w:bCs/>
              </w:rPr>
            </w:pPr>
            <w:r w:rsidRPr="005F252C">
              <w:rPr>
                <w:b/>
                <w:bCs/>
              </w:rPr>
              <w:t>Helicopters Utilities Services</w:t>
            </w:r>
          </w:p>
        </w:tc>
        <w:tc>
          <w:tcPr>
            <w:tcW w:w="11360" w:type="dxa"/>
            <w:vMerge w:val="restart"/>
            <w:hideMark/>
          </w:tcPr>
          <w:p w14:paraId="39B91D17" w14:textId="77777777" w:rsidR="00A46571" w:rsidRPr="005F252C" w:rsidRDefault="00A46571" w:rsidP="00A46571">
            <w:pPr>
              <w:tabs>
                <w:tab w:val="left" w:pos="2038"/>
              </w:tabs>
            </w:pPr>
            <w:r w:rsidRPr="005F252C">
              <w:t>Services that are provided by Helicopters</w:t>
            </w:r>
          </w:p>
        </w:tc>
        <w:tc>
          <w:tcPr>
            <w:tcW w:w="5360" w:type="dxa"/>
            <w:hideMark/>
          </w:tcPr>
          <w:p w14:paraId="0D9DD785" w14:textId="77777777" w:rsidR="00A46571" w:rsidRPr="005F252C" w:rsidRDefault="00A46571" w:rsidP="00A46571">
            <w:pPr>
              <w:tabs>
                <w:tab w:val="left" w:pos="2038"/>
              </w:tabs>
            </w:pPr>
            <w:r w:rsidRPr="005F252C">
              <w:t>Geographical Survey</w:t>
            </w:r>
          </w:p>
        </w:tc>
        <w:tc>
          <w:tcPr>
            <w:tcW w:w="760" w:type="dxa"/>
            <w:hideMark/>
          </w:tcPr>
          <w:p w14:paraId="7B61CCD3" w14:textId="77777777" w:rsidR="00A46571" w:rsidRPr="005F252C" w:rsidRDefault="00A46571" w:rsidP="00A46571">
            <w:pPr>
              <w:tabs>
                <w:tab w:val="left" w:pos="2038"/>
              </w:tabs>
            </w:pPr>
            <w:r w:rsidRPr="005F252C">
              <w:t>No</w:t>
            </w:r>
          </w:p>
        </w:tc>
        <w:tc>
          <w:tcPr>
            <w:tcW w:w="1380" w:type="dxa"/>
            <w:hideMark/>
          </w:tcPr>
          <w:p w14:paraId="71FBADBD" w14:textId="77777777" w:rsidR="00A46571" w:rsidRPr="005F252C" w:rsidRDefault="00A46571" w:rsidP="00A46571">
            <w:pPr>
              <w:tabs>
                <w:tab w:val="left" w:pos="2038"/>
              </w:tabs>
            </w:pPr>
            <w:r w:rsidRPr="005F252C">
              <w:t>Yes</w:t>
            </w:r>
          </w:p>
        </w:tc>
        <w:tc>
          <w:tcPr>
            <w:tcW w:w="1460" w:type="dxa"/>
            <w:hideMark/>
          </w:tcPr>
          <w:p w14:paraId="5F452BDC" w14:textId="77777777" w:rsidR="00A46571" w:rsidRPr="005F252C" w:rsidRDefault="00A46571" w:rsidP="00A46571">
            <w:pPr>
              <w:tabs>
                <w:tab w:val="left" w:pos="2038"/>
              </w:tabs>
            </w:pPr>
            <w:r w:rsidRPr="005F252C">
              <w:t>S</w:t>
            </w:r>
          </w:p>
        </w:tc>
      </w:tr>
      <w:tr w:rsidR="00A46571" w:rsidRPr="005F252C" w14:paraId="50B55DB1" w14:textId="77777777" w:rsidTr="009764B6">
        <w:trPr>
          <w:trHeight w:val="310"/>
        </w:trPr>
        <w:tc>
          <w:tcPr>
            <w:tcW w:w="5040" w:type="dxa"/>
            <w:vMerge/>
            <w:hideMark/>
          </w:tcPr>
          <w:p w14:paraId="3F6C0644" w14:textId="77777777" w:rsidR="00A46571" w:rsidRPr="005F252C" w:rsidRDefault="00A46571" w:rsidP="00A46571">
            <w:pPr>
              <w:tabs>
                <w:tab w:val="left" w:pos="2038"/>
              </w:tabs>
              <w:rPr>
                <w:b/>
                <w:bCs/>
              </w:rPr>
            </w:pPr>
          </w:p>
        </w:tc>
        <w:tc>
          <w:tcPr>
            <w:tcW w:w="2260" w:type="dxa"/>
            <w:vMerge/>
            <w:hideMark/>
          </w:tcPr>
          <w:p w14:paraId="2E3928F5" w14:textId="77777777" w:rsidR="00A46571" w:rsidRPr="005F252C" w:rsidRDefault="00A46571" w:rsidP="00A46571">
            <w:pPr>
              <w:tabs>
                <w:tab w:val="left" w:pos="2038"/>
              </w:tabs>
              <w:rPr>
                <w:b/>
                <w:bCs/>
              </w:rPr>
            </w:pPr>
          </w:p>
        </w:tc>
        <w:tc>
          <w:tcPr>
            <w:tcW w:w="11360" w:type="dxa"/>
            <w:vMerge/>
            <w:hideMark/>
          </w:tcPr>
          <w:p w14:paraId="61E51911" w14:textId="77777777" w:rsidR="00A46571" w:rsidRPr="005F252C" w:rsidRDefault="00A46571" w:rsidP="00A46571">
            <w:pPr>
              <w:tabs>
                <w:tab w:val="left" w:pos="2038"/>
              </w:tabs>
            </w:pPr>
          </w:p>
        </w:tc>
        <w:tc>
          <w:tcPr>
            <w:tcW w:w="5360" w:type="dxa"/>
            <w:hideMark/>
          </w:tcPr>
          <w:p w14:paraId="2CFF87C1" w14:textId="77777777" w:rsidR="00A46571" w:rsidRPr="005F252C" w:rsidRDefault="00A46571" w:rsidP="00A46571">
            <w:pPr>
              <w:tabs>
                <w:tab w:val="left" w:pos="2038"/>
              </w:tabs>
            </w:pPr>
            <w:r w:rsidRPr="005F252C">
              <w:t>Electrical Washing</w:t>
            </w:r>
          </w:p>
        </w:tc>
        <w:tc>
          <w:tcPr>
            <w:tcW w:w="760" w:type="dxa"/>
            <w:hideMark/>
          </w:tcPr>
          <w:p w14:paraId="6207C423" w14:textId="77777777" w:rsidR="00A46571" w:rsidRPr="005F252C" w:rsidRDefault="00A46571" w:rsidP="00A46571">
            <w:pPr>
              <w:tabs>
                <w:tab w:val="left" w:pos="2038"/>
              </w:tabs>
            </w:pPr>
            <w:r w:rsidRPr="005F252C">
              <w:t>No</w:t>
            </w:r>
          </w:p>
        </w:tc>
        <w:tc>
          <w:tcPr>
            <w:tcW w:w="1380" w:type="dxa"/>
            <w:hideMark/>
          </w:tcPr>
          <w:p w14:paraId="5EFC686D" w14:textId="77777777" w:rsidR="00A46571" w:rsidRPr="005F252C" w:rsidRDefault="00A46571" w:rsidP="00A46571">
            <w:pPr>
              <w:tabs>
                <w:tab w:val="left" w:pos="2038"/>
              </w:tabs>
            </w:pPr>
            <w:r w:rsidRPr="005F252C">
              <w:t>Yes</w:t>
            </w:r>
          </w:p>
        </w:tc>
        <w:tc>
          <w:tcPr>
            <w:tcW w:w="1460" w:type="dxa"/>
            <w:hideMark/>
          </w:tcPr>
          <w:p w14:paraId="143F0527" w14:textId="77777777" w:rsidR="00A46571" w:rsidRPr="005F252C" w:rsidRDefault="00A46571" w:rsidP="00A46571">
            <w:pPr>
              <w:tabs>
                <w:tab w:val="left" w:pos="2038"/>
              </w:tabs>
            </w:pPr>
            <w:r w:rsidRPr="005F252C">
              <w:t>S</w:t>
            </w:r>
          </w:p>
        </w:tc>
      </w:tr>
      <w:tr w:rsidR="00A46571" w:rsidRPr="005F252C" w14:paraId="48F8801A" w14:textId="77777777" w:rsidTr="009764B6">
        <w:trPr>
          <w:trHeight w:val="310"/>
        </w:trPr>
        <w:tc>
          <w:tcPr>
            <w:tcW w:w="5040" w:type="dxa"/>
            <w:vMerge/>
            <w:hideMark/>
          </w:tcPr>
          <w:p w14:paraId="58D835CD" w14:textId="77777777" w:rsidR="00A46571" w:rsidRPr="005F252C" w:rsidRDefault="00A46571" w:rsidP="00A46571">
            <w:pPr>
              <w:tabs>
                <w:tab w:val="left" w:pos="2038"/>
              </w:tabs>
              <w:rPr>
                <w:b/>
                <w:bCs/>
              </w:rPr>
            </w:pPr>
          </w:p>
        </w:tc>
        <w:tc>
          <w:tcPr>
            <w:tcW w:w="2260" w:type="dxa"/>
            <w:vMerge/>
            <w:hideMark/>
          </w:tcPr>
          <w:p w14:paraId="7994E5E4" w14:textId="77777777" w:rsidR="00A46571" w:rsidRPr="005F252C" w:rsidRDefault="00A46571" w:rsidP="00A46571">
            <w:pPr>
              <w:tabs>
                <w:tab w:val="left" w:pos="2038"/>
              </w:tabs>
              <w:rPr>
                <w:b/>
                <w:bCs/>
              </w:rPr>
            </w:pPr>
          </w:p>
        </w:tc>
        <w:tc>
          <w:tcPr>
            <w:tcW w:w="11360" w:type="dxa"/>
            <w:vMerge/>
            <w:hideMark/>
          </w:tcPr>
          <w:p w14:paraId="604455A9" w14:textId="77777777" w:rsidR="00A46571" w:rsidRPr="005F252C" w:rsidRDefault="00A46571" w:rsidP="00A46571">
            <w:pPr>
              <w:tabs>
                <w:tab w:val="left" w:pos="2038"/>
              </w:tabs>
            </w:pPr>
          </w:p>
        </w:tc>
        <w:tc>
          <w:tcPr>
            <w:tcW w:w="5360" w:type="dxa"/>
            <w:hideMark/>
          </w:tcPr>
          <w:p w14:paraId="38971BB9" w14:textId="77777777" w:rsidR="00A46571" w:rsidRPr="005F252C" w:rsidRDefault="00A46571" w:rsidP="00A46571">
            <w:pPr>
              <w:tabs>
                <w:tab w:val="left" w:pos="2038"/>
              </w:tabs>
            </w:pPr>
            <w:r w:rsidRPr="005F252C">
              <w:t>Arial Spray</w:t>
            </w:r>
          </w:p>
        </w:tc>
        <w:tc>
          <w:tcPr>
            <w:tcW w:w="760" w:type="dxa"/>
            <w:hideMark/>
          </w:tcPr>
          <w:p w14:paraId="180F4E31" w14:textId="77777777" w:rsidR="00A46571" w:rsidRPr="005F252C" w:rsidRDefault="00A46571" w:rsidP="00A46571">
            <w:pPr>
              <w:tabs>
                <w:tab w:val="left" w:pos="2038"/>
              </w:tabs>
            </w:pPr>
            <w:r w:rsidRPr="005F252C">
              <w:t>No</w:t>
            </w:r>
          </w:p>
        </w:tc>
        <w:tc>
          <w:tcPr>
            <w:tcW w:w="1380" w:type="dxa"/>
            <w:hideMark/>
          </w:tcPr>
          <w:p w14:paraId="1E377A4E" w14:textId="77777777" w:rsidR="00A46571" w:rsidRPr="005F252C" w:rsidRDefault="00A46571" w:rsidP="00A46571">
            <w:pPr>
              <w:tabs>
                <w:tab w:val="left" w:pos="2038"/>
              </w:tabs>
            </w:pPr>
            <w:r w:rsidRPr="005F252C">
              <w:t>Yes</w:t>
            </w:r>
          </w:p>
        </w:tc>
        <w:tc>
          <w:tcPr>
            <w:tcW w:w="1460" w:type="dxa"/>
            <w:hideMark/>
          </w:tcPr>
          <w:p w14:paraId="515BC745" w14:textId="77777777" w:rsidR="00A46571" w:rsidRPr="005F252C" w:rsidRDefault="00A46571" w:rsidP="00A46571">
            <w:pPr>
              <w:tabs>
                <w:tab w:val="left" w:pos="2038"/>
              </w:tabs>
            </w:pPr>
            <w:r w:rsidRPr="005F252C">
              <w:t>S</w:t>
            </w:r>
          </w:p>
        </w:tc>
      </w:tr>
      <w:tr w:rsidR="00A46571" w:rsidRPr="005F252C" w14:paraId="73783CDA" w14:textId="77777777" w:rsidTr="009764B6">
        <w:trPr>
          <w:trHeight w:val="310"/>
        </w:trPr>
        <w:tc>
          <w:tcPr>
            <w:tcW w:w="5040" w:type="dxa"/>
            <w:vMerge/>
            <w:hideMark/>
          </w:tcPr>
          <w:p w14:paraId="00573DB7" w14:textId="77777777" w:rsidR="00A46571" w:rsidRPr="005F252C" w:rsidRDefault="00A46571" w:rsidP="00A46571">
            <w:pPr>
              <w:tabs>
                <w:tab w:val="left" w:pos="2038"/>
              </w:tabs>
              <w:rPr>
                <w:b/>
                <w:bCs/>
              </w:rPr>
            </w:pPr>
          </w:p>
        </w:tc>
        <w:tc>
          <w:tcPr>
            <w:tcW w:w="2260" w:type="dxa"/>
            <w:vMerge/>
            <w:hideMark/>
          </w:tcPr>
          <w:p w14:paraId="2DE747E9" w14:textId="77777777" w:rsidR="00A46571" w:rsidRPr="005F252C" w:rsidRDefault="00A46571" w:rsidP="00A46571">
            <w:pPr>
              <w:tabs>
                <w:tab w:val="left" w:pos="2038"/>
              </w:tabs>
              <w:rPr>
                <w:b/>
                <w:bCs/>
              </w:rPr>
            </w:pPr>
          </w:p>
        </w:tc>
        <w:tc>
          <w:tcPr>
            <w:tcW w:w="11360" w:type="dxa"/>
            <w:vMerge/>
            <w:hideMark/>
          </w:tcPr>
          <w:p w14:paraId="1CBE727E" w14:textId="77777777" w:rsidR="00A46571" w:rsidRPr="005F252C" w:rsidRDefault="00A46571" w:rsidP="00A46571">
            <w:pPr>
              <w:tabs>
                <w:tab w:val="left" w:pos="2038"/>
              </w:tabs>
            </w:pPr>
          </w:p>
        </w:tc>
        <w:tc>
          <w:tcPr>
            <w:tcW w:w="5360" w:type="dxa"/>
            <w:hideMark/>
          </w:tcPr>
          <w:p w14:paraId="513AFA27" w14:textId="77777777" w:rsidR="00A46571" w:rsidRPr="005F252C" w:rsidRDefault="00A46571" w:rsidP="00A46571">
            <w:pPr>
              <w:tabs>
                <w:tab w:val="left" w:pos="2038"/>
              </w:tabs>
            </w:pPr>
            <w:r w:rsidRPr="005F252C">
              <w:t xml:space="preserve">Load Lifting </w:t>
            </w:r>
          </w:p>
        </w:tc>
        <w:tc>
          <w:tcPr>
            <w:tcW w:w="760" w:type="dxa"/>
            <w:hideMark/>
          </w:tcPr>
          <w:p w14:paraId="5E9B94B7" w14:textId="77777777" w:rsidR="00A46571" w:rsidRPr="005F252C" w:rsidRDefault="00A46571" w:rsidP="00A46571">
            <w:pPr>
              <w:tabs>
                <w:tab w:val="left" w:pos="2038"/>
              </w:tabs>
            </w:pPr>
            <w:r w:rsidRPr="005F252C">
              <w:t>No</w:t>
            </w:r>
          </w:p>
        </w:tc>
        <w:tc>
          <w:tcPr>
            <w:tcW w:w="1380" w:type="dxa"/>
            <w:hideMark/>
          </w:tcPr>
          <w:p w14:paraId="11A51590" w14:textId="77777777" w:rsidR="00A46571" w:rsidRPr="005F252C" w:rsidRDefault="00A46571" w:rsidP="00A46571">
            <w:pPr>
              <w:tabs>
                <w:tab w:val="left" w:pos="2038"/>
              </w:tabs>
            </w:pPr>
            <w:r w:rsidRPr="005F252C">
              <w:t>Yes</w:t>
            </w:r>
          </w:p>
        </w:tc>
        <w:tc>
          <w:tcPr>
            <w:tcW w:w="1460" w:type="dxa"/>
            <w:hideMark/>
          </w:tcPr>
          <w:p w14:paraId="0538EA11" w14:textId="77777777" w:rsidR="00A46571" w:rsidRPr="005F252C" w:rsidRDefault="00A46571" w:rsidP="00A46571">
            <w:pPr>
              <w:tabs>
                <w:tab w:val="left" w:pos="2038"/>
              </w:tabs>
            </w:pPr>
            <w:r w:rsidRPr="005F252C">
              <w:t>S</w:t>
            </w:r>
          </w:p>
        </w:tc>
      </w:tr>
      <w:tr w:rsidR="00A46571" w:rsidRPr="005F252C" w14:paraId="7C51B26F" w14:textId="77777777" w:rsidTr="009764B6">
        <w:trPr>
          <w:trHeight w:val="310"/>
        </w:trPr>
        <w:tc>
          <w:tcPr>
            <w:tcW w:w="5040" w:type="dxa"/>
            <w:vMerge/>
            <w:hideMark/>
          </w:tcPr>
          <w:p w14:paraId="66C37D9D" w14:textId="77777777" w:rsidR="00A46571" w:rsidRPr="005F252C" w:rsidRDefault="00A46571" w:rsidP="00A46571">
            <w:pPr>
              <w:tabs>
                <w:tab w:val="left" w:pos="2038"/>
              </w:tabs>
              <w:rPr>
                <w:b/>
                <w:bCs/>
              </w:rPr>
            </w:pPr>
          </w:p>
        </w:tc>
        <w:tc>
          <w:tcPr>
            <w:tcW w:w="2260" w:type="dxa"/>
            <w:vMerge/>
            <w:hideMark/>
          </w:tcPr>
          <w:p w14:paraId="74B6EB24" w14:textId="77777777" w:rsidR="00A46571" w:rsidRPr="005F252C" w:rsidRDefault="00A46571" w:rsidP="00A46571">
            <w:pPr>
              <w:tabs>
                <w:tab w:val="left" w:pos="2038"/>
              </w:tabs>
              <w:rPr>
                <w:b/>
                <w:bCs/>
              </w:rPr>
            </w:pPr>
          </w:p>
        </w:tc>
        <w:tc>
          <w:tcPr>
            <w:tcW w:w="11360" w:type="dxa"/>
            <w:vMerge/>
            <w:hideMark/>
          </w:tcPr>
          <w:p w14:paraId="2867AEA1" w14:textId="77777777" w:rsidR="00A46571" w:rsidRPr="005F252C" w:rsidRDefault="00A46571" w:rsidP="00A46571">
            <w:pPr>
              <w:tabs>
                <w:tab w:val="left" w:pos="2038"/>
              </w:tabs>
            </w:pPr>
          </w:p>
        </w:tc>
        <w:tc>
          <w:tcPr>
            <w:tcW w:w="5360" w:type="dxa"/>
            <w:hideMark/>
          </w:tcPr>
          <w:p w14:paraId="2CA3155B" w14:textId="77777777" w:rsidR="00A46571" w:rsidRPr="005F252C" w:rsidRDefault="00A46571" w:rsidP="00A46571">
            <w:pPr>
              <w:tabs>
                <w:tab w:val="left" w:pos="2038"/>
              </w:tabs>
            </w:pPr>
            <w:r w:rsidRPr="005F252C">
              <w:t>Advertising Banner</w:t>
            </w:r>
          </w:p>
        </w:tc>
        <w:tc>
          <w:tcPr>
            <w:tcW w:w="760" w:type="dxa"/>
            <w:hideMark/>
          </w:tcPr>
          <w:p w14:paraId="077706C0" w14:textId="77777777" w:rsidR="00A46571" w:rsidRPr="005F252C" w:rsidRDefault="00A46571" w:rsidP="00A46571">
            <w:pPr>
              <w:tabs>
                <w:tab w:val="left" w:pos="2038"/>
              </w:tabs>
            </w:pPr>
            <w:r w:rsidRPr="005F252C">
              <w:t>No</w:t>
            </w:r>
          </w:p>
        </w:tc>
        <w:tc>
          <w:tcPr>
            <w:tcW w:w="1380" w:type="dxa"/>
            <w:hideMark/>
          </w:tcPr>
          <w:p w14:paraId="7C4A9A2F" w14:textId="77777777" w:rsidR="00A46571" w:rsidRPr="005F252C" w:rsidRDefault="00A46571" w:rsidP="00A46571">
            <w:pPr>
              <w:tabs>
                <w:tab w:val="left" w:pos="2038"/>
              </w:tabs>
            </w:pPr>
            <w:r w:rsidRPr="005F252C">
              <w:t>Yes</w:t>
            </w:r>
          </w:p>
        </w:tc>
        <w:tc>
          <w:tcPr>
            <w:tcW w:w="1460" w:type="dxa"/>
            <w:hideMark/>
          </w:tcPr>
          <w:p w14:paraId="550A043E" w14:textId="77777777" w:rsidR="00A46571" w:rsidRPr="005F252C" w:rsidRDefault="00A46571" w:rsidP="00A46571">
            <w:pPr>
              <w:tabs>
                <w:tab w:val="left" w:pos="2038"/>
              </w:tabs>
            </w:pPr>
            <w:r w:rsidRPr="005F252C">
              <w:t>S</w:t>
            </w:r>
          </w:p>
        </w:tc>
      </w:tr>
      <w:tr w:rsidR="00A46571" w:rsidRPr="005F252C" w14:paraId="48FD4112" w14:textId="77777777" w:rsidTr="009764B6">
        <w:trPr>
          <w:trHeight w:val="310"/>
        </w:trPr>
        <w:tc>
          <w:tcPr>
            <w:tcW w:w="5040" w:type="dxa"/>
            <w:vMerge/>
            <w:hideMark/>
          </w:tcPr>
          <w:p w14:paraId="65374C73" w14:textId="77777777" w:rsidR="00A46571" w:rsidRPr="005F252C" w:rsidRDefault="00A46571" w:rsidP="00A46571">
            <w:pPr>
              <w:tabs>
                <w:tab w:val="left" w:pos="2038"/>
              </w:tabs>
              <w:rPr>
                <w:b/>
                <w:bCs/>
              </w:rPr>
            </w:pPr>
          </w:p>
        </w:tc>
        <w:tc>
          <w:tcPr>
            <w:tcW w:w="2260" w:type="dxa"/>
            <w:vMerge/>
            <w:hideMark/>
          </w:tcPr>
          <w:p w14:paraId="157CC8FF" w14:textId="77777777" w:rsidR="00A46571" w:rsidRPr="005F252C" w:rsidRDefault="00A46571" w:rsidP="00A46571">
            <w:pPr>
              <w:tabs>
                <w:tab w:val="left" w:pos="2038"/>
              </w:tabs>
              <w:rPr>
                <w:b/>
                <w:bCs/>
              </w:rPr>
            </w:pPr>
          </w:p>
        </w:tc>
        <w:tc>
          <w:tcPr>
            <w:tcW w:w="11360" w:type="dxa"/>
            <w:vMerge/>
            <w:hideMark/>
          </w:tcPr>
          <w:p w14:paraId="6F37A3B8" w14:textId="77777777" w:rsidR="00A46571" w:rsidRPr="005F252C" w:rsidRDefault="00A46571" w:rsidP="00A46571">
            <w:pPr>
              <w:tabs>
                <w:tab w:val="left" w:pos="2038"/>
              </w:tabs>
            </w:pPr>
          </w:p>
        </w:tc>
        <w:tc>
          <w:tcPr>
            <w:tcW w:w="5360" w:type="dxa"/>
            <w:hideMark/>
          </w:tcPr>
          <w:p w14:paraId="4490B5D1" w14:textId="77777777" w:rsidR="00A46571" w:rsidRPr="005F252C" w:rsidRDefault="00A46571" w:rsidP="00A46571">
            <w:pPr>
              <w:tabs>
                <w:tab w:val="left" w:pos="2038"/>
              </w:tabs>
            </w:pPr>
            <w:r w:rsidRPr="005F252C">
              <w:t>Arial Filming</w:t>
            </w:r>
          </w:p>
        </w:tc>
        <w:tc>
          <w:tcPr>
            <w:tcW w:w="760" w:type="dxa"/>
            <w:hideMark/>
          </w:tcPr>
          <w:p w14:paraId="7E9BE305" w14:textId="77777777" w:rsidR="00A46571" w:rsidRPr="005F252C" w:rsidRDefault="00A46571" w:rsidP="00A46571">
            <w:pPr>
              <w:tabs>
                <w:tab w:val="left" w:pos="2038"/>
              </w:tabs>
            </w:pPr>
            <w:r w:rsidRPr="005F252C">
              <w:t>No</w:t>
            </w:r>
          </w:p>
        </w:tc>
        <w:tc>
          <w:tcPr>
            <w:tcW w:w="1380" w:type="dxa"/>
            <w:hideMark/>
          </w:tcPr>
          <w:p w14:paraId="3D613DB0" w14:textId="77777777" w:rsidR="00A46571" w:rsidRPr="005F252C" w:rsidRDefault="00A46571" w:rsidP="00A46571">
            <w:pPr>
              <w:tabs>
                <w:tab w:val="left" w:pos="2038"/>
              </w:tabs>
            </w:pPr>
            <w:r w:rsidRPr="005F252C">
              <w:t>Yes</w:t>
            </w:r>
          </w:p>
        </w:tc>
        <w:tc>
          <w:tcPr>
            <w:tcW w:w="1460" w:type="dxa"/>
            <w:hideMark/>
          </w:tcPr>
          <w:p w14:paraId="568860FA" w14:textId="77777777" w:rsidR="00A46571" w:rsidRPr="005F252C" w:rsidRDefault="00A46571" w:rsidP="00A46571">
            <w:pPr>
              <w:tabs>
                <w:tab w:val="left" w:pos="2038"/>
              </w:tabs>
            </w:pPr>
            <w:r w:rsidRPr="005F252C">
              <w:t>S</w:t>
            </w:r>
          </w:p>
        </w:tc>
      </w:tr>
      <w:tr w:rsidR="00A46571" w:rsidRPr="005F252C" w14:paraId="278532FB" w14:textId="77777777" w:rsidTr="009764B6">
        <w:trPr>
          <w:trHeight w:val="310"/>
        </w:trPr>
        <w:tc>
          <w:tcPr>
            <w:tcW w:w="5040" w:type="dxa"/>
            <w:vMerge/>
            <w:hideMark/>
          </w:tcPr>
          <w:p w14:paraId="36B618BF" w14:textId="77777777" w:rsidR="00A46571" w:rsidRPr="005F252C" w:rsidRDefault="00A46571" w:rsidP="00A46571">
            <w:pPr>
              <w:tabs>
                <w:tab w:val="left" w:pos="2038"/>
              </w:tabs>
              <w:rPr>
                <w:b/>
                <w:bCs/>
              </w:rPr>
            </w:pPr>
          </w:p>
        </w:tc>
        <w:tc>
          <w:tcPr>
            <w:tcW w:w="2260" w:type="dxa"/>
            <w:vMerge/>
            <w:hideMark/>
          </w:tcPr>
          <w:p w14:paraId="02E01CA0" w14:textId="77777777" w:rsidR="00A46571" w:rsidRPr="005F252C" w:rsidRDefault="00A46571" w:rsidP="00A46571">
            <w:pPr>
              <w:tabs>
                <w:tab w:val="left" w:pos="2038"/>
              </w:tabs>
              <w:rPr>
                <w:b/>
                <w:bCs/>
              </w:rPr>
            </w:pPr>
          </w:p>
        </w:tc>
        <w:tc>
          <w:tcPr>
            <w:tcW w:w="11360" w:type="dxa"/>
            <w:vMerge/>
            <w:hideMark/>
          </w:tcPr>
          <w:p w14:paraId="6AB6D34E" w14:textId="77777777" w:rsidR="00A46571" w:rsidRPr="005F252C" w:rsidRDefault="00A46571" w:rsidP="00A46571">
            <w:pPr>
              <w:tabs>
                <w:tab w:val="left" w:pos="2038"/>
              </w:tabs>
            </w:pPr>
          </w:p>
        </w:tc>
        <w:tc>
          <w:tcPr>
            <w:tcW w:w="5360" w:type="dxa"/>
            <w:hideMark/>
          </w:tcPr>
          <w:p w14:paraId="02D5457D" w14:textId="77777777" w:rsidR="00A46571" w:rsidRPr="005F252C" w:rsidRDefault="00A46571" w:rsidP="00A46571">
            <w:pPr>
              <w:tabs>
                <w:tab w:val="left" w:pos="2038"/>
              </w:tabs>
            </w:pPr>
            <w:r w:rsidRPr="005F252C">
              <w:t>Geophysical Survey</w:t>
            </w:r>
          </w:p>
        </w:tc>
        <w:tc>
          <w:tcPr>
            <w:tcW w:w="760" w:type="dxa"/>
            <w:hideMark/>
          </w:tcPr>
          <w:p w14:paraId="4AD770FA" w14:textId="77777777" w:rsidR="00A46571" w:rsidRPr="005F252C" w:rsidRDefault="00A46571" w:rsidP="00A46571">
            <w:pPr>
              <w:tabs>
                <w:tab w:val="left" w:pos="2038"/>
              </w:tabs>
            </w:pPr>
            <w:r w:rsidRPr="005F252C">
              <w:t>No</w:t>
            </w:r>
          </w:p>
        </w:tc>
        <w:tc>
          <w:tcPr>
            <w:tcW w:w="1380" w:type="dxa"/>
            <w:hideMark/>
          </w:tcPr>
          <w:p w14:paraId="4615F2E0" w14:textId="77777777" w:rsidR="00A46571" w:rsidRPr="005F252C" w:rsidRDefault="00A46571" w:rsidP="00A46571">
            <w:pPr>
              <w:tabs>
                <w:tab w:val="left" w:pos="2038"/>
              </w:tabs>
            </w:pPr>
            <w:r w:rsidRPr="005F252C">
              <w:t>Yes</w:t>
            </w:r>
          </w:p>
        </w:tc>
        <w:tc>
          <w:tcPr>
            <w:tcW w:w="1460" w:type="dxa"/>
            <w:hideMark/>
          </w:tcPr>
          <w:p w14:paraId="531353DD" w14:textId="77777777" w:rsidR="00A46571" w:rsidRPr="005F252C" w:rsidRDefault="00A46571" w:rsidP="00A46571">
            <w:pPr>
              <w:tabs>
                <w:tab w:val="left" w:pos="2038"/>
              </w:tabs>
            </w:pPr>
            <w:r w:rsidRPr="005F252C">
              <w:t>S</w:t>
            </w:r>
          </w:p>
        </w:tc>
      </w:tr>
      <w:tr w:rsidR="00A46571" w:rsidRPr="005F252C" w14:paraId="0555F7B8" w14:textId="77777777" w:rsidTr="009764B6">
        <w:trPr>
          <w:trHeight w:val="310"/>
        </w:trPr>
        <w:tc>
          <w:tcPr>
            <w:tcW w:w="5040" w:type="dxa"/>
            <w:vMerge/>
            <w:hideMark/>
          </w:tcPr>
          <w:p w14:paraId="3C019E07" w14:textId="77777777" w:rsidR="00A46571" w:rsidRPr="005F252C" w:rsidRDefault="00A46571" w:rsidP="00A46571">
            <w:pPr>
              <w:tabs>
                <w:tab w:val="left" w:pos="2038"/>
              </w:tabs>
              <w:rPr>
                <w:b/>
                <w:bCs/>
              </w:rPr>
            </w:pPr>
          </w:p>
        </w:tc>
        <w:tc>
          <w:tcPr>
            <w:tcW w:w="2260" w:type="dxa"/>
            <w:hideMark/>
          </w:tcPr>
          <w:p w14:paraId="25183A07" w14:textId="77777777" w:rsidR="00A46571" w:rsidRPr="005F252C" w:rsidRDefault="00A46571" w:rsidP="00A46571">
            <w:pPr>
              <w:tabs>
                <w:tab w:val="left" w:pos="2038"/>
              </w:tabs>
              <w:rPr>
                <w:b/>
                <w:bCs/>
              </w:rPr>
            </w:pPr>
            <w:r w:rsidRPr="005F252C">
              <w:rPr>
                <w:b/>
                <w:bCs/>
              </w:rPr>
              <w:t>Helicopters EMS</w:t>
            </w:r>
          </w:p>
        </w:tc>
        <w:tc>
          <w:tcPr>
            <w:tcW w:w="11360" w:type="dxa"/>
            <w:hideMark/>
          </w:tcPr>
          <w:p w14:paraId="2D76DCF6" w14:textId="77777777" w:rsidR="00A46571" w:rsidRPr="005F252C" w:rsidRDefault="00A46571" w:rsidP="00A46571">
            <w:pPr>
              <w:tabs>
                <w:tab w:val="left" w:pos="2038"/>
              </w:tabs>
            </w:pPr>
            <w:r w:rsidRPr="005F252C">
              <w:t>Emergency Medical Services provided by Helicopter</w:t>
            </w:r>
          </w:p>
        </w:tc>
        <w:tc>
          <w:tcPr>
            <w:tcW w:w="5360" w:type="dxa"/>
            <w:hideMark/>
          </w:tcPr>
          <w:p w14:paraId="4407889B" w14:textId="77777777" w:rsidR="00A46571" w:rsidRPr="005F252C" w:rsidRDefault="00A46571" w:rsidP="00A46571">
            <w:pPr>
              <w:tabs>
                <w:tab w:val="left" w:pos="2038"/>
              </w:tabs>
            </w:pPr>
            <w:r w:rsidRPr="005F252C">
              <w:t>Medical Evacuation</w:t>
            </w:r>
          </w:p>
        </w:tc>
        <w:tc>
          <w:tcPr>
            <w:tcW w:w="760" w:type="dxa"/>
            <w:hideMark/>
          </w:tcPr>
          <w:p w14:paraId="701087D5" w14:textId="77777777" w:rsidR="00A46571" w:rsidRPr="005F252C" w:rsidRDefault="00A46571" w:rsidP="00A46571">
            <w:pPr>
              <w:tabs>
                <w:tab w:val="left" w:pos="2038"/>
              </w:tabs>
            </w:pPr>
            <w:r w:rsidRPr="005F252C">
              <w:t>No</w:t>
            </w:r>
          </w:p>
        </w:tc>
        <w:tc>
          <w:tcPr>
            <w:tcW w:w="1380" w:type="dxa"/>
            <w:hideMark/>
          </w:tcPr>
          <w:p w14:paraId="4537FB4D" w14:textId="77777777" w:rsidR="00A46571" w:rsidRPr="005F252C" w:rsidRDefault="00A46571" w:rsidP="00A46571">
            <w:pPr>
              <w:tabs>
                <w:tab w:val="left" w:pos="2038"/>
              </w:tabs>
            </w:pPr>
            <w:r w:rsidRPr="005F252C">
              <w:t>Yes</w:t>
            </w:r>
          </w:p>
        </w:tc>
        <w:tc>
          <w:tcPr>
            <w:tcW w:w="1460" w:type="dxa"/>
            <w:hideMark/>
          </w:tcPr>
          <w:p w14:paraId="0FB09BCE" w14:textId="77777777" w:rsidR="00A46571" w:rsidRPr="005F252C" w:rsidRDefault="00A46571" w:rsidP="00A46571">
            <w:pPr>
              <w:tabs>
                <w:tab w:val="left" w:pos="2038"/>
              </w:tabs>
            </w:pPr>
            <w:r w:rsidRPr="005F252C">
              <w:t>S</w:t>
            </w:r>
          </w:p>
        </w:tc>
      </w:tr>
      <w:tr w:rsidR="00A46571" w:rsidRPr="005F252C" w14:paraId="38795D4A" w14:textId="77777777" w:rsidTr="009764B6">
        <w:trPr>
          <w:trHeight w:val="310"/>
        </w:trPr>
        <w:tc>
          <w:tcPr>
            <w:tcW w:w="5040" w:type="dxa"/>
            <w:vMerge/>
            <w:hideMark/>
          </w:tcPr>
          <w:p w14:paraId="4E0D0511" w14:textId="77777777" w:rsidR="00A46571" w:rsidRPr="005F252C" w:rsidRDefault="00A46571" w:rsidP="00A46571">
            <w:pPr>
              <w:tabs>
                <w:tab w:val="left" w:pos="2038"/>
              </w:tabs>
              <w:rPr>
                <w:b/>
                <w:bCs/>
              </w:rPr>
            </w:pPr>
          </w:p>
        </w:tc>
        <w:tc>
          <w:tcPr>
            <w:tcW w:w="2260" w:type="dxa"/>
            <w:vMerge w:val="restart"/>
            <w:hideMark/>
          </w:tcPr>
          <w:p w14:paraId="648831FE" w14:textId="77777777" w:rsidR="00A46571" w:rsidRPr="005F252C" w:rsidRDefault="00A46571" w:rsidP="00A46571">
            <w:pPr>
              <w:tabs>
                <w:tab w:val="left" w:pos="2038"/>
              </w:tabs>
              <w:rPr>
                <w:b/>
                <w:bCs/>
              </w:rPr>
            </w:pPr>
            <w:r w:rsidRPr="005F252C">
              <w:rPr>
                <w:b/>
                <w:bCs/>
              </w:rPr>
              <w:t>Tourism</w:t>
            </w:r>
          </w:p>
        </w:tc>
        <w:tc>
          <w:tcPr>
            <w:tcW w:w="11360" w:type="dxa"/>
            <w:vMerge w:val="restart"/>
            <w:hideMark/>
          </w:tcPr>
          <w:p w14:paraId="57F2CECA" w14:textId="77777777" w:rsidR="00A46571" w:rsidRPr="005F252C" w:rsidRDefault="00A46571" w:rsidP="00A46571">
            <w:pPr>
              <w:tabs>
                <w:tab w:val="left" w:pos="2038"/>
              </w:tabs>
            </w:pPr>
            <w:r w:rsidRPr="005F252C">
              <w:t>Tourism Services provided by Helicopter</w:t>
            </w:r>
          </w:p>
        </w:tc>
        <w:tc>
          <w:tcPr>
            <w:tcW w:w="5360" w:type="dxa"/>
            <w:hideMark/>
          </w:tcPr>
          <w:p w14:paraId="18F3FC58" w14:textId="77777777" w:rsidR="00A46571" w:rsidRPr="005F252C" w:rsidRDefault="00A46571" w:rsidP="00A46571">
            <w:pPr>
              <w:tabs>
                <w:tab w:val="left" w:pos="2038"/>
              </w:tabs>
            </w:pPr>
            <w:r w:rsidRPr="005F252C">
              <w:t>Private Transfer</w:t>
            </w:r>
          </w:p>
        </w:tc>
        <w:tc>
          <w:tcPr>
            <w:tcW w:w="760" w:type="dxa"/>
            <w:hideMark/>
          </w:tcPr>
          <w:p w14:paraId="63247117" w14:textId="77777777" w:rsidR="00A46571" w:rsidRPr="005F252C" w:rsidRDefault="00A46571" w:rsidP="00A46571">
            <w:pPr>
              <w:tabs>
                <w:tab w:val="left" w:pos="2038"/>
              </w:tabs>
            </w:pPr>
            <w:r w:rsidRPr="005F252C">
              <w:t>No</w:t>
            </w:r>
          </w:p>
        </w:tc>
        <w:tc>
          <w:tcPr>
            <w:tcW w:w="1380" w:type="dxa"/>
            <w:hideMark/>
          </w:tcPr>
          <w:p w14:paraId="0813773F" w14:textId="77777777" w:rsidR="00A46571" w:rsidRPr="005F252C" w:rsidRDefault="00A46571" w:rsidP="00A46571">
            <w:pPr>
              <w:tabs>
                <w:tab w:val="left" w:pos="2038"/>
              </w:tabs>
            </w:pPr>
            <w:r w:rsidRPr="005F252C">
              <w:t>Yes</w:t>
            </w:r>
          </w:p>
        </w:tc>
        <w:tc>
          <w:tcPr>
            <w:tcW w:w="1460" w:type="dxa"/>
            <w:hideMark/>
          </w:tcPr>
          <w:p w14:paraId="6DD250F9" w14:textId="77777777" w:rsidR="00A46571" w:rsidRPr="005F252C" w:rsidRDefault="00A46571" w:rsidP="00A46571">
            <w:pPr>
              <w:tabs>
                <w:tab w:val="left" w:pos="2038"/>
              </w:tabs>
            </w:pPr>
            <w:r w:rsidRPr="005F252C">
              <w:t>S</w:t>
            </w:r>
          </w:p>
        </w:tc>
      </w:tr>
      <w:tr w:rsidR="00A46571" w:rsidRPr="005F252C" w14:paraId="3B7B1BA7" w14:textId="77777777" w:rsidTr="009764B6">
        <w:trPr>
          <w:trHeight w:val="310"/>
        </w:trPr>
        <w:tc>
          <w:tcPr>
            <w:tcW w:w="5040" w:type="dxa"/>
            <w:vMerge/>
            <w:hideMark/>
          </w:tcPr>
          <w:p w14:paraId="22FCAB0A" w14:textId="77777777" w:rsidR="00A46571" w:rsidRPr="005F252C" w:rsidRDefault="00A46571" w:rsidP="00A46571">
            <w:pPr>
              <w:tabs>
                <w:tab w:val="left" w:pos="2038"/>
              </w:tabs>
              <w:rPr>
                <w:b/>
                <w:bCs/>
              </w:rPr>
            </w:pPr>
          </w:p>
        </w:tc>
        <w:tc>
          <w:tcPr>
            <w:tcW w:w="2260" w:type="dxa"/>
            <w:vMerge/>
            <w:hideMark/>
          </w:tcPr>
          <w:p w14:paraId="523A593A" w14:textId="77777777" w:rsidR="00A46571" w:rsidRPr="005F252C" w:rsidRDefault="00A46571" w:rsidP="00A46571">
            <w:pPr>
              <w:tabs>
                <w:tab w:val="left" w:pos="2038"/>
              </w:tabs>
              <w:rPr>
                <w:b/>
                <w:bCs/>
              </w:rPr>
            </w:pPr>
          </w:p>
        </w:tc>
        <w:tc>
          <w:tcPr>
            <w:tcW w:w="11360" w:type="dxa"/>
            <w:vMerge/>
            <w:hideMark/>
          </w:tcPr>
          <w:p w14:paraId="237DE18F" w14:textId="77777777" w:rsidR="00A46571" w:rsidRPr="005F252C" w:rsidRDefault="00A46571" w:rsidP="00A46571">
            <w:pPr>
              <w:tabs>
                <w:tab w:val="left" w:pos="2038"/>
              </w:tabs>
            </w:pPr>
          </w:p>
        </w:tc>
        <w:tc>
          <w:tcPr>
            <w:tcW w:w="5360" w:type="dxa"/>
            <w:hideMark/>
          </w:tcPr>
          <w:p w14:paraId="2F42FC79" w14:textId="77777777" w:rsidR="00A46571" w:rsidRPr="005F252C" w:rsidRDefault="00A46571" w:rsidP="00A46571">
            <w:pPr>
              <w:tabs>
                <w:tab w:val="left" w:pos="2038"/>
              </w:tabs>
            </w:pPr>
            <w:r w:rsidRPr="005F252C">
              <w:t>Panoramic Flights</w:t>
            </w:r>
          </w:p>
        </w:tc>
        <w:tc>
          <w:tcPr>
            <w:tcW w:w="760" w:type="dxa"/>
            <w:hideMark/>
          </w:tcPr>
          <w:p w14:paraId="37DC7969" w14:textId="77777777" w:rsidR="00A46571" w:rsidRPr="005F252C" w:rsidRDefault="00A46571" w:rsidP="00A46571">
            <w:pPr>
              <w:tabs>
                <w:tab w:val="left" w:pos="2038"/>
              </w:tabs>
            </w:pPr>
            <w:r w:rsidRPr="005F252C">
              <w:t>No</w:t>
            </w:r>
          </w:p>
        </w:tc>
        <w:tc>
          <w:tcPr>
            <w:tcW w:w="1380" w:type="dxa"/>
            <w:hideMark/>
          </w:tcPr>
          <w:p w14:paraId="202A879D" w14:textId="77777777" w:rsidR="00A46571" w:rsidRPr="005F252C" w:rsidRDefault="00A46571" w:rsidP="00A46571">
            <w:pPr>
              <w:tabs>
                <w:tab w:val="left" w:pos="2038"/>
              </w:tabs>
            </w:pPr>
            <w:r w:rsidRPr="005F252C">
              <w:t>Yes</w:t>
            </w:r>
          </w:p>
        </w:tc>
        <w:tc>
          <w:tcPr>
            <w:tcW w:w="1460" w:type="dxa"/>
            <w:hideMark/>
          </w:tcPr>
          <w:p w14:paraId="1AA15D0A" w14:textId="77777777" w:rsidR="00A46571" w:rsidRPr="005F252C" w:rsidRDefault="00A46571" w:rsidP="00A46571">
            <w:pPr>
              <w:tabs>
                <w:tab w:val="left" w:pos="2038"/>
              </w:tabs>
            </w:pPr>
            <w:r w:rsidRPr="005F252C">
              <w:t>S</w:t>
            </w:r>
          </w:p>
        </w:tc>
      </w:tr>
      <w:tr w:rsidR="00A46571" w:rsidRPr="005F252C" w14:paraId="466960BB" w14:textId="77777777" w:rsidTr="009764B6">
        <w:trPr>
          <w:trHeight w:val="310"/>
        </w:trPr>
        <w:tc>
          <w:tcPr>
            <w:tcW w:w="5040" w:type="dxa"/>
            <w:vMerge w:val="restart"/>
            <w:hideMark/>
          </w:tcPr>
          <w:p w14:paraId="7CE0B965" w14:textId="77777777" w:rsidR="00A46571" w:rsidRPr="005F252C" w:rsidRDefault="00A46571" w:rsidP="00A46571">
            <w:pPr>
              <w:tabs>
                <w:tab w:val="left" w:pos="2038"/>
              </w:tabs>
              <w:rPr>
                <w:b/>
                <w:bCs/>
              </w:rPr>
            </w:pPr>
            <w:r w:rsidRPr="005F252C">
              <w:rPr>
                <w:b/>
                <w:bCs/>
              </w:rPr>
              <w:t>Transformers</w:t>
            </w:r>
          </w:p>
        </w:tc>
        <w:tc>
          <w:tcPr>
            <w:tcW w:w="2260" w:type="dxa"/>
            <w:vMerge w:val="restart"/>
            <w:hideMark/>
          </w:tcPr>
          <w:p w14:paraId="54354ED4" w14:textId="77777777" w:rsidR="00A46571" w:rsidRPr="005F252C" w:rsidRDefault="00A46571" w:rsidP="00A46571">
            <w:pPr>
              <w:tabs>
                <w:tab w:val="left" w:pos="2038"/>
              </w:tabs>
              <w:rPr>
                <w:b/>
                <w:bCs/>
              </w:rPr>
            </w:pPr>
            <w:r w:rsidRPr="005F252C">
              <w:rPr>
                <w:b/>
                <w:bCs/>
              </w:rPr>
              <w:t>Switchgear</w:t>
            </w:r>
          </w:p>
        </w:tc>
        <w:tc>
          <w:tcPr>
            <w:tcW w:w="11360" w:type="dxa"/>
            <w:vMerge w:val="restart"/>
            <w:hideMark/>
          </w:tcPr>
          <w:p w14:paraId="1C1DEDAA" w14:textId="77777777" w:rsidR="00A46571" w:rsidRPr="005F252C" w:rsidRDefault="00A46571" w:rsidP="00A46571">
            <w:pPr>
              <w:tabs>
                <w:tab w:val="left" w:pos="2038"/>
              </w:tabs>
            </w:pPr>
            <w:r w:rsidRPr="005F252C">
              <w:t xml:space="preserve">Switching devices that all fulfill a common need </w:t>
            </w:r>
          </w:p>
        </w:tc>
        <w:tc>
          <w:tcPr>
            <w:tcW w:w="5360" w:type="dxa"/>
            <w:hideMark/>
          </w:tcPr>
          <w:p w14:paraId="433353A5" w14:textId="77777777" w:rsidR="00A46571" w:rsidRPr="005F252C" w:rsidRDefault="00A46571" w:rsidP="00A46571">
            <w:pPr>
              <w:tabs>
                <w:tab w:val="left" w:pos="2038"/>
              </w:tabs>
            </w:pPr>
            <w:r w:rsidRPr="005F252C">
              <w:t>Medium Voltage Switchgear</w:t>
            </w:r>
          </w:p>
        </w:tc>
        <w:tc>
          <w:tcPr>
            <w:tcW w:w="760" w:type="dxa"/>
            <w:hideMark/>
          </w:tcPr>
          <w:p w14:paraId="231CC652" w14:textId="77777777" w:rsidR="00A46571" w:rsidRPr="005F252C" w:rsidRDefault="00A46571" w:rsidP="00A46571">
            <w:pPr>
              <w:tabs>
                <w:tab w:val="left" w:pos="2038"/>
              </w:tabs>
            </w:pPr>
            <w:r w:rsidRPr="005F252C">
              <w:t>Yes</w:t>
            </w:r>
          </w:p>
        </w:tc>
        <w:tc>
          <w:tcPr>
            <w:tcW w:w="1380" w:type="dxa"/>
            <w:hideMark/>
          </w:tcPr>
          <w:p w14:paraId="21F1086A" w14:textId="77777777" w:rsidR="00A46571" w:rsidRPr="005F252C" w:rsidRDefault="00A46571" w:rsidP="00A46571">
            <w:pPr>
              <w:tabs>
                <w:tab w:val="left" w:pos="2038"/>
              </w:tabs>
            </w:pPr>
            <w:r w:rsidRPr="005F252C">
              <w:t>Yes</w:t>
            </w:r>
          </w:p>
        </w:tc>
        <w:tc>
          <w:tcPr>
            <w:tcW w:w="1460" w:type="dxa"/>
            <w:hideMark/>
          </w:tcPr>
          <w:p w14:paraId="36DC8F11" w14:textId="77777777" w:rsidR="00A46571" w:rsidRPr="005F252C" w:rsidRDefault="00A46571" w:rsidP="00A46571">
            <w:pPr>
              <w:tabs>
                <w:tab w:val="left" w:pos="2038"/>
              </w:tabs>
            </w:pPr>
            <w:r w:rsidRPr="005F252C">
              <w:t>P</w:t>
            </w:r>
          </w:p>
        </w:tc>
      </w:tr>
      <w:tr w:rsidR="00A46571" w:rsidRPr="005F252C" w14:paraId="552B951E" w14:textId="77777777" w:rsidTr="009764B6">
        <w:trPr>
          <w:trHeight w:val="310"/>
        </w:trPr>
        <w:tc>
          <w:tcPr>
            <w:tcW w:w="5040" w:type="dxa"/>
            <w:vMerge/>
            <w:hideMark/>
          </w:tcPr>
          <w:p w14:paraId="53B0D2CE" w14:textId="77777777" w:rsidR="00A46571" w:rsidRPr="005F252C" w:rsidRDefault="00A46571" w:rsidP="00A46571">
            <w:pPr>
              <w:tabs>
                <w:tab w:val="left" w:pos="2038"/>
              </w:tabs>
              <w:rPr>
                <w:b/>
                <w:bCs/>
              </w:rPr>
            </w:pPr>
          </w:p>
        </w:tc>
        <w:tc>
          <w:tcPr>
            <w:tcW w:w="2260" w:type="dxa"/>
            <w:vMerge/>
            <w:hideMark/>
          </w:tcPr>
          <w:p w14:paraId="4193FFC1" w14:textId="77777777" w:rsidR="00A46571" w:rsidRPr="005F252C" w:rsidRDefault="00A46571" w:rsidP="00A46571">
            <w:pPr>
              <w:tabs>
                <w:tab w:val="left" w:pos="2038"/>
              </w:tabs>
              <w:rPr>
                <w:b/>
                <w:bCs/>
              </w:rPr>
            </w:pPr>
          </w:p>
        </w:tc>
        <w:tc>
          <w:tcPr>
            <w:tcW w:w="11360" w:type="dxa"/>
            <w:vMerge/>
            <w:hideMark/>
          </w:tcPr>
          <w:p w14:paraId="65C75D90" w14:textId="77777777" w:rsidR="00A46571" w:rsidRPr="005F252C" w:rsidRDefault="00A46571" w:rsidP="00A46571">
            <w:pPr>
              <w:tabs>
                <w:tab w:val="left" w:pos="2038"/>
              </w:tabs>
            </w:pPr>
          </w:p>
        </w:tc>
        <w:tc>
          <w:tcPr>
            <w:tcW w:w="5360" w:type="dxa"/>
            <w:hideMark/>
          </w:tcPr>
          <w:p w14:paraId="2C5D3DF9" w14:textId="77777777" w:rsidR="00A46571" w:rsidRPr="005F252C" w:rsidRDefault="00A46571" w:rsidP="00A46571">
            <w:pPr>
              <w:tabs>
                <w:tab w:val="left" w:pos="2038"/>
              </w:tabs>
            </w:pPr>
            <w:r w:rsidRPr="005F252C">
              <w:t>Low Voltage Switchgear</w:t>
            </w:r>
          </w:p>
        </w:tc>
        <w:tc>
          <w:tcPr>
            <w:tcW w:w="760" w:type="dxa"/>
            <w:hideMark/>
          </w:tcPr>
          <w:p w14:paraId="101F3913" w14:textId="77777777" w:rsidR="00A46571" w:rsidRPr="005F252C" w:rsidRDefault="00A46571" w:rsidP="00A46571">
            <w:pPr>
              <w:tabs>
                <w:tab w:val="left" w:pos="2038"/>
              </w:tabs>
            </w:pPr>
            <w:r w:rsidRPr="005F252C">
              <w:t>Yes</w:t>
            </w:r>
          </w:p>
        </w:tc>
        <w:tc>
          <w:tcPr>
            <w:tcW w:w="1380" w:type="dxa"/>
            <w:hideMark/>
          </w:tcPr>
          <w:p w14:paraId="18DD498C" w14:textId="77777777" w:rsidR="00A46571" w:rsidRPr="005F252C" w:rsidRDefault="00A46571" w:rsidP="00A46571">
            <w:pPr>
              <w:tabs>
                <w:tab w:val="left" w:pos="2038"/>
              </w:tabs>
            </w:pPr>
            <w:r w:rsidRPr="005F252C">
              <w:t>Yes</w:t>
            </w:r>
          </w:p>
        </w:tc>
        <w:tc>
          <w:tcPr>
            <w:tcW w:w="1460" w:type="dxa"/>
            <w:hideMark/>
          </w:tcPr>
          <w:p w14:paraId="7C5B49CF" w14:textId="77777777" w:rsidR="00A46571" w:rsidRPr="005F252C" w:rsidRDefault="00A46571" w:rsidP="00A46571">
            <w:pPr>
              <w:tabs>
                <w:tab w:val="left" w:pos="2038"/>
              </w:tabs>
            </w:pPr>
            <w:r w:rsidRPr="005F252C">
              <w:t>P</w:t>
            </w:r>
          </w:p>
        </w:tc>
      </w:tr>
      <w:tr w:rsidR="00A46571" w:rsidRPr="005F252C" w14:paraId="04066E24" w14:textId="77777777" w:rsidTr="009764B6">
        <w:trPr>
          <w:trHeight w:val="310"/>
        </w:trPr>
        <w:tc>
          <w:tcPr>
            <w:tcW w:w="5040" w:type="dxa"/>
            <w:vMerge/>
            <w:hideMark/>
          </w:tcPr>
          <w:p w14:paraId="040470C0" w14:textId="77777777" w:rsidR="00A46571" w:rsidRPr="005F252C" w:rsidRDefault="00A46571" w:rsidP="00A46571">
            <w:pPr>
              <w:tabs>
                <w:tab w:val="left" w:pos="2038"/>
              </w:tabs>
              <w:rPr>
                <w:b/>
                <w:bCs/>
              </w:rPr>
            </w:pPr>
          </w:p>
        </w:tc>
        <w:tc>
          <w:tcPr>
            <w:tcW w:w="2260" w:type="dxa"/>
            <w:vMerge/>
            <w:hideMark/>
          </w:tcPr>
          <w:p w14:paraId="396628DA" w14:textId="77777777" w:rsidR="00A46571" w:rsidRPr="005F252C" w:rsidRDefault="00A46571" w:rsidP="00A46571">
            <w:pPr>
              <w:tabs>
                <w:tab w:val="left" w:pos="2038"/>
              </w:tabs>
              <w:rPr>
                <w:b/>
                <w:bCs/>
              </w:rPr>
            </w:pPr>
          </w:p>
        </w:tc>
        <w:tc>
          <w:tcPr>
            <w:tcW w:w="11360" w:type="dxa"/>
            <w:vMerge/>
            <w:hideMark/>
          </w:tcPr>
          <w:p w14:paraId="1F3A0864" w14:textId="77777777" w:rsidR="00A46571" w:rsidRPr="005F252C" w:rsidRDefault="00A46571" w:rsidP="00A46571">
            <w:pPr>
              <w:tabs>
                <w:tab w:val="left" w:pos="2038"/>
              </w:tabs>
            </w:pPr>
          </w:p>
        </w:tc>
        <w:tc>
          <w:tcPr>
            <w:tcW w:w="5360" w:type="dxa"/>
            <w:hideMark/>
          </w:tcPr>
          <w:p w14:paraId="1060ABF6" w14:textId="77777777" w:rsidR="00A46571" w:rsidRPr="005F252C" w:rsidRDefault="00A46571" w:rsidP="00A46571">
            <w:pPr>
              <w:tabs>
                <w:tab w:val="left" w:pos="2038"/>
              </w:tabs>
            </w:pPr>
            <w:r w:rsidRPr="005F252C">
              <w:t>E-House</w:t>
            </w:r>
          </w:p>
        </w:tc>
        <w:tc>
          <w:tcPr>
            <w:tcW w:w="760" w:type="dxa"/>
            <w:hideMark/>
          </w:tcPr>
          <w:p w14:paraId="67B1C8B8" w14:textId="77777777" w:rsidR="00A46571" w:rsidRPr="005F252C" w:rsidRDefault="00A46571" w:rsidP="00A46571">
            <w:pPr>
              <w:tabs>
                <w:tab w:val="left" w:pos="2038"/>
              </w:tabs>
            </w:pPr>
            <w:r w:rsidRPr="005F252C">
              <w:t>Yes</w:t>
            </w:r>
          </w:p>
        </w:tc>
        <w:tc>
          <w:tcPr>
            <w:tcW w:w="1380" w:type="dxa"/>
            <w:hideMark/>
          </w:tcPr>
          <w:p w14:paraId="2A6E1835" w14:textId="77777777" w:rsidR="00A46571" w:rsidRPr="005F252C" w:rsidRDefault="00A46571" w:rsidP="00A46571">
            <w:pPr>
              <w:tabs>
                <w:tab w:val="left" w:pos="2038"/>
              </w:tabs>
            </w:pPr>
            <w:r w:rsidRPr="005F252C">
              <w:t>Yes</w:t>
            </w:r>
          </w:p>
        </w:tc>
        <w:tc>
          <w:tcPr>
            <w:tcW w:w="1460" w:type="dxa"/>
            <w:hideMark/>
          </w:tcPr>
          <w:p w14:paraId="5CA3692B" w14:textId="77777777" w:rsidR="00A46571" w:rsidRPr="005F252C" w:rsidRDefault="00A46571" w:rsidP="00A46571">
            <w:pPr>
              <w:tabs>
                <w:tab w:val="left" w:pos="2038"/>
              </w:tabs>
            </w:pPr>
            <w:r w:rsidRPr="005F252C">
              <w:t>P</w:t>
            </w:r>
          </w:p>
        </w:tc>
      </w:tr>
      <w:tr w:rsidR="00A46571" w:rsidRPr="005F252C" w14:paraId="54C6FAA5" w14:textId="77777777" w:rsidTr="009764B6">
        <w:trPr>
          <w:trHeight w:val="310"/>
        </w:trPr>
        <w:tc>
          <w:tcPr>
            <w:tcW w:w="5040" w:type="dxa"/>
            <w:vMerge/>
            <w:hideMark/>
          </w:tcPr>
          <w:p w14:paraId="05BC148D" w14:textId="77777777" w:rsidR="00A46571" w:rsidRPr="005F252C" w:rsidRDefault="00A46571" w:rsidP="00A46571">
            <w:pPr>
              <w:tabs>
                <w:tab w:val="left" w:pos="2038"/>
              </w:tabs>
              <w:rPr>
                <w:b/>
                <w:bCs/>
              </w:rPr>
            </w:pPr>
          </w:p>
        </w:tc>
        <w:tc>
          <w:tcPr>
            <w:tcW w:w="2260" w:type="dxa"/>
            <w:vMerge/>
            <w:hideMark/>
          </w:tcPr>
          <w:p w14:paraId="1B6D24EA" w14:textId="77777777" w:rsidR="00A46571" w:rsidRPr="005F252C" w:rsidRDefault="00A46571" w:rsidP="00A46571">
            <w:pPr>
              <w:tabs>
                <w:tab w:val="left" w:pos="2038"/>
              </w:tabs>
              <w:rPr>
                <w:b/>
                <w:bCs/>
              </w:rPr>
            </w:pPr>
          </w:p>
        </w:tc>
        <w:tc>
          <w:tcPr>
            <w:tcW w:w="11360" w:type="dxa"/>
            <w:vMerge/>
            <w:hideMark/>
          </w:tcPr>
          <w:p w14:paraId="452DE79E" w14:textId="77777777" w:rsidR="00A46571" w:rsidRPr="005F252C" w:rsidRDefault="00A46571" w:rsidP="00A46571">
            <w:pPr>
              <w:tabs>
                <w:tab w:val="left" w:pos="2038"/>
              </w:tabs>
            </w:pPr>
          </w:p>
        </w:tc>
        <w:tc>
          <w:tcPr>
            <w:tcW w:w="5360" w:type="dxa"/>
            <w:hideMark/>
          </w:tcPr>
          <w:p w14:paraId="0D1B8499" w14:textId="77777777" w:rsidR="00A46571" w:rsidRPr="005F252C" w:rsidRDefault="00A46571" w:rsidP="00A46571">
            <w:pPr>
              <w:tabs>
                <w:tab w:val="left" w:pos="2038"/>
              </w:tabs>
            </w:pPr>
            <w:r w:rsidRPr="005F252C">
              <w:t>Package Sub-Stations</w:t>
            </w:r>
          </w:p>
        </w:tc>
        <w:tc>
          <w:tcPr>
            <w:tcW w:w="760" w:type="dxa"/>
            <w:hideMark/>
          </w:tcPr>
          <w:p w14:paraId="73BAA025" w14:textId="77777777" w:rsidR="00A46571" w:rsidRPr="005F252C" w:rsidRDefault="00A46571" w:rsidP="00A46571">
            <w:pPr>
              <w:tabs>
                <w:tab w:val="left" w:pos="2038"/>
              </w:tabs>
            </w:pPr>
            <w:r w:rsidRPr="005F252C">
              <w:t>Yes</w:t>
            </w:r>
          </w:p>
        </w:tc>
        <w:tc>
          <w:tcPr>
            <w:tcW w:w="1380" w:type="dxa"/>
            <w:hideMark/>
          </w:tcPr>
          <w:p w14:paraId="599E9EFB" w14:textId="77777777" w:rsidR="00A46571" w:rsidRPr="005F252C" w:rsidRDefault="00A46571" w:rsidP="00A46571">
            <w:pPr>
              <w:tabs>
                <w:tab w:val="left" w:pos="2038"/>
              </w:tabs>
            </w:pPr>
            <w:r w:rsidRPr="005F252C">
              <w:t>Yes</w:t>
            </w:r>
          </w:p>
        </w:tc>
        <w:tc>
          <w:tcPr>
            <w:tcW w:w="1460" w:type="dxa"/>
            <w:hideMark/>
          </w:tcPr>
          <w:p w14:paraId="3545E09F" w14:textId="77777777" w:rsidR="00A46571" w:rsidRPr="005F252C" w:rsidRDefault="00A46571" w:rsidP="00A46571">
            <w:pPr>
              <w:tabs>
                <w:tab w:val="left" w:pos="2038"/>
              </w:tabs>
            </w:pPr>
            <w:r w:rsidRPr="005F252C">
              <w:t>P</w:t>
            </w:r>
          </w:p>
        </w:tc>
      </w:tr>
      <w:tr w:rsidR="00A46571" w:rsidRPr="005F252C" w14:paraId="7F6F276C" w14:textId="77777777" w:rsidTr="009764B6">
        <w:trPr>
          <w:trHeight w:val="310"/>
        </w:trPr>
        <w:tc>
          <w:tcPr>
            <w:tcW w:w="5040" w:type="dxa"/>
            <w:vMerge/>
            <w:hideMark/>
          </w:tcPr>
          <w:p w14:paraId="708A5F55" w14:textId="77777777" w:rsidR="00A46571" w:rsidRPr="005F252C" w:rsidRDefault="00A46571" w:rsidP="00A46571">
            <w:pPr>
              <w:tabs>
                <w:tab w:val="left" w:pos="2038"/>
              </w:tabs>
              <w:rPr>
                <w:b/>
                <w:bCs/>
              </w:rPr>
            </w:pPr>
          </w:p>
        </w:tc>
        <w:tc>
          <w:tcPr>
            <w:tcW w:w="2260" w:type="dxa"/>
            <w:vMerge/>
            <w:hideMark/>
          </w:tcPr>
          <w:p w14:paraId="07784674" w14:textId="77777777" w:rsidR="00A46571" w:rsidRPr="005F252C" w:rsidRDefault="00A46571" w:rsidP="00A46571">
            <w:pPr>
              <w:tabs>
                <w:tab w:val="left" w:pos="2038"/>
              </w:tabs>
              <w:rPr>
                <w:b/>
                <w:bCs/>
              </w:rPr>
            </w:pPr>
          </w:p>
        </w:tc>
        <w:tc>
          <w:tcPr>
            <w:tcW w:w="11360" w:type="dxa"/>
            <w:vMerge/>
            <w:hideMark/>
          </w:tcPr>
          <w:p w14:paraId="2C338C4F" w14:textId="77777777" w:rsidR="00A46571" w:rsidRPr="005F252C" w:rsidRDefault="00A46571" w:rsidP="00A46571">
            <w:pPr>
              <w:tabs>
                <w:tab w:val="left" w:pos="2038"/>
              </w:tabs>
            </w:pPr>
          </w:p>
        </w:tc>
        <w:tc>
          <w:tcPr>
            <w:tcW w:w="5360" w:type="dxa"/>
            <w:hideMark/>
          </w:tcPr>
          <w:p w14:paraId="509A8711" w14:textId="77777777" w:rsidR="00A46571" w:rsidRPr="005F252C" w:rsidRDefault="00A46571" w:rsidP="00A46571">
            <w:pPr>
              <w:tabs>
                <w:tab w:val="left" w:pos="2038"/>
              </w:tabs>
            </w:pPr>
            <w:r w:rsidRPr="005F252C">
              <w:t>Feeder Pillars</w:t>
            </w:r>
          </w:p>
        </w:tc>
        <w:tc>
          <w:tcPr>
            <w:tcW w:w="760" w:type="dxa"/>
            <w:hideMark/>
          </w:tcPr>
          <w:p w14:paraId="533C853F" w14:textId="77777777" w:rsidR="00A46571" w:rsidRPr="005F252C" w:rsidRDefault="00A46571" w:rsidP="00A46571">
            <w:pPr>
              <w:tabs>
                <w:tab w:val="left" w:pos="2038"/>
              </w:tabs>
            </w:pPr>
            <w:r w:rsidRPr="005F252C">
              <w:t>Yes</w:t>
            </w:r>
          </w:p>
        </w:tc>
        <w:tc>
          <w:tcPr>
            <w:tcW w:w="1380" w:type="dxa"/>
            <w:hideMark/>
          </w:tcPr>
          <w:p w14:paraId="53D09535" w14:textId="77777777" w:rsidR="00A46571" w:rsidRPr="005F252C" w:rsidRDefault="00A46571" w:rsidP="00A46571">
            <w:pPr>
              <w:tabs>
                <w:tab w:val="left" w:pos="2038"/>
              </w:tabs>
            </w:pPr>
            <w:r w:rsidRPr="005F252C">
              <w:t>Yes</w:t>
            </w:r>
          </w:p>
        </w:tc>
        <w:tc>
          <w:tcPr>
            <w:tcW w:w="1460" w:type="dxa"/>
            <w:hideMark/>
          </w:tcPr>
          <w:p w14:paraId="03F8EB7F" w14:textId="77777777" w:rsidR="00A46571" w:rsidRPr="005F252C" w:rsidRDefault="00A46571" w:rsidP="00A46571">
            <w:pPr>
              <w:tabs>
                <w:tab w:val="left" w:pos="2038"/>
              </w:tabs>
            </w:pPr>
            <w:r w:rsidRPr="005F252C">
              <w:t>P</w:t>
            </w:r>
          </w:p>
        </w:tc>
      </w:tr>
      <w:tr w:rsidR="00A46571" w:rsidRPr="005F252C" w14:paraId="561638BF" w14:textId="77777777" w:rsidTr="009764B6">
        <w:trPr>
          <w:trHeight w:val="310"/>
        </w:trPr>
        <w:tc>
          <w:tcPr>
            <w:tcW w:w="5040" w:type="dxa"/>
            <w:vMerge w:val="restart"/>
            <w:hideMark/>
          </w:tcPr>
          <w:p w14:paraId="66485497" w14:textId="77777777" w:rsidR="00A46571" w:rsidRPr="005F252C" w:rsidRDefault="00A46571" w:rsidP="00A46571">
            <w:pPr>
              <w:tabs>
                <w:tab w:val="left" w:pos="2038"/>
              </w:tabs>
              <w:rPr>
                <w:b/>
                <w:bCs/>
              </w:rPr>
            </w:pPr>
            <w:r w:rsidRPr="005F252C">
              <w:rPr>
                <w:b/>
                <w:bCs/>
              </w:rPr>
              <w:t>Transformers</w:t>
            </w:r>
          </w:p>
        </w:tc>
        <w:tc>
          <w:tcPr>
            <w:tcW w:w="2260" w:type="dxa"/>
            <w:vMerge w:val="restart"/>
            <w:hideMark/>
          </w:tcPr>
          <w:p w14:paraId="7FE21685" w14:textId="77777777" w:rsidR="00A46571" w:rsidRPr="005F252C" w:rsidRDefault="00A46571" w:rsidP="00A46571">
            <w:pPr>
              <w:tabs>
                <w:tab w:val="left" w:pos="2038"/>
              </w:tabs>
              <w:rPr>
                <w:b/>
                <w:bCs/>
              </w:rPr>
            </w:pPr>
            <w:r w:rsidRPr="005F252C">
              <w:rPr>
                <w:b/>
                <w:bCs/>
              </w:rPr>
              <w:t>Transformers</w:t>
            </w:r>
          </w:p>
        </w:tc>
        <w:tc>
          <w:tcPr>
            <w:tcW w:w="11360" w:type="dxa"/>
            <w:vMerge w:val="restart"/>
            <w:hideMark/>
          </w:tcPr>
          <w:p w14:paraId="1F86DB36" w14:textId="77777777" w:rsidR="00A46571" w:rsidRPr="005F252C" w:rsidRDefault="00A46571" w:rsidP="00A46571">
            <w:pPr>
              <w:tabs>
                <w:tab w:val="left" w:pos="2038"/>
              </w:tabs>
            </w:pPr>
            <w:r w:rsidRPr="005F252C">
              <w:t>Electrical device that uses the principle of electromagnetic induction to transfer energy from one electric circuit to another</w:t>
            </w:r>
          </w:p>
        </w:tc>
        <w:tc>
          <w:tcPr>
            <w:tcW w:w="5360" w:type="dxa"/>
            <w:hideMark/>
          </w:tcPr>
          <w:p w14:paraId="139479DE" w14:textId="77777777" w:rsidR="00A46571" w:rsidRPr="005F252C" w:rsidRDefault="00A46571" w:rsidP="00A46571">
            <w:pPr>
              <w:tabs>
                <w:tab w:val="left" w:pos="2038"/>
              </w:tabs>
            </w:pPr>
            <w:r w:rsidRPr="005F252C">
              <w:t>Transformers</w:t>
            </w:r>
          </w:p>
        </w:tc>
        <w:tc>
          <w:tcPr>
            <w:tcW w:w="760" w:type="dxa"/>
            <w:hideMark/>
          </w:tcPr>
          <w:p w14:paraId="4213E58E" w14:textId="77777777" w:rsidR="00A46571" w:rsidRPr="005F252C" w:rsidRDefault="00A46571" w:rsidP="00A46571">
            <w:pPr>
              <w:tabs>
                <w:tab w:val="left" w:pos="2038"/>
              </w:tabs>
            </w:pPr>
            <w:r w:rsidRPr="005F252C">
              <w:t>Yes</w:t>
            </w:r>
          </w:p>
        </w:tc>
        <w:tc>
          <w:tcPr>
            <w:tcW w:w="1380" w:type="dxa"/>
            <w:hideMark/>
          </w:tcPr>
          <w:p w14:paraId="105A635D" w14:textId="77777777" w:rsidR="00A46571" w:rsidRPr="005F252C" w:rsidRDefault="00A46571" w:rsidP="00A46571">
            <w:pPr>
              <w:tabs>
                <w:tab w:val="left" w:pos="2038"/>
              </w:tabs>
            </w:pPr>
            <w:r w:rsidRPr="005F252C">
              <w:t>Yes</w:t>
            </w:r>
          </w:p>
        </w:tc>
        <w:tc>
          <w:tcPr>
            <w:tcW w:w="1460" w:type="dxa"/>
            <w:hideMark/>
          </w:tcPr>
          <w:p w14:paraId="76A2940A" w14:textId="77777777" w:rsidR="00A46571" w:rsidRPr="005F252C" w:rsidRDefault="00A46571" w:rsidP="00A46571">
            <w:pPr>
              <w:tabs>
                <w:tab w:val="left" w:pos="2038"/>
              </w:tabs>
            </w:pPr>
            <w:r w:rsidRPr="005F252C">
              <w:t>P</w:t>
            </w:r>
          </w:p>
        </w:tc>
      </w:tr>
      <w:tr w:rsidR="00A46571" w:rsidRPr="005F252C" w14:paraId="137AED2E" w14:textId="77777777" w:rsidTr="009764B6">
        <w:trPr>
          <w:trHeight w:val="310"/>
        </w:trPr>
        <w:tc>
          <w:tcPr>
            <w:tcW w:w="5040" w:type="dxa"/>
            <w:vMerge/>
            <w:hideMark/>
          </w:tcPr>
          <w:p w14:paraId="2D8BCDA1" w14:textId="77777777" w:rsidR="00A46571" w:rsidRPr="005F252C" w:rsidRDefault="00A46571" w:rsidP="00A46571">
            <w:pPr>
              <w:tabs>
                <w:tab w:val="left" w:pos="2038"/>
              </w:tabs>
              <w:rPr>
                <w:b/>
                <w:bCs/>
              </w:rPr>
            </w:pPr>
          </w:p>
        </w:tc>
        <w:tc>
          <w:tcPr>
            <w:tcW w:w="2260" w:type="dxa"/>
            <w:vMerge/>
            <w:hideMark/>
          </w:tcPr>
          <w:p w14:paraId="675C75F3" w14:textId="77777777" w:rsidR="00A46571" w:rsidRPr="005F252C" w:rsidRDefault="00A46571" w:rsidP="00A46571">
            <w:pPr>
              <w:tabs>
                <w:tab w:val="left" w:pos="2038"/>
              </w:tabs>
              <w:rPr>
                <w:b/>
                <w:bCs/>
              </w:rPr>
            </w:pPr>
          </w:p>
        </w:tc>
        <w:tc>
          <w:tcPr>
            <w:tcW w:w="11360" w:type="dxa"/>
            <w:vMerge/>
            <w:hideMark/>
          </w:tcPr>
          <w:p w14:paraId="6125CAA9" w14:textId="77777777" w:rsidR="00A46571" w:rsidRPr="005F252C" w:rsidRDefault="00A46571" w:rsidP="00A46571">
            <w:pPr>
              <w:tabs>
                <w:tab w:val="left" w:pos="2038"/>
              </w:tabs>
            </w:pPr>
          </w:p>
        </w:tc>
        <w:tc>
          <w:tcPr>
            <w:tcW w:w="5360" w:type="dxa"/>
            <w:hideMark/>
          </w:tcPr>
          <w:p w14:paraId="01DC9801" w14:textId="77777777" w:rsidR="00A46571" w:rsidRPr="005F252C" w:rsidRDefault="00A46571" w:rsidP="00A46571">
            <w:pPr>
              <w:tabs>
                <w:tab w:val="left" w:pos="2038"/>
              </w:tabs>
            </w:pPr>
            <w:r w:rsidRPr="005F252C">
              <w:t>Power Transformer</w:t>
            </w:r>
          </w:p>
        </w:tc>
        <w:tc>
          <w:tcPr>
            <w:tcW w:w="760" w:type="dxa"/>
            <w:hideMark/>
          </w:tcPr>
          <w:p w14:paraId="06C01357" w14:textId="77777777" w:rsidR="00A46571" w:rsidRPr="005F252C" w:rsidRDefault="00A46571" w:rsidP="00A46571">
            <w:pPr>
              <w:tabs>
                <w:tab w:val="left" w:pos="2038"/>
              </w:tabs>
            </w:pPr>
            <w:r w:rsidRPr="005F252C">
              <w:t>Yes</w:t>
            </w:r>
          </w:p>
        </w:tc>
        <w:tc>
          <w:tcPr>
            <w:tcW w:w="1380" w:type="dxa"/>
            <w:hideMark/>
          </w:tcPr>
          <w:p w14:paraId="11B2B432" w14:textId="77777777" w:rsidR="00A46571" w:rsidRPr="005F252C" w:rsidRDefault="00A46571" w:rsidP="00A46571">
            <w:pPr>
              <w:tabs>
                <w:tab w:val="left" w:pos="2038"/>
              </w:tabs>
            </w:pPr>
            <w:r w:rsidRPr="005F252C">
              <w:t>Yes</w:t>
            </w:r>
          </w:p>
        </w:tc>
        <w:tc>
          <w:tcPr>
            <w:tcW w:w="1460" w:type="dxa"/>
            <w:hideMark/>
          </w:tcPr>
          <w:p w14:paraId="0FB7A67E" w14:textId="77777777" w:rsidR="00A46571" w:rsidRPr="005F252C" w:rsidRDefault="00A46571" w:rsidP="00A46571">
            <w:pPr>
              <w:tabs>
                <w:tab w:val="left" w:pos="2038"/>
              </w:tabs>
            </w:pPr>
            <w:r w:rsidRPr="005F252C">
              <w:t>P</w:t>
            </w:r>
          </w:p>
        </w:tc>
      </w:tr>
      <w:tr w:rsidR="00A46571" w:rsidRPr="005F252C" w14:paraId="5478CBC9" w14:textId="77777777" w:rsidTr="009764B6">
        <w:trPr>
          <w:trHeight w:val="310"/>
        </w:trPr>
        <w:tc>
          <w:tcPr>
            <w:tcW w:w="5040" w:type="dxa"/>
            <w:vMerge/>
            <w:hideMark/>
          </w:tcPr>
          <w:p w14:paraId="6DE9BEC9" w14:textId="77777777" w:rsidR="00A46571" w:rsidRPr="005F252C" w:rsidRDefault="00A46571" w:rsidP="00A46571">
            <w:pPr>
              <w:tabs>
                <w:tab w:val="left" w:pos="2038"/>
              </w:tabs>
              <w:rPr>
                <w:b/>
                <w:bCs/>
              </w:rPr>
            </w:pPr>
          </w:p>
        </w:tc>
        <w:tc>
          <w:tcPr>
            <w:tcW w:w="2260" w:type="dxa"/>
            <w:vMerge/>
            <w:hideMark/>
          </w:tcPr>
          <w:p w14:paraId="3B4908A3" w14:textId="77777777" w:rsidR="00A46571" w:rsidRPr="005F252C" w:rsidRDefault="00A46571" w:rsidP="00A46571">
            <w:pPr>
              <w:tabs>
                <w:tab w:val="left" w:pos="2038"/>
              </w:tabs>
              <w:rPr>
                <w:b/>
                <w:bCs/>
              </w:rPr>
            </w:pPr>
          </w:p>
        </w:tc>
        <w:tc>
          <w:tcPr>
            <w:tcW w:w="11360" w:type="dxa"/>
            <w:vMerge/>
            <w:hideMark/>
          </w:tcPr>
          <w:p w14:paraId="7BDD2EC0" w14:textId="77777777" w:rsidR="00A46571" w:rsidRPr="005F252C" w:rsidRDefault="00A46571" w:rsidP="00A46571">
            <w:pPr>
              <w:tabs>
                <w:tab w:val="left" w:pos="2038"/>
              </w:tabs>
            </w:pPr>
          </w:p>
        </w:tc>
        <w:tc>
          <w:tcPr>
            <w:tcW w:w="5360" w:type="dxa"/>
            <w:hideMark/>
          </w:tcPr>
          <w:p w14:paraId="6F577E46" w14:textId="77777777" w:rsidR="00A46571" w:rsidRPr="005F252C" w:rsidRDefault="00A46571" w:rsidP="00A46571">
            <w:pPr>
              <w:tabs>
                <w:tab w:val="left" w:pos="2038"/>
              </w:tabs>
            </w:pPr>
            <w:r w:rsidRPr="005F252C">
              <w:t>Booster Transformer 30 MVA – 33/38kV</w:t>
            </w:r>
          </w:p>
        </w:tc>
        <w:tc>
          <w:tcPr>
            <w:tcW w:w="760" w:type="dxa"/>
            <w:hideMark/>
          </w:tcPr>
          <w:p w14:paraId="0A942D75" w14:textId="77777777" w:rsidR="00A46571" w:rsidRPr="005F252C" w:rsidRDefault="00A46571" w:rsidP="00A46571">
            <w:pPr>
              <w:tabs>
                <w:tab w:val="left" w:pos="2038"/>
              </w:tabs>
            </w:pPr>
            <w:r w:rsidRPr="005F252C">
              <w:t>Yes</w:t>
            </w:r>
          </w:p>
        </w:tc>
        <w:tc>
          <w:tcPr>
            <w:tcW w:w="1380" w:type="dxa"/>
            <w:hideMark/>
          </w:tcPr>
          <w:p w14:paraId="71A095E0" w14:textId="77777777" w:rsidR="00A46571" w:rsidRPr="005F252C" w:rsidRDefault="00A46571" w:rsidP="00A46571">
            <w:pPr>
              <w:tabs>
                <w:tab w:val="left" w:pos="2038"/>
              </w:tabs>
            </w:pPr>
            <w:r w:rsidRPr="005F252C">
              <w:t>Yes</w:t>
            </w:r>
          </w:p>
        </w:tc>
        <w:tc>
          <w:tcPr>
            <w:tcW w:w="1460" w:type="dxa"/>
            <w:hideMark/>
          </w:tcPr>
          <w:p w14:paraId="38A2B14E" w14:textId="77777777" w:rsidR="00A46571" w:rsidRPr="005F252C" w:rsidRDefault="00A46571" w:rsidP="00A46571">
            <w:pPr>
              <w:tabs>
                <w:tab w:val="left" w:pos="2038"/>
              </w:tabs>
            </w:pPr>
            <w:r w:rsidRPr="005F252C">
              <w:t>P</w:t>
            </w:r>
          </w:p>
        </w:tc>
      </w:tr>
      <w:tr w:rsidR="00A46571" w:rsidRPr="005F252C" w14:paraId="2AA180A0" w14:textId="77777777" w:rsidTr="009764B6">
        <w:trPr>
          <w:trHeight w:val="310"/>
        </w:trPr>
        <w:tc>
          <w:tcPr>
            <w:tcW w:w="5040" w:type="dxa"/>
            <w:vMerge/>
            <w:hideMark/>
          </w:tcPr>
          <w:p w14:paraId="392EBEAE" w14:textId="77777777" w:rsidR="00A46571" w:rsidRPr="005F252C" w:rsidRDefault="00A46571" w:rsidP="00A46571">
            <w:pPr>
              <w:tabs>
                <w:tab w:val="left" w:pos="2038"/>
              </w:tabs>
              <w:rPr>
                <w:b/>
                <w:bCs/>
              </w:rPr>
            </w:pPr>
          </w:p>
        </w:tc>
        <w:tc>
          <w:tcPr>
            <w:tcW w:w="2260" w:type="dxa"/>
            <w:vMerge/>
            <w:hideMark/>
          </w:tcPr>
          <w:p w14:paraId="5155D8D3" w14:textId="77777777" w:rsidR="00A46571" w:rsidRPr="005F252C" w:rsidRDefault="00A46571" w:rsidP="00A46571">
            <w:pPr>
              <w:tabs>
                <w:tab w:val="left" w:pos="2038"/>
              </w:tabs>
              <w:rPr>
                <w:b/>
                <w:bCs/>
              </w:rPr>
            </w:pPr>
          </w:p>
        </w:tc>
        <w:tc>
          <w:tcPr>
            <w:tcW w:w="11360" w:type="dxa"/>
            <w:vMerge/>
            <w:hideMark/>
          </w:tcPr>
          <w:p w14:paraId="656BF8A8" w14:textId="77777777" w:rsidR="00A46571" w:rsidRPr="005F252C" w:rsidRDefault="00A46571" w:rsidP="00A46571">
            <w:pPr>
              <w:tabs>
                <w:tab w:val="left" w:pos="2038"/>
              </w:tabs>
            </w:pPr>
          </w:p>
        </w:tc>
        <w:tc>
          <w:tcPr>
            <w:tcW w:w="5360" w:type="dxa"/>
            <w:hideMark/>
          </w:tcPr>
          <w:p w14:paraId="7A2F3558" w14:textId="77777777" w:rsidR="00A46571" w:rsidRPr="005F252C" w:rsidRDefault="00A46571" w:rsidP="00A46571">
            <w:pPr>
              <w:tabs>
                <w:tab w:val="left" w:pos="2038"/>
              </w:tabs>
            </w:pPr>
            <w:r w:rsidRPr="005F252C">
              <w:t>Motor Duty Transformers – 25 MVA/132kV</w:t>
            </w:r>
          </w:p>
        </w:tc>
        <w:tc>
          <w:tcPr>
            <w:tcW w:w="760" w:type="dxa"/>
            <w:hideMark/>
          </w:tcPr>
          <w:p w14:paraId="001E7BE4" w14:textId="77777777" w:rsidR="00A46571" w:rsidRPr="005F252C" w:rsidRDefault="00A46571" w:rsidP="00A46571">
            <w:pPr>
              <w:tabs>
                <w:tab w:val="left" w:pos="2038"/>
              </w:tabs>
            </w:pPr>
            <w:r w:rsidRPr="005F252C">
              <w:t>Yes</w:t>
            </w:r>
          </w:p>
        </w:tc>
        <w:tc>
          <w:tcPr>
            <w:tcW w:w="1380" w:type="dxa"/>
            <w:hideMark/>
          </w:tcPr>
          <w:p w14:paraId="2C838450" w14:textId="77777777" w:rsidR="00A46571" w:rsidRPr="005F252C" w:rsidRDefault="00A46571" w:rsidP="00A46571">
            <w:pPr>
              <w:tabs>
                <w:tab w:val="left" w:pos="2038"/>
              </w:tabs>
            </w:pPr>
            <w:r w:rsidRPr="005F252C">
              <w:t>Yes</w:t>
            </w:r>
          </w:p>
        </w:tc>
        <w:tc>
          <w:tcPr>
            <w:tcW w:w="1460" w:type="dxa"/>
            <w:hideMark/>
          </w:tcPr>
          <w:p w14:paraId="4C77CA87" w14:textId="77777777" w:rsidR="00A46571" w:rsidRPr="005F252C" w:rsidRDefault="00A46571" w:rsidP="00A46571">
            <w:pPr>
              <w:tabs>
                <w:tab w:val="left" w:pos="2038"/>
              </w:tabs>
            </w:pPr>
            <w:r w:rsidRPr="005F252C">
              <w:t>P</w:t>
            </w:r>
          </w:p>
        </w:tc>
      </w:tr>
      <w:tr w:rsidR="00A46571" w:rsidRPr="005F252C" w14:paraId="0BA3EA47" w14:textId="77777777" w:rsidTr="009764B6">
        <w:trPr>
          <w:trHeight w:val="310"/>
        </w:trPr>
        <w:tc>
          <w:tcPr>
            <w:tcW w:w="5040" w:type="dxa"/>
            <w:vMerge/>
            <w:hideMark/>
          </w:tcPr>
          <w:p w14:paraId="10D03CF7" w14:textId="77777777" w:rsidR="00A46571" w:rsidRPr="005F252C" w:rsidRDefault="00A46571" w:rsidP="00A46571">
            <w:pPr>
              <w:tabs>
                <w:tab w:val="left" w:pos="2038"/>
              </w:tabs>
              <w:rPr>
                <w:b/>
                <w:bCs/>
              </w:rPr>
            </w:pPr>
          </w:p>
        </w:tc>
        <w:tc>
          <w:tcPr>
            <w:tcW w:w="2260" w:type="dxa"/>
            <w:vMerge/>
            <w:hideMark/>
          </w:tcPr>
          <w:p w14:paraId="1FBF841C" w14:textId="77777777" w:rsidR="00A46571" w:rsidRPr="005F252C" w:rsidRDefault="00A46571" w:rsidP="00A46571">
            <w:pPr>
              <w:tabs>
                <w:tab w:val="left" w:pos="2038"/>
              </w:tabs>
              <w:rPr>
                <w:b/>
                <w:bCs/>
              </w:rPr>
            </w:pPr>
          </w:p>
        </w:tc>
        <w:tc>
          <w:tcPr>
            <w:tcW w:w="11360" w:type="dxa"/>
            <w:vMerge/>
            <w:hideMark/>
          </w:tcPr>
          <w:p w14:paraId="113BD861" w14:textId="77777777" w:rsidR="00A46571" w:rsidRPr="005F252C" w:rsidRDefault="00A46571" w:rsidP="00A46571">
            <w:pPr>
              <w:tabs>
                <w:tab w:val="left" w:pos="2038"/>
              </w:tabs>
            </w:pPr>
          </w:p>
        </w:tc>
        <w:tc>
          <w:tcPr>
            <w:tcW w:w="5360" w:type="dxa"/>
            <w:hideMark/>
          </w:tcPr>
          <w:p w14:paraId="3FE8A92D" w14:textId="77777777" w:rsidR="00A46571" w:rsidRPr="005F252C" w:rsidRDefault="00A46571" w:rsidP="00A46571">
            <w:pPr>
              <w:tabs>
                <w:tab w:val="left" w:pos="2038"/>
              </w:tabs>
            </w:pPr>
            <w:r w:rsidRPr="005F252C">
              <w:t>Furnace Transformers</w:t>
            </w:r>
          </w:p>
        </w:tc>
        <w:tc>
          <w:tcPr>
            <w:tcW w:w="760" w:type="dxa"/>
            <w:hideMark/>
          </w:tcPr>
          <w:p w14:paraId="5BAEF611" w14:textId="77777777" w:rsidR="00A46571" w:rsidRPr="005F252C" w:rsidRDefault="00A46571" w:rsidP="00A46571">
            <w:pPr>
              <w:tabs>
                <w:tab w:val="left" w:pos="2038"/>
              </w:tabs>
            </w:pPr>
            <w:r w:rsidRPr="005F252C">
              <w:t>Yes</w:t>
            </w:r>
          </w:p>
        </w:tc>
        <w:tc>
          <w:tcPr>
            <w:tcW w:w="1380" w:type="dxa"/>
            <w:hideMark/>
          </w:tcPr>
          <w:p w14:paraId="6222D865" w14:textId="77777777" w:rsidR="00A46571" w:rsidRPr="005F252C" w:rsidRDefault="00A46571" w:rsidP="00A46571">
            <w:pPr>
              <w:tabs>
                <w:tab w:val="left" w:pos="2038"/>
              </w:tabs>
            </w:pPr>
            <w:r w:rsidRPr="005F252C">
              <w:t>Yes</w:t>
            </w:r>
          </w:p>
        </w:tc>
        <w:tc>
          <w:tcPr>
            <w:tcW w:w="1460" w:type="dxa"/>
            <w:hideMark/>
          </w:tcPr>
          <w:p w14:paraId="6DD47BF2" w14:textId="77777777" w:rsidR="00A46571" w:rsidRPr="005F252C" w:rsidRDefault="00A46571" w:rsidP="00A46571">
            <w:pPr>
              <w:tabs>
                <w:tab w:val="left" w:pos="2038"/>
              </w:tabs>
            </w:pPr>
            <w:r w:rsidRPr="005F252C">
              <w:t>P</w:t>
            </w:r>
          </w:p>
        </w:tc>
      </w:tr>
      <w:tr w:rsidR="00A46571" w:rsidRPr="005F252C" w14:paraId="4CF3BB12" w14:textId="77777777" w:rsidTr="009764B6">
        <w:trPr>
          <w:trHeight w:val="310"/>
        </w:trPr>
        <w:tc>
          <w:tcPr>
            <w:tcW w:w="5040" w:type="dxa"/>
            <w:vMerge/>
            <w:hideMark/>
          </w:tcPr>
          <w:p w14:paraId="2A5F66E8" w14:textId="77777777" w:rsidR="00A46571" w:rsidRPr="005F252C" w:rsidRDefault="00A46571" w:rsidP="00A46571">
            <w:pPr>
              <w:tabs>
                <w:tab w:val="left" w:pos="2038"/>
              </w:tabs>
              <w:rPr>
                <w:b/>
                <w:bCs/>
              </w:rPr>
            </w:pPr>
          </w:p>
        </w:tc>
        <w:tc>
          <w:tcPr>
            <w:tcW w:w="2260" w:type="dxa"/>
            <w:vMerge/>
            <w:hideMark/>
          </w:tcPr>
          <w:p w14:paraId="28FBA634" w14:textId="77777777" w:rsidR="00A46571" w:rsidRPr="005F252C" w:rsidRDefault="00A46571" w:rsidP="00A46571">
            <w:pPr>
              <w:tabs>
                <w:tab w:val="left" w:pos="2038"/>
              </w:tabs>
              <w:rPr>
                <w:b/>
                <w:bCs/>
              </w:rPr>
            </w:pPr>
          </w:p>
        </w:tc>
        <w:tc>
          <w:tcPr>
            <w:tcW w:w="11360" w:type="dxa"/>
            <w:vMerge/>
            <w:hideMark/>
          </w:tcPr>
          <w:p w14:paraId="5923DD26" w14:textId="77777777" w:rsidR="00A46571" w:rsidRPr="005F252C" w:rsidRDefault="00A46571" w:rsidP="00A46571">
            <w:pPr>
              <w:tabs>
                <w:tab w:val="left" w:pos="2038"/>
              </w:tabs>
            </w:pPr>
          </w:p>
        </w:tc>
        <w:tc>
          <w:tcPr>
            <w:tcW w:w="5360" w:type="dxa"/>
            <w:hideMark/>
          </w:tcPr>
          <w:p w14:paraId="4FE7E6DA" w14:textId="77777777" w:rsidR="00A46571" w:rsidRPr="005F252C" w:rsidRDefault="00A46571" w:rsidP="00A46571">
            <w:pPr>
              <w:tabs>
                <w:tab w:val="left" w:pos="2038"/>
              </w:tabs>
            </w:pPr>
            <w:r w:rsidRPr="005F252C">
              <w:t>Inverter Duty Transformers up to 8MVA</w:t>
            </w:r>
          </w:p>
        </w:tc>
        <w:tc>
          <w:tcPr>
            <w:tcW w:w="760" w:type="dxa"/>
            <w:hideMark/>
          </w:tcPr>
          <w:p w14:paraId="0E901031" w14:textId="77777777" w:rsidR="00A46571" w:rsidRPr="005F252C" w:rsidRDefault="00A46571" w:rsidP="00A46571">
            <w:pPr>
              <w:tabs>
                <w:tab w:val="left" w:pos="2038"/>
              </w:tabs>
            </w:pPr>
            <w:r w:rsidRPr="005F252C">
              <w:t>Yes</w:t>
            </w:r>
          </w:p>
        </w:tc>
        <w:tc>
          <w:tcPr>
            <w:tcW w:w="1380" w:type="dxa"/>
            <w:hideMark/>
          </w:tcPr>
          <w:p w14:paraId="47C9D6DB" w14:textId="77777777" w:rsidR="00A46571" w:rsidRPr="005F252C" w:rsidRDefault="00A46571" w:rsidP="00A46571">
            <w:pPr>
              <w:tabs>
                <w:tab w:val="left" w:pos="2038"/>
              </w:tabs>
            </w:pPr>
            <w:r w:rsidRPr="005F252C">
              <w:t>Yes</w:t>
            </w:r>
          </w:p>
        </w:tc>
        <w:tc>
          <w:tcPr>
            <w:tcW w:w="1460" w:type="dxa"/>
            <w:hideMark/>
          </w:tcPr>
          <w:p w14:paraId="25446C19" w14:textId="77777777" w:rsidR="00A46571" w:rsidRPr="005F252C" w:rsidRDefault="00A46571" w:rsidP="00A46571">
            <w:pPr>
              <w:tabs>
                <w:tab w:val="left" w:pos="2038"/>
              </w:tabs>
            </w:pPr>
            <w:r w:rsidRPr="005F252C">
              <w:t>P</w:t>
            </w:r>
          </w:p>
        </w:tc>
      </w:tr>
      <w:tr w:rsidR="00A46571" w:rsidRPr="005F252C" w14:paraId="5A7DBD00" w14:textId="77777777" w:rsidTr="009764B6">
        <w:trPr>
          <w:trHeight w:val="310"/>
        </w:trPr>
        <w:tc>
          <w:tcPr>
            <w:tcW w:w="5040" w:type="dxa"/>
            <w:vMerge/>
            <w:hideMark/>
          </w:tcPr>
          <w:p w14:paraId="3D5C8006" w14:textId="77777777" w:rsidR="00A46571" w:rsidRPr="005F252C" w:rsidRDefault="00A46571" w:rsidP="00A46571">
            <w:pPr>
              <w:tabs>
                <w:tab w:val="left" w:pos="2038"/>
              </w:tabs>
              <w:rPr>
                <w:b/>
                <w:bCs/>
              </w:rPr>
            </w:pPr>
          </w:p>
        </w:tc>
        <w:tc>
          <w:tcPr>
            <w:tcW w:w="2260" w:type="dxa"/>
            <w:vMerge/>
            <w:hideMark/>
          </w:tcPr>
          <w:p w14:paraId="20A841E5" w14:textId="77777777" w:rsidR="00A46571" w:rsidRPr="005F252C" w:rsidRDefault="00A46571" w:rsidP="00A46571">
            <w:pPr>
              <w:tabs>
                <w:tab w:val="left" w:pos="2038"/>
              </w:tabs>
              <w:rPr>
                <w:b/>
                <w:bCs/>
              </w:rPr>
            </w:pPr>
          </w:p>
        </w:tc>
        <w:tc>
          <w:tcPr>
            <w:tcW w:w="11360" w:type="dxa"/>
            <w:vMerge/>
            <w:hideMark/>
          </w:tcPr>
          <w:p w14:paraId="71F4AE41" w14:textId="77777777" w:rsidR="00A46571" w:rsidRPr="005F252C" w:rsidRDefault="00A46571" w:rsidP="00A46571">
            <w:pPr>
              <w:tabs>
                <w:tab w:val="left" w:pos="2038"/>
              </w:tabs>
            </w:pPr>
          </w:p>
        </w:tc>
        <w:tc>
          <w:tcPr>
            <w:tcW w:w="5360" w:type="dxa"/>
            <w:hideMark/>
          </w:tcPr>
          <w:p w14:paraId="52CDD911" w14:textId="77777777" w:rsidR="00A46571" w:rsidRPr="005F252C" w:rsidRDefault="00A46571" w:rsidP="00A46571">
            <w:pPr>
              <w:tabs>
                <w:tab w:val="left" w:pos="2038"/>
              </w:tabs>
            </w:pPr>
            <w:r w:rsidRPr="005F252C">
              <w:t xml:space="preserve">Earthing Transformers </w:t>
            </w:r>
          </w:p>
        </w:tc>
        <w:tc>
          <w:tcPr>
            <w:tcW w:w="760" w:type="dxa"/>
            <w:hideMark/>
          </w:tcPr>
          <w:p w14:paraId="3E0D38EB" w14:textId="77777777" w:rsidR="00A46571" w:rsidRPr="005F252C" w:rsidRDefault="00A46571" w:rsidP="00A46571">
            <w:pPr>
              <w:tabs>
                <w:tab w:val="left" w:pos="2038"/>
              </w:tabs>
            </w:pPr>
            <w:r w:rsidRPr="005F252C">
              <w:t>Yes</w:t>
            </w:r>
          </w:p>
        </w:tc>
        <w:tc>
          <w:tcPr>
            <w:tcW w:w="1380" w:type="dxa"/>
            <w:hideMark/>
          </w:tcPr>
          <w:p w14:paraId="1C4D5DC0" w14:textId="77777777" w:rsidR="00A46571" w:rsidRPr="005F252C" w:rsidRDefault="00A46571" w:rsidP="00A46571">
            <w:pPr>
              <w:tabs>
                <w:tab w:val="left" w:pos="2038"/>
              </w:tabs>
            </w:pPr>
            <w:r w:rsidRPr="005F252C">
              <w:t>Yes</w:t>
            </w:r>
          </w:p>
        </w:tc>
        <w:tc>
          <w:tcPr>
            <w:tcW w:w="1460" w:type="dxa"/>
            <w:hideMark/>
          </w:tcPr>
          <w:p w14:paraId="5F124213" w14:textId="77777777" w:rsidR="00A46571" w:rsidRPr="005F252C" w:rsidRDefault="00A46571" w:rsidP="00A46571">
            <w:pPr>
              <w:tabs>
                <w:tab w:val="left" w:pos="2038"/>
              </w:tabs>
            </w:pPr>
            <w:r w:rsidRPr="005F252C">
              <w:t>P</w:t>
            </w:r>
          </w:p>
        </w:tc>
      </w:tr>
      <w:tr w:rsidR="00A46571" w:rsidRPr="005F252C" w14:paraId="05EACBCF" w14:textId="77777777" w:rsidTr="009764B6">
        <w:trPr>
          <w:trHeight w:val="310"/>
        </w:trPr>
        <w:tc>
          <w:tcPr>
            <w:tcW w:w="5040" w:type="dxa"/>
            <w:vMerge/>
            <w:hideMark/>
          </w:tcPr>
          <w:p w14:paraId="24C88AA2" w14:textId="77777777" w:rsidR="00A46571" w:rsidRPr="005F252C" w:rsidRDefault="00A46571" w:rsidP="00A46571">
            <w:pPr>
              <w:tabs>
                <w:tab w:val="left" w:pos="2038"/>
              </w:tabs>
              <w:rPr>
                <w:b/>
                <w:bCs/>
              </w:rPr>
            </w:pPr>
          </w:p>
        </w:tc>
        <w:tc>
          <w:tcPr>
            <w:tcW w:w="2260" w:type="dxa"/>
            <w:vMerge/>
            <w:hideMark/>
          </w:tcPr>
          <w:p w14:paraId="3C7B3654" w14:textId="77777777" w:rsidR="00A46571" w:rsidRPr="005F252C" w:rsidRDefault="00A46571" w:rsidP="00A46571">
            <w:pPr>
              <w:tabs>
                <w:tab w:val="left" w:pos="2038"/>
              </w:tabs>
              <w:rPr>
                <w:b/>
                <w:bCs/>
              </w:rPr>
            </w:pPr>
          </w:p>
        </w:tc>
        <w:tc>
          <w:tcPr>
            <w:tcW w:w="11360" w:type="dxa"/>
            <w:vMerge/>
            <w:hideMark/>
          </w:tcPr>
          <w:p w14:paraId="5DE0074F" w14:textId="77777777" w:rsidR="00A46571" w:rsidRPr="005F252C" w:rsidRDefault="00A46571" w:rsidP="00A46571">
            <w:pPr>
              <w:tabs>
                <w:tab w:val="left" w:pos="2038"/>
              </w:tabs>
            </w:pPr>
          </w:p>
        </w:tc>
        <w:tc>
          <w:tcPr>
            <w:tcW w:w="5360" w:type="dxa"/>
            <w:hideMark/>
          </w:tcPr>
          <w:p w14:paraId="768556E2" w14:textId="77777777" w:rsidR="00A46571" w:rsidRPr="005F252C" w:rsidRDefault="00A46571" w:rsidP="00A46571">
            <w:pPr>
              <w:tabs>
                <w:tab w:val="left" w:pos="2038"/>
              </w:tabs>
            </w:pPr>
            <w:r w:rsidRPr="005F252C">
              <w:t>12/18/24 Pulse Transformers</w:t>
            </w:r>
          </w:p>
        </w:tc>
        <w:tc>
          <w:tcPr>
            <w:tcW w:w="760" w:type="dxa"/>
            <w:hideMark/>
          </w:tcPr>
          <w:p w14:paraId="74631F99" w14:textId="77777777" w:rsidR="00A46571" w:rsidRPr="005F252C" w:rsidRDefault="00A46571" w:rsidP="00A46571">
            <w:pPr>
              <w:tabs>
                <w:tab w:val="left" w:pos="2038"/>
              </w:tabs>
            </w:pPr>
            <w:r w:rsidRPr="005F252C">
              <w:t>Yes</w:t>
            </w:r>
          </w:p>
        </w:tc>
        <w:tc>
          <w:tcPr>
            <w:tcW w:w="1380" w:type="dxa"/>
            <w:hideMark/>
          </w:tcPr>
          <w:p w14:paraId="19C02865" w14:textId="77777777" w:rsidR="00A46571" w:rsidRPr="005F252C" w:rsidRDefault="00A46571" w:rsidP="00A46571">
            <w:pPr>
              <w:tabs>
                <w:tab w:val="left" w:pos="2038"/>
              </w:tabs>
            </w:pPr>
            <w:r w:rsidRPr="005F252C">
              <w:t>Yes</w:t>
            </w:r>
          </w:p>
        </w:tc>
        <w:tc>
          <w:tcPr>
            <w:tcW w:w="1460" w:type="dxa"/>
            <w:hideMark/>
          </w:tcPr>
          <w:p w14:paraId="7BDA6F3F" w14:textId="77777777" w:rsidR="00A46571" w:rsidRPr="005F252C" w:rsidRDefault="00A46571" w:rsidP="00A46571">
            <w:pPr>
              <w:tabs>
                <w:tab w:val="left" w:pos="2038"/>
              </w:tabs>
            </w:pPr>
            <w:r w:rsidRPr="005F252C">
              <w:t>P</w:t>
            </w:r>
          </w:p>
        </w:tc>
      </w:tr>
      <w:tr w:rsidR="00A46571" w:rsidRPr="005F252C" w14:paraId="1B432549" w14:textId="77777777" w:rsidTr="009764B6">
        <w:trPr>
          <w:trHeight w:val="310"/>
        </w:trPr>
        <w:tc>
          <w:tcPr>
            <w:tcW w:w="5040" w:type="dxa"/>
            <w:vMerge/>
            <w:hideMark/>
          </w:tcPr>
          <w:p w14:paraId="1B998ADC" w14:textId="77777777" w:rsidR="00A46571" w:rsidRPr="005F252C" w:rsidRDefault="00A46571" w:rsidP="00A46571">
            <w:pPr>
              <w:tabs>
                <w:tab w:val="left" w:pos="2038"/>
              </w:tabs>
              <w:rPr>
                <w:b/>
                <w:bCs/>
              </w:rPr>
            </w:pPr>
          </w:p>
        </w:tc>
        <w:tc>
          <w:tcPr>
            <w:tcW w:w="2260" w:type="dxa"/>
            <w:vMerge/>
            <w:hideMark/>
          </w:tcPr>
          <w:p w14:paraId="6C70D869" w14:textId="77777777" w:rsidR="00A46571" w:rsidRPr="005F252C" w:rsidRDefault="00A46571" w:rsidP="00A46571">
            <w:pPr>
              <w:tabs>
                <w:tab w:val="left" w:pos="2038"/>
              </w:tabs>
              <w:rPr>
                <w:b/>
                <w:bCs/>
              </w:rPr>
            </w:pPr>
          </w:p>
        </w:tc>
        <w:tc>
          <w:tcPr>
            <w:tcW w:w="11360" w:type="dxa"/>
            <w:vMerge/>
            <w:hideMark/>
          </w:tcPr>
          <w:p w14:paraId="402B20B7" w14:textId="77777777" w:rsidR="00A46571" w:rsidRPr="005F252C" w:rsidRDefault="00A46571" w:rsidP="00A46571">
            <w:pPr>
              <w:tabs>
                <w:tab w:val="left" w:pos="2038"/>
              </w:tabs>
            </w:pPr>
          </w:p>
        </w:tc>
        <w:tc>
          <w:tcPr>
            <w:tcW w:w="5360" w:type="dxa"/>
            <w:hideMark/>
          </w:tcPr>
          <w:p w14:paraId="5192EDF6" w14:textId="77777777" w:rsidR="00A46571" w:rsidRPr="005F252C" w:rsidRDefault="00A46571" w:rsidP="00A46571">
            <w:pPr>
              <w:tabs>
                <w:tab w:val="left" w:pos="2038"/>
              </w:tabs>
            </w:pPr>
            <w:r w:rsidRPr="005F252C">
              <w:t>Multi Tap Transformers</w:t>
            </w:r>
          </w:p>
        </w:tc>
        <w:tc>
          <w:tcPr>
            <w:tcW w:w="760" w:type="dxa"/>
            <w:hideMark/>
          </w:tcPr>
          <w:p w14:paraId="0CBFDC46" w14:textId="77777777" w:rsidR="00A46571" w:rsidRPr="005F252C" w:rsidRDefault="00A46571" w:rsidP="00A46571">
            <w:pPr>
              <w:tabs>
                <w:tab w:val="left" w:pos="2038"/>
              </w:tabs>
            </w:pPr>
            <w:r w:rsidRPr="005F252C">
              <w:t>Yes</w:t>
            </w:r>
          </w:p>
        </w:tc>
        <w:tc>
          <w:tcPr>
            <w:tcW w:w="1380" w:type="dxa"/>
            <w:hideMark/>
          </w:tcPr>
          <w:p w14:paraId="37721E1B" w14:textId="77777777" w:rsidR="00A46571" w:rsidRPr="005F252C" w:rsidRDefault="00A46571" w:rsidP="00A46571">
            <w:pPr>
              <w:tabs>
                <w:tab w:val="left" w:pos="2038"/>
              </w:tabs>
            </w:pPr>
            <w:r w:rsidRPr="005F252C">
              <w:t>Yes</w:t>
            </w:r>
          </w:p>
        </w:tc>
        <w:tc>
          <w:tcPr>
            <w:tcW w:w="1460" w:type="dxa"/>
            <w:hideMark/>
          </w:tcPr>
          <w:p w14:paraId="2FF9BFE3" w14:textId="77777777" w:rsidR="00A46571" w:rsidRPr="005F252C" w:rsidRDefault="00A46571" w:rsidP="00A46571">
            <w:pPr>
              <w:tabs>
                <w:tab w:val="left" w:pos="2038"/>
              </w:tabs>
            </w:pPr>
            <w:r w:rsidRPr="005F252C">
              <w:t>P</w:t>
            </w:r>
          </w:p>
        </w:tc>
      </w:tr>
      <w:tr w:rsidR="00A46571" w:rsidRPr="005F252C" w14:paraId="293D3100" w14:textId="77777777" w:rsidTr="009764B6">
        <w:trPr>
          <w:trHeight w:val="310"/>
        </w:trPr>
        <w:tc>
          <w:tcPr>
            <w:tcW w:w="5040" w:type="dxa"/>
            <w:vMerge/>
            <w:hideMark/>
          </w:tcPr>
          <w:p w14:paraId="79FA0F5F" w14:textId="77777777" w:rsidR="00A46571" w:rsidRPr="005F252C" w:rsidRDefault="00A46571" w:rsidP="00A46571">
            <w:pPr>
              <w:tabs>
                <w:tab w:val="left" w:pos="2038"/>
              </w:tabs>
              <w:rPr>
                <w:b/>
                <w:bCs/>
              </w:rPr>
            </w:pPr>
          </w:p>
        </w:tc>
        <w:tc>
          <w:tcPr>
            <w:tcW w:w="2260" w:type="dxa"/>
            <w:vMerge/>
            <w:hideMark/>
          </w:tcPr>
          <w:p w14:paraId="092CB603" w14:textId="77777777" w:rsidR="00A46571" w:rsidRPr="005F252C" w:rsidRDefault="00A46571" w:rsidP="00A46571">
            <w:pPr>
              <w:tabs>
                <w:tab w:val="left" w:pos="2038"/>
              </w:tabs>
              <w:rPr>
                <w:b/>
                <w:bCs/>
              </w:rPr>
            </w:pPr>
          </w:p>
        </w:tc>
        <w:tc>
          <w:tcPr>
            <w:tcW w:w="11360" w:type="dxa"/>
            <w:vMerge/>
            <w:hideMark/>
          </w:tcPr>
          <w:p w14:paraId="134F465E" w14:textId="77777777" w:rsidR="00A46571" w:rsidRPr="005F252C" w:rsidRDefault="00A46571" w:rsidP="00A46571">
            <w:pPr>
              <w:tabs>
                <w:tab w:val="left" w:pos="2038"/>
              </w:tabs>
            </w:pPr>
          </w:p>
        </w:tc>
        <w:tc>
          <w:tcPr>
            <w:tcW w:w="5360" w:type="dxa"/>
            <w:hideMark/>
          </w:tcPr>
          <w:p w14:paraId="634B3D3E" w14:textId="77777777" w:rsidR="00A46571" w:rsidRPr="005F252C" w:rsidRDefault="00A46571" w:rsidP="00A46571">
            <w:pPr>
              <w:tabs>
                <w:tab w:val="left" w:pos="2038"/>
              </w:tabs>
            </w:pPr>
            <w:r w:rsidRPr="005F252C">
              <w:t>Rectifier Duty Transformers</w:t>
            </w:r>
          </w:p>
        </w:tc>
        <w:tc>
          <w:tcPr>
            <w:tcW w:w="760" w:type="dxa"/>
            <w:hideMark/>
          </w:tcPr>
          <w:p w14:paraId="58795D19" w14:textId="77777777" w:rsidR="00A46571" w:rsidRPr="005F252C" w:rsidRDefault="00A46571" w:rsidP="00A46571">
            <w:pPr>
              <w:tabs>
                <w:tab w:val="left" w:pos="2038"/>
              </w:tabs>
            </w:pPr>
            <w:r w:rsidRPr="005F252C">
              <w:t>Yes</w:t>
            </w:r>
          </w:p>
        </w:tc>
        <w:tc>
          <w:tcPr>
            <w:tcW w:w="1380" w:type="dxa"/>
            <w:hideMark/>
          </w:tcPr>
          <w:p w14:paraId="42F55F4C" w14:textId="77777777" w:rsidR="00A46571" w:rsidRPr="005F252C" w:rsidRDefault="00A46571" w:rsidP="00A46571">
            <w:pPr>
              <w:tabs>
                <w:tab w:val="left" w:pos="2038"/>
              </w:tabs>
            </w:pPr>
            <w:r w:rsidRPr="005F252C">
              <w:t>Yes</w:t>
            </w:r>
          </w:p>
        </w:tc>
        <w:tc>
          <w:tcPr>
            <w:tcW w:w="1460" w:type="dxa"/>
            <w:hideMark/>
          </w:tcPr>
          <w:p w14:paraId="5A55D0EE" w14:textId="77777777" w:rsidR="00A46571" w:rsidRPr="005F252C" w:rsidRDefault="00A46571" w:rsidP="00A46571">
            <w:pPr>
              <w:tabs>
                <w:tab w:val="left" w:pos="2038"/>
              </w:tabs>
            </w:pPr>
            <w:r w:rsidRPr="005F252C">
              <w:t>P</w:t>
            </w:r>
          </w:p>
        </w:tc>
      </w:tr>
      <w:tr w:rsidR="00A46571" w:rsidRPr="005F252C" w14:paraId="41F724CA" w14:textId="77777777" w:rsidTr="009764B6">
        <w:trPr>
          <w:trHeight w:val="310"/>
        </w:trPr>
        <w:tc>
          <w:tcPr>
            <w:tcW w:w="5040" w:type="dxa"/>
            <w:vMerge/>
            <w:hideMark/>
          </w:tcPr>
          <w:p w14:paraId="2B8D8E1D" w14:textId="77777777" w:rsidR="00A46571" w:rsidRPr="005F252C" w:rsidRDefault="00A46571" w:rsidP="00A46571">
            <w:pPr>
              <w:tabs>
                <w:tab w:val="left" w:pos="2038"/>
              </w:tabs>
              <w:rPr>
                <w:b/>
                <w:bCs/>
              </w:rPr>
            </w:pPr>
          </w:p>
        </w:tc>
        <w:tc>
          <w:tcPr>
            <w:tcW w:w="2260" w:type="dxa"/>
            <w:vMerge/>
            <w:hideMark/>
          </w:tcPr>
          <w:p w14:paraId="7091C274" w14:textId="77777777" w:rsidR="00A46571" w:rsidRPr="005F252C" w:rsidRDefault="00A46571" w:rsidP="00A46571">
            <w:pPr>
              <w:tabs>
                <w:tab w:val="left" w:pos="2038"/>
              </w:tabs>
              <w:rPr>
                <w:b/>
                <w:bCs/>
              </w:rPr>
            </w:pPr>
          </w:p>
        </w:tc>
        <w:tc>
          <w:tcPr>
            <w:tcW w:w="11360" w:type="dxa"/>
            <w:hideMark/>
          </w:tcPr>
          <w:p w14:paraId="22DDC6C4" w14:textId="77777777" w:rsidR="00A46571" w:rsidRPr="005F252C" w:rsidRDefault="00A46571" w:rsidP="00A46571">
            <w:pPr>
              <w:tabs>
                <w:tab w:val="left" w:pos="2038"/>
              </w:tabs>
            </w:pPr>
            <w:r w:rsidRPr="005F252C">
              <w:t>Panels used for control &amp; protection of electrical systems</w:t>
            </w:r>
          </w:p>
        </w:tc>
        <w:tc>
          <w:tcPr>
            <w:tcW w:w="5360" w:type="dxa"/>
            <w:hideMark/>
          </w:tcPr>
          <w:p w14:paraId="311F12F6" w14:textId="77777777" w:rsidR="00A46571" w:rsidRPr="005F252C" w:rsidRDefault="00A46571" w:rsidP="00A46571">
            <w:pPr>
              <w:tabs>
                <w:tab w:val="left" w:pos="2038"/>
              </w:tabs>
            </w:pPr>
            <w:r w:rsidRPr="005F252C">
              <w:t>Control &amp; Relay Panel</w:t>
            </w:r>
          </w:p>
        </w:tc>
        <w:tc>
          <w:tcPr>
            <w:tcW w:w="760" w:type="dxa"/>
            <w:hideMark/>
          </w:tcPr>
          <w:p w14:paraId="10274555" w14:textId="77777777" w:rsidR="00A46571" w:rsidRPr="005F252C" w:rsidRDefault="00A46571" w:rsidP="00A46571">
            <w:pPr>
              <w:tabs>
                <w:tab w:val="left" w:pos="2038"/>
              </w:tabs>
            </w:pPr>
            <w:r w:rsidRPr="005F252C">
              <w:t>Yes</w:t>
            </w:r>
          </w:p>
        </w:tc>
        <w:tc>
          <w:tcPr>
            <w:tcW w:w="1380" w:type="dxa"/>
            <w:hideMark/>
          </w:tcPr>
          <w:p w14:paraId="4D9B78D0" w14:textId="77777777" w:rsidR="00A46571" w:rsidRPr="005F252C" w:rsidRDefault="00A46571" w:rsidP="00A46571">
            <w:pPr>
              <w:tabs>
                <w:tab w:val="left" w:pos="2038"/>
              </w:tabs>
            </w:pPr>
            <w:r w:rsidRPr="005F252C">
              <w:t>Yes</w:t>
            </w:r>
          </w:p>
        </w:tc>
        <w:tc>
          <w:tcPr>
            <w:tcW w:w="1460" w:type="dxa"/>
            <w:hideMark/>
          </w:tcPr>
          <w:p w14:paraId="6076A079" w14:textId="77777777" w:rsidR="00A46571" w:rsidRPr="005F252C" w:rsidRDefault="00A46571" w:rsidP="00A46571">
            <w:pPr>
              <w:tabs>
                <w:tab w:val="left" w:pos="2038"/>
              </w:tabs>
            </w:pPr>
            <w:r w:rsidRPr="005F252C">
              <w:t>P</w:t>
            </w:r>
          </w:p>
        </w:tc>
      </w:tr>
      <w:tr w:rsidR="00A46571" w:rsidRPr="005F252C" w14:paraId="36D133C9" w14:textId="77777777" w:rsidTr="009764B6">
        <w:trPr>
          <w:trHeight w:val="310"/>
        </w:trPr>
        <w:tc>
          <w:tcPr>
            <w:tcW w:w="5040" w:type="dxa"/>
            <w:vMerge w:val="restart"/>
            <w:hideMark/>
          </w:tcPr>
          <w:p w14:paraId="414B2343" w14:textId="77777777" w:rsidR="00A46571" w:rsidRPr="005F252C" w:rsidRDefault="00A46571" w:rsidP="00A46571">
            <w:pPr>
              <w:tabs>
                <w:tab w:val="left" w:pos="2038"/>
              </w:tabs>
              <w:rPr>
                <w:b/>
                <w:bCs/>
              </w:rPr>
            </w:pPr>
            <w:r w:rsidRPr="005F252C">
              <w:rPr>
                <w:b/>
                <w:bCs/>
              </w:rPr>
              <w:t>Medicine</w:t>
            </w:r>
          </w:p>
        </w:tc>
        <w:tc>
          <w:tcPr>
            <w:tcW w:w="2260" w:type="dxa"/>
            <w:vMerge w:val="restart"/>
            <w:hideMark/>
          </w:tcPr>
          <w:p w14:paraId="7A949EEC" w14:textId="77777777" w:rsidR="00A46571" w:rsidRPr="005F252C" w:rsidRDefault="00A46571" w:rsidP="00A46571">
            <w:pPr>
              <w:tabs>
                <w:tab w:val="left" w:pos="2038"/>
              </w:tabs>
              <w:rPr>
                <w:b/>
                <w:bCs/>
              </w:rPr>
            </w:pPr>
            <w:r w:rsidRPr="005F252C">
              <w:rPr>
                <w:b/>
                <w:bCs/>
              </w:rPr>
              <w:t>Pharmaceutical Drugs</w:t>
            </w:r>
          </w:p>
        </w:tc>
        <w:tc>
          <w:tcPr>
            <w:tcW w:w="11360" w:type="dxa"/>
            <w:vMerge w:val="restart"/>
            <w:hideMark/>
          </w:tcPr>
          <w:p w14:paraId="32A1BEEB" w14:textId="77777777" w:rsidR="00A46571" w:rsidRPr="005F252C" w:rsidRDefault="00A46571" w:rsidP="00A46571">
            <w:pPr>
              <w:tabs>
                <w:tab w:val="left" w:pos="2038"/>
              </w:tabs>
            </w:pPr>
            <w:r w:rsidRPr="005F252C">
              <w:t xml:space="preserve">This includes medicine. </w:t>
            </w:r>
          </w:p>
        </w:tc>
        <w:tc>
          <w:tcPr>
            <w:tcW w:w="5360" w:type="dxa"/>
            <w:hideMark/>
          </w:tcPr>
          <w:p w14:paraId="02260887" w14:textId="77777777" w:rsidR="00A46571" w:rsidRPr="005F252C" w:rsidRDefault="00A46571" w:rsidP="00A46571">
            <w:pPr>
              <w:tabs>
                <w:tab w:val="left" w:pos="2038"/>
              </w:tabs>
            </w:pPr>
            <w:r w:rsidRPr="005F252C">
              <w:t xml:space="preserve">LPID Lowering Drugs </w:t>
            </w:r>
          </w:p>
        </w:tc>
        <w:tc>
          <w:tcPr>
            <w:tcW w:w="760" w:type="dxa"/>
            <w:hideMark/>
          </w:tcPr>
          <w:p w14:paraId="0821DDA4" w14:textId="77777777" w:rsidR="00A46571" w:rsidRPr="005F252C" w:rsidRDefault="00A46571" w:rsidP="00A46571">
            <w:pPr>
              <w:tabs>
                <w:tab w:val="left" w:pos="2038"/>
              </w:tabs>
            </w:pPr>
            <w:r w:rsidRPr="005F252C">
              <w:t>Yes</w:t>
            </w:r>
          </w:p>
        </w:tc>
        <w:tc>
          <w:tcPr>
            <w:tcW w:w="1380" w:type="dxa"/>
            <w:hideMark/>
          </w:tcPr>
          <w:p w14:paraId="164091B5" w14:textId="77777777" w:rsidR="00A46571" w:rsidRPr="005F252C" w:rsidRDefault="00A46571" w:rsidP="00A46571">
            <w:pPr>
              <w:tabs>
                <w:tab w:val="left" w:pos="2038"/>
              </w:tabs>
            </w:pPr>
            <w:r w:rsidRPr="005F252C">
              <w:t>Yes</w:t>
            </w:r>
          </w:p>
        </w:tc>
        <w:tc>
          <w:tcPr>
            <w:tcW w:w="1460" w:type="dxa"/>
            <w:hideMark/>
          </w:tcPr>
          <w:p w14:paraId="46228EE8" w14:textId="77777777" w:rsidR="00A46571" w:rsidRPr="005F252C" w:rsidRDefault="00A46571" w:rsidP="00A46571">
            <w:pPr>
              <w:tabs>
                <w:tab w:val="left" w:pos="2038"/>
              </w:tabs>
            </w:pPr>
            <w:r w:rsidRPr="005F252C">
              <w:t>P</w:t>
            </w:r>
          </w:p>
        </w:tc>
      </w:tr>
      <w:tr w:rsidR="00A46571" w:rsidRPr="005F252C" w14:paraId="4343804B" w14:textId="77777777" w:rsidTr="009764B6">
        <w:trPr>
          <w:trHeight w:val="310"/>
        </w:trPr>
        <w:tc>
          <w:tcPr>
            <w:tcW w:w="5040" w:type="dxa"/>
            <w:vMerge/>
            <w:hideMark/>
          </w:tcPr>
          <w:p w14:paraId="12BC6B8E" w14:textId="77777777" w:rsidR="00A46571" w:rsidRPr="005F252C" w:rsidRDefault="00A46571" w:rsidP="00A46571">
            <w:pPr>
              <w:tabs>
                <w:tab w:val="left" w:pos="2038"/>
              </w:tabs>
              <w:rPr>
                <w:b/>
                <w:bCs/>
              </w:rPr>
            </w:pPr>
          </w:p>
        </w:tc>
        <w:tc>
          <w:tcPr>
            <w:tcW w:w="2260" w:type="dxa"/>
            <w:vMerge/>
            <w:hideMark/>
          </w:tcPr>
          <w:p w14:paraId="6176EFA4" w14:textId="77777777" w:rsidR="00A46571" w:rsidRPr="005F252C" w:rsidRDefault="00A46571" w:rsidP="00A46571">
            <w:pPr>
              <w:tabs>
                <w:tab w:val="left" w:pos="2038"/>
              </w:tabs>
              <w:rPr>
                <w:b/>
                <w:bCs/>
              </w:rPr>
            </w:pPr>
          </w:p>
        </w:tc>
        <w:tc>
          <w:tcPr>
            <w:tcW w:w="11360" w:type="dxa"/>
            <w:vMerge/>
            <w:hideMark/>
          </w:tcPr>
          <w:p w14:paraId="2AD4443D" w14:textId="77777777" w:rsidR="00A46571" w:rsidRPr="005F252C" w:rsidRDefault="00A46571" w:rsidP="00A46571">
            <w:pPr>
              <w:tabs>
                <w:tab w:val="left" w:pos="2038"/>
              </w:tabs>
            </w:pPr>
          </w:p>
        </w:tc>
        <w:tc>
          <w:tcPr>
            <w:tcW w:w="5360" w:type="dxa"/>
            <w:hideMark/>
          </w:tcPr>
          <w:p w14:paraId="2C4AB3F3" w14:textId="77777777" w:rsidR="00A46571" w:rsidRPr="005F252C" w:rsidRDefault="00A46571" w:rsidP="00A46571">
            <w:pPr>
              <w:tabs>
                <w:tab w:val="left" w:pos="2038"/>
              </w:tabs>
            </w:pPr>
            <w:r w:rsidRPr="005F252C">
              <w:t>Cardio Vascular Drugs</w:t>
            </w:r>
          </w:p>
        </w:tc>
        <w:tc>
          <w:tcPr>
            <w:tcW w:w="760" w:type="dxa"/>
            <w:hideMark/>
          </w:tcPr>
          <w:p w14:paraId="48E6384F" w14:textId="77777777" w:rsidR="00A46571" w:rsidRPr="005F252C" w:rsidRDefault="00A46571" w:rsidP="00A46571">
            <w:pPr>
              <w:tabs>
                <w:tab w:val="left" w:pos="2038"/>
              </w:tabs>
            </w:pPr>
            <w:r w:rsidRPr="005F252C">
              <w:t>Yes</w:t>
            </w:r>
          </w:p>
        </w:tc>
        <w:tc>
          <w:tcPr>
            <w:tcW w:w="1380" w:type="dxa"/>
            <w:hideMark/>
          </w:tcPr>
          <w:p w14:paraId="430B1008" w14:textId="77777777" w:rsidR="00A46571" w:rsidRPr="005F252C" w:rsidRDefault="00A46571" w:rsidP="00A46571">
            <w:pPr>
              <w:tabs>
                <w:tab w:val="left" w:pos="2038"/>
              </w:tabs>
            </w:pPr>
            <w:r w:rsidRPr="005F252C">
              <w:t>Yes</w:t>
            </w:r>
          </w:p>
        </w:tc>
        <w:tc>
          <w:tcPr>
            <w:tcW w:w="1460" w:type="dxa"/>
            <w:hideMark/>
          </w:tcPr>
          <w:p w14:paraId="1A72DAE0" w14:textId="77777777" w:rsidR="00A46571" w:rsidRPr="005F252C" w:rsidRDefault="00A46571" w:rsidP="00A46571">
            <w:pPr>
              <w:tabs>
                <w:tab w:val="left" w:pos="2038"/>
              </w:tabs>
            </w:pPr>
            <w:r w:rsidRPr="005F252C">
              <w:t>P</w:t>
            </w:r>
          </w:p>
        </w:tc>
      </w:tr>
      <w:tr w:rsidR="00A46571" w:rsidRPr="005F252C" w14:paraId="5D466DEC" w14:textId="77777777" w:rsidTr="009764B6">
        <w:trPr>
          <w:trHeight w:val="310"/>
        </w:trPr>
        <w:tc>
          <w:tcPr>
            <w:tcW w:w="5040" w:type="dxa"/>
            <w:vMerge/>
            <w:hideMark/>
          </w:tcPr>
          <w:p w14:paraId="0F9D8A93" w14:textId="77777777" w:rsidR="00A46571" w:rsidRPr="005F252C" w:rsidRDefault="00A46571" w:rsidP="00A46571">
            <w:pPr>
              <w:tabs>
                <w:tab w:val="left" w:pos="2038"/>
              </w:tabs>
              <w:rPr>
                <w:b/>
                <w:bCs/>
              </w:rPr>
            </w:pPr>
          </w:p>
        </w:tc>
        <w:tc>
          <w:tcPr>
            <w:tcW w:w="2260" w:type="dxa"/>
            <w:vMerge/>
            <w:hideMark/>
          </w:tcPr>
          <w:p w14:paraId="29D9EE43" w14:textId="77777777" w:rsidR="00A46571" w:rsidRPr="005F252C" w:rsidRDefault="00A46571" w:rsidP="00A46571">
            <w:pPr>
              <w:tabs>
                <w:tab w:val="left" w:pos="2038"/>
              </w:tabs>
              <w:rPr>
                <w:b/>
                <w:bCs/>
              </w:rPr>
            </w:pPr>
          </w:p>
        </w:tc>
        <w:tc>
          <w:tcPr>
            <w:tcW w:w="11360" w:type="dxa"/>
            <w:vMerge/>
            <w:hideMark/>
          </w:tcPr>
          <w:p w14:paraId="28965769" w14:textId="77777777" w:rsidR="00A46571" w:rsidRPr="005F252C" w:rsidRDefault="00A46571" w:rsidP="00A46571">
            <w:pPr>
              <w:tabs>
                <w:tab w:val="left" w:pos="2038"/>
              </w:tabs>
            </w:pPr>
          </w:p>
        </w:tc>
        <w:tc>
          <w:tcPr>
            <w:tcW w:w="5360" w:type="dxa"/>
            <w:hideMark/>
          </w:tcPr>
          <w:p w14:paraId="2AA40D2B" w14:textId="77777777" w:rsidR="00A46571" w:rsidRPr="005F252C" w:rsidRDefault="00A46571" w:rsidP="00A46571">
            <w:pPr>
              <w:tabs>
                <w:tab w:val="left" w:pos="2038"/>
              </w:tabs>
            </w:pPr>
            <w:r w:rsidRPr="005F252C">
              <w:t>Anti Allergic Drugs</w:t>
            </w:r>
          </w:p>
        </w:tc>
        <w:tc>
          <w:tcPr>
            <w:tcW w:w="760" w:type="dxa"/>
            <w:hideMark/>
          </w:tcPr>
          <w:p w14:paraId="729A0309" w14:textId="77777777" w:rsidR="00A46571" w:rsidRPr="005F252C" w:rsidRDefault="00A46571" w:rsidP="00A46571">
            <w:pPr>
              <w:tabs>
                <w:tab w:val="left" w:pos="2038"/>
              </w:tabs>
            </w:pPr>
            <w:r w:rsidRPr="005F252C">
              <w:t>Yes</w:t>
            </w:r>
          </w:p>
        </w:tc>
        <w:tc>
          <w:tcPr>
            <w:tcW w:w="1380" w:type="dxa"/>
            <w:hideMark/>
          </w:tcPr>
          <w:p w14:paraId="19735700" w14:textId="77777777" w:rsidR="00A46571" w:rsidRPr="005F252C" w:rsidRDefault="00A46571" w:rsidP="00A46571">
            <w:pPr>
              <w:tabs>
                <w:tab w:val="left" w:pos="2038"/>
              </w:tabs>
            </w:pPr>
            <w:r w:rsidRPr="005F252C">
              <w:t>Yes</w:t>
            </w:r>
          </w:p>
        </w:tc>
        <w:tc>
          <w:tcPr>
            <w:tcW w:w="1460" w:type="dxa"/>
            <w:hideMark/>
          </w:tcPr>
          <w:p w14:paraId="78DD4FAC" w14:textId="77777777" w:rsidR="00A46571" w:rsidRPr="005F252C" w:rsidRDefault="00A46571" w:rsidP="00A46571">
            <w:pPr>
              <w:tabs>
                <w:tab w:val="left" w:pos="2038"/>
              </w:tabs>
            </w:pPr>
            <w:r w:rsidRPr="005F252C">
              <w:t>P</w:t>
            </w:r>
          </w:p>
        </w:tc>
      </w:tr>
      <w:tr w:rsidR="00A46571" w:rsidRPr="005F252C" w14:paraId="622CBD83" w14:textId="77777777" w:rsidTr="009764B6">
        <w:trPr>
          <w:trHeight w:val="310"/>
        </w:trPr>
        <w:tc>
          <w:tcPr>
            <w:tcW w:w="5040" w:type="dxa"/>
            <w:vMerge/>
            <w:hideMark/>
          </w:tcPr>
          <w:p w14:paraId="71F3DB10" w14:textId="77777777" w:rsidR="00A46571" w:rsidRPr="005F252C" w:rsidRDefault="00A46571" w:rsidP="00A46571">
            <w:pPr>
              <w:tabs>
                <w:tab w:val="left" w:pos="2038"/>
              </w:tabs>
              <w:rPr>
                <w:b/>
                <w:bCs/>
              </w:rPr>
            </w:pPr>
          </w:p>
        </w:tc>
        <w:tc>
          <w:tcPr>
            <w:tcW w:w="2260" w:type="dxa"/>
            <w:vMerge/>
            <w:hideMark/>
          </w:tcPr>
          <w:p w14:paraId="3327D6F8" w14:textId="77777777" w:rsidR="00A46571" w:rsidRPr="005F252C" w:rsidRDefault="00A46571" w:rsidP="00A46571">
            <w:pPr>
              <w:tabs>
                <w:tab w:val="left" w:pos="2038"/>
              </w:tabs>
              <w:rPr>
                <w:b/>
                <w:bCs/>
              </w:rPr>
            </w:pPr>
          </w:p>
        </w:tc>
        <w:tc>
          <w:tcPr>
            <w:tcW w:w="11360" w:type="dxa"/>
            <w:vMerge/>
            <w:hideMark/>
          </w:tcPr>
          <w:p w14:paraId="1A6EC023" w14:textId="77777777" w:rsidR="00A46571" w:rsidRPr="005F252C" w:rsidRDefault="00A46571" w:rsidP="00A46571">
            <w:pPr>
              <w:tabs>
                <w:tab w:val="left" w:pos="2038"/>
              </w:tabs>
            </w:pPr>
          </w:p>
        </w:tc>
        <w:tc>
          <w:tcPr>
            <w:tcW w:w="5360" w:type="dxa"/>
            <w:hideMark/>
          </w:tcPr>
          <w:p w14:paraId="25CDC29A" w14:textId="77777777" w:rsidR="00A46571" w:rsidRPr="005F252C" w:rsidRDefault="00A46571" w:rsidP="00A46571">
            <w:pPr>
              <w:tabs>
                <w:tab w:val="left" w:pos="2038"/>
              </w:tabs>
            </w:pPr>
            <w:r w:rsidRPr="005F252C">
              <w:t>Anti Bacterial Drugs</w:t>
            </w:r>
          </w:p>
        </w:tc>
        <w:tc>
          <w:tcPr>
            <w:tcW w:w="760" w:type="dxa"/>
            <w:hideMark/>
          </w:tcPr>
          <w:p w14:paraId="61AF5726" w14:textId="77777777" w:rsidR="00A46571" w:rsidRPr="005F252C" w:rsidRDefault="00A46571" w:rsidP="00A46571">
            <w:pPr>
              <w:tabs>
                <w:tab w:val="left" w:pos="2038"/>
              </w:tabs>
            </w:pPr>
            <w:r w:rsidRPr="005F252C">
              <w:t>Yes</w:t>
            </w:r>
          </w:p>
        </w:tc>
        <w:tc>
          <w:tcPr>
            <w:tcW w:w="1380" w:type="dxa"/>
            <w:hideMark/>
          </w:tcPr>
          <w:p w14:paraId="1EAF3867" w14:textId="77777777" w:rsidR="00A46571" w:rsidRPr="005F252C" w:rsidRDefault="00A46571" w:rsidP="00A46571">
            <w:pPr>
              <w:tabs>
                <w:tab w:val="left" w:pos="2038"/>
              </w:tabs>
            </w:pPr>
            <w:r w:rsidRPr="005F252C">
              <w:t>Yes</w:t>
            </w:r>
          </w:p>
        </w:tc>
        <w:tc>
          <w:tcPr>
            <w:tcW w:w="1460" w:type="dxa"/>
            <w:hideMark/>
          </w:tcPr>
          <w:p w14:paraId="43139AF7" w14:textId="77777777" w:rsidR="00A46571" w:rsidRPr="005F252C" w:rsidRDefault="00A46571" w:rsidP="00A46571">
            <w:pPr>
              <w:tabs>
                <w:tab w:val="left" w:pos="2038"/>
              </w:tabs>
            </w:pPr>
            <w:r w:rsidRPr="005F252C">
              <w:t>P</w:t>
            </w:r>
          </w:p>
        </w:tc>
      </w:tr>
      <w:tr w:rsidR="00A46571" w:rsidRPr="005F252C" w14:paraId="51F093DC" w14:textId="77777777" w:rsidTr="009764B6">
        <w:trPr>
          <w:trHeight w:val="310"/>
        </w:trPr>
        <w:tc>
          <w:tcPr>
            <w:tcW w:w="5040" w:type="dxa"/>
            <w:vMerge/>
            <w:hideMark/>
          </w:tcPr>
          <w:p w14:paraId="696F24E0" w14:textId="77777777" w:rsidR="00A46571" w:rsidRPr="005F252C" w:rsidRDefault="00A46571" w:rsidP="00A46571">
            <w:pPr>
              <w:tabs>
                <w:tab w:val="left" w:pos="2038"/>
              </w:tabs>
              <w:rPr>
                <w:b/>
                <w:bCs/>
              </w:rPr>
            </w:pPr>
          </w:p>
        </w:tc>
        <w:tc>
          <w:tcPr>
            <w:tcW w:w="2260" w:type="dxa"/>
            <w:vMerge/>
            <w:hideMark/>
          </w:tcPr>
          <w:p w14:paraId="67E6A0DB" w14:textId="77777777" w:rsidR="00A46571" w:rsidRPr="005F252C" w:rsidRDefault="00A46571" w:rsidP="00A46571">
            <w:pPr>
              <w:tabs>
                <w:tab w:val="left" w:pos="2038"/>
              </w:tabs>
              <w:rPr>
                <w:b/>
                <w:bCs/>
              </w:rPr>
            </w:pPr>
          </w:p>
        </w:tc>
        <w:tc>
          <w:tcPr>
            <w:tcW w:w="11360" w:type="dxa"/>
            <w:vMerge/>
            <w:hideMark/>
          </w:tcPr>
          <w:p w14:paraId="15B5D897" w14:textId="77777777" w:rsidR="00A46571" w:rsidRPr="005F252C" w:rsidRDefault="00A46571" w:rsidP="00A46571">
            <w:pPr>
              <w:tabs>
                <w:tab w:val="left" w:pos="2038"/>
              </w:tabs>
            </w:pPr>
          </w:p>
        </w:tc>
        <w:tc>
          <w:tcPr>
            <w:tcW w:w="5360" w:type="dxa"/>
            <w:hideMark/>
          </w:tcPr>
          <w:p w14:paraId="7C42C2F6" w14:textId="77777777" w:rsidR="00A46571" w:rsidRPr="005F252C" w:rsidRDefault="00A46571" w:rsidP="00A46571">
            <w:pPr>
              <w:tabs>
                <w:tab w:val="left" w:pos="2038"/>
              </w:tabs>
            </w:pPr>
            <w:r w:rsidRPr="005F252C">
              <w:t>Niche &amp; Mass Drugs</w:t>
            </w:r>
          </w:p>
        </w:tc>
        <w:tc>
          <w:tcPr>
            <w:tcW w:w="760" w:type="dxa"/>
            <w:hideMark/>
          </w:tcPr>
          <w:p w14:paraId="283E5AB8" w14:textId="77777777" w:rsidR="00A46571" w:rsidRPr="005F252C" w:rsidRDefault="00A46571" w:rsidP="00A46571">
            <w:pPr>
              <w:tabs>
                <w:tab w:val="left" w:pos="2038"/>
              </w:tabs>
            </w:pPr>
            <w:r w:rsidRPr="005F252C">
              <w:t>Yes</w:t>
            </w:r>
          </w:p>
        </w:tc>
        <w:tc>
          <w:tcPr>
            <w:tcW w:w="1380" w:type="dxa"/>
            <w:hideMark/>
          </w:tcPr>
          <w:p w14:paraId="7B2B085A" w14:textId="77777777" w:rsidR="00A46571" w:rsidRPr="005F252C" w:rsidRDefault="00A46571" w:rsidP="00A46571">
            <w:pPr>
              <w:tabs>
                <w:tab w:val="left" w:pos="2038"/>
              </w:tabs>
            </w:pPr>
            <w:r w:rsidRPr="005F252C">
              <w:t>Yes</w:t>
            </w:r>
          </w:p>
        </w:tc>
        <w:tc>
          <w:tcPr>
            <w:tcW w:w="1460" w:type="dxa"/>
            <w:hideMark/>
          </w:tcPr>
          <w:p w14:paraId="3CEC57C9" w14:textId="77777777" w:rsidR="00A46571" w:rsidRPr="005F252C" w:rsidRDefault="00A46571" w:rsidP="00A46571">
            <w:pPr>
              <w:tabs>
                <w:tab w:val="left" w:pos="2038"/>
              </w:tabs>
            </w:pPr>
            <w:r w:rsidRPr="005F252C">
              <w:t>P</w:t>
            </w:r>
          </w:p>
        </w:tc>
      </w:tr>
      <w:tr w:rsidR="00A46571" w:rsidRPr="005F252C" w14:paraId="7E9561C8" w14:textId="77777777" w:rsidTr="009764B6">
        <w:trPr>
          <w:trHeight w:val="310"/>
        </w:trPr>
        <w:tc>
          <w:tcPr>
            <w:tcW w:w="5040" w:type="dxa"/>
            <w:vMerge/>
            <w:hideMark/>
          </w:tcPr>
          <w:p w14:paraId="15653099" w14:textId="77777777" w:rsidR="00A46571" w:rsidRPr="005F252C" w:rsidRDefault="00A46571" w:rsidP="00A46571">
            <w:pPr>
              <w:tabs>
                <w:tab w:val="left" w:pos="2038"/>
              </w:tabs>
              <w:rPr>
                <w:b/>
                <w:bCs/>
              </w:rPr>
            </w:pPr>
          </w:p>
        </w:tc>
        <w:tc>
          <w:tcPr>
            <w:tcW w:w="2260" w:type="dxa"/>
            <w:vMerge/>
            <w:hideMark/>
          </w:tcPr>
          <w:p w14:paraId="6606109B" w14:textId="77777777" w:rsidR="00A46571" w:rsidRPr="005F252C" w:rsidRDefault="00A46571" w:rsidP="00A46571">
            <w:pPr>
              <w:tabs>
                <w:tab w:val="left" w:pos="2038"/>
              </w:tabs>
              <w:rPr>
                <w:b/>
                <w:bCs/>
              </w:rPr>
            </w:pPr>
          </w:p>
        </w:tc>
        <w:tc>
          <w:tcPr>
            <w:tcW w:w="11360" w:type="dxa"/>
            <w:vMerge/>
            <w:hideMark/>
          </w:tcPr>
          <w:p w14:paraId="11B7FEE6" w14:textId="77777777" w:rsidR="00A46571" w:rsidRPr="005F252C" w:rsidRDefault="00A46571" w:rsidP="00A46571">
            <w:pPr>
              <w:tabs>
                <w:tab w:val="left" w:pos="2038"/>
              </w:tabs>
            </w:pPr>
          </w:p>
        </w:tc>
        <w:tc>
          <w:tcPr>
            <w:tcW w:w="5360" w:type="dxa"/>
            <w:hideMark/>
          </w:tcPr>
          <w:p w14:paraId="5ABA894E" w14:textId="77777777" w:rsidR="00A46571" w:rsidRPr="005F252C" w:rsidRDefault="00A46571" w:rsidP="00A46571">
            <w:pPr>
              <w:tabs>
                <w:tab w:val="left" w:pos="2038"/>
              </w:tabs>
            </w:pPr>
            <w:r w:rsidRPr="005F252C">
              <w:t>Non Steroidal Anti Inflammatory Drugs</w:t>
            </w:r>
          </w:p>
        </w:tc>
        <w:tc>
          <w:tcPr>
            <w:tcW w:w="760" w:type="dxa"/>
            <w:hideMark/>
          </w:tcPr>
          <w:p w14:paraId="413267AD" w14:textId="77777777" w:rsidR="00A46571" w:rsidRPr="005F252C" w:rsidRDefault="00A46571" w:rsidP="00A46571">
            <w:pPr>
              <w:tabs>
                <w:tab w:val="left" w:pos="2038"/>
              </w:tabs>
            </w:pPr>
            <w:r w:rsidRPr="005F252C">
              <w:t>Yes</w:t>
            </w:r>
          </w:p>
        </w:tc>
        <w:tc>
          <w:tcPr>
            <w:tcW w:w="1380" w:type="dxa"/>
            <w:hideMark/>
          </w:tcPr>
          <w:p w14:paraId="45C038BB" w14:textId="77777777" w:rsidR="00A46571" w:rsidRPr="005F252C" w:rsidRDefault="00A46571" w:rsidP="00A46571">
            <w:pPr>
              <w:tabs>
                <w:tab w:val="left" w:pos="2038"/>
              </w:tabs>
            </w:pPr>
            <w:r w:rsidRPr="005F252C">
              <w:t>Yes</w:t>
            </w:r>
          </w:p>
        </w:tc>
        <w:tc>
          <w:tcPr>
            <w:tcW w:w="1460" w:type="dxa"/>
            <w:hideMark/>
          </w:tcPr>
          <w:p w14:paraId="7A4D3273" w14:textId="77777777" w:rsidR="00A46571" w:rsidRPr="005F252C" w:rsidRDefault="00A46571" w:rsidP="00A46571">
            <w:pPr>
              <w:tabs>
                <w:tab w:val="left" w:pos="2038"/>
              </w:tabs>
            </w:pPr>
            <w:r w:rsidRPr="005F252C">
              <w:t>P</w:t>
            </w:r>
          </w:p>
        </w:tc>
      </w:tr>
      <w:tr w:rsidR="00A46571" w:rsidRPr="005F252C" w14:paraId="6320D7AD" w14:textId="77777777" w:rsidTr="009764B6">
        <w:trPr>
          <w:trHeight w:val="310"/>
        </w:trPr>
        <w:tc>
          <w:tcPr>
            <w:tcW w:w="5040" w:type="dxa"/>
            <w:vMerge/>
            <w:hideMark/>
          </w:tcPr>
          <w:p w14:paraId="43D5272C" w14:textId="77777777" w:rsidR="00A46571" w:rsidRPr="005F252C" w:rsidRDefault="00A46571" w:rsidP="00A46571">
            <w:pPr>
              <w:tabs>
                <w:tab w:val="left" w:pos="2038"/>
              </w:tabs>
              <w:rPr>
                <w:b/>
                <w:bCs/>
              </w:rPr>
            </w:pPr>
          </w:p>
        </w:tc>
        <w:tc>
          <w:tcPr>
            <w:tcW w:w="2260" w:type="dxa"/>
            <w:vMerge/>
            <w:hideMark/>
          </w:tcPr>
          <w:p w14:paraId="634CA404" w14:textId="77777777" w:rsidR="00A46571" w:rsidRPr="005F252C" w:rsidRDefault="00A46571" w:rsidP="00A46571">
            <w:pPr>
              <w:tabs>
                <w:tab w:val="left" w:pos="2038"/>
              </w:tabs>
              <w:rPr>
                <w:b/>
                <w:bCs/>
              </w:rPr>
            </w:pPr>
          </w:p>
        </w:tc>
        <w:tc>
          <w:tcPr>
            <w:tcW w:w="11360" w:type="dxa"/>
            <w:vMerge/>
            <w:hideMark/>
          </w:tcPr>
          <w:p w14:paraId="0E3D0FEA" w14:textId="77777777" w:rsidR="00A46571" w:rsidRPr="005F252C" w:rsidRDefault="00A46571" w:rsidP="00A46571">
            <w:pPr>
              <w:tabs>
                <w:tab w:val="left" w:pos="2038"/>
              </w:tabs>
            </w:pPr>
          </w:p>
        </w:tc>
        <w:tc>
          <w:tcPr>
            <w:tcW w:w="5360" w:type="dxa"/>
            <w:hideMark/>
          </w:tcPr>
          <w:p w14:paraId="57982B0B" w14:textId="77777777" w:rsidR="00A46571" w:rsidRPr="005F252C" w:rsidRDefault="00A46571" w:rsidP="00A46571">
            <w:pPr>
              <w:tabs>
                <w:tab w:val="left" w:pos="2038"/>
              </w:tabs>
            </w:pPr>
            <w:r w:rsidRPr="005F252C">
              <w:t>Gastro Insetinal Drugs</w:t>
            </w:r>
          </w:p>
        </w:tc>
        <w:tc>
          <w:tcPr>
            <w:tcW w:w="760" w:type="dxa"/>
            <w:hideMark/>
          </w:tcPr>
          <w:p w14:paraId="03B83731" w14:textId="77777777" w:rsidR="00A46571" w:rsidRPr="005F252C" w:rsidRDefault="00A46571" w:rsidP="00A46571">
            <w:pPr>
              <w:tabs>
                <w:tab w:val="left" w:pos="2038"/>
              </w:tabs>
            </w:pPr>
            <w:r w:rsidRPr="005F252C">
              <w:t>Yes</w:t>
            </w:r>
          </w:p>
        </w:tc>
        <w:tc>
          <w:tcPr>
            <w:tcW w:w="1380" w:type="dxa"/>
            <w:hideMark/>
          </w:tcPr>
          <w:p w14:paraId="4D29FF62" w14:textId="77777777" w:rsidR="00A46571" w:rsidRPr="005F252C" w:rsidRDefault="00A46571" w:rsidP="00A46571">
            <w:pPr>
              <w:tabs>
                <w:tab w:val="left" w:pos="2038"/>
              </w:tabs>
            </w:pPr>
            <w:r w:rsidRPr="005F252C">
              <w:t>Yes</w:t>
            </w:r>
          </w:p>
        </w:tc>
        <w:tc>
          <w:tcPr>
            <w:tcW w:w="1460" w:type="dxa"/>
            <w:hideMark/>
          </w:tcPr>
          <w:p w14:paraId="5F372F5C" w14:textId="77777777" w:rsidR="00A46571" w:rsidRPr="005F252C" w:rsidRDefault="00A46571" w:rsidP="00A46571">
            <w:pPr>
              <w:tabs>
                <w:tab w:val="left" w:pos="2038"/>
              </w:tabs>
            </w:pPr>
            <w:r w:rsidRPr="005F252C">
              <w:t>P</w:t>
            </w:r>
          </w:p>
        </w:tc>
      </w:tr>
      <w:tr w:rsidR="00A46571" w:rsidRPr="005F252C" w14:paraId="08CE93C0" w14:textId="77777777" w:rsidTr="009764B6">
        <w:trPr>
          <w:trHeight w:val="310"/>
        </w:trPr>
        <w:tc>
          <w:tcPr>
            <w:tcW w:w="5040" w:type="dxa"/>
            <w:vMerge/>
            <w:hideMark/>
          </w:tcPr>
          <w:p w14:paraId="7DFF0054" w14:textId="77777777" w:rsidR="00A46571" w:rsidRPr="005F252C" w:rsidRDefault="00A46571" w:rsidP="00A46571">
            <w:pPr>
              <w:tabs>
                <w:tab w:val="left" w:pos="2038"/>
              </w:tabs>
              <w:rPr>
                <w:b/>
                <w:bCs/>
              </w:rPr>
            </w:pPr>
          </w:p>
        </w:tc>
        <w:tc>
          <w:tcPr>
            <w:tcW w:w="2260" w:type="dxa"/>
            <w:vMerge/>
            <w:hideMark/>
          </w:tcPr>
          <w:p w14:paraId="3ABC99B7" w14:textId="77777777" w:rsidR="00A46571" w:rsidRPr="005F252C" w:rsidRDefault="00A46571" w:rsidP="00A46571">
            <w:pPr>
              <w:tabs>
                <w:tab w:val="left" w:pos="2038"/>
              </w:tabs>
              <w:rPr>
                <w:b/>
                <w:bCs/>
              </w:rPr>
            </w:pPr>
          </w:p>
        </w:tc>
        <w:tc>
          <w:tcPr>
            <w:tcW w:w="11360" w:type="dxa"/>
            <w:vMerge/>
            <w:hideMark/>
          </w:tcPr>
          <w:p w14:paraId="7061DD6A" w14:textId="77777777" w:rsidR="00A46571" w:rsidRPr="005F252C" w:rsidRDefault="00A46571" w:rsidP="00A46571">
            <w:pPr>
              <w:tabs>
                <w:tab w:val="left" w:pos="2038"/>
              </w:tabs>
            </w:pPr>
          </w:p>
        </w:tc>
        <w:tc>
          <w:tcPr>
            <w:tcW w:w="5360" w:type="dxa"/>
            <w:hideMark/>
          </w:tcPr>
          <w:p w14:paraId="757826D6" w14:textId="77777777" w:rsidR="00A46571" w:rsidRPr="005F252C" w:rsidRDefault="00A46571" w:rsidP="00A46571">
            <w:pPr>
              <w:tabs>
                <w:tab w:val="left" w:pos="2038"/>
              </w:tabs>
            </w:pPr>
            <w:r w:rsidRPr="005F252C">
              <w:t>Anti Diabetic Drugs</w:t>
            </w:r>
          </w:p>
        </w:tc>
        <w:tc>
          <w:tcPr>
            <w:tcW w:w="760" w:type="dxa"/>
            <w:hideMark/>
          </w:tcPr>
          <w:p w14:paraId="1D76DF59" w14:textId="77777777" w:rsidR="00A46571" w:rsidRPr="005F252C" w:rsidRDefault="00A46571" w:rsidP="00A46571">
            <w:pPr>
              <w:tabs>
                <w:tab w:val="left" w:pos="2038"/>
              </w:tabs>
            </w:pPr>
            <w:r w:rsidRPr="005F252C">
              <w:t>Yes</w:t>
            </w:r>
          </w:p>
        </w:tc>
        <w:tc>
          <w:tcPr>
            <w:tcW w:w="1380" w:type="dxa"/>
            <w:hideMark/>
          </w:tcPr>
          <w:p w14:paraId="746319B1" w14:textId="77777777" w:rsidR="00A46571" w:rsidRPr="005F252C" w:rsidRDefault="00A46571" w:rsidP="00A46571">
            <w:pPr>
              <w:tabs>
                <w:tab w:val="left" w:pos="2038"/>
              </w:tabs>
            </w:pPr>
            <w:r w:rsidRPr="005F252C">
              <w:t>Yes</w:t>
            </w:r>
          </w:p>
        </w:tc>
        <w:tc>
          <w:tcPr>
            <w:tcW w:w="1460" w:type="dxa"/>
            <w:hideMark/>
          </w:tcPr>
          <w:p w14:paraId="18DD9CA1" w14:textId="77777777" w:rsidR="00A46571" w:rsidRPr="005F252C" w:rsidRDefault="00A46571" w:rsidP="00A46571">
            <w:pPr>
              <w:tabs>
                <w:tab w:val="left" w:pos="2038"/>
              </w:tabs>
            </w:pPr>
            <w:r w:rsidRPr="005F252C">
              <w:t>P</w:t>
            </w:r>
          </w:p>
        </w:tc>
      </w:tr>
      <w:tr w:rsidR="00A46571" w:rsidRPr="005F252C" w14:paraId="01F9A40B" w14:textId="77777777" w:rsidTr="009764B6">
        <w:trPr>
          <w:trHeight w:val="310"/>
        </w:trPr>
        <w:tc>
          <w:tcPr>
            <w:tcW w:w="5040" w:type="dxa"/>
            <w:vMerge/>
            <w:hideMark/>
          </w:tcPr>
          <w:p w14:paraId="7806D642" w14:textId="77777777" w:rsidR="00A46571" w:rsidRPr="005F252C" w:rsidRDefault="00A46571" w:rsidP="00A46571">
            <w:pPr>
              <w:tabs>
                <w:tab w:val="left" w:pos="2038"/>
              </w:tabs>
              <w:rPr>
                <w:b/>
                <w:bCs/>
              </w:rPr>
            </w:pPr>
          </w:p>
        </w:tc>
        <w:tc>
          <w:tcPr>
            <w:tcW w:w="2260" w:type="dxa"/>
            <w:vMerge/>
            <w:hideMark/>
          </w:tcPr>
          <w:p w14:paraId="395693F1" w14:textId="77777777" w:rsidR="00A46571" w:rsidRPr="005F252C" w:rsidRDefault="00A46571" w:rsidP="00A46571">
            <w:pPr>
              <w:tabs>
                <w:tab w:val="left" w:pos="2038"/>
              </w:tabs>
              <w:rPr>
                <w:b/>
                <w:bCs/>
              </w:rPr>
            </w:pPr>
          </w:p>
        </w:tc>
        <w:tc>
          <w:tcPr>
            <w:tcW w:w="11360" w:type="dxa"/>
            <w:vMerge/>
            <w:hideMark/>
          </w:tcPr>
          <w:p w14:paraId="49766908" w14:textId="77777777" w:rsidR="00A46571" w:rsidRPr="005F252C" w:rsidRDefault="00A46571" w:rsidP="00A46571">
            <w:pPr>
              <w:tabs>
                <w:tab w:val="left" w:pos="2038"/>
              </w:tabs>
            </w:pPr>
          </w:p>
        </w:tc>
        <w:tc>
          <w:tcPr>
            <w:tcW w:w="5360" w:type="dxa"/>
            <w:hideMark/>
          </w:tcPr>
          <w:p w14:paraId="5EA821A2" w14:textId="77777777" w:rsidR="00A46571" w:rsidRPr="005F252C" w:rsidRDefault="00A46571" w:rsidP="00A46571">
            <w:pPr>
              <w:tabs>
                <w:tab w:val="left" w:pos="2038"/>
              </w:tabs>
            </w:pPr>
            <w:r w:rsidRPr="005F252C">
              <w:t>Anti Depressant Drugs</w:t>
            </w:r>
          </w:p>
        </w:tc>
        <w:tc>
          <w:tcPr>
            <w:tcW w:w="760" w:type="dxa"/>
            <w:hideMark/>
          </w:tcPr>
          <w:p w14:paraId="731F39DC" w14:textId="77777777" w:rsidR="00A46571" w:rsidRPr="005F252C" w:rsidRDefault="00A46571" w:rsidP="00A46571">
            <w:pPr>
              <w:tabs>
                <w:tab w:val="left" w:pos="2038"/>
              </w:tabs>
            </w:pPr>
            <w:r w:rsidRPr="005F252C">
              <w:t>Yes</w:t>
            </w:r>
          </w:p>
        </w:tc>
        <w:tc>
          <w:tcPr>
            <w:tcW w:w="1380" w:type="dxa"/>
            <w:hideMark/>
          </w:tcPr>
          <w:p w14:paraId="0FFBB059" w14:textId="77777777" w:rsidR="00A46571" w:rsidRPr="005F252C" w:rsidRDefault="00A46571" w:rsidP="00A46571">
            <w:pPr>
              <w:tabs>
                <w:tab w:val="left" w:pos="2038"/>
              </w:tabs>
            </w:pPr>
            <w:r w:rsidRPr="005F252C">
              <w:t>Yes</w:t>
            </w:r>
          </w:p>
        </w:tc>
        <w:tc>
          <w:tcPr>
            <w:tcW w:w="1460" w:type="dxa"/>
            <w:hideMark/>
          </w:tcPr>
          <w:p w14:paraId="45A910E3" w14:textId="77777777" w:rsidR="00A46571" w:rsidRPr="005F252C" w:rsidRDefault="00A46571" w:rsidP="00A46571">
            <w:pPr>
              <w:tabs>
                <w:tab w:val="left" w:pos="2038"/>
              </w:tabs>
            </w:pPr>
            <w:r w:rsidRPr="005F252C">
              <w:t>P</w:t>
            </w:r>
          </w:p>
        </w:tc>
      </w:tr>
      <w:tr w:rsidR="00A46571" w:rsidRPr="005F252C" w14:paraId="2E78C5A8" w14:textId="77777777" w:rsidTr="009764B6">
        <w:trPr>
          <w:trHeight w:val="310"/>
        </w:trPr>
        <w:tc>
          <w:tcPr>
            <w:tcW w:w="5040" w:type="dxa"/>
            <w:vMerge/>
            <w:hideMark/>
          </w:tcPr>
          <w:p w14:paraId="6116E9B9" w14:textId="77777777" w:rsidR="00A46571" w:rsidRPr="005F252C" w:rsidRDefault="00A46571" w:rsidP="00A46571">
            <w:pPr>
              <w:tabs>
                <w:tab w:val="left" w:pos="2038"/>
              </w:tabs>
              <w:rPr>
                <w:b/>
                <w:bCs/>
              </w:rPr>
            </w:pPr>
          </w:p>
        </w:tc>
        <w:tc>
          <w:tcPr>
            <w:tcW w:w="2260" w:type="dxa"/>
            <w:vMerge/>
            <w:hideMark/>
          </w:tcPr>
          <w:p w14:paraId="47115319" w14:textId="77777777" w:rsidR="00A46571" w:rsidRPr="005F252C" w:rsidRDefault="00A46571" w:rsidP="00A46571">
            <w:pPr>
              <w:tabs>
                <w:tab w:val="left" w:pos="2038"/>
              </w:tabs>
              <w:rPr>
                <w:b/>
                <w:bCs/>
              </w:rPr>
            </w:pPr>
          </w:p>
        </w:tc>
        <w:tc>
          <w:tcPr>
            <w:tcW w:w="11360" w:type="dxa"/>
            <w:vMerge/>
            <w:hideMark/>
          </w:tcPr>
          <w:p w14:paraId="7EADBE58" w14:textId="77777777" w:rsidR="00A46571" w:rsidRPr="005F252C" w:rsidRDefault="00A46571" w:rsidP="00A46571">
            <w:pPr>
              <w:tabs>
                <w:tab w:val="left" w:pos="2038"/>
              </w:tabs>
            </w:pPr>
          </w:p>
        </w:tc>
        <w:tc>
          <w:tcPr>
            <w:tcW w:w="5360" w:type="dxa"/>
            <w:hideMark/>
          </w:tcPr>
          <w:p w14:paraId="6A6C351F" w14:textId="77777777" w:rsidR="00A46571" w:rsidRPr="005F252C" w:rsidRDefault="00A46571" w:rsidP="00A46571">
            <w:pPr>
              <w:tabs>
                <w:tab w:val="left" w:pos="2038"/>
              </w:tabs>
            </w:pPr>
            <w:r w:rsidRPr="005F252C">
              <w:t>Analgesic Antipyretic Drugs</w:t>
            </w:r>
          </w:p>
        </w:tc>
        <w:tc>
          <w:tcPr>
            <w:tcW w:w="760" w:type="dxa"/>
            <w:hideMark/>
          </w:tcPr>
          <w:p w14:paraId="543EC98A" w14:textId="77777777" w:rsidR="00A46571" w:rsidRPr="005F252C" w:rsidRDefault="00A46571" w:rsidP="00A46571">
            <w:pPr>
              <w:tabs>
                <w:tab w:val="left" w:pos="2038"/>
              </w:tabs>
            </w:pPr>
            <w:r w:rsidRPr="005F252C">
              <w:t>Yes</w:t>
            </w:r>
          </w:p>
        </w:tc>
        <w:tc>
          <w:tcPr>
            <w:tcW w:w="1380" w:type="dxa"/>
            <w:hideMark/>
          </w:tcPr>
          <w:p w14:paraId="07C6A6D3" w14:textId="77777777" w:rsidR="00A46571" w:rsidRPr="005F252C" w:rsidRDefault="00A46571" w:rsidP="00A46571">
            <w:pPr>
              <w:tabs>
                <w:tab w:val="left" w:pos="2038"/>
              </w:tabs>
            </w:pPr>
            <w:r w:rsidRPr="005F252C">
              <w:t>Yes</w:t>
            </w:r>
          </w:p>
        </w:tc>
        <w:tc>
          <w:tcPr>
            <w:tcW w:w="1460" w:type="dxa"/>
            <w:hideMark/>
          </w:tcPr>
          <w:p w14:paraId="6AFAB182" w14:textId="77777777" w:rsidR="00A46571" w:rsidRPr="005F252C" w:rsidRDefault="00A46571" w:rsidP="00A46571">
            <w:pPr>
              <w:tabs>
                <w:tab w:val="left" w:pos="2038"/>
              </w:tabs>
            </w:pPr>
            <w:r w:rsidRPr="005F252C">
              <w:t>P</w:t>
            </w:r>
          </w:p>
        </w:tc>
      </w:tr>
      <w:tr w:rsidR="00A46571" w:rsidRPr="005F252C" w14:paraId="220DC4EF" w14:textId="77777777" w:rsidTr="009764B6">
        <w:trPr>
          <w:trHeight w:val="310"/>
        </w:trPr>
        <w:tc>
          <w:tcPr>
            <w:tcW w:w="5040" w:type="dxa"/>
            <w:vMerge/>
            <w:hideMark/>
          </w:tcPr>
          <w:p w14:paraId="6A439A91" w14:textId="77777777" w:rsidR="00A46571" w:rsidRPr="005F252C" w:rsidRDefault="00A46571" w:rsidP="00A46571">
            <w:pPr>
              <w:tabs>
                <w:tab w:val="left" w:pos="2038"/>
              </w:tabs>
              <w:rPr>
                <w:b/>
                <w:bCs/>
              </w:rPr>
            </w:pPr>
          </w:p>
        </w:tc>
        <w:tc>
          <w:tcPr>
            <w:tcW w:w="2260" w:type="dxa"/>
            <w:vMerge/>
            <w:hideMark/>
          </w:tcPr>
          <w:p w14:paraId="3E8D9307" w14:textId="77777777" w:rsidR="00A46571" w:rsidRPr="005F252C" w:rsidRDefault="00A46571" w:rsidP="00A46571">
            <w:pPr>
              <w:tabs>
                <w:tab w:val="left" w:pos="2038"/>
              </w:tabs>
              <w:rPr>
                <w:b/>
                <w:bCs/>
              </w:rPr>
            </w:pPr>
          </w:p>
        </w:tc>
        <w:tc>
          <w:tcPr>
            <w:tcW w:w="11360" w:type="dxa"/>
            <w:vMerge/>
            <w:hideMark/>
          </w:tcPr>
          <w:p w14:paraId="584E5207" w14:textId="77777777" w:rsidR="00A46571" w:rsidRPr="005F252C" w:rsidRDefault="00A46571" w:rsidP="00A46571">
            <w:pPr>
              <w:tabs>
                <w:tab w:val="left" w:pos="2038"/>
              </w:tabs>
            </w:pPr>
          </w:p>
        </w:tc>
        <w:tc>
          <w:tcPr>
            <w:tcW w:w="5360" w:type="dxa"/>
            <w:hideMark/>
          </w:tcPr>
          <w:p w14:paraId="4FADB241" w14:textId="77777777" w:rsidR="00A46571" w:rsidRPr="005F252C" w:rsidRDefault="00A46571" w:rsidP="00A46571">
            <w:pPr>
              <w:tabs>
                <w:tab w:val="left" w:pos="2038"/>
              </w:tabs>
            </w:pPr>
            <w:r w:rsidRPr="005F252C">
              <w:t>Central Nervous System Drugs</w:t>
            </w:r>
          </w:p>
        </w:tc>
        <w:tc>
          <w:tcPr>
            <w:tcW w:w="760" w:type="dxa"/>
            <w:hideMark/>
          </w:tcPr>
          <w:p w14:paraId="559C4E0A" w14:textId="77777777" w:rsidR="00A46571" w:rsidRPr="005F252C" w:rsidRDefault="00A46571" w:rsidP="00A46571">
            <w:pPr>
              <w:tabs>
                <w:tab w:val="left" w:pos="2038"/>
              </w:tabs>
            </w:pPr>
            <w:r w:rsidRPr="005F252C">
              <w:t>Yes</w:t>
            </w:r>
          </w:p>
        </w:tc>
        <w:tc>
          <w:tcPr>
            <w:tcW w:w="1380" w:type="dxa"/>
            <w:hideMark/>
          </w:tcPr>
          <w:p w14:paraId="686ABB15" w14:textId="77777777" w:rsidR="00A46571" w:rsidRPr="005F252C" w:rsidRDefault="00A46571" w:rsidP="00A46571">
            <w:pPr>
              <w:tabs>
                <w:tab w:val="left" w:pos="2038"/>
              </w:tabs>
            </w:pPr>
            <w:r w:rsidRPr="005F252C">
              <w:t>Yes</w:t>
            </w:r>
          </w:p>
        </w:tc>
        <w:tc>
          <w:tcPr>
            <w:tcW w:w="1460" w:type="dxa"/>
            <w:hideMark/>
          </w:tcPr>
          <w:p w14:paraId="61981295" w14:textId="77777777" w:rsidR="00A46571" w:rsidRPr="005F252C" w:rsidRDefault="00A46571" w:rsidP="00A46571">
            <w:pPr>
              <w:tabs>
                <w:tab w:val="left" w:pos="2038"/>
              </w:tabs>
            </w:pPr>
            <w:r w:rsidRPr="005F252C">
              <w:t>P</w:t>
            </w:r>
          </w:p>
        </w:tc>
      </w:tr>
      <w:tr w:rsidR="00A46571" w:rsidRPr="005F252C" w14:paraId="5FE4026A" w14:textId="77777777" w:rsidTr="009764B6">
        <w:trPr>
          <w:trHeight w:val="310"/>
        </w:trPr>
        <w:tc>
          <w:tcPr>
            <w:tcW w:w="5040" w:type="dxa"/>
            <w:vMerge w:val="restart"/>
            <w:hideMark/>
          </w:tcPr>
          <w:p w14:paraId="0548C065" w14:textId="77777777" w:rsidR="00A46571" w:rsidRPr="005F252C" w:rsidRDefault="00A46571" w:rsidP="00A46571">
            <w:pPr>
              <w:tabs>
                <w:tab w:val="left" w:pos="2038"/>
              </w:tabs>
              <w:rPr>
                <w:b/>
                <w:bCs/>
              </w:rPr>
            </w:pPr>
            <w:r w:rsidRPr="005F252C">
              <w:rPr>
                <w:b/>
                <w:bCs/>
              </w:rPr>
              <w:t>Motor Manufacturing</w:t>
            </w:r>
          </w:p>
        </w:tc>
        <w:tc>
          <w:tcPr>
            <w:tcW w:w="2260" w:type="dxa"/>
            <w:vMerge w:val="restart"/>
            <w:hideMark/>
          </w:tcPr>
          <w:p w14:paraId="5309A5AD" w14:textId="77777777" w:rsidR="00A46571" w:rsidRPr="005F252C" w:rsidRDefault="00A46571" w:rsidP="00A46571">
            <w:pPr>
              <w:tabs>
                <w:tab w:val="left" w:pos="2038"/>
              </w:tabs>
              <w:rPr>
                <w:b/>
                <w:bCs/>
              </w:rPr>
            </w:pPr>
            <w:r w:rsidRPr="005F252C">
              <w:rPr>
                <w:b/>
                <w:bCs/>
              </w:rPr>
              <w:t>Buses</w:t>
            </w:r>
          </w:p>
        </w:tc>
        <w:tc>
          <w:tcPr>
            <w:tcW w:w="11360" w:type="dxa"/>
            <w:vMerge w:val="restart"/>
            <w:hideMark/>
          </w:tcPr>
          <w:p w14:paraId="3425C686" w14:textId="77777777" w:rsidR="00A46571" w:rsidRPr="005F252C" w:rsidRDefault="00A46571" w:rsidP="00A46571">
            <w:pPr>
              <w:tabs>
                <w:tab w:val="left" w:pos="2038"/>
              </w:tabs>
            </w:pPr>
            <w:r w:rsidRPr="005F252C">
              <w:t>This includes manufacturing and producing motors.</w:t>
            </w:r>
          </w:p>
        </w:tc>
        <w:tc>
          <w:tcPr>
            <w:tcW w:w="5360" w:type="dxa"/>
            <w:hideMark/>
          </w:tcPr>
          <w:p w14:paraId="283DD301" w14:textId="77777777" w:rsidR="00A46571" w:rsidRPr="005F252C" w:rsidRDefault="00A46571" w:rsidP="00A46571">
            <w:pPr>
              <w:tabs>
                <w:tab w:val="left" w:pos="2038"/>
              </w:tabs>
            </w:pPr>
            <w:r w:rsidRPr="005F252C">
              <w:t>City Buses</w:t>
            </w:r>
          </w:p>
        </w:tc>
        <w:tc>
          <w:tcPr>
            <w:tcW w:w="760" w:type="dxa"/>
            <w:hideMark/>
          </w:tcPr>
          <w:p w14:paraId="66D49C69" w14:textId="77777777" w:rsidR="00A46571" w:rsidRPr="005F252C" w:rsidRDefault="00A46571" w:rsidP="00A46571">
            <w:pPr>
              <w:tabs>
                <w:tab w:val="left" w:pos="2038"/>
              </w:tabs>
            </w:pPr>
            <w:r w:rsidRPr="005F252C">
              <w:t>Yes</w:t>
            </w:r>
          </w:p>
        </w:tc>
        <w:tc>
          <w:tcPr>
            <w:tcW w:w="1380" w:type="dxa"/>
            <w:hideMark/>
          </w:tcPr>
          <w:p w14:paraId="05815A30" w14:textId="77777777" w:rsidR="00A46571" w:rsidRPr="005F252C" w:rsidRDefault="00A46571" w:rsidP="00A46571">
            <w:pPr>
              <w:tabs>
                <w:tab w:val="left" w:pos="2038"/>
              </w:tabs>
            </w:pPr>
            <w:r w:rsidRPr="005F252C">
              <w:t>Yes</w:t>
            </w:r>
          </w:p>
        </w:tc>
        <w:tc>
          <w:tcPr>
            <w:tcW w:w="1460" w:type="dxa"/>
            <w:hideMark/>
          </w:tcPr>
          <w:p w14:paraId="4E6DA872" w14:textId="77777777" w:rsidR="00A46571" w:rsidRPr="005F252C" w:rsidRDefault="00A46571" w:rsidP="00A46571">
            <w:pPr>
              <w:tabs>
                <w:tab w:val="left" w:pos="2038"/>
              </w:tabs>
            </w:pPr>
            <w:r w:rsidRPr="005F252C">
              <w:t>P</w:t>
            </w:r>
          </w:p>
        </w:tc>
      </w:tr>
      <w:tr w:rsidR="00A46571" w:rsidRPr="005F252C" w14:paraId="17B2DC2F" w14:textId="77777777" w:rsidTr="009764B6">
        <w:trPr>
          <w:trHeight w:val="310"/>
        </w:trPr>
        <w:tc>
          <w:tcPr>
            <w:tcW w:w="5040" w:type="dxa"/>
            <w:vMerge/>
            <w:hideMark/>
          </w:tcPr>
          <w:p w14:paraId="493D9704" w14:textId="77777777" w:rsidR="00A46571" w:rsidRPr="005F252C" w:rsidRDefault="00A46571" w:rsidP="00A46571">
            <w:pPr>
              <w:tabs>
                <w:tab w:val="left" w:pos="2038"/>
              </w:tabs>
              <w:rPr>
                <w:b/>
                <w:bCs/>
              </w:rPr>
            </w:pPr>
          </w:p>
        </w:tc>
        <w:tc>
          <w:tcPr>
            <w:tcW w:w="2260" w:type="dxa"/>
            <w:vMerge/>
            <w:hideMark/>
          </w:tcPr>
          <w:p w14:paraId="5AD74D9E" w14:textId="77777777" w:rsidR="00A46571" w:rsidRPr="005F252C" w:rsidRDefault="00A46571" w:rsidP="00A46571">
            <w:pPr>
              <w:tabs>
                <w:tab w:val="left" w:pos="2038"/>
              </w:tabs>
              <w:rPr>
                <w:b/>
                <w:bCs/>
              </w:rPr>
            </w:pPr>
          </w:p>
        </w:tc>
        <w:tc>
          <w:tcPr>
            <w:tcW w:w="11360" w:type="dxa"/>
            <w:vMerge/>
            <w:hideMark/>
          </w:tcPr>
          <w:p w14:paraId="10C98616" w14:textId="77777777" w:rsidR="00A46571" w:rsidRPr="005F252C" w:rsidRDefault="00A46571" w:rsidP="00A46571">
            <w:pPr>
              <w:tabs>
                <w:tab w:val="left" w:pos="2038"/>
              </w:tabs>
            </w:pPr>
          </w:p>
        </w:tc>
        <w:tc>
          <w:tcPr>
            <w:tcW w:w="5360" w:type="dxa"/>
            <w:hideMark/>
          </w:tcPr>
          <w:p w14:paraId="1E29ABBF" w14:textId="77777777" w:rsidR="00A46571" w:rsidRPr="005F252C" w:rsidRDefault="00A46571" w:rsidP="00A46571">
            <w:pPr>
              <w:tabs>
                <w:tab w:val="left" w:pos="2038"/>
              </w:tabs>
            </w:pPr>
            <w:r w:rsidRPr="005F252C">
              <w:t>School Buses</w:t>
            </w:r>
          </w:p>
        </w:tc>
        <w:tc>
          <w:tcPr>
            <w:tcW w:w="760" w:type="dxa"/>
            <w:hideMark/>
          </w:tcPr>
          <w:p w14:paraId="3FAE893E" w14:textId="77777777" w:rsidR="00A46571" w:rsidRPr="005F252C" w:rsidRDefault="00A46571" w:rsidP="00A46571">
            <w:pPr>
              <w:tabs>
                <w:tab w:val="left" w:pos="2038"/>
              </w:tabs>
            </w:pPr>
            <w:r w:rsidRPr="005F252C">
              <w:t>Yes</w:t>
            </w:r>
          </w:p>
        </w:tc>
        <w:tc>
          <w:tcPr>
            <w:tcW w:w="1380" w:type="dxa"/>
            <w:hideMark/>
          </w:tcPr>
          <w:p w14:paraId="25D3D49C" w14:textId="77777777" w:rsidR="00A46571" w:rsidRPr="005F252C" w:rsidRDefault="00A46571" w:rsidP="00A46571">
            <w:pPr>
              <w:tabs>
                <w:tab w:val="left" w:pos="2038"/>
              </w:tabs>
            </w:pPr>
            <w:r w:rsidRPr="005F252C">
              <w:t>Yes</w:t>
            </w:r>
          </w:p>
        </w:tc>
        <w:tc>
          <w:tcPr>
            <w:tcW w:w="1460" w:type="dxa"/>
            <w:hideMark/>
          </w:tcPr>
          <w:p w14:paraId="4A902A48" w14:textId="77777777" w:rsidR="00A46571" w:rsidRPr="005F252C" w:rsidRDefault="00A46571" w:rsidP="00A46571">
            <w:pPr>
              <w:tabs>
                <w:tab w:val="left" w:pos="2038"/>
              </w:tabs>
            </w:pPr>
            <w:r w:rsidRPr="005F252C">
              <w:t>P</w:t>
            </w:r>
          </w:p>
        </w:tc>
      </w:tr>
      <w:tr w:rsidR="00A46571" w:rsidRPr="005F252C" w14:paraId="26B9FA48" w14:textId="77777777" w:rsidTr="009764B6">
        <w:trPr>
          <w:trHeight w:val="310"/>
        </w:trPr>
        <w:tc>
          <w:tcPr>
            <w:tcW w:w="5040" w:type="dxa"/>
            <w:vMerge/>
            <w:hideMark/>
          </w:tcPr>
          <w:p w14:paraId="43B5AA40" w14:textId="77777777" w:rsidR="00A46571" w:rsidRPr="005F252C" w:rsidRDefault="00A46571" w:rsidP="00A46571">
            <w:pPr>
              <w:tabs>
                <w:tab w:val="left" w:pos="2038"/>
              </w:tabs>
              <w:rPr>
                <w:b/>
                <w:bCs/>
              </w:rPr>
            </w:pPr>
          </w:p>
        </w:tc>
        <w:tc>
          <w:tcPr>
            <w:tcW w:w="2260" w:type="dxa"/>
            <w:vMerge/>
            <w:hideMark/>
          </w:tcPr>
          <w:p w14:paraId="2B51356A" w14:textId="77777777" w:rsidR="00A46571" w:rsidRPr="005F252C" w:rsidRDefault="00A46571" w:rsidP="00A46571">
            <w:pPr>
              <w:tabs>
                <w:tab w:val="left" w:pos="2038"/>
              </w:tabs>
              <w:rPr>
                <w:b/>
                <w:bCs/>
              </w:rPr>
            </w:pPr>
          </w:p>
        </w:tc>
        <w:tc>
          <w:tcPr>
            <w:tcW w:w="11360" w:type="dxa"/>
            <w:vMerge/>
            <w:hideMark/>
          </w:tcPr>
          <w:p w14:paraId="657AE704" w14:textId="77777777" w:rsidR="00A46571" w:rsidRPr="005F252C" w:rsidRDefault="00A46571" w:rsidP="00A46571">
            <w:pPr>
              <w:tabs>
                <w:tab w:val="left" w:pos="2038"/>
              </w:tabs>
            </w:pPr>
          </w:p>
        </w:tc>
        <w:tc>
          <w:tcPr>
            <w:tcW w:w="5360" w:type="dxa"/>
            <w:hideMark/>
          </w:tcPr>
          <w:p w14:paraId="36FD778B" w14:textId="77777777" w:rsidR="00A46571" w:rsidRPr="005F252C" w:rsidRDefault="00A46571" w:rsidP="00A46571">
            <w:pPr>
              <w:tabs>
                <w:tab w:val="left" w:pos="2038"/>
              </w:tabs>
            </w:pPr>
            <w:r w:rsidRPr="005F252C">
              <w:t>Coach Buses</w:t>
            </w:r>
          </w:p>
        </w:tc>
        <w:tc>
          <w:tcPr>
            <w:tcW w:w="760" w:type="dxa"/>
            <w:hideMark/>
          </w:tcPr>
          <w:p w14:paraId="34DFE956" w14:textId="77777777" w:rsidR="00A46571" w:rsidRPr="005F252C" w:rsidRDefault="00A46571" w:rsidP="00A46571">
            <w:pPr>
              <w:tabs>
                <w:tab w:val="left" w:pos="2038"/>
              </w:tabs>
            </w:pPr>
            <w:r w:rsidRPr="005F252C">
              <w:t>Yes</w:t>
            </w:r>
          </w:p>
        </w:tc>
        <w:tc>
          <w:tcPr>
            <w:tcW w:w="1380" w:type="dxa"/>
            <w:hideMark/>
          </w:tcPr>
          <w:p w14:paraId="0D0759EB" w14:textId="77777777" w:rsidR="00A46571" w:rsidRPr="005F252C" w:rsidRDefault="00A46571" w:rsidP="00A46571">
            <w:pPr>
              <w:tabs>
                <w:tab w:val="left" w:pos="2038"/>
              </w:tabs>
            </w:pPr>
            <w:r w:rsidRPr="005F252C">
              <w:t>Yes</w:t>
            </w:r>
          </w:p>
        </w:tc>
        <w:tc>
          <w:tcPr>
            <w:tcW w:w="1460" w:type="dxa"/>
            <w:hideMark/>
          </w:tcPr>
          <w:p w14:paraId="6E113F65" w14:textId="77777777" w:rsidR="00A46571" w:rsidRPr="005F252C" w:rsidRDefault="00A46571" w:rsidP="00A46571">
            <w:pPr>
              <w:tabs>
                <w:tab w:val="left" w:pos="2038"/>
              </w:tabs>
            </w:pPr>
            <w:r w:rsidRPr="005F252C">
              <w:t>P</w:t>
            </w:r>
          </w:p>
        </w:tc>
      </w:tr>
      <w:tr w:rsidR="00A46571" w:rsidRPr="005F252C" w14:paraId="455F8EC8" w14:textId="77777777" w:rsidTr="009764B6">
        <w:trPr>
          <w:trHeight w:val="645"/>
        </w:trPr>
        <w:tc>
          <w:tcPr>
            <w:tcW w:w="5040" w:type="dxa"/>
            <w:hideMark/>
          </w:tcPr>
          <w:p w14:paraId="47C367E9" w14:textId="77777777" w:rsidR="00A46571" w:rsidRPr="005F252C" w:rsidRDefault="00A46571" w:rsidP="00A46571">
            <w:pPr>
              <w:tabs>
                <w:tab w:val="left" w:pos="2038"/>
              </w:tabs>
              <w:rPr>
                <w:b/>
                <w:bCs/>
              </w:rPr>
            </w:pPr>
            <w:r w:rsidRPr="005F252C">
              <w:rPr>
                <w:b/>
                <w:bCs/>
              </w:rPr>
              <w:t>Oil</w:t>
            </w:r>
          </w:p>
        </w:tc>
        <w:tc>
          <w:tcPr>
            <w:tcW w:w="2260" w:type="dxa"/>
            <w:hideMark/>
          </w:tcPr>
          <w:p w14:paraId="2E7621A0" w14:textId="77777777" w:rsidR="00A46571" w:rsidRPr="005F252C" w:rsidRDefault="00A46571" w:rsidP="00A46571">
            <w:pPr>
              <w:tabs>
                <w:tab w:val="left" w:pos="2038"/>
              </w:tabs>
              <w:rPr>
                <w:b/>
                <w:bCs/>
              </w:rPr>
            </w:pPr>
            <w:r w:rsidRPr="005F252C">
              <w:rPr>
                <w:b/>
                <w:bCs/>
              </w:rPr>
              <w:t>Edible vegetable and plant oils</w:t>
            </w:r>
          </w:p>
        </w:tc>
        <w:tc>
          <w:tcPr>
            <w:tcW w:w="11360" w:type="dxa"/>
            <w:hideMark/>
          </w:tcPr>
          <w:p w14:paraId="04F4B1A6" w14:textId="77777777" w:rsidR="00A46571" w:rsidRPr="005F252C" w:rsidRDefault="00A46571" w:rsidP="00A46571">
            <w:pPr>
              <w:tabs>
                <w:tab w:val="left" w:pos="2038"/>
              </w:tabs>
            </w:pPr>
            <w:r w:rsidRPr="005F252C">
              <w:t>This item is identified as oils derived from plant sources.</w:t>
            </w:r>
          </w:p>
        </w:tc>
        <w:tc>
          <w:tcPr>
            <w:tcW w:w="5360" w:type="dxa"/>
            <w:hideMark/>
          </w:tcPr>
          <w:p w14:paraId="3A4FDB76" w14:textId="77777777" w:rsidR="00A46571" w:rsidRPr="005F252C" w:rsidRDefault="00A46571" w:rsidP="00A46571">
            <w:pPr>
              <w:tabs>
                <w:tab w:val="left" w:pos="2038"/>
              </w:tabs>
            </w:pPr>
            <w:r w:rsidRPr="005F252C">
              <w:t>Vegetable oil</w:t>
            </w:r>
          </w:p>
        </w:tc>
        <w:tc>
          <w:tcPr>
            <w:tcW w:w="760" w:type="dxa"/>
            <w:hideMark/>
          </w:tcPr>
          <w:p w14:paraId="24A31383" w14:textId="77777777" w:rsidR="00A46571" w:rsidRPr="005F252C" w:rsidRDefault="00A46571" w:rsidP="00A46571">
            <w:pPr>
              <w:tabs>
                <w:tab w:val="left" w:pos="2038"/>
              </w:tabs>
            </w:pPr>
            <w:r w:rsidRPr="005F252C">
              <w:t>Yes</w:t>
            </w:r>
          </w:p>
        </w:tc>
        <w:tc>
          <w:tcPr>
            <w:tcW w:w="1380" w:type="dxa"/>
            <w:hideMark/>
          </w:tcPr>
          <w:p w14:paraId="1F3053AC" w14:textId="77777777" w:rsidR="00A46571" w:rsidRPr="005F252C" w:rsidRDefault="00A46571" w:rsidP="00A46571">
            <w:pPr>
              <w:tabs>
                <w:tab w:val="left" w:pos="2038"/>
              </w:tabs>
            </w:pPr>
            <w:r w:rsidRPr="005F252C">
              <w:t>Yes</w:t>
            </w:r>
          </w:p>
        </w:tc>
        <w:tc>
          <w:tcPr>
            <w:tcW w:w="1460" w:type="dxa"/>
            <w:hideMark/>
          </w:tcPr>
          <w:p w14:paraId="1C06A11D" w14:textId="77777777" w:rsidR="00A46571" w:rsidRPr="005F252C" w:rsidRDefault="00A46571" w:rsidP="00A46571">
            <w:pPr>
              <w:tabs>
                <w:tab w:val="left" w:pos="2038"/>
              </w:tabs>
            </w:pPr>
            <w:r w:rsidRPr="005F252C">
              <w:t>P</w:t>
            </w:r>
          </w:p>
        </w:tc>
      </w:tr>
      <w:tr w:rsidR="00A46571" w:rsidRPr="005F252C" w14:paraId="0E831B8F" w14:textId="77777777" w:rsidTr="009764B6">
        <w:trPr>
          <w:trHeight w:val="620"/>
        </w:trPr>
        <w:tc>
          <w:tcPr>
            <w:tcW w:w="5040" w:type="dxa"/>
            <w:vMerge w:val="restart"/>
            <w:hideMark/>
          </w:tcPr>
          <w:p w14:paraId="7DF55FCD" w14:textId="77777777" w:rsidR="00A46571" w:rsidRPr="005F252C" w:rsidRDefault="00A46571" w:rsidP="00A46571">
            <w:pPr>
              <w:tabs>
                <w:tab w:val="left" w:pos="2038"/>
              </w:tabs>
              <w:rPr>
                <w:b/>
                <w:bCs/>
              </w:rPr>
            </w:pPr>
            <w:r w:rsidRPr="005F252C">
              <w:rPr>
                <w:b/>
                <w:bCs/>
              </w:rPr>
              <w:t>Sugars, Sweeteners, and Confectionary Products</w:t>
            </w:r>
          </w:p>
        </w:tc>
        <w:tc>
          <w:tcPr>
            <w:tcW w:w="2260" w:type="dxa"/>
            <w:hideMark/>
          </w:tcPr>
          <w:p w14:paraId="496930CF" w14:textId="77777777" w:rsidR="00A46571" w:rsidRPr="005F252C" w:rsidRDefault="00A46571" w:rsidP="00A46571">
            <w:pPr>
              <w:tabs>
                <w:tab w:val="left" w:pos="2038"/>
              </w:tabs>
              <w:rPr>
                <w:b/>
                <w:bCs/>
              </w:rPr>
            </w:pPr>
            <w:r w:rsidRPr="005F252C">
              <w:rPr>
                <w:b/>
                <w:bCs/>
              </w:rPr>
              <w:t>Natural Sugars or Sweeteners</w:t>
            </w:r>
          </w:p>
        </w:tc>
        <w:tc>
          <w:tcPr>
            <w:tcW w:w="11360" w:type="dxa"/>
            <w:hideMark/>
          </w:tcPr>
          <w:p w14:paraId="6382606B" w14:textId="77777777" w:rsidR="00A46571" w:rsidRPr="005F252C" w:rsidRDefault="00A46571" w:rsidP="00A46571">
            <w:pPr>
              <w:tabs>
                <w:tab w:val="left" w:pos="2038"/>
              </w:tabs>
            </w:pPr>
            <w:r w:rsidRPr="005F252C">
              <w:t>This item is known for food sweeteners.</w:t>
            </w:r>
          </w:p>
        </w:tc>
        <w:tc>
          <w:tcPr>
            <w:tcW w:w="5360" w:type="dxa"/>
            <w:hideMark/>
          </w:tcPr>
          <w:p w14:paraId="1BB9E64E" w14:textId="77777777" w:rsidR="00A46571" w:rsidRPr="005F252C" w:rsidRDefault="00A46571" w:rsidP="00A46571">
            <w:pPr>
              <w:tabs>
                <w:tab w:val="left" w:pos="2038"/>
              </w:tabs>
            </w:pPr>
            <w:r w:rsidRPr="005F252C">
              <w:t>White Sugar</w:t>
            </w:r>
          </w:p>
        </w:tc>
        <w:tc>
          <w:tcPr>
            <w:tcW w:w="760" w:type="dxa"/>
            <w:hideMark/>
          </w:tcPr>
          <w:p w14:paraId="45C4F45C" w14:textId="77777777" w:rsidR="00A46571" w:rsidRPr="005F252C" w:rsidRDefault="00A46571" w:rsidP="00A46571">
            <w:pPr>
              <w:tabs>
                <w:tab w:val="left" w:pos="2038"/>
              </w:tabs>
            </w:pPr>
            <w:r w:rsidRPr="005F252C">
              <w:t>Yes</w:t>
            </w:r>
          </w:p>
        </w:tc>
        <w:tc>
          <w:tcPr>
            <w:tcW w:w="1380" w:type="dxa"/>
            <w:hideMark/>
          </w:tcPr>
          <w:p w14:paraId="2FDF45D7" w14:textId="77777777" w:rsidR="00A46571" w:rsidRPr="005F252C" w:rsidRDefault="00A46571" w:rsidP="00A46571">
            <w:pPr>
              <w:tabs>
                <w:tab w:val="left" w:pos="2038"/>
              </w:tabs>
            </w:pPr>
            <w:r w:rsidRPr="005F252C">
              <w:t>Yes</w:t>
            </w:r>
          </w:p>
        </w:tc>
        <w:tc>
          <w:tcPr>
            <w:tcW w:w="1460" w:type="dxa"/>
            <w:hideMark/>
          </w:tcPr>
          <w:p w14:paraId="23870979" w14:textId="77777777" w:rsidR="00A46571" w:rsidRPr="005F252C" w:rsidRDefault="00A46571" w:rsidP="00A46571">
            <w:pPr>
              <w:tabs>
                <w:tab w:val="left" w:pos="2038"/>
              </w:tabs>
            </w:pPr>
            <w:r w:rsidRPr="005F252C">
              <w:t>P</w:t>
            </w:r>
          </w:p>
        </w:tc>
      </w:tr>
      <w:tr w:rsidR="00A46571" w:rsidRPr="005F252C" w14:paraId="3BD48334" w14:textId="77777777" w:rsidTr="009764B6">
        <w:trPr>
          <w:trHeight w:val="310"/>
        </w:trPr>
        <w:tc>
          <w:tcPr>
            <w:tcW w:w="5040" w:type="dxa"/>
            <w:vMerge/>
            <w:hideMark/>
          </w:tcPr>
          <w:p w14:paraId="56C5040E" w14:textId="77777777" w:rsidR="00A46571" w:rsidRPr="005F252C" w:rsidRDefault="00A46571" w:rsidP="00A46571">
            <w:pPr>
              <w:tabs>
                <w:tab w:val="left" w:pos="2038"/>
              </w:tabs>
              <w:rPr>
                <w:b/>
                <w:bCs/>
              </w:rPr>
            </w:pPr>
          </w:p>
        </w:tc>
        <w:tc>
          <w:tcPr>
            <w:tcW w:w="2260" w:type="dxa"/>
            <w:vMerge w:val="restart"/>
            <w:hideMark/>
          </w:tcPr>
          <w:p w14:paraId="5F397562" w14:textId="77777777" w:rsidR="00A46571" w:rsidRPr="005F252C" w:rsidRDefault="00A46571" w:rsidP="00A46571">
            <w:pPr>
              <w:tabs>
                <w:tab w:val="left" w:pos="2038"/>
              </w:tabs>
              <w:rPr>
                <w:b/>
                <w:bCs/>
              </w:rPr>
            </w:pPr>
            <w:r w:rsidRPr="005F252C">
              <w:rPr>
                <w:b/>
                <w:bCs/>
              </w:rPr>
              <w:t>Honey</w:t>
            </w:r>
          </w:p>
        </w:tc>
        <w:tc>
          <w:tcPr>
            <w:tcW w:w="11360" w:type="dxa"/>
            <w:vMerge w:val="restart"/>
            <w:hideMark/>
          </w:tcPr>
          <w:p w14:paraId="3A592ACF" w14:textId="77777777" w:rsidR="00A46571" w:rsidRPr="005F252C" w:rsidRDefault="00A46571" w:rsidP="00A46571">
            <w:pPr>
              <w:tabs>
                <w:tab w:val="left" w:pos="2038"/>
              </w:tabs>
            </w:pPr>
            <w:r w:rsidRPr="005F252C">
              <w:t>This item is known as sweet food substance.</w:t>
            </w:r>
          </w:p>
        </w:tc>
        <w:tc>
          <w:tcPr>
            <w:tcW w:w="5360" w:type="dxa"/>
            <w:hideMark/>
          </w:tcPr>
          <w:p w14:paraId="09CC2ADC" w14:textId="77777777" w:rsidR="00A46571" w:rsidRPr="005F252C" w:rsidRDefault="00A46571" w:rsidP="00A46571">
            <w:pPr>
              <w:tabs>
                <w:tab w:val="left" w:pos="2038"/>
              </w:tabs>
            </w:pPr>
            <w:r w:rsidRPr="005F252C">
              <w:t>Natural Honey</w:t>
            </w:r>
          </w:p>
        </w:tc>
        <w:tc>
          <w:tcPr>
            <w:tcW w:w="760" w:type="dxa"/>
            <w:hideMark/>
          </w:tcPr>
          <w:p w14:paraId="7894DD5C" w14:textId="77777777" w:rsidR="00A46571" w:rsidRPr="005F252C" w:rsidRDefault="00A46571" w:rsidP="00A46571">
            <w:pPr>
              <w:tabs>
                <w:tab w:val="left" w:pos="2038"/>
              </w:tabs>
            </w:pPr>
            <w:r w:rsidRPr="005F252C">
              <w:t>Yes</w:t>
            </w:r>
          </w:p>
        </w:tc>
        <w:tc>
          <w:tcPr>
            <w:tcW w:w="1380" w:type="dxa"/>
            <w:hideMark/>
          </w:tcPr>
          <w:p w14:paraId="01FD0F68" w14:textId="77777777" w:rsidR="00A46571" w:rsidRPr="005F252C" w:rsidRDefault="00A46571" w:rsidP="00A46571">
            <w:pPr>
              <w:tabs>
                <w:tab w:val="left" w:pos="2038"/>
              </w:tabs>
            </w:pPr>
            <w:r w:rsidRPr="005F252C">
              <w:t>Yes</w:t>
            </w:r>
          </w:p>
        </w:tc>
        <w:tc>
          <w:tcPr>
            <w:tcW w:w="1460" w:type="dxa"/>
            <w:hideMark/>
          </w:tcPr>
          <w:p w14:paraId="6444BB5B" w14:textId="77777777" w:rsidR="00A46571" w:rsidRPr="005F252C" w:rsidRDefault="00A46571" w:rsidP="00A46571">
            <w:pPr>
              <w:tabs>
                <w:tab w:val="left" w:pos="2038"/>
              </w:tabs>
            </w:pPr>
            <w:r w:rsidRPr="005F252C">
              <w:t>P</w:t>
            </w:r>
          </w:p>
        </w:tc>
      </w:tr>
      <w:tr w:rsidR="00A46571" w:rsidRPr="005F252C" w14:paraId="34DCF4AF" w14:textId="77777777" w:rsidTr="009764B6">
        <w:trPr>
          <w:trHeight w:val="310"/>
        </w:trPr>
        <w:tc>
          <w:tcPr>
            <w:tcW w:w="5040" w:type="dxa"/>
            <w:vMerge/>
            <w:hideMark/>
          </w:tcPr>
          <w:p w14:paraId="62BA3702" w14:textId="77777777" w:rsidR="00A46571" w:rsidRPr="005F252C" w:rsidRDefault="00A46571" w:rsidP="00A46571">
            <w:pPr>
              <w:tabs>
                <w:tab w:val="left" w:pos="2038"/>
              </w:tabs>
              <w:rPr>
                <w:b/>
                <w:bCs/>
              </w:rPr>
            </w:pPr>
          </w:p>
        </w:tc>
        <w:tc>
          <w:tcPr>
            <w:tcW w:w="2260" w:type="dxa"/>
            <w:vMerge/>
            <w:hideMark/>
          </w:tcPr>
          <w:p w14:paraId="1CDD2EC1" w14:textId="77777777" w:rsidR="00A46571" w:rsidRPr="005F252C" w:rsidRDefault="00A46571" w:rsidP="00A46571">
            <w:pPr>
              <w:tabs>
                <w:tab w:val="left" w:pos="2038"/>
              </w:tabs>
              <w:rPr>
                <w:b/>
                <w:bCs/>
              </w:rPr>
            </w:pPr>
          </w:p>
        </w:tc>
        <w:tc>
          <w:tcPr>
            <w:tcW w:w="11360" w:type="dxa"/>
            <w:vMerge/>
            <w:hideMark/>
          </w:tcPr>
          <w:p w14:paraId="6C577295" w14:textId="77777777" w:rsidR="00A46571" w:rsidRPr="005F252C" w:rsidRDefault="00A46571" w:rsidP="00A46571">
            <w:pPr>
              <w:tabs>
                <w:tab w:val="left" w:pos="2038"/>
              </w:tabs>
            </w:pPr>
          </w:p>
        </w:tc>
        <w:tc>
          <w:tcPr>
            <w:tcW w:w="5360" w:type="dxa"/>
            <w:hideMark/>
          </w:tcPr>
          <w:p w14:paraId="71D3C17A" w14:textId="77777777" w:rsidR="00A46571" w:rsidRPr="005F252C" w:rsidRDefault="00A46571" w:rsidP="00A46571">
            <w:pPr>
              <w:tabs>
                <w:tab w:val="left" w:pos="2038"/>
              </w:tabs>
            </w:pPr>
            <w:r w:rsidRPr="005F252C">
              <w:t>Flavored Honey</w:t>
            </w:r>
          </w:p>
        </w:tc>
        <w:tc>
          <w:tcPr>
            <w:tcW w:w="760" w:type="dxa"/>
            <w:hideMark/>
          </w:tcPr>
          <w:p w14:paraId="63B24F31" w14:textId="77777777" w:rsidR="00A46571" w:rsidRPr="005F252C" w:rsidRDefault="00A46571" w:rsidP="00A46571">
            <w:pPr>
              <w:tabs>
                <w:tab w:val="left" w:pos="2038"/>
              </w:tabs>
            </w:pPr>
            <w:r w:rsidRPr="005F252C">
              <w:t>Yes</w:t>
            </w:r>
          </w:p>
        </w:tc>
        <w:tc>
          <w:tcPr>
            <w:tcW w:w="1380" w:type="dxa"/>
            <w:hideMark/>
          </w:tcPr>
          <w:p w14:paraId="4A94FDF7" w14:textId="77777777" w:rsidR="00A46571" w:rsidRPr="005F252C" w:rsidRDefault="00A46571" w:rsidP="00A46571">
            <w:pPr>
              <w:tabs>
                <w:tab w:val="left" w:pos="2038"/>
              </w:tabs>
            </w:pPr>
            <w:r w:rsidRPr="005F252C">
              <w:t>Yes</w:t>
            </w:r>
          </w:p>
        </w:tc>
        <w:tc>
          <w:tcPr>
            <w:tcW w:w="1460" w:type="dxa"/>
            <w:hideMark/>
          </w:tcPr>
          <w:p w14:paraId="50DFCD8A" w14:textId="77777777" w:rsidR="00A46571" w:rsidRPr="005F252C" w:rsidRDefault="00A46571" w:rsidP="00A46571">
            <w:pPr>
              <w:tabs>
                <w:tab w:val="left" w:pos="2038"/>
              </w:tabs>
            </w:pPr>
            <w:r w:rsidRPr="005F252C">
              <w:t>P</w:t>
            </w:r>
          </w:p>
        </w:tc>
      </w:tr>
      <w:tr w:rsidR="00A46571" w:rsidRPr="005F252C" w14:paraId="07E8422F" w14:textId="77777777" w:rsidTr="009764B6">
        <w:trPr>
          <w:trHeight w:val="310"/>
        </w:trPr>
        <w:tc>
          <w:tcPr>
            <w:tcW w:w="5040" w:type="dxa"/>
            <w:vMerge/>
            <w:hideMark/>
          </w:tcPr>
          <w:p w14:paraId="1BA3B757" w14:textId="77777777" w:rsidR="00A46571" w:rsidRPr="005F252C" w:rsidRDefault="00A46571" w:rsidP="00A46571">
            <w:pPr>
              <w:tabs>
                <w:tab w:val="left" w:pos="2038"/>
              </w:tabs>
              <w:rPr>
                <w:b/>
                <w:bCs/>
              </w:rPr>
            </w:pPr>
          </w:p>
        </w:tc>
        <w:tc>
          <w:tcPr>
            <w:tcW w:w="2260" w:type="dxa"/>
            <w:vMerge w:val="restart"/>
            <w:hideMark/>
          </w:tcPr>
          <w:p w14:paraId="72BD4F4E" w14:textId="77777777" w:rsidR="00A46571" w:rsidRPr="005F252C" w:rsidRDefault="00A46571" w:rsidP="00A46571">
            <w:pPr>
              <w:tabs>
                <w:tab w:val="left" w:pos="2038"/>
              </w:tabs>
              <w:rPr>
                <w:b/>
                <w:bCs/>
              </w:rPr>
            </w:pPr>
            <w:r w:rsidRPr="005F252C">
              <w:rPr>
                <w:b/>
                <w:bCs/>
              </w:rPr>
              <w:t>Dates</w:t>
            </w:r>
          </w:p>
        </w:tc>
        <w:tc>
          <w:tcPr>
            <w:tcW w:w="11360" w:type="dxa"/>
            <w:vMerge w:val="restart"/>
            <w:hideMark/>
          </w:tcPr>
          <w:p w14:paraId="63986735" w14:textId="77777777" w:rsidR="00A46571" w:rsidRPr="005F252C" w:rsidRDefault="00A46571" w:rsidP="00A46571">
            <w:pPr>
              <w:tabs>
                <w:tab w:val="left" w:pos="2038"/>
              </w:tabs>
            </w:pPr>
            <w:r w:rsidRPr="005F252C">
              <w:t>It is defined as a flowering plant species in the palm family, Aceraceae, cultivated for its edible sweet fruit.</w:t>
            </w:r>
          </w:p>
        </w:tc>
        <w:tc>
          <w:tcPr>
            <w:tcW w:w="5360" w:type="dxa"/>
            <w:hideMark/>
          </w:tcPr>
          <w:p w14:paraId="68BC5077" w14:textId="77777777" w:rsidR="00A46571" w:rsidRPr="005F252C" w:rsidRDefault="00A46571" w:rsidP="00A46571">
            <w:pPr>
              <w:tabs>
                <w:tab w:val="left" w:pos="2038"/>
              </w:tabs>
            </w:pPr>
            <w:r w:rsidRPr="005F252C">
              <w:t>Plain Dates</w:t>
            </w:r>
          </w:p>
        </w:tc>
        <w:tc>
          <w:tcPr>
            <w:tcW w:w="760" w:type="dxa"/>
            <w:hideMark/>
          </w:tcPr>
          <w:p w14:paraId="1B67DADF" w14:textId="77777777" w:rsidR="00A46571" w:rsidRPr="005F252C" w:rsidRDefault="00A46571" w:rsidP="00A46571">
            <w:pPr>
              <w:tabs>
                <w:tab w:val="left" w:pos="2038"/>
              </w:tabs>
            </w:pPr>
            <w:r w:rsidRPr="005F252C">
              <w:t>Yes</w:t>
            </w:r>
          </w:p>
        </w:tc>
        <w:tc>
          <w:tcPr>
            <w:tcW w:w="1380" w:type="dxa"/>
            <w:hideMark/>
          </w:tcPr>
          <w:p w14:paraId="7A44573A" w14:textId="77777777" w:rsidR="00A46571" w:rsidRPr="005F252C" w:rsidRDefault="00A46571" w:rsidP="00A46571">
            <w:pPr>
              <w:tabs>
                <w:tab w:val="left" w:pos="2038"/>
              </w:tabs>
            </w:pPr>
            <w:r w:rsidRPr="005F252C">
              <w:t>Yes</w:t>
            </w:r>
          </w:p>
        </w:tc>
        <w:tc>
          <w:tcPr>
            <w:tcW w:w="1460" w:type="dxa"/>
            <w:hideMark/>
          </w:tcPr>
          <w:p w14:paraId="2AD35172" w14:textId="77777777" w:rsidR="00A46571" w:rsidRPr="005F252C" w:rsidRDefault="00A46571" w:rsidP="00A46571">
            <w:pPr>
              <w:tabs>
                <w:tab w:val="left" w:pos="2038"/>
              </w:tabs>
            </w:pPr>
            <w:r w:rsidRPr="005F252C">
              <w:t>P</w:t>
            </w:r>
          </w:p>
        </w:tc>
      </w:tr>
      <w:tr w:rsidR="00A46571" w:rsidRPr="005F252C" w14:paraId="10BA8292" w14:textId="77777777" w:rsidTr="009764B6">
        <w:trPr>
          <w:trHeight w:val="310"/>
        </w:trPr>
        <w:tc>
          <w:tcPr>
            <w:tcW w:w="5040" w:type="dxa"/>
            <w:vMerge/>
            <w:hideMark/>
          </w:tcPr>
          <w:p w14:paraId="743FA84A" w14:textId="77777777" w:rsidR="00A46571" w:rsidRPr="005F252C" w:rsidRDefault="00A46571" w:rsidP="00A46571">
            <w:pPr>
              <w:tabs>
                <w:tab w:val="left" w:pos="2038"/>
              </w:tabs>
              <w:rPr>
                <w:b/>
                <w:bCs/>
              </w:rPr>
            </w:pPr>
          </w:p>
        </w:tc>
        <w:tc>
          <w:tcPr>
            <w:tcW w:w="2260" w:type="dxa"/>
            <w:vMerge/>
            <w:hideMark/>
          </w:tcPr>
          <w:p w14:paraId="492806F5" w14:textId="77777777" w:rsidR="00A46571" w:rsidRPr="005F252C" w:rsidRDefault="00A46571" w:rsidP="00A46571">
            <w:pPr>
              <w:tabs>
                <w:tab w:val="left" w:pos="2038"/>
              </w:tabs>
              <w:rPr>
                <w:b/>
                <w:bCs/>
              </w:rPr>
            </w:pPr>
          </w:p>
        </w:tc>
        <w:tc>
          <w:tcPr>
            <w:tcW w:w="11360" w:type="dxa"/>
            <w:vMerge/>
            <w:hideMark/>
          </w:tcPr>
          <w:p w14:paraId="1F9FCA62" w14:textId="77777777" w:rsidR="00A46571" w:rsidRPr="005F252C" w:rsidRDefault="00A46571" w:rsidP="00A46571">
            <w:pPr>
              <w:tabs>
                <w:tab w:val="left" w:pos="2038"/>
              </w:tabs>
            </w:pPr>
          </w:p>
        </w:tc>
        <w:tc>
          <w:tcPr>
            <w:tcW w:w="5360" w:type="dxa"/>
            <w:hideMark/>
          </w:tcPr>
          <w:p w14:paraId="5023E239" w14:textId="77777777" w:rsidR="00A46571" w:rsidRPr="005F252C" w:rsidRDefault="00A46571" w:rsidP="00A46571">
            <w:pPr>
              <w:tabs>
                <w:tab w:val="left" w:pos="2038"/>
              </w:tabs>
            </w:pPr>
            <w:r w:rsidRPr="005F252C">
              <w:t>Stuffed Dates</w:t>
            </w:r>
          </w:p>
        </w:tc>
        <w:tc>
          <w:tcPr>
            <w:tcW w:w="760" w:type="dxa"/>
            <w:hideMark/>
          </w:tcPr>
          <w:p w14:paraId="0BAA8FA2" w14:textId="77777777" w:rsidR="00A46571" w:rsidRPr="005F252C" w:rsidRDefault="00A46571" w:rsidP="00A46571">
            <w:pPr>
              <w:tabs>
                <w:tab w:val="left" w:pos="2038"/>
              </w:tabs>
            </w:pPr>
            <w:r w:rsidRPr="005F252C">
              <w:t>Yes</w:t>
            </w:r>
          </w:p>
        </w:tc>
        <w:tc>
          <w:tcPr>
            <w:tcW w:w="1380" w:type="dxa"/>
            <w:hideMark/>
          </w:tcPr>
          <w:p w14:paraId="2954F50C" w14:textId="77777777" w:rsidR="00A46571" w:rsidRPr="005F252C" w:rsidRDefault="00A46571" w:rsidP="00A46571">
            <w:pPr>
              <w:tabs>
                <w:tab w:val="left" w:pos="2038"/>
              </w:tabs>
            </w:pPr>
            <w:r w:rsidRPr="005F252C">
              <w:t>Yes</w:t>
            </w:r>
          </w:p>
        </w:tc>
        <w:tc>
          <w:tcPr>
            <w:tcW w:w="1460" w:type="dxa"/>
            <w:hideMark/>
          </w:tcPr>
          <w:p w14:paraId="3B4993DE" w14:textId="77777777" w:rsidR="00A46571" w:rsidRPr="005F252C" w:rsidRDefault="00A46571" w:rsidP="00A46571">
            <w:pPr>
              <w:tabs>
                <w:tab w:val="left" w:pos="2038"/>
              </w:tabs>
            </w:pPr>
            <w:r w:rsidRPr="005F252C">
              <w:t>P</w:t>
            </w:r>
          </w:p>
        </w:tc>
      </w:tr>
      <w:tr w:rsidR="00A46571" w:rsidRPr="005F252C" w14:paraId="178E97D1" w14:textId="77777777" w:rsidTr="009764B6">
        <w:trPr>
          <w:trHeight w:val="310"/>
        </w:trPr>
        <w:tc>
          <w:tcPr>
            <w:tcW w:w="5040" w:type="dxa"/>
            <w:vMerge w:val="restart"/>
            <w:hideMark/>
          </w:tcPr>
          <w:p w14:paraId="5E2FC320" w14:textId="77777777" w:rsidR="00A46571" w:rsidRPr="005F252C" w:rsidRDefault="00A46571" w:rsidP="00A46571">
            <w:pPr>
              <w:tabs>
                <w:tab w:val="left" w:pos="2038"/>
              </w:tabs>
              <w:rPr>
                <w:b/>
                <w:bCs/>
              </w:rPr>
            </w:pPr>
            <w:r w:rsidRPr="005F252C">
              <w:rPr>
                <w:b/>
                <w:bCs/>
              </w:rPr>
              <w:t>Beverages</w:t>
            </w:r>
          </w:p>
        </w:tc>
        <w:tc>
          <w:tcPr>
            <w:tcW w:w="2260" w:type="dxa"/>
            <w:vMerge w:val="restart"/>
            <w:hideMark/>
          </w:tcPr>
          <w:p w14:paraId="695D8348" w14:textId="77777777" w:rsidR="00A46571" w:rsidRPr="005F252C" w:rsidRDefault="00A46571" w:rsidP="00A46571">
            <w:pPr>
              <w:tabs>
                <w:tab w:val="left" w:pos="2038"/>
              </w:tabs>
              <w:rPr>
                <w:b/>
                <w:bCs/>
              </w:rPr>
            </w:pPr>
            <w:r w:rsidRPr="005F252C">
              <w:rPr>
                <w:b/>
                <w:bCs/>
              </w:rPr>
              <w:t>Beverages</w:t>
            </w:r>
          </w:p>
        </w:tc>
        <w:tc>
          <w:tcPr>
            <w:tcW w:w="11360" w:type="dxa"/>
            <w:vMerge w:val="restart"/>
            <w:hideMark/>
          </w:tcPr>
          <w:p w14:paraId="43824722" w14:textId="77777777" w:rsidR="00A46571" w:rsidRPr="005F252C" w:rsidRDefault="00A46571" w:rsidP="00A46571">
            <w:pPr>
              <w:tabs>
                <w:tab w:val="left" w:pos="2038"/>
              </w:tabs>
            </w:pPr>
            <w:r w:rsidRPr="005F252C">
              <w:t>Industrially produced and packaged beverages, including processed fruit juices, bottled drinking water, and carbonated water. Freshly prepared juices and on-site produced water are excluded.</w:t>
            </w:r>
          </w:p>
        </w:tc>
        <w:tc>
          <w:tcPr>
            <w:tcW w:w="5360" w:type="dxa"/>
            <w:hideMark/>
          </w:tcPr>
          <w:p w14:paraId="77EFC55B" w14:textId="77777777" w:rsidR="00A46571" w:rsidRPr="005F252C" w:rsidRDefault="00A46571" w:rsidP="00A46571">
            <w:pPr>
              <w:tabs>
                <w:tab w:val="left" w:pos="2038"/>
              </w:tabs>
            </w:pPr>
            <w:r w:rsidRPr="005F252C">
              <w:t>Water</w:t>
            </w:r>
          </w:p>
        </w:tc>
        <w:tc>
          <w:tcPr>
            <w:tcW w:w="760" w:type="dxa"/>
            <w:hideMark/>
          </w:tcPr>
          <w:p w14:paraId="44732460" w14:textId="77777777" w:rsidR="00A46571" w:rsidRPr="005F252C" w:rsidRDefault="00A46571" w:rsidP="00A46571">
            <w:pPr>
              <w:tabs>
                <w:tab w:val="left" w:pos="2038"/>
              </w:tabs>
            </w:pPr>
            <w:r w:rsidRPr="005F252C">
              <w:t>Yes</w:t>
            </w:r>
          </w:p>
        </w:tc>
        <w:tc>
          <w:tcPr>
            <w:tcW w:w="1380" w:type="dxa"/>
            <w:hideMark/>
          </w:tcPr>
          <w:p w14:paraId="10475B82" w14:textId="77777777" w:rsidR="00A46571" w:rsidRPr="005F252C" w:rsidRDefault="00A46571" w:rsidP="00A46571">
            <w:pPr>
              <w:tabs>
                <w:tab w:val="left" w:pos="2038"/>
              </w:tabs>
            </w:pPr>
            <w:r w:rsidRPr="005F252C">
              <w:t>Yes</w:t>
            </w:r>
          </w:p>
        </w:tc>
        <w:tc>
          <w:tcPr>
            <w:tcW w:w="1460" w:type="dxa"/>
            <w:hideMark/>
          </w:tcPr>
          <w:p w14:paraId="1C8E3B88" w14:textId="77777777" w:rsidR="00A46571" w:rsidRPr="005F252C" w:rsidRDefault="00A46571" w:rsidP="00A46571">
            <w:pPr>
              <w:tabs>
                <w:tab w:val="left" w:pos="2038"/>
              </w:tabs>
            </w:pPr>
            <w:r w:rsidRPr="005F252C">
              <w:t>P</w:t>
            </w:r>
          </w:p>
        </w:tc>
      </w:tr>
      <w:tr w:rsidR="00A46571" w:rsidRPr="005F252C" w14:paraId="134CDA85" w14:textId="77777777" w:rsidTr="009764B6">
        <w:trPr>
          <w:trHeight w:val="310"/>
        </w:trPr>
        <w:tc>
          <w:tcPr>
            <w:tcW w:w="5040" w:type="dxa"/>
            <w:vMerge/>
            <w:hideMark/>
          </w:tcPr>
          <w:p w14:paraId="5462E45F" w14:textId="77777777" w:rsidR="00A46571" w:rsidRPr="005F252C" w:rsidRDefault="00A46571" w:rsidP="00A46571">
            <w:pPr>
              <w:tabs>
                <w:tab w:val="left" w:pos="2038"/>
              </w:tabs>
              <w:rPr>
                <w:b/>
                <w:bCs/>
              </w:rPr>
            </w:pPr>
          </w:p>
        </w:tc>
        <w:tc>
          <w:tcPr>
            <w:tcW w:w="2260" w:type="dxa"/>
            <w:vMerge/>
            <w:hideMark/>
          </w:tcPr>
          <w:p w14:paraId="70DFFA3C" w14:textId="77777777" w:rsidR="00A46571" w:rsidRPr="005F252C" w:rsidRDefault="00A46571" w:rsidP="00A46571">
            <w:pPr>
              <w:tabs>
                <w:tab w:val="left" w:pos="2038"/>
              </w:tabs>
              <w:rPr>
                <w:b/>
                <w:bCs/>
              </w:rPr>
            </w:pPr>
          </w:p>
        </w:tc>
        <w:tc>
          <w:tcPr>
            <w:tcW w:w="11360" w:type="dxa"/>
            <w:vMerge/>
            <w:hideMark/>
          </w:tcPr>
          <w:p w14:paraId="5B8FB4F3" w14:textId="77777777" w:rsidR="00A46571" w:rsidRPr="005F252C" w:rsidRDefault="00A46571" w:rsidP="00A46571">
            <w:pPr>
              <w:tabs>
                <w:tab w:val="left" w:pos="2038"/>
              </w:tabs>
            </w:pPr>
          </w:p>
        </w:tc>
        <w:tc>
          <w:tcPr>
            <w:tcW w:w="5360" w:type="dxa"/>
            <w:hideMark/>
          </w:tcPr>
          <w:p w14:paraId="331DB082" w14:textId="77777777" w:rsidR="00A46571" w:rsidRPr="005F252C" w:rsidRDefault="00A46571" w:rsidP="00A46571">
            <w:pPr>
              <w:tabs>
                <w:tab w:val="left" w:pos="2038"/>
              </w:tabs>
            </w:pPr>
            <w:r w:rsidRPr="005F252C">
              <w:t xml:space="preserve">Sparkling water </w:t>
            </w:r>
          </w:p>
        </w:tc>
        <w:tc>
          <w:tcPr>
            <w:tcW w:w="760" w:type="dxa"/>
            <w:hideMark/>
          </w:tcPr>
          <w:p w14:paraId="15094A17" w14:textId="77777777" w:rsidR="00A46571" w:rsidRPr="005F252C" w:rsidRDefault="00A46571" w:rsidP="00A46571">
            <w:pPr>
              <w:tabs>
                <w:tab w:val="left" w:pos="2038"/>
              </w:tabs>
            </w:pPr>
            <w:r w:rsidRPr="005F252C">
              <w:t>No</w:t>
            </w:r>
          </w:p>
        </w:tc>
        <w:tc>
          <w:tcPr>
            <w:tcW w:w="1380" w:type="dxa"/>
            <w:hideMark/>
          </w:tcPr>
          <w:p w14:paraId="206C062F" w14:textId="77777777" w:rsidR="00A46571" w:rsidRPr="005F252C" w:rsidRDefault="00A46571" w:rsidP="00A46571">
            <w:pPr>
              <w:tabs>
                <w:tab w:val="left" w:pos="2038"/>
              </w:tabs>
            </w:pPr>
            <w:r w:rsidRPr="005F252C">
              <w:t>Yes</w:t>
            </w:r>
          </w:p>
        </w:tc>
        <w:tc>
          <w:tcPr>
            <w:tcW w:w="1460" w:type="dxa"/>
            <w:hideMark/>
          </w:tcPr>
          <w:p w14:paraId="6B360AE5" w14:textId="77777777" w:rsidR="00A46571" w:rsidRPr="005F252C" w:rsidRDefault="00A46571" w:rsidP="00A46571">
            <w:pPr>
              <w:tabs>
                <w:tab w:val="left" w:pos="2038"/>
              </w:tabs>
            </w:pPr>
            <w:r w:rsidRPr="005F252C">
              <w:t>P</w:t>
            </w:r>
          </w:p>
        </w:tc>
      </w:tr>
      <w:tr w:rsidR="00A46571" w:rsidRPr="005F252C" w14:paraId="0A8576BC" w14:textId="77777777" w:rsidTr="009764B6">
        <w:trPr>
          <w:trHeight w:val="310"/>
        </w:trPr>
        <w:tc>
          <w:tcPr>
            <w:tcW w:w="5040" w:type="dxa"/>
            <w:vMerge/>
            <w:hideMark/>
          </w:tcPr>
          <w:p w14:paraId="0667E661" w14:textId="77777777" w:rsidR="00A46571" w:rsidRPr="005F252C" w:rsidRDefault="00A46571" w:rsidP="00A46571">
            <w:pPr>
              <w:tabs>
                <w:tab w:val="left" w:pos="2038"/>
              </w:tabs>
              <w:rPr>
                <w:b/>
                <w:bCs/>
              </w:rPr>
            </w:pPr>
          </w:p>
        </w:tc>
        <w:tc>
          <w:tcPr>
            <w:tcW w:w="2260" w:type="dxa"/>
            <w:vMerge/>
            <w:hideMark/>
          </w:tcPr>
          <w:p w14:paraId="5AFDC458" w14:textId="77777777" w:rsidR="00A46571" w:rsidRPr="005F252C" w:rsidRDefault="00A46571" w:rsidP="00A46571">
            <w:pPr>
              <w:tabs>
                <w:tab w:val="left" w:pos="2038"/>
              </w:tabs>
              <w:rPr>
                <w:b/>
                <w:bCs/>
              </w:rPr>
            </w:pPr>
          </w:p>
        </w:tc>
        <w:tc>
          <w:tcPr>
            <w:tcW w:w="11360" w:type="dxa"/>
            <w:vMerge/>
            <w:hideMark/>
          </w:tcPr>
          <w:p w14:paraId="54624B25" w14:textId="77777777" w:rsidR="00A46571" w:rsidRPr="005F252C" w:rsidRDefault="00A46571" w:rsidP="00A46571">
            <w:pPr>
              <w:tabs>
                <w:tab w:val="left" w:pos="2038"/>
              </w:tabs>
            </w:pPr>
          </w:p>
        </w:tc>
        <w:tc>
          <w:tcPr>
            <w:tcW w:w="5360" w:type="dxa"/>
            <w:hideMark/>
          </w:tcPr>
          <w:p w14:paraId="59E9A8DA" w14:textId="77777777" w:rsidR="00A46571" w:rsidRPr="005F252C" w:rsidRDefault="00A46571" w:rsidP="00A46571">
            <w:pPr>
              <w:tabs>
                <w:tab w:val="left" w:pos="2038"/>
              </w:tabs>
            </w:pPr>
            <w:r w:rsidRPr="005F252C">
              <w:t>Orange Juice</w:t>
            </w:r>
          </w:p>
        </w:tc>
        <w:tc>
          <w:tcPr>
            <w:tcW w:w="760" w:type="dxa"/>
            <w:hideMark/>
          </w:tcPr>
          <w:p w14:paraId="73FF87F0" w14:textId="77777777" w:rsidR="00A46571" w:rsidRPr="005F252C" w:rsidRDefault="00A46571" w:rsidP="00A46571">
            <w:pPr>
              <w:tabs>
                <w:tab w:val="left" w:pos="2038"/>
              </w:tabs>
            </w:pPr>
            <w:r w:rsidRPr="005F252C">
              <w:t>Yes</w:t>
            </w:r>
          </w:p>
        </w:tc>
        <w:tc>
          <w:tcPr>
            <w:tcW w:w="1380" w:type="dxa"/>
            <w:hideMark/>
          </w:tcPr>
          <w:p w14:paraId="2D0EECBD" w14:textId="77777777" w:rsidR="00A46571" w:rsidRPr="005F252C" w:rsidRDefault="00A46571" w:rsidP="00A46571">
            <w:pPr>
              <w:tabs>
                <w:tab w:val="left" w:pos="2038"/>
              </w:tabs>
            </w:pPr>
            <w:r w:rsidRPr="005F252C">
              <w:t>Yes</w:t>
            </w:r>
          </w:p>
        </w:tc>
        <w:tc>
          <w:tcPr>
            <w:tcW w:w="1460" w:type="dxa"/>
            <w:hideMark/>
          </w:tcPr>
          <w:p w14:paraId="309CCD87" w14:textId="77777777" w:rsidR="00A46571" w:rsidRPr="005F252C" w:rsidRDefault="00A46571" w:rsidP="00A46571">
            <w:pPr>
              <w:tabs>
                <w:tab w:val="left" w:pos="2038"/>
              </w:tabs>
            </w:pPr>
            <w:r w:rsidRPr="005F252C">
              <w:t>P</w:t>
            </w:r>
          </w:p>
        </w:tc>
      </w:tr>
      <w:tr w:rsidR="00A46571" w:rsidRPr="005F252C" w14:paraId="0BC8F083" w14:textId="77777777" w:rsidTr="009764B6">
        <w:trPr>
          <w:trHeight w:val="310"/>
        </w:trPr>
        <w:tc>
          <w:tcPr>
            <w:tcW w:w="5040" w:type="dxa"/>
            <w:vMerge/>
            <w:hideMark/>
          </w:tcPr>
          <w:p w14:paraId="3D28B0BC" w14:textId="77777777" w:rsidR="00A46571" w:rsidRPr="005F252C" w:rsidRDefault="00A46571" w:rsidP="00A46571">
            <w:pPr>
              <w:tabs>
                <w:tab w:val="left" w:pos="2038"/>
              </w:tabs>
              <w:rPr>
                <w:b/>
                <w:bCs/>
              </w:rPr>
            </w:pPr>
          </w:p>
        </w:tc>
        <w:tc>
          <w:tcPr>
            <w:tcW w:w="2260" w:type="dxa"/>
            <w:vMerge/>
            <w:hideMark/>
          </w:tcPr>
          <w:p w14:paraId="5D10FD1A" w14:textId="77777777" w:rsidR="00A46571" w:rsidRPr="005F252C" w:rsidRDefault="00A46571" w:rsidP="00A46571">
            <w:pPr>
              <w:tabs>
                <w:tab w:val="left" w:pos="2038"/>
              </w:tabs>
              <w:rPr>
                <w:b/>
                <w:bCs/>
              </w:rPr>
            </w:pPr>
          </w:p>
        </w:tc>
        <w:tc>
          <w:tcPr>
            <w:tcW w:w="11360" w:type="dxa"/>
            <w:vMerge/>
            <w:hideMark/>
          </w:tcPr>
          <w:p w14:paraId="6FCAC25B" w14:textId="77777777" w:rsidR="00A46571" w:rsidRPr="005F252C" w:rsidRDefault="00A46571" w:rsidP="00A46571">
            <w:pPr>
              <w:tabs>
                <w:tab w:val="left" w:pos="2038"/>
              </w:tabs>
            </w:pPr>
          </w:p>
        </w:tc>
        <w:tc>
          <w:tcPr>
            <w:tcW w:w="5360" w:type="dxa"/>
            <w:hideMark/>
          </w:tcPr>
          <w:p w14:paraId="508F1D2F" w14:textId="77777777" w:rsidR="00A46571" w:rsidRPr="005F252C" w:rsidRDefault="00A46571" w:rsidP="00A46571">
            <w:pPr>
              <w:tabs>
                <w:tab w:val="left" w:pos="2038"/>
              </w:tabs>
            </w:pPr>
            <w:r w:rsidRPr="005F252C">
              <w:t>Apple Juice</w:t>
            </w:r>
          </w:p>
        </w:tc>
        <w:tc>
          <w:tcPr>
            <w:tcW w:w="760" w:type="dxa"/>
            <w:hideMark/>
          </w:tcPr>
          <w:p w14:paraId="1D5F854B" w14:textId="77777777" w:rsidR="00A46571" w:rsidRPr="005F252C" w:rsidRDefault="00A46571" w:rsidP="00A46571">
            <w:pPr>
              <w:tabs>
                <w:tab w:val="left" w:pos="2038"/>
              </w:tabs>
            </w:pPr>
            <w:r w:rsidRPr="005F252C">
              <w:t>Yes</w:t>
            </w:r>
          </w:p>
        </w:tc>
        <w:tc>
          <w:tcPr>
            <w:tcW w:w="1380" w:type="dxa"/>
            <w:hideMark/>
          </w:tcPr>
          <w:p w14:paraId="74895354" w14:textId="77777777" w:rsidR="00A46571" w:rsidRPr="005F252C" w:rsidRDefault="00A46571" w:rsidP="00A46571">
            <w:pPr>
              <w:tabs>
                <w:tab w:val="left" w:pos="2038"/>
              </w:tabs>
            </w:pPr>
            <w:r w:rsidRPr="005F252C">
              <w:t>Yes</w:t>
            </w:r>
          </w:p>
        </w:tc>
        <w:tc>
          <w:tcPr>
            <w:tcW w:w="1460" w:type="dxa"/>
            <w:hideMark/>
          </w:tcPr>
          <w:p w14:paraId="534EA97D" w14:textId="77777777" w:rsidR="00A46571" w:rsidRPr="005F252C" w:rsidRDefault="00A46571" w:rsidP="00A46571">
            <w:pPr>
              <w:tabs>
                <w:tab w:val="left" w:pos="2038"/>
              </w:tabs>
            </w:pPr>
            <w:r w:rsidRPr="005F252C">
              <w:t>P</w:t>
            </w:r>
          </w:p>
        </w:tc>
      </w:tr>
      <w:tr w:rsidR="00A46571" w:rsidRPr="005F252C" w14:paraId="58EE03A4" w14:textId="77777777" w:rsidTr="009764B6">
        <w:trPr>
          <w:trHeight w:val="310"/>
        </w:trPr>
        <w:tc>
          <w:tcPr>
            <w:tcW w:w="5040" w:type="dxa"/>
            <w:vMerge/>
            <w:hideMark/>
          </w:tcPr>
          <w:p w14:paraId="36BF8BBC" w14:textId="77777777" w:rsidR="00A46571" w:rsidRPr="005F252C" w:rsidRDefault="00A46571" w:rsidP="00A46571">
            <w:pPr>
              <w:tabs>
                <w:tab w:val="left" w:pos="2038"/>
              </w:tabs>
              <w:rPr>
                <w:b/>
                <w:bCs/>
              </w:rPr>
            </w:pPr>
          </w:p>
        </w:tc>
        <w:tc>
          <w:tcPr>
            <w:tcW w:w="2260" w:type="dxa"/>
            <w:vMerge/>
            <w:hideMark/>
          </w:tcPr>
          <w:p w14:paraId="6D608356" w14:textId="77777777" w:rsidR="00A46571" w:rsidRPr="005F252C" w:rsidRDefault="00A46571" w:rsidP="00A46571">
            <w:pPr>
              <w:tabs>
                <w:tab w:val="left" w:pos="2038"/>
              </w:tabs>
              <w:rPr>
                <w:b/>
                <w:bCs/>
              </w:rPr>
            </w:pPr>
          </w:p>
        </w:tc>
        <w:tc>
          <w:tcPr>
            <w:tcW w:w="11360" w:type="dxa"/>
            <w:vMerge/>
            <w:hideMark/>
          </w:tcPr>
          <w:p w14:paraId="2A9B647E" w14:textId="77777777" w:rsidR="00A46571" w:rsidRPr="005F252C" w:rsidRDefault="00A46571" w:rsidP="00A46571">
            <w:pPr>
              <w:tabs>
                <w:tab w:val="left" w:pos="2038"/>
              </w:tabs>
            </w:pPr>
          </w:p>
        </w:tc>
        <w:tc>
          <w:tcPr>
            <w:tcW w:w="5360" w:type="dxa"/>
            <w:hideMark/>
          </w:tcPr>
          <w:p w14:paraId="266AFF21" w14:textId="77777777" w:rsidR="00A46571" w:rsidRPr="005F252C" w:rsidRDefault="00A46571" w:rsidP="00A46571">
            <w:pPr>
              <w:tabs>
                <w:tab w:val="left" w:pos="2038"/>
              </w:tabs>
            </w:pPr>
            <w:r w:rsidRPr="005F252C">
              <w:t>Lemon Mint Juice</w:t>
            </w:r>
          </w:p>
        </w:tc>
        <w:tc>
          <w:tcPr>
            <w:tcW w:w="760" w:type="dxa"/>
            <w:hideMark/>
          </w:tcPr>
          <w:p w14:paraId="71CA6828" w14:textId="77777777" w:rsidR="00A46571" w:rsidRPr="005F252C" w:rsidRDefault="00A46571" w:rsidP="00A46571">
            <w:pPr>
              <w:tabs>
                <w:tab w:val="left" w:pos="2038"/>
              </w:tabs>
            </w:pPr>
            <w:r w:rsidRPr="005F252C">
              <w:t>Yes</w:t>
            </w:r>
          </w:p>
        </w:tc>
        <w:tc>
          <w:tcPr>
            <w:tcW w:w="1380" w:type="dxa"/>
            <w:hideMark/>
          </w:tcPr>
          <w:p w14:paraId="7D0AB832" w14:textId="77777777" w:rsidR="00A46571" w:rsidRPr="005F252C" w:rsidRDefault="00A46571" w:rsidP="00A46571">
            <w:pPr>
              <w:tabs>
                <w:tab w:val="left" w:pos="2038"/>
              </w:tabs>
            </w:pPr>
            <w:r w:rsidRPr="005F252C">
              <w:t>Yes</w:t>
            </w:r>
          </w:p>
        </w:tc>
        <w:tc>
          <w:tcPr>
            <w:tcW w:w="1460" w:type="dxa"/>
            <w:hideMark/>
          </w:tcPr>
          <w:p w14:paraId="1F494523" w14:textId="77777777" w:rsidR="00A46571" w:rsidRPr="005F252C" w:rsidRDefault="00A46571" w:rsidP="00A46571">
            <w:pPr>
              <w:tabs>
                <w:tab w:val="left" w:pos="2038"/>
              </w:tabs>
            </w:pPr>
            <w:r w:rsidRPr="005F252C">
              <w:t>P</w:t>
            </w:r>
          </w:p>
        </w:tc>
      </w:tr>
      <w:tr w:rsidR="00A46571" w:rsidRPr="005F252C" w14:paraId="4BA28107" w14:textId="77777777" w:rsidTr="009764B6">
        <w:trPr>
          <w:trHeight w:val="310"/>
        </w:trPr>
        <w:tc>
          <w:tcPr>
            <w:tcW w:w="5040" w:type="dxa"/>
            <w:vMerge/>
            <w:hideMark/>
          </w:tcPr>
          <w:p w14:paraId="3E0E7FB2" w14:textId="77777777" w:rsidR="00A46571" w:rsidRPr="005F252C" w:rsidRDefault="00A46571" w:rsidP="00A46571">
            <w:pPr>
              <w:tabs>
                <w:tab w:val="left" w:pos="2038"/>
              </w:tabs>
              <w:rPr>
                <w:b/>
                <w:bCs/>
              </w:rPr>
            </w:pPr>
          </w:p>
        </w:tc>
        <w:tc>
          <w:tcPr>
            <w:tcW w:w="2260" w:type="dxa"/>
            <w:vMerge/>
            <w:hideMark/>
          </w:tcPr>
          <w:p w14:paraId="4D45B6B1" w14:textId="77777777" w:rsidR="00A46571" w:rsidRPr="005F252C" w:rsidRDefault="00A46571" w:rsidP="00A46571">
            <w:pPr>
              <w:tabs>
                <w:tab w:val="left" w:pos="2038"/>
              </w:tabs>
              <w:rPr>
                <w:b/>
                <w:bCs/>
              </w:rPr>
            </w:pPr>
          </w:p>
        </w:tc>
        <w:tc>
          <w:tcPr>
            <w:tcW w:w="11360" w:type="dxa"/>
            <w:vMerge/>
            <w:hideMark/>
          </w:tcPr>
          <w:p w14:paraId="067E74C7" w14:textId="77777777" w:rsidR="00A46571" w:rsidRPr="005F252C" w:rsidRDefault="00A46571" w:rsidP="00A46571">
            <w:pPr>
              <w:tabs>
                <w:tab w:val="left" w:pos="2038"/>
              </w:tabs>
            </w:pPr>
          </w:p>
        </w:tc>
        <w:tc>
          <w:tcPr>
            <w:tcW w:w="5360" w:type="dxa"/>
            <w:hideMark/>
          </w:tcPr>
          <w:p w14:paraId="3C52ACEB" w14:textId="77777777" w:rsidR="00A46571" w:rsidRPr="005F252C" w:rsidRDefault="00A46571" w:rsidP="00A46571">
            <w:pPr>
              <w:tabs>
                <w:tab w:val="left" w:pos="2038"/>
              </w:tabs>
            </w:pPr>
            <w:r w:rsidRPr="005F252C">
              <w:t>Mixed Berry Juice</w:t>
            </w:r>
          </w:p>
        </w:tc>
        <w:tc>
          <w:tcPr>
            <w:tcW w:w="760" w:type="dxa"/>
            <w:hideMark/>
          </w:tcPr>
          <w:p w14:paraId="4AC076CE" w14:textId="77777777" w:rsidR="00A46571" w:rsidRPr="005F252C" w:rsidRDefault="00A46571" w:rsidP="00A46571">
            <w:pPr>
              <w:tabs>
                <w:tab w:val="left" w:pos="2038"/>
              </w:tabs>
            </w:pPr>
            <w:r w:rsidRPr="005F252C">
              <w:t>Yes</w:t>
            </w:r>
          </w:p>
        </w:tc>
        <w:tc>
          <w:tcPr>
            <w:tcW w:w="1380" w:type="dxa"/>
            <w:hideMark/>
          </w:tcPr>
          <w:p w14:paraId="549AA8F5" w14:textId="77777777" w:rsidR="00A46571" w:rsidRPr="005F252C" w:rsidRDefault="00A46571" w:rsidP="00A46571">
            <w:pPr>
              <w:tabs>
                <w:tab w:val="left" w:pos="2038"/>
              </w:tabs>
            </w:pPr>
            <w:r w:rsidRPr="005F252C">
              <w:t>Yes</w:t>
            </w:r>
          </w:p>
        </w:tc>
        <w:tc>
          <w:tcPr>
            <w:tcW w:w="1460" w:type="dxa"/>
            <w:hideMark/>
          </w:tcPr>
          <w:p w14:paraId="4C509CF7" w14:textId="77777777" w:rsidR="00A46571" w:rsidRPr="005F252C" w:rsidRDefault="00A46571" w:rsidP="00A46571">
            <w:pPr>
              <w:tabs>
                <w:tab w:val="left" w:pos="2038"/>
              </w:tabs>
            </w:pPr>
            <w:r w:rsidRPr="005F252C">
              <w:t>P</w:t>
            </w:r>
          </w:p>
        </w:tc>
      </w:tr>
      <w:tr w:rsidR="00A46571" w:rsidRPr="005F252C" w14:paraId="4BBA244B" w14:textId="77777777" w:rsidTr="009764B6">
        <w:trPr>
          <w:trHeight w:val="310"/>
        </w:trPr>
        <w:tc>
          <w:tcPr>
            <w:tcW w:w="5040" w:type="dxa"/>
            <w:vMerge/>
            <w:hideMark/>
          </w:tcPr>
          <w:p w14:paraId="343CC675" w14:textId="77777777" w:rsidR="00A46571" w:rsidRPr="005F252C" w:rsidRDefault="00A46571" w:rsidP="00A46571">
            <w:pPr>
              <w:tabs>
                <w:tab w:val="left" w:pos="2038"/>
              </w:tabs>
              <w:rPr>
                <w:b/>
                <w:bCs/>
              </w:rPr>
            </w:pPr>
          </w:p>
        </w:tc>
        <w:tc>
          <w:tcPr>
            <w:tcW w:w="2260" w:type="dxa"/>
            <w:vMerge/>
            <w:hideMark/>
          </w:tcPr>
          <w:p w14:paraId="1A9632F9" w14:textId="77777777" w:rsidR="00A46571" w:rsidRPr="005F252C" w:rsidRDefault="00A46571" w:rsidP="00A46571">
            <w:pPr>
              <w:tabs>
                <w:tab w:val="left" w:pos="2038"/>
              </w:tabs>
              <w:rPr>
                <w:b/>
                <w:bCs/>
              </w:rPr>
            </w:pPr>
          </w:p>
        </w:tc>
        <w:tc>
          <w:tcPr>
            <w:tcW w:w="11360" w:type="dxa"/>
            <w:vMerge/>
            <w:hideMark/>
          </w:tcPr>
          <w:p w14:paraId="0F2E4457" w14:textId="77777777" w:rsidR="00A46571" w:rsidRPr="005F252C" w:rsidRDefault="00A46571" w:rsidP="00A46571">
            <w:pPr>
              <w:tabs>
                <w:tab w:val="left" w:pos="2038"/>
              </w:tabs>
            </w:pPr>
          </w:p>
        </w:tc>
        <w:tc>
          <w:tcPr>
            <w:tcW w:w="5360" w:type="dxa"/>
            <w:hideMark/>
          </w:tcPr>
          <w:p w14:paraId="7D0074D3" w14:textId="77777777" w:rsidR="00A46571" w:rsidRPr="005F252C" w:rsidRDefault="00A46571" w:rsidP="00A46571">
            <w:pPr>
              <w:tabs>
                <w:tab w:val="left" w:pos="2038"/>
              </w:tabs>
            </w:pPr>
            <w:r w:rsidRPr="005F252C">
              <w:t>Guava Juice</w:t>
            </w:r>
          </w:p>
        </w:tc>
        <w:tc>
          <w:tcPr>
            <w:tcW w:w="760" w:type="dxa"/>
            <w:hideMark/>
          </w:tcPr>
          <w:p w14:paraId="158EBDD6" w14:textId="77777777" w:rsidR="00A46571" w:rsidRPr="005F252C" w:rsidRDefault="00A46571" w:rsidP="00A46571">
            <w:pPr>
              <w:tabs>
                <w:tab w:val="left" w:pos="2038"/>
              </w:tabs>
            </w:pPr>
            <w:r w:rsidRPr="005F252C">
              <w:t>Yes</w:t>
            </w:r>
          </w:p>
        </w:tc>
        <w:tc>
          <w:tcPr>
            <w:tcW w:w="1380" w:type="dxa"/>
            <w:hideMark/>
          </w:tcPr>
          <w:p w14:paraId="201585E6" w14:textId="77777777" w:rsidR="00A46571" w:rsidRPr="005F252C" w:rsidRDefault="00A46571" w:rsidP="00A46571">
            <w:pPr>
              <w:tabs>
                <w:tab w:val="left" w:pos="2038"/>
              </w:tabs>
            </w:pPr>
            <w:r w:rsidRPr="005F252C">
              <w:t>Yes</w:t>
            </w:r>
          </w:p>
        </w:tc>
        <w:tc>
          <w:tcPr>
            <w:tcW w:w="1460" w:type="dxa"/>
            <w:hideMark/>
          </w:tcPr>
          <w:p w14:paraId="74BE8325" w14:textId="77777777" w:rsidR="00A46571" w:rsidRPr="005F252C" w:rsidRDefault="00A46571" w:rsidP="00A46571">
            <w:pPr>
              <w:tabs>
                <w:tab w:val="left" w:pos="2038"/>
              </w:tabs>
            </w:pPr>
            <w:r w:rsidRPr="005F252C">
              <w:t>P</w:t>
            </w:r>
          </w:p>
        </w:tc>
      </w:tr>
      <w:tr w:rsidR="00A46571" w:rsidRPr="005F252C" w14:paraId="04BE32AC" w14:textId="77777777" w:rsidTr="009764B6">
        <w:trPr>
          <w:trHeight w:val="310"/>
        </w:trPr>
        <w:tc>
          <w:tcPr>
            <w:tcW w:w="5040" w:type="dxa"/>
            <w:vMerge/>
            <w:hideMark/>
          </w:tcPr>
          <w:p w14:paraId="3F0F22D8" w14:textId="77777777" w:rsidR="00A46571" w:rsidRPr="005F252C" w:rsidRDefault="00A46571" w:rsidP="00A46571">
            <w:pPr>
              <w:tabs>
                <w:tab w:val="left" w:pos="2038"/>
              </w:tabs>
              <w:rPr>
                <w:b/>
                <w:bCs/>
              </w:rPr>
            </w:pPr>
          </w:p>
        </w:tc>
        <w:tc>
          <w:tcPr>
            <w:tcW w:w="2260" w:type="dxa"/>
            <w:vMerge/>
            <w:hideMark/>
          </w:tcPr>
          <w:p w14:paraId="42B88AE4" w14:textId="77777777" w:rsidR="00A46571" w:rsidRPr="005F252C" w:rsidRDefault="00A46571" w:rsidP="00A46571">
            <w:pPr>
              <w:tabs>
                <w:tab w:val="left" w:pos="2038"/>
              </w:tabs>
              <w:rPr>
                <w:b/>
                <w:bCs/>
              </w:rPr>
            </w:pPr>
          </w:p>
        </w:tc>
        <w:tc>
          <w:tcPr>
            <w:tcW w:w="11360" w:type="dxa"/>
            <w:vMerge/>
            <w:hideMark/>
          </w:tcPr>
          <w:p w14:paraId="3CB51F2D" w14:textId="77777777" w:rsidR="00A46571" w:rsidRPr="005F252C" w:rsidRDefault="00A46571" w:rsidP="00A46571">
            <w:pPr>
              <w:tabs>
                <w:tab w:val="left" w:pos="2038"/>
              </w:tabs>
            </w:pPr>
          </w:p>
        </w:tc>
        <w:tc>
          <w:tcPr>
            <w:tcW w:w="5360" w:type="dxa"/>
            <w:hideMark/>
          </w:tcPr>
          <w:p w14:paraId="0B79CCBB" w14:textId="77777777" w:rsidR="00A46571" w:rsidRPr="005F252C" w:rsidRDefault="00A46571" w:rsidP="00A46571">
            <w:pPr>
              <w:tabs>
                <w:tab w:val="left" w:pos="2038"/>
              </w:tabs>
            </w:pPr>
            <w:r w:rsidRPr="005F252C">
              <w:t>Mixed Fruit Juice</w:t>
            </w:r>
          </w:p>
        </w:tc>
        <w:tc>
          <w:tcPr>
            <w:tcW w:w="760" w:type="dxa"/>
            <w:hideMark/>
          </w:tcPr>
          <w:p w14:paraId="5AAFCB11" w14:textId="77777777" w:rsidR="00A46571" w:rsidRPr="005F252C" w:rsidRDefault="00A46571" w:rsidP="00A46571">
            <w:pPr>
              <w:tabs>
                <w:tab w:val="left" w:pos="2038"/>
              </w:tabs>
            </w:pPr>
            <w:r w:rsidRPr="005F252C">
              <w:t>Yes</w:t>
            </w:r>
          </w:p>
        </w:tc>
        <w:tc>
          <w:tcPr>
            <w:tcW w:w="1380" w:type="dxa"/>
            <w:hideMark/>
          </w:tcPr>
          <w:p w14:paraId="250E40AA" w14:textId="77777777" w:rsidR="00A46571" w:rsidRPr="005F252C" w:rsidRDefault="00A46571" w:rsidP="00A46571">
            <w:pPr>
              <w:tabs>
                <w:tab w:val="left" w:pos="2038"/>
              </w:tabs>
            </w:pPr>
            <w:r w:rsidRPr="005F252C">
              <w:t>Yes</w:t>
            </w:r>
          </w:p>
        </w:tc>
        <w:tc>
          <w:tcPr>
            <w:tcW w:w="1460" w:type="dxa"/>
            <w:hideMark/>
          </w:tcPr>
          <w:p w14:paraId="2ED38C68" w14:textId="77777777" w:rsidR="00A46571" w:rsidRPr="005F252C" w:rsidRDefault="00A46571" w:rsidP="00A46571">
            <w:pPr>
              <w:tabs>
                <w:tab w:val="left" w:pos="2038"/>
              </w:tabs>
            </w:pPr>
            <w:r w:rsidRPr="005F252C">
              <w:t>P</w:t>
            </w:r>
          </w:p>
        </w:tc>
      </w:tr>
      <w:tr w:rsidR="00A46571" w:rsidRPr="005F252C" w14:paraId="53F690BE" w14:textId="77777777" w:rsidTr="009764B6">
        <w:trPr>
          <w:trHeight w:val="310"/>
        </w:trPr>
        <w:tc>
          <w:tcPr>
            <w:tcW w:w="5040" w:type="dxa"/>
            <w:vMerge/>
            <w:hideMark/>
          </w:tcPr>
          <w:p w14:paraId="0FAAAF81" w14:textId="77777777" w:rsidR="00A46571" w:rsidRPr="005F252C" w:rsidRDefault="00A46571" w:rsidP="00A46571">
            <w:pPr>
              <w:tabs>
                <w:tab w:val="left" w:pos="2038"/>
              </w:tabs>
              <w:rPr>
                <w:b/>
                <w:bCs/>
              </w:rPr>
            </w:pPr>
          </w:p>
        </w:tc>
        <w:tc>
          <w:tcPr>
            <w:tcW w:w="2260" w:type="dxa"/>
            <w:vMerge/>
            <w:hideMark/>
          </w:tcPr>
          <w:p w14:paraId="221B9220" w14:textId="77777777" w:rsidR="00A46571" w:rsidRPr="005F252C" w:rsidRDefault="00A46571" w:rsidP="00A46571">
            <w:pPr>
              <w:tabs>
                <w:tab w:val="left" w:pos="2038"/>
              </w:tabs>
              <w:rPr>
                <w:b/>
                <w:bCs/>
              </w:rPr>
            </w:pPr>
          </w:p>
        </w:tc>
        <w:tc>
          <w:tcPr>
            <w:tcW w:w="11360" w:type="dxa"/>
            <w:vMerge/>
            <w:hideMark/>
          </w:tcPr>
          <w:p w14:paraId="16C19A30" w14:textId="77777777" w:rsidR="00A46571" w:rsidRPr="005F252C" w:rsidRDefault="00A46571" w:rsidP="00A46571">
            <w:pPr>
              <w:tabs>
                <w:tab w:val="left" w:pos="2038"/>
              </w:tabs>
            </w:pPr>
          </w:p>
        </w:tc>
        <w:tc>
          <w:tcPr>
            <w:tcW w:w="5360" w:type="dxa"/>
            <w:hideMark/>
          </w:tcPr>
          <w:p w14:paraId="1C44DEA2" w14:textId="77777777" w:rsidR="00A46571" w:rsidRPr="005F252C" w:rsidRDefault="00A46571" w:rsidP="00A46571">
            <w:pPr>
              <w:tabs>
                <w:tab w:val="left" w:pos="2038"/>
              </w:tabs>
            </w:pPr>
            <w:r w:rsidRPr="005F252C">
              <w:t>Long Life Juices</w:t>
            </w:r>
          </w:p>
        </w:tc>
        <w:tc>
          <w:tcPr>
            <w:tcW w:w="760" w:type="dxa"/>
            <w:hideMark/>
          </w:tcPr>
          <w:p w14:paraId="191DB35D" w14:textId="77777777" w:rsidR="00A46571" w:rsidRPr="005F252C" w:rsidRDefault="00A46571" w:rsidP="00A46571">
            <w:pPr>
              <w:tabs>
                <w:tab w:val="left" w:pos="2038"/>
              </w:tabs>
            </w:pPr>
            <w:r w:rsidRPr="005F252C">
              <w:t>Yes</w:t>
            </w:r>
          </w:p>
        </w:tc>
        <w:tc>
          <w:tcPr>
            <w:tcW w:w="1380" w:type="dxa"/>
            <w:hideMark/>
          </w:tcPr>
          <w:p w14:paraId="2376A757" w14:textId="77777777" w:rsidR="00A46571" w:rsidRPr="005F252C" w:rsidRDefault="00A46571" w:rsidP="00A46571">
            <w:pPr>
              <w:tabs>
                <w:tab w:val="left" w:pos="2038"/>
              </w:tabs>
            </w:pPr>
            <w:r w:rsidRPr="005F252C">
              <w:t>Yes</w:t>
            </w:r>
          </w:p>
        </w:tc>
        <w:tc>
          <w:tcPr>
            <w:tcW w:w="1460" w:type="dxa"/>
            <w:hideMark/>
          </w:tcPr>
          <w:p w14:paraId="19FE830F" w14:textId="77777777" w:rsidR="00A46571" w:rsidRPr="005F252C" w:rsidRDefault="00A46571" w:rsidP="00A46571">
            <w:pPr>
              <w:tabs>
                <w:tab w:val="left" w:pos="2038"/>
              </w:tabs>
            </w:pPr>
            <w:r w:rsidRPr="005F252C">
              <w:t>P</w:t>
            </w:r>
          </w:p>
        </w:tc>
      </w:tr>
      <w:tr w:rsidR="00A46571" w:rsidRPr="005F252C" w14:paraId="41C42B9A" w14:textId="77777777" w:rsidTr="009764B6">
        <w:trPr>
          <w:trHeight w:val="310"/>
        </w:trPr>
        <w:tc>
          <w:tcPr>
            <w:tcW w:w="5040" w:type="dxa"/>
            <w:vMerge w:val="restart"/>
            <w:hideMark/>
          </w:tcPr>
          <w:p w14:paraId="351BAF00" w14:textId="77777777" w:rsidR="00A46571" w:rsidRPr="005F252C" w:rsidRDefault="00A46571" w:rsidP="00A46571">
            <w:pPr>
              <w:tabs>
                <w:tab w:val="left" w:pos="2038"/>
              </w:tabs>
              <w:rPr>
                <w:b/>
                <w:bCs/>
              </w:rPr>
            </w:pPr>
            <w:r w:rsidRPr="005F252C">
              <w:rPr>
                <w:b/>
                <w:bCs/>
              </w:rPr>
              <w:t>Bread and Bakery Products</w:t>
            </w:r>
          </w:p>
        </w:tc>
        <w:tc>
          <w:tcPr>
            <w:tcW w:w="2260" w:type="dxa"/>
            <w:vMerge w:val="restart"/>
            <w:hideMark/>
          </w:tcPr>
          <w:p w14:paraId="02157503" w14:textId="77777777" w:rsidR="00A46571" w:rsidRPr="005F252C" w:rsidRDefault="00A46571" w:rsidP="00A46571">
            <w:pPr>
              <w:tabs>
                <w:tab w:val="left" w:pos="2038"/>
              </w:tabs>
              <w:rPr>
                <w:b/>
                <w:bCs/>
              </w:rPr>
            </w:pPr>
            <w:r w:rsidRPr="005F252C">
              <w:rPr>
                <w:b/>
                <w:bCs/>
              </w:rPr>
              <w:t xml:space="preserve">Bread </w:t>
            </w:r>
          </w:p>
        </w:tc>
        <w:tc>
          <w:tcPr>
            <w:tcW w:w="11360" w:type="dxa"/>
            <w:vMerge w:val="restart"/>
            <w:hideMark/>
          </w:tcPr>
          <w:p w14:paraId="0C3697AF" w14:textId="77777777" w:rsidR="00A46571" w:rsidRPr="005F252C" w:rsidRDefault="00A46571" w:rsidP="00A46571">
            <w:pPr>
              <w:tabs>
                <w:tab w:val="left" w:pos="2038"/>
              </w:tabs>
            </w:pPr>
            <w:r w:rsidRPr="005F252C">
              <w:t>This item is defined as a flour-based food product.</w:t>
            </w:r>
          </w:p>
        </w:tc>
        <w:tc>
          <w:tcPr>
            <w:tcW w:w="5360" w:type="dxa"/>
            <w:hideMark/>
          </w:tcPr>
          <w:p w14:paraId="2565D2C5" w14:textId="77777777" w:rsidR="00A46571" w:rsidRPr="005F252C" w:rsidRDefault="00A46571" w:rsidP="00A46571">
            <w:pPr>
              <w:tabs>
                <w:tab w:val="left" w:pos="2038"/>
              </w:tabs>
            </w:pPr>
            <w:r w:rsidRPr="005F252C">
              <w:t>Flat bread</w:t>
            </w:r>
          </w:p>
        </w:tc>
        <w:tc>
          <w:tcPr>
            <w:tcW w:w="760" w:type="dxa"/>
            <w:hideMark/>
          </w:tcPr>
          <w:p w14:paraId="4E5390E5" w14:textId="77777777" w:rsidR="00A46571" w:rsidRPr="005F252C" w:rsidRDefault="00A46571" w:rsidP="00A46571">
            <w:pPr>
              <w:tabs>
                <w:tab w:val="left" w:pos="2038"/>
              </w:tabs>
            </w:pPr>
            <w:r w:rsidRPr="005F252C">
              <w:t>Yes</w:t>
            </w:r>
          </w:p>
        </w:tc>
        <w:tc>
          <w:tcPr>
            <w:tcW w:w="1380" w:type="dxa"/>
            <w:hideMark/>
          </w:tcPr>
          <w:p w14:paraId="76EA7AC4" w14:textId="77777777" w:rsidR="00A46571" w:rsidRPr="005F252C" w:rsidRDefault="00A46571" w:rsidP="00A46571">
            <w:pPr>
              <w:tabs>
                <w:tab w:val="left" w:pos="2038"/>
              </w:tabs>
            </w:pPr>
            <w:r w:rsidRPr="005F252C">
              <w:t>Yes</w:t>
            </w:r>
          </w:p>
        </w:tc>
        <w:tc>
          <w:tcPr>
            <w:tcW w:w="1460" w:type="dxa"/>
            <w:hideMark/>
          </w:tcPr>
          <w:p w14:paraId="1C74A3FF" w14:textId="77777777" w:rsidR="00A46571" w:rsidRPr="005F252C" w:rsidRDefault="00A46571" w:rsidP="00A46571">
            <w:pPr>
              <w:tabs>
                <w:tab w:val="left" w:pos="2038"/>
              </w:tabs>
            </w:pPr>
            <w:r w:rsidRPr="005F252C">
              <w:t>P</w:t>
            </w:r>
          </w:p>
        </w:tc>
      </w:tr>
      <w:tr w:rsidR="00A46571" w:rsidRPr="005F252C" w14:paraId="1F36BB5C" w14:textId="77777777" w:rsidTr="009764B6">
        <w:trPr>
          <w:trHeight w:val="310"/>
        </w:trPr>
        <w:tc>
          <w:tcPr>
            <w:tcW w:w="5040" w:type="dxa"/>
            <w:vMerge/>
            <w:hideMark/>
          </w:tcPr>
          <w:p w14:paraId="1DC9951B" w14:textId="77777777" w:rsidR="00A46571" w:rsidRPr="005F252C" w:rsidRDefault="00A46571" w:rsidP="00A46571">
            <w:pPr>
              <w:tabs>
                <w:tab w:val="left" w:pos="2038"/>
              </w:tabs>
              <w:rPr>
                <w:b/>
                <w:bCs/>
              </w:rPr>
            </w:pPr>
          </w:p>
        </w:tc>
        <w:tc>
          <w:tcPr>
            <w:tcW w:w="2260" w:type="dxa"/>
            <w:vMerge/>
            <w:hideMark/>
          </w:tcPr>
          <w:p w14:paraId="5969DE56" w14:textId="77777777" w:rsidR="00A46571" w:rsidRPr="005F252C" w:rsidRDefault="00A46571" w:rsidP="00A46571">
            <w:pPr>
              <w:tabs>
                <w:tab w:val="left" w:pos="2038"/>
              </w:tabs>
              <w:rPr>
                <w:b/>
                <w:bCs/>
              </w:rPr>
            </w:pPr>
          </w:p>
        </w:tc>
        <w:tc>
          <w:tcPr>
            <w:tcW w:w="11360" w:type="dxa"/>
            <w:vMerge/>
            <w:hideMark/>
          </w:tcPr>
          <w:p w14:paraId="4D83658E" w14:textId="77777777" w:rsidR="00A46571" w:rsidRPr="005F252C" w:rsidRDefault="00A46571" w:rsidP="00A46571">
            <w:pPr>
              <w:tabs>
                <w:tab w:val="left" w:pos="2038"/>
              </w:tabs>
            </w:pPr>
          </w:p>
        </w:tc>
        <w:tc>
          <w:tcPr>
            <w:tcW w:w="5360" w:type="dxa"/>
            <w:hideMark/>
          </w:tcPr>
          <w:p w14:paraId="44DBCA08" w14:textId="77777777" w:rsidR="00A46571" w:rsidRPr="005F252C" w:rsidRDefault="00A46571" w:rsidP="00A46571">
            <w:pPr>
              <w:tabs>
                <w:tab w:val="left" w:pos="2038"/>
              </w:tabs>
            </w:pPr>
            <w:r w:rsidRPr="005F252C">
              <w:t>Buns</w:t>
            </w:r>
          </w:p>
        </w:tc>
        <w:tc>
          <w:tcPr>
            <w:tcW w:w="760" w:type="dxa"/>
            <w:hideMark/>
          </w:tcPr>
          <w:p w14:paraId="3EE27FC1" w14:textId="77777777" w:rsidR="00A46571" w:rsidRPr="005F252C" w:rsidRDefault="00A46571" w:rsidP="00A46571">
            <w:pPr>
              <w:tabs>
                <w:tab w:val="left" w:pos="2038"/>
              </w:tabs>
            </w:pPr>
            <w:r w:rsidRPr="005F252C">
              <w:t>Yes</w:t>
            </w:r>
          </w:p>
        </w:tc>
        <w:tc>
          <w:tcPr>
            <w:tcW w:w="1380" w:type="dxa"/>
            <w:hideMark/>
          </w:tcPr>
          <w:p w14:paraId="124BE9B4" w14:textId="77777777" w:rsidR="00A46571" w:rsidRPr="005F252C" w:rsidRDefault="00A46571" w:rsidP="00A46571">
            <w:pPr>
              <w:tabs>
                <w:tab w:val="left" w:pos="2038"/>
              </w:tabs>
            </w:pPr>
            <w:r w:rsidRPr="005F252C">
              <w:t>Yes</w:t>
            </w:r>
          </w:p>
        </w:tc>
        <w:tc>
          <w:tcPr>
            <w:tcW w:w="1460" w:type="dxa"/>
            <w:hideMark/>
          </w:tcPr>
          <w:p w14:paraId="05516906" w14:textId="77777777" w:rsidR="00A46571" w:rsidRPr="005F252C" w:rsidRDefault="00A46571" w:rsidP="00A46571">
            <w:pPr>
              <w:tabs>
                <w:tab w:val="left" w:pos="2038"/>
              </w:tabs>
            </w:pPr>
            <w:r w:rsidRPr="005F252C">
              <w:t>P</w:t>
            </w:r>
          </w:p>
        </w:tc>
      </w:tr>
      <w:tr w:rsidR="00A46571" w:rsidRPr="005F252C" w14:paraId="30C6ECFA" w14:textId="77777777" w:rsidTr="009764B6">
        <w:trPr>
          <w:trHeight w:val="310"/>
        </w:trPr>
        <w:tc>
          <w:tcPr>
            <w:tcW w:w="5040" w:type="dxa"/>
            <w:vMerge/>
            <w:hideMark/>
          </w:tcPr>
          <w:p w14:paraId="11BE8A66" w14:textId="77777777" w:rsidR="00A46571" w:rsidRPr="005F252C" w:rsidRDefault="00A46571" w:rsidP="00A46571">
            <w:pPr>
              <w:tabs>
                <w:tab w:val="left" w:pos="2038"/>
              </w:tabs>
              <w:rPr>
                <w:b/>
                <w:bCs/>
              </w:rPr>
            </w:pPr>
          </w:p>
        </w:tc>
        <w:tc>
          <w:tcPr>
            <w:tcW w:w="2260" w:type="dxa"/>
            <w:vMerge/>
            <w:hideMark/>
          </w:tcPr>
          <w:p w14:paraId="55D01397" w14:textId="77777777" w:rsidR="00A46571" w:rsidRPr="005F252C" w:rsidRDefault="00A46571" w:rsidP="00A46571">
            <w:pPr>
              <w:tabs>
                <w:tab w:val="left" w:pos="2038"/>
              </w:tabs>
              <w:rPr>
                <w:b/>
                <w:bCs/>
              </w:rPr>
            </w:pPr>
          </w:p>
        </w:tc>
        <w:tc>
          <w:tcPr>
            <w:tcW w:w="11360" w:type="dxa"/>
            <w:vMerge/>
            <w:hideMark/>
          </w:tcPr>
          <w:p w14:paraId="2A8C6BF6" w14:textId="77777777" w:rsidR="00A46571" w:rsidRPr="005F252C" w:rsidRDefault="00A46571" w:rsidP="00A46571">
            <w:pPr>
              <w:tabs>
                <w:tab w:val="left" w:pos="2038"/>
              </w:tabs>
            </w:pPr>
          </w:p>
        </w:tc>
        <w:tc>
          <w:tcPr>
            <w:tcW w:w="5360" w:type="dxa"/>
            <w:hideMark/>
          </w:tcPr>
          <w:p w14:paraId="6816899E" w14:textId="77777777" w:rsidR="00A46571" w:rsidRPr="005F252C" w:rsidRDefault="00A46571" w:rsidP="00A46571">
            <w:pPr>
              <w:tabs>
                <w:tab w:val="left" w:pos="2038"/>
              </w:tabs>
            </w:pPr>
            <w:r w:rsidRPr="005F252C">
              <w:t>Toast</w:t>
            </w:r>
          </w:p>
        </w:tc>
        <w:tc>
          <w:tcPr>
            <w:tcW w:w="760" w:type="dxa"/>
            <w:hideMark/>
          </w:tcPr>
          <w:p w14:paraId="43AA56A7" w14:textId="77777777" w:rsidR="00A46571" w:rsidRPr="005F252C" w:rsidRDefault="00A46571" w:rsidP="00A46571">
            <w:pPr>
              <w:tabs>
                <w:tab w:val="left" w:pos="2038"/>
              </w:tabs>
            </w:pPr>
            <w:r w:rsidRPr="005F252C">
              <w:t>Yes</w:t>
            </w:r>
          </w:p>
        </w:tc>
        <w:tc>
          <w:tcPr>
            <w:tcW w:w="1380" w:type="dxa"/>
            <w:hideMark/>
          </w:tcPr>
          <w:p w14:paraId="78CB1FDA" w14:textId="77777777" w:rsidR="00A46571" w:rsidRPr="005F252C" w:rsidRDefault="00A46571" w:rsidP="00A46571">
            <w:pPr>
              <w:tabs>
                <w:tab w:val="left" w:pos="2038"/>
              </w:tabs>
            </w:pPr>
            <w:r w:rsidRPr="005F252C">
              <w:t>Yes</w:t>
            </w:r>
          </w:p>
        </w:tc>
        <w:tc>
          <w:tcPr>
            <w:tcW w:w="1460" w:type="dxa"/>
            <w:hideMark/>
          </w:tcPr>
          <w:p w14:paraId="2391F093" w14:textId="77777777" w:rsidR="00A46571" w:rsidRPr="005F252C" w:rsidRDefault="00A46571" w:rsidP="00A46571">
            <w:pPr>
              <w:tabs>
                <w:tab w:val="left" w:pos="2038"/>
              </w:tabs>
            </w:pPr>
            <w:r w:rsidRPr="005F252C">
              <w:t>P</w:t>
            </w:r>
          </w:p>
        </w:tc>
      </w:tr>
      <w:tr w:rsidR="00A46571" w:rsidRPr="005F252C" w14:paraId="02B47645" w14:textId="77777777" w:rsidTr="009764B6">
        <w:trPr>
          <w:trHeight w:val="310"/>
        </w:trPr>
        <w:tc>
          <w:tcPr>
            <w:tcW w:w="5040" w:type="dxa"/>
            <w:vMerge w:val="restart"/>
            <w:hideMark/>
          </w:tcPr>
          <w:p w14:paraId="5A7E07CA" w14:textId="77777777" w:rsidR="00A46571" w:rsidRPr="005F252C" w:rsidRDefault="00A46571" w:rsidP="00A46571">
            <w:pPr>
              <w:tabs>
                <w:tab w:val="left" w:pos="2038"/>
              </w:tabs>
              <w:rPr>
                <w:b/>
                <w:bCs/>
              </w:rPr>
            </w:pPr>
            <w:r w:rsidRPr="005F252C">
              <w:rPr>
                <w:b/>
                <w:bCs/>
              </w:rPr>
              <w:t>Dairy products and eggs</w:t>
            </w:r>
          </w:p>
        </w:tc>
        <w:tc>
          <w:tcPr>
            <w:tcW w:w="2260" w:type="dxa"/>
            <w:vMerge w:val="restart"/>
            <w:hideMark/>
          </w:tcPr>
          <w:p w14:paraId="2FFDA979" w14:textId="77777777" w:rsidR="00A46571" w:rsidRPr="005F252C" w:rsidRDefault="00A46571" w:rsidP="00A46571">
            <w:pPr>
              <w:tabs>
                <w:tab w:val="left" w:pos="2038"/>
              </w:tabs>
              <w:rPr>
                <w:b/>
                <w:bCs/>
              </w:rPr>
            </w:pPr>
            <w:r w:rsidRPr="005F252C">
              <w:rPr>
                <w:b/>
                <w:bCs/>
              </w:rPr>
              <w:t>Dairy Products</w:t>
            </w:r>
          </w:p>
        </w:tc>
        <w:tc>
          <w:tcPr>
            <w:tcW w:w="11360" w:type="dxa"/>
            <w:vMerge w:val="restart"/>
            <w:hideMark/>
          </w:tcPr>
          <w:p w14:paraId="315B5FAC" w14:textId="77777777" w:rsidR="00A46571" w:rsidRPr="005F252C" w:rsidRDefault="00A46571" w:rsidP="00A46571">
            <w:pPr>
              <w:tabs>
                <w:tab w:val="left" w:pos="2038"/>
              </w:tabs>
            </w:pPr>
            <w:r w:rsidRPr="005F252C">
              <w:t>This includes all dairy products.</w:t>
            </w:r>
          </w:p>
        </w:tc>
        <w:tc>
          <w:tcPr>
            <w:tcW w:w="5360" w:type="dxa"/>
            <w:hideMark/>
          </w:tcPr>
          <w:p w14:paraId="197225B9" w14:textId="77777777" w:rsidR="00A46571" w:rsidRPr="005F252C" w:rsidRDefault="00A46571" w:rsidP="00A46571">
            <w:pPr>
              <w:tabs>
                <w:tab w:val="left" w:pos="2038"/>
              </w:tabs>
            </w:pPr>
            <w:r w:rsidRPr="005F252C">
              <w:t>Fresh Eggs</w:t>
            </w:r>
          </w:p>
        </w:tc>
        <w:tc>
          <w:tcPr>
            <w:tcW w:w="760" w:type="dxa"/>
            <w:hideMark/>
          </w:tcPr>
          <w:p w14:paraId="4B1DF4AF" w14:textId="77777777" w:rsidR="00A46571" w:rsidRPr="005F252C" w:rsidRDefault="00A46571" w:rsidP="00A46571">
            <w:pPr>
              <w:tabs>
                <w:tab w:val="left" w:pos="2038"/>
              </w:tabs>
            </w:pPr>
            <w:r w:rsidRPr="005F252C">
              <w:t>Yes</w:t>
            </w:r>
          </w:p>
        </w:tc>
        <w:tc>
          <w:tcPr>
            <w:tcW w:w="1380" w:type="dxa"/>
            <w:hideMark/>
          </w:tcPr>
          <w:p w14:paraId="5740CC8B" w14:textId="77777777" w:rsidR="00A46571" w:rsidRPr="005F252C" w:rsidRDefault="00A46571" w:rsidP="00A46571">
            <w:pPr>
              <w:tabs>
                <w:tab w:val="left" w:pos="2038"/>
              </w:tabs>
            </w:pPr>
            <w:r w:rsidRPr="005F252C">
              <w:t>Yes</w:t>
            </w:r>
          </w:p>
        </w:tc>
        <w:tc>
          <w:tcPr>
            <w:tcW w:w="1460" w:type="dxa"/>
            <w:hideMark/>
          </w:tcPr>
          <w:p w14:paraId="6BF3CAB5" w14:textId="77777777" w:rsidR="00A46571" w:rsidRPr="005F252C" w:rsidRDefault="00A46571" w:rsidP="00A46571">
            <w:pPr>
              <w:tabs>
                <w:tab w:val="left" w:pos="2038"/>
              </w:tabs>
            </w:pPr>
            <w:r w:rsidRPr="005F252C">
              <w:t>P</w:t>
            </w:r>
          </w:p>
        </w:tc>
      </w:tr>
      <w:tr w:rsidR="00A46571" w:rsidRPr="005F252C" w14:paraId="10C66874" w14:textId="77777777" w:rsidTr="009764B6">
        <w:trPr>
          <w:trHeight w:val="310"/>
        </w:trPr>
        <w:tc>
          <w:tcPr>
            <w:tcW w:w="5040" w:type="dxa"/>
            <w:vMerge/>
            <w:hideMark/>
          </w:tcPr>
          <w:p w14:paraId="6029F9ED" w14:textId="77777777" w:rsidR="00A46571" w:rsidRPr="005F252C" w:rsidRDefault="00A46571" w:rsidP="00A46571">
            <w:pPr>
              <w:tabs>
                <w:tab w:val="left" w:pos="2038"/>
              </w:tabs>
              <w:rPr>
                <w:b/>
                <w:bCs/>
              </w:rPr>
            </w:pPr>
          </w:p>
        </w:tc>
        <w:tc>
          <w:tcPr>
            <w:tcW w:w="2260" w:type="dxa"/>
            <w:vMerge/>
            <w:hideMark/>
          </w:tcPr>
          <w:p w14:paraId="4565D02B" w14:textId="77777777" w:rsidR="00A46571" w:rsidRPr="005F252C" w:rsidRDefault="00A46571" w:rsidP="00A46571">
            <w:pPr>
              <w:tabs>
                <w:tab w:val="left" w:pos="2038"/>
              </w:tabs>
              <w:rPr>
                <w:b/>
                <w:bCs/>
              </w:rPr>
            </w:pPr>
          </w:p>
        </w:tc>
        <w:tc>
          <w:tcPr>
            <w:tcW w:w="11360" w:type="dxa"/>
            <w:vMerge/>
            <w:hideMark/>
          </w:tcPr>
          <w:p w14:paraId="6DEFCEA5" w14:textId="77777777" w:rsidR="00A46571" w:rsidRPr="005F252C" w:rsidRDefault="00A46571" w:rsidP="00A46571">
            <w:pPr>
              <w:tabs>
                <w:tab w:val="left" w:pos="2038"/>
              </w:tabs>
            </w:pPr>
          </w:p>
        </w:tc>
        <w:tc>
          <w:tcPr>
            <w:tcW w:w="5360" w:type="dxa"/>
            <w:hideMark/>
          </w:tcPr>
          <w:p w14:paraId="23D785A8" w14:textId="77777777" w:rsidR="00A46571" w:rsidRPr="005F252C" w:rsidRDefault="00A46571" w:rsidP="00A46571">
            <w:pPr>
              <w:tabs>
                <w:tab w:val="left" w:pos="2038"/>
              </w:tabs>
            </w:pPr>
            <w:r w:rsidRPr="005F252C">
              <w:t>Frozen Eggs</w:t>
            </w:r>
          </w:p>
        </w:tc>
        <w:tc>
          <w:tcPr>
            <w:tcW w:w="760" w:type="dxa"/>
            <w:hideMark/>
          </w:tcPr>
          <w:p w14:paraId="1E2F3F4C" w14:textId="77777777" w:rsidR="00A46571" w:rsidRPr="005F252C" w:rsidRDefault="00A46571" w:rsidP="00A46571">
            <w:pPr>
              <w:tabs>
                <w:tab w:val="left" w:pos="2038"/>
              </w:tabs>
            </w:pPr>
            <w:r w:rsidRPr="005F252C">
              <w:t>Yes</w:t>
            </w:r>
          </w:p>
        </w:tc>
        <w:tc>
          <w:tcPr>
            <w:tcW w:w="1380" w:type="dxa"/>
            <w:hideMark/>
          </w:tcPr>
          <w:p w14:paraId="159C021B" w14:textId="77777777" w:rsidR="00A46571" w:rsidRPr="005F252C" w:rsidRDefault="00A46571" w:rsidP="00A46571">
            <w:pPr>
              <w:tabs>
                <w:tab w:val="left" w:pos="2038"/>
              </w:tabs>
            </w:pPr>
            <w:r w:rsidRPr="005F252C">
              <w:t>Yes</w:t>
            </w:r>
          </w:p>
        </w:tc>
        <w:tc>
          <w:tcPr>
            <w:tcW w:w="1460" w:type="dxa"/>
            <w:hideMark/>
          </w:tcPr>
          <w:p w14:paraId="1D0981D4" w14:textId="77777777" w:rsidR="00A46571" w:rsidRPr="005F252C" w:rsidRDefault="00A46571" w:rsidP="00A46571">
            <w:pPr>
              <w:tabs>
                <w:tab w:val="left" w:pos="2038"/>
              </w:tabs>
            </w:pPr>
            <w:r w:rsidRPr="005F252C">
              <w:t>P</w:t>
            </w:r>
          </w:p>
        </w:tc>
      </w:tr>
      <w:tr w:rsidR="00A46571" w:rsidRPr="005F252C" w14:paraId="6185F384" w14:textId="77777777" w:rsidTr="009764B6">
        <w:trPr>
          <w:trHeight w:val="310"/>
        </w:trPr>
        <w:tc>
          <w:tcPr>
            <w:tcW w:w="5040" w:type="dxa"/>
            <w:vMerge/>
            <w:hideMark/>
          </w:tcPr>
          <w:p w14:paraId="26A1D3BA" w14:textId="77777777" w:rsidR="00A46571" w:rsidRPr="005F252C" w:rsidRDefault="00A46571" w:rsidP="00A46571">
            <w:pPr>
              <w:tabs>
                <w:tab w:val="left" w:pos="2038"/>
              </w:tabs>
              <w:rPr>
                <w:b/>
                <w:bCs/>
              </w:rPr>
            </w:pPr>
          </w:p>
        </w:tc>
        <w:tc>
          <w:tcPr>
            <w:tcW w:w="2260" w:type="dxa"/>
            <w:vMerge/>
            <w:hideMark/>
          </w:tcPr>
          <w:p w14:paraId="29445925" w14:textId="77777777" w:rsidR="00A46571" w:rsidRPr="005F252C" w:rsidRDefault="00A46571" w:rsidP="00A46571">
            <w:pPr>
              <w:tabs>
                <w:tab w:val="left" w:pos="2038"/>
              </w:tabs>
              <w:rPr>
                <w:b/>
                <w:bCs/>
              </w:rPr>
            </w:pPr>
          </w:p>
        </w:tc>
        <w:tc>
          <w:tcPr>
            <w:tcW w:w="11360" w:type="dxa"/>
            <w:vMerge/>
            <w:hideMark/>
          </w:tcPr>
          <w:p w14:paraId="3E1C9A5D" w14:textId="77777777" w:rsidR="00A46571" w:rsidRPr="005F252C" w:rsidRDefault="00A46571" w:rsidP="00A46571">
            <w:pPr>
              <w:tabs>
                <w:tab w:val="left" w:pos="2038"/>
              </w:tabs>
            </w:pPr>
          </w:p>
        </w:tc>
        <w:tc>
          <w:tcPr>
            <w:tcW w:w="5360" w:type="dxa"/>
            <w:hideMark/>
          </w:tcPr>
          <w:p w14:paraId="6A5AA4EB" w14:textId="77777777" w:rsidR="00A46571" w:rsidRPr="005F252C" w:rsidRDefault="00A46571" w:rsidP="00A46571">
            <w:pPr>
              <w:tabs>
                <w:tab w:val="left" w:pos="2038"/>
              </w:tabs>
            </w:pPr>
            <w:r w:rsidRPr="005F252C">
              <w:t xml:space="preserve">Labneh </w:t>
            </w:r>
          </w:p>
        </w:tc>
        <w:tc>
          <w:tcPr>
            <w:tcW w:w="760" w:type="dxa"/>
            <w:hideMark/>
          </w:tcPr>
          <w:p w14:paraId="3275C1FC" w14:textId="77777777" w:rsidR="00A46571" w:rsidRPr="005F252C" w:rsidRDefault="00A46571" w:rsidP="00A46571">
            <w:pPr>
              <w:tabs>
                <w:tab w:val="left" w:pos="2038"/>
              </w:tabs>
            </w:pPr>
            <w:r w:rsidRPr="005F252C">
              <w:t>Yes</w:t>
            </w:r>
          </w:p>
        </w:tc>
        <w:tc>
          <w:tcPr>
            <w:tcW w:w="1380" w:type="dxa"/>
            <w:hideMark/>
          </w:tcPr>
          <w:p w14:paraId="6A9FA8A0" w14:textId="77777777" w:rsidR="00A46571" w:rsidRPr="005F252C" w:rsidRDefault="00A46571" w:rsidP="00A46571">
            <w:pPr>
              <w:tabs>
                <w:tab w:val="left" w:pos="2038"/>
              </w:tabs>
            </w:pPr>
            <w:r w:rsidRPr="005F252C">
              <w:t>Yes</w:t>
            </w:r>
          </w:p>
        </w:tc>
        <w:tc>
          <w:tcPr>
            <w:tcW w:w="1460" w:type="dxa"/>
            <w:hideMark/>
          </w:tcPr>
          <w:p w14:paraId="0A14F84A" w14:textId="77777777" w:rsidR="00A46571" w:rsidRPr="005F252C" w:rsidRDefault="00A46571" w:rsidP="00A46571">
            <w:pPr>
              <w:tabs>
                <w:tab w:val="left" w:pos="2038"/>
              </w:tabs>
            </w:pPr>
            <w:r w:rsidRPr="005F252C">
              <w:t>P</w:t>
            </w:r>
          </w:p>
        </w:tc>
      </w:tr>
      <w:tr w:rsidR="00A46571" w:rsidRPr="005F252C" w14:paraId="6C1DD5CC" w14:textId="77777777" w:rsidTr="009764B6">
        <w:trPr>
          <w:trHeight w:val="310"/>
        </w:trPr>
        <w:tc>
          <w:tcPr>
            <w:tcW w:w="5040" w:type="dxa"/>
            <w:vMerge/>
            <w:hideMark/>
          </w:tcPr>
          <w:p w14:paraId="6ADBF77A" w14:textId="77777777" w:rsidR="00A46571" w:rsidRPr="005F252C" w:rsidRDefault="00A46571" w:rsidP="00A46571">
            <w:pPr>
              <w:tabs>
                <w:tab w:val="left" w:pos="2038"/>
              </w:tabs>
              <w:rPr>
                <w:b/>
                <w:bCs/>
              </w:rPr>
            </w:pPr>
          </w:p>
        </w:tc>
        <w:tc>
          <w:tcPr>
            <w:tcW w:w="2260" w:type="dxa"/>
            <w:vMerge/>
            <w:hideMark/>
          </w:tcPr>
          <w:p w14:paraId="13B1EC13" w14:textId="77777777" w:rsidR="00A46571" w:rsidRPr="005F252C" w:rsidRDefault="00A46571" w:rsidP="00A46571">
            <w:pPr>
              <w:tabs>
                <w:tab w:val="left" w:pos="2038"/>
              </w:tabs>
              <w:rPr>
                <w:b/>
                <w:bCs/>
              </w:rPr>
            </w:pPr>
          </w:p>
        </w:tc>
        <w:tc>
          <w:tcPr>
            <w:tcW w:w="11360" w:type="dxa"/>
            <w:vMerge/>
            <w:hideMark/>
          </w:tcPr>
          <w:p w14:paraId="2BBA45FB" w14:textId="77777777" w:rsidR="00A46571" w:rsidRPr="005F252C" w:rsidRDefault="00A46571" w:rsidP="00A46571">
            <w:pPr>
              <w:tabs>
                <w:tab w:val="left" w:pos="2038"/>
              </w:tabs>
            </w:pPr>
          </w:p>
        </w:tc>
        <w:tc>
          <w:tcPr>
            <w:tcW w:w="5360" w:type="dxa"/>
            <w:hideMark/>
          </w:tcPr>
          <w:p w14:paraId="241B870D" w14:textId="77777777" w:rsidR="00A46571" w:rsidRPr="005F252C" w:rsidRDefault="00A46571" w:rsidP="00A46571">
            <w:pPr>
              <w:tabs>
                <w:tab w:val="left" w:pos="2038"/>
              </w:tabs>
            </w:pPr>
            <w:r w:rsidRPr="005F252C">
              <w:t>Cheese slices</w:t>
            </w:r>
          </w:p>
        </w:tc>
        <w:tc>
          <w:tcPr>
            <w:tcW w:w="760" w:type="dxa"/>
            <w:hideMark/>
          </w:tcPr>
          <w:p w14:paraId="4F18C188" w14:textId="77777777" w:rsidR="00A46571" w:rsidRPr="005F252C" w:rsidRDefault="00A46571" w:rsidP="00A46571">
            <w:pPr>
              <w:tabs>
                <w:tab w:val="left" w:pos="2038"/>
              </w:tabs>
            </w:pPr>
            <w:r w:rsidRPr="005F252C">
              <w:t>Yes</w:t>
            </w:r>
          </w:p>
        </w:tc>
        <w:tc>
          <w:tcPr>
            <w:tcW w:w="1380" w:type="dxa"/>
            <w:hideMark/>
          </w:tcPr>
          <w:p w14:paraId="03C56703" w14:textId="77777777" w:rsidR="00A46571" w:rsidRPr="005F252C" w:rsidRDefault="00A46571" w:rsidP="00A46571">
            <w:pPr>
              <w:tabs>
                <w:tab w:val="left" w:pos="2038"/>
              </w:tabs>
            </w:pPr>
            <w:r w:rsidRPr="005F252C">
              <w:t>Yes</w:t>
            </w:r>
          </w:p>
        </w:tc>
        <w:tc>
          <w:tcPr>
            <w:tcW w:w="1460" w:type="dxa"/>
            <w:hideMark/>
          </w:tcPr>
          <w:p w14:paraId="470D8115" w14:textId="77777777" w:rsidR="00A46571" w:rsidRPr="005F252C" w:rsidRDefault="00A46571" w:rsidP="00A46571">
            <w:pPr>
              <w:tabs>
                <w:tab w:val="left" w:pos="2038"/>
              </w:tabs>
            </w:pPr>
            <w:r w:rsidRPr="005F252C">
              <w:t>P</w:t>
            </w:r>
          </w:p>
        </w:tc>
      </w:tr>
      <w:tr w:rsidR="00A46571" w:rsidRPr="005F252C" w14:paraId="52A4D83E" w14:textId="77777777" w:rsidTr="009764B6">
        <w:trPr>
          <w:trHeight w:val="310"/>
        </w:trPr>
        <w:tc>
          <w:tcPr>
            <w:tcW w:w="5040" w:type="dxa"/>
            <w:vMerge/>
            <w:hideMark/>
          </w:tcPr>
          <w:p w14:paraId="4F9FE4C6" w14:textId="77777777" w:rsidR="00A46571" w:rsidRPr="005F252C" w:rsidRDefault="00A46571" w:rsidP="00A46571">
            <w:pPr>
              <w:tabs>
                <w:tab w:val="left" w:pos="2038"/>
              </w:tabs>
              <w:rPr>
                <w:b/>
                <w:bCs/>
              </w:rPr>
            </w:pPr>
          </w:p>
        </w:tc>
        <w:tc>
          <w:tcPr>
            <w:tcW w:w="2260" w:type="dxa"/>
            <w:vMerge/>
            <w:hideMark/>
          </w:tcPr>
          <w:p w14:paraId="44186EE6" w14:textId="77777777" w:rsidR="00A46571" w:rsidRPr="005F252C" w:rsidRDefault="00A46571" w:rsidP="00A46571">
            <w:pPr>
              <w:tabs>
                <w:tab w:val="left" w:pos="2038"/>
              </w:tabs>
              <w:rPr>
                <w:b/>
                <w:bCs/>
              </w:rPr>
            </w:pPr>
          </w:p>
        </w:tc>
        <w:tc>
          <w:tcPr>
            <w:tcW w:w="11360" w:type="dxa"/>
            <w:vMerge/>
            <w:hideMark/>
          </w:tcPr>
          <w:p w14:paraId="786347C4" w14:textId="77777777" w:rsidR="00A46571" w:rsidRPr="005F252C" w:rsidRDefault="00A46571" w:rsidP="00A46571">
            <w:pPr>
              <w:tabs>
                <w:tab w:val="left" w:pos="2038"/>
              </w:tabs>
            </w:pPr>
          </w:p>
        </w:tc>
        <w:tc>
          <w:tcPr>
            <w:tcW w:w="5360" w:type="dxa"/>
            <w:hideMark/>
          </w:tcPr>
          <w:p w14:paraId="13C51EB8" w14:textId="77777777" w:rsidR="00A46571" w:rsidRPr="005F252C" w:rsidRDefault="00A46571" w:rsidP="00A46571">
            <w:pPr>
              <w:tabs>
                <w:tab w:val="left" w:pos="2038"/>
              </w:tabs>
            </w:pPr>
            <w:r w:rsidRPr="005F252C">
              <w:t xml:space="preserve">Cream cheese </w:t>
            </w:r>
          </w:p>
        </w:tc>
        <w:tc>
          <w:tcPr>
            <w:tcW w:w="760" w:type="dxa"/>
            <w:hideMark/>
          </w:tcPr>
          <w:p w14:paraId="0C383DB5" w14:textId="77777777" w:rsidR="00A46571" w:rsidRPr="005F252C" w:rsidRDefault="00A46571" w:rsidP="00A46571">
            <w:pPr>
              <w:tabs>
                <w:tab w:val="left" w:pos="2038"/>
              </w:tabs>
            </w:pPr>
            <w:r w:rsidRPr="005F252C">
              <w:t>Yes</w:t>
            </w:r>
          </w:p>
        </w:tc>
        <w:tc>
          <w:tcPr>
            <w:tcW w:w="1380" w:type="dxa"/>
            <w:hideMark/>
          </w:tcPr>
          <w:p w14:paraId="64A3F975" w14:textId="77777777" w:rsidR="00A46571" w:rsidRPr="005F252C" w:rsidRDefault="00A46571" w:rsidP="00A46571">
            <w:pPr>
              <w:tabs>
                <w:tab w:val="left" w:pos="2038"/>
              </w:tabs>
            </w:pPr>
            <w:r w:rsidRPr="005F252C">
              <w:t>Yes</w:t>
            </w:r>
          </w:p>
        </w:tc>
        <w:tc>
          <w:tcPr>
            <w:tcW w:w="1460" w:type="dxa"/>
            <w:hideMark/>
          </w:tcPr>
          <w:p w14:paraId="01A5D9E5" w14:textId="77777777" w:rsidR="00A46571" w:rsidRPr="005F252C" w:rsidRDefault="00A46571" w:rsidP="00A46571">
            <w:pPr>
              <w:tabs>
                <w:tab w:val="left" w:pos="2038"/>
              </w:tabs>
            </w:pPr>
            <w:r w:rsidRPr="005F252C">
              <w:t>P</w:t>
            </w:r>
          </w:p>
        </w:tc>
      </w:tr>
      <w:tr w:rsidR="00A46571" w:rsidRPr="005F252C" w14:paraId="31E2B962" w14:textId="77777777" w:rsidTr="009764B6">
        <w:trPr>
          <w:trHeight w:val="310"/>
        </w:trPr>
        <w:tc>
          <w:tcPr>
            <w:tcW w:w="5040" w:type="dxa"/>
            <w:vMerge/>
            <w:hideMark/>
          </w:tcPr>
          <w:p w14:paraId="1908A941" w14:textId="77777777" w:rsidR="00A46571" w:rsidRPr="005F252C" w:rsidRDefault="00A46571" w:rsidP="00A46571">
            <w:pPr>
              <w:tabs>
                <w:tab w:val="left" w:pos="2038"/>
              </w:tabs>
              <w:rPr>
                <w:b/>
                <w:bCs/>
              </w:rPr>
            </w:pPr>
          </w:p>
        </w:tc>
        <w:tc>
          <w:tcPr>
            <w:tcW w:w="2260" w:type="dxa"/>
            <w:vMerge/>
            <w:hideMark/>
          </w:tcPr>
          <w:p w14:paraId="7C51E2AC" w14:textId="77777777" w:rsidR="00A46571" w:rsidRPr="005F252C" w:rsidRDefault="00A46571" w:rsidP="00A46571">
            <w:pPr>
              <w:tabs>
                <w:tab w:val="left" w:pos="2038"/>
              </w:tabs>
              <w:rPr>
                <w:b/>
                <w:bCs/>
              </w:rPr>
            </w:pPr>
          </w:p>
        </w:tc>
        <w:tc>
          <w:tcPr>
            <w:tcW w:w="11360" w:type="dxa"/>
            <w:vMerge/>
            <w:hideMark/>
          </w:tcPr>
          <w:p w14:paraId="6C71EC4C" w14:textId="77777777" w:rsidR="00A46571" w:rsidRPr="005F252C" w:rsidRDefault="00A46571" w:rsidP="00A46571">
            <w:pPr>
              <w:tabs>
                <w:tab w:val="left" w:pos="2038"/>
              </w:tabs>
            </w:pPr>
          </w:p>
        </w:tc>
        <w:tc>
          <w:tcPr>
            <w:tcW w:w="5360" w:type="dxa"/>
            <w:hideMark/>
          </w:tcPr>
          <w:p w14:paraId="69831DB6" w14:textId="77777777" w:rsidR="00A46571" w:rsidRPr="005F252C" w:rsidRDefault="00A46571" w:rsidP="00A46571">
            <w:pPr>
              <w:tabs>
                <w:tab w:val="left" w:pos="2038"/>
              </w:tabs>
            </w:pPr>
            <w:r w:rsidRPr="005F252C">
              <w:t>Cheddar cheese</w:t>
            </w:r>
          </w:p>
        </w:tc>
        <w:tc>
          <w:tcPr>
            <w:tcW w:w="760" w:type="dxa"/>
            <w:hideMark/>
          </w:tcPr>
          <w:p w14:paraId="6617C3EE" w14:textId="77777777" w:rsidR="00A46571" w:rsidRPr="005F252C" w:rsidRDefault="00A46571" w:rsidP="00A46571">
            <w:pPr>
              <w:tabs>
                <w:tab w:val="left" w:pos="2038"/>
              </w:tabs>
            </w:pPr>
            <w:r w:rsidRPr="005F252C">
              <w:t>Yes</w:t>
            </w:r>
          </w:p>
        </w:tc>
        <w:tc>
          <w:tcPr>
            <w:tcW w:w="1380" w:type="dxa"/>
            <w:hideMark/>
          </w:tcPr>
          <w:p w14:paraId="38C4621F" w14:textId="77777777" w:rsidR="00A46571" w:rsidRPr="005F252C" w:rsidRDefault="00A46571" w:rsidP="00A46571">
            <w:pPr>
              <w:tabs>
                <w:tab w:val="left" w:pos="2038"/>
              </w:tabs>
            </w:pPr>
            <w:r w:rsidRPr="005F252C">
              <w:t>Yes</w:t>
            </w:r>
          </w:p>
        </w:tc>
        <w:tc>
          <w:tcPr>
            <w:tcW w:w="1460" w:type="dxa"/>
            <w:hideMark/>
          </w:tcPr>
          <w:p w14:paraId="60F4FEE0" w14:textId="77777777" w:rsidR="00A46571" w:rsidRPr="005F252C" w:rsidRDefault="00A46571" w:rsidP="00A46571">
            <w:pPr>
              <w:tabs>
                <w:tab w:val="left" w:pos="2038"/>
              </w:tabs>
            </w:pPr>
            <w:r w:rsidRPr="005F252C">
              <w:t>P</w:t>
            </w:r>
          </w:p>
        </w:tc>
      </w:tr>
      <w:tr w:rsidR="00A46571" w:rsidRPr="005F252C" w14:paraId="37CF77FA" w14:textId="77777777" w:rsidTr="009764B6">
        <w:trPr>
          <w:trHeight w:val="310"/>
        </w:trPr>
        <w:tc>
          <w:tcPr>
            <w:tcW w:w="5040" w:type="dxa"/>
            <w:vMerge w:val="restart"/>
            <w:hideMark/>
          </w:tcPr>
          <w:p w14:paraId="61EEAE8E" w14:textId="77777777" w:rsidR="00A46571" w:rsidRPr="005F252C" w:rsidRDefault="00A46571" w:rsidP="00A46571">
            <w:pPr>
              <w:tabs>
                <w:tab w:val="left" w:pos="2038"/>
              </w:tabs>
              <w:rPr>
                <w:b/>
                <w:bCs/>
              </w:rPr>
            </w:pPr>
            <w:r w:rsidRPr="005F252C">
              <w:rPr>
                <w:b/>
                <w:bCs/>
              </w:rPr>
              <w:t>Dairy products and eggs</w:t>
            </w:r>
          </w:p>
        </w:tc>
        <w:tc>
          <w:tcPr>
            <w:tcW w:w="2260" w:type="dxa"/>
            <w:vMerge w:val="restart"/>
            <w:hideMark/>
          </w:tcPr>
          <w:p w14:paraId="1CAB6224" w14:textId="77777777" w:rsidR="00A46571" w:rsidRPr="005F252C" w:rsidRDefault="00A46571" w:rsidP="00A46571">
            <w:pPr>
              <w:tabs>
                <w:tab w:val="left" w:pos="2038"/>
              </w:tabs>
              <w:rPr>
                <w:b/>
                <w:bCs/>
              </w:rPr>
            </w:pPr>
            <w:r w:rsidRPr="005F252C">
              <w:rPr>
                <w:b/>
                <w:bCs/>
              </w:rPr>
              <w:t>Fresh Milk &amp; butter products</w:t>
            </w:r>
          </w:p>
        </w:tc>
        <w:tc>
          <w:tcPr>
            <w:tcW w:w="11360" w:type="dxa"/>
            <w:vMerge w:val="restart"/>
            <w:hideMark/>
          </w:tcPr>
          <w:p w14:paraId="75E0CFC6" w14:textId="77777777" w:rsidR="00A46571" w:rsidRPr="005F252C" w:rsidRDefault="00A46571" w:rsidP="00A46571">
            <w:pPr>
              <w:tabs>
                <w:tab w:val="left" w:pos="2038"/>
              </w:tabs>
            </w:pPr>
            <w:r w:rsidRPr="005F252C">
              <w:t>This item is defined as products made from fresh milk or butter.</w:t>
            </w:r>
          </w:p>
        </w:tc>
        <w:tc>
          <w:tcPr>
            <w:tcW w:w="5360" w:type="dxa"/>
            <w:hideMark/>
          </w:tcPr>
          <w:p w14:paraId="4C8FD0D2" w14:textId="77777777" w:rsidR="00A46571" w:rsidRPr="005F252C" w:rsidRDefault="00A46571" w:rsidP="00A46571">
            <w:pPr>
              <w:tabs>
                <w:tab w:val="left" w:pos="2038"/>
              </w:tabs>
            </w:pPr>
            <w:r w:rsidRPr="005F252C">
              <w:t>Salted Butter</w:t>
            </w:r>
          </w:p>
        </w:tc>
        <w:tc>
          <w:tcPr>
            <w:tcW w:w="760" w:type="dxa"/>
            <w:hideMark/>
          </w:tcPr>
          <w:p w14:paraId="444AE5BA" w14:textId="77777777" w:rsidR="00A46571" w:rsidRPr="005F252C" w:rsidRDefault="00A46571" w:rsidP="00A46571">
            <w:pPr>
              <w:tabs>
                <w:tab w:val="left" w:pos="2038"/>
              </w:tabs>
            </w:pPr>
            <w:r w:rsidRPr="005F252C">
              <w:t>Yes</w:t>
            </w:r>
          </w:p>
        </w:tc>
        <w:tc>
          <w:tcPr>
            <w:tcW w:w="1380" w:type="dxa"/>
            <w:hideMark/>
          </w:tcPr>
          <w:p w14:paraId="085BD775" w14:textId="77777777" w:rsidR="00A46571" w:rsidRPr="005F252C" w:rsidRDefault="00A46571" w:rsidP="00A46571">
            <w:pPr>
              <w:tabs>
                <w:tab w:val="left" w:pos="2038"/>
              </w:tabs>
            </w:pPr>
            <w:r w:rsidRPr="005F252C">
              <w:t>Yes</w:t>
            </w:r>
          </w:p>
        </w:tc>
        <w:tc>
          <w:tcPr>
            <w:tcW w:w="1460" w:type="dxa"/>
            <w:hideMark/>
          </w:tcPr>
          <w:p w14:paraId="46655089" w14:textId="77777777" w:rsidR="00A46571" w:rsidRPr="005F252C" w:rsidRDefault="00A46571" w:rsidP="00A46571">
            <w:pPr>
              <w:tabs>
                <w:tab w:val="left" w:pos="2038"/>
              </w:tabs>
            </w:pPr>
            <w:r w:rsidRPr="005F252C">
              <w:t>P</w:t>
            </w:r>
          </w:p>
        </w:tc>
      </w:tr>
      <w:tr w:rsidR="00A46571" w:rsidRPr="005F252C" w14:paraId="77B78E3D" w14:textId="77777777" w:rsidTr="009764B6">
        <w:trPr>
          <w:trHeight w:val="310"/>
        </w:trPr>
        <w:tc>
          <w:tcPr>
            <w:tcW w:w="5040" w:type="dxa"/>
            <w:vMerge/>
            <w:hideMark/>
          </w:tcPr>
          <w:p w14:paraId="2D3A945A" w14:textId="77777777" w:rsidR="00A46571" w:rsidRPr="005F252C" w:rsidRDefault="00A46571" w:rsidP="00A46571">
            <w:pPr>
              <w:tabs>
                <w:tab w:val="left" w:pos="2038"/>
              </w:tabs>
              <w:rPr>
                <w:b/>
                <w:bCs/>
              </w:rPr>
            </w:pPr>
          </w:p>
        </w:tc>
        <w:tc>
          <w:tcPr>
            <w:tcW w:w="2260" w:type="dxa"/>
            <w:vMerge/>
            <w:hideMark/>
          </w:tcPr>
          <w:p w14:paraId="3B5A1511" w14:textId="77777777" w:rsidR="00A46571" w:rsidRPr="005F252C" w:rsidRDefault="00A46571" w:rsidP="00A46571">
            <w:pPr>
              <w:tabs>
                <w:tab w:val="left" w:pos="2038"/>
              </w:tabs>
              <w:rPr>
                <w:b/>
                <w:bCs/>
              </w:rPr>
            </w:pPr>
          </w:p>
        </w:tc>
        <w:tc>
          <w:tcPr>
            <w:tcW w:w="11360" w:type="dxa"/>
            <w:vMerge/>
            <w:hideMark/>
          </w:tcPr>
          <w:p w14:paraId="09E6F4E3" w14:textId="77777777" w:rsidR="00A46571" w:rsidRPr="005F252C" w:rsidRDefault="00A46571" w:rsidP="00A46571">
            <w:pPr>
              <w:tabs>
                <w:tab w:val="left" w:pos="2038"/>
              </w:tabs>
            </w:pPr>
          </w:p>
        </w:tc>
        <w:tc>
          <w:tcPr>
            <w:tcW w:w="5360" w:type="dxa"/>
            <w:hideMark/>
          </w:tcPr>
          <w:p w14:paraId="7C4D556B" w14:textId="77777777" w:rsidR="00A46571" w:rsidRPr="005F252C" w:rsidRDefault="00A46571" w:rsidP="00A46571">
            <w:pPr>
              <w:tabs>
                <w:tab w:val="left" w:pos="2038"/>
              </w:tabs>
            </w:pPr>
            <w:r w:rsidRPr="005F252C">
              <w:t>Unsalted Butter</w:t>
            </w:r>
          </w:p>
        </w:tc>
        <w:tc>
          <w:tcPr>
            <w:tcW w:w="760" w:type="dxa"/>
            <w:hideMark/>
          </w:tcPr>
          <w:p w14:paraId="3DD2E979" w14:textId="77777777" w:rsidR="00A46571" w:rsidRPr="005F252C" w:rsidRDefault="00A46571" w:rsidP="00A46571">
            <w:pPr>
              <w:tabs>
                <w:tab w:val="left" w:pos="2038"/>
              </w:tabs>
            </w:pPr>
            <w:r w:rsidRPr="005F252C">
              <w:t>Yes</w:t>
            </w:r>
          </w:p>
        </w:tc>
        <w:tc>
          <w:tcPr>
            <w:tcW w:w="1380" w:type="dxa"/>
            <w:hideMark/>
          </w:tcPr>
          <w:p w14:paraId="5F53ADAF" w14:textId="77777777" w:rsidR="00A46571" w:rsidRPr="005F252C" w:rsidRDefault="00A46571" w:rsidP="00A46571">
            <w:pPr>
              <w:tabs>
                <w:tab w:val="left" w:pos="2038"/>
              </w:tabs>
            </w:pPr>
            <w:r w:rsidRPr="005F252C">
              <w:t>Yes</w:t>
            </w:r>
          </w:p>
        </w:tc>
        <w:tc>
          <w:tcPr>
            <w:tcW w:w="1460" w:type="dxa"/>
            <w:hideMark/>
          </w:tcPr>
          <w:p w14:paraId="283AED8A" w14:textId="77777777" w:rsidR="00A46571" w:rsidRPr="005F252C" w:rsidRDefault="00A46571" w:rsidP="00A46571">
            <w:pPr>
              <w:tabs>
                <w:tab w:val="left" w:pos="2038"/>
              </w:tabs>
            </w:pPr>
            <w:r w:rsidRPr="005F252C">
              <w:t>P</w:t>
            </w:r>
          </w:p>
        </w:tc>
      </w:tr>
      <w:tr w:rsidR="00A46571" w:rsidRPr="005F252C" w14:paraId="7B348F6F" w14:textId="77777777" w:rsidTr="009764B6">
        <w:trPr>
          <w:trHeight w:val="310"/>
        </w:trPr>
        <w:tc>
          <w:tcPr>
            <w:tcW w:w="5040" w:type="dxa"/>
            <w:vMerge/>
            <w:hideMark/>
          </w:tcPr>
          <w:p w14:paraId="57D8A276" w14:textId="77777777" w:rsidR="00A46571" w:rsidRPr="005F252C" w:rsidRDefault="00A46571" w:rsidP="00A46571">
            <w:pPr>
              <w:tabs>
                <w:tab w:val="left" w:pos="2038"/>
              </w:tabs>
              <w:rPr>
                <w:b/>
                <w:bCs/>
              </w:rPr>
            </w:pPr>
          </w:p>
        </w:tc>
        <w:tc>
          <w:tcPr>
            <w:tcW w:w="2260" w:type="dxa"/>
            <w:vMerge/>
            <w:hideMark/>
          </w:tcPr>
          <w:p w14:paraId="2CDD5CB7" w14:textId="77777777" w:rsidR="00A46571" w:rsidRPr="005F252C" w:rsidRDefault="00A46571" w:rsidP="00A46571">
            <w:pPr>
              <w:tabs>
                <w:tab w:val="left" w:pos="2038"/>
              </w:tabs>
              <w:rPr>
                <w:b/>
                <w:bCs/>
              </w:rPr>
            </w:pPr>
          </w:p>
        </w:tc>
        <w:tc>
          <w:tcPr>
            <w:tcW w:w="11360" w:type="dxa"/>
            <w:vMerge/>
            <w:hideMark/>
          </w:tcPr>
          <w:p w14:paraId="433A95C6" w14:textId="77777777" w:rsidR="00A46571" w:rsidRPr="005F252C" w:rsidRDefault="00A46571" w:rsidP="00A46571">
            <w:pPr>
              <w:tabs>
                <w:tab w:val="left" w:pos="2038"/>
              </w:tabs>
            </w:pPr>
          </w:p>
        </w:tc>
        <w:tc>
          <w:tcPr>
            <w:tcW w:w="5360" w:type="dxa"/>
            <w:hideMark/>
          </w:tcPr>
          <w:p w14:paraId="399096BC" w14:textId="77777777" w:rsidR="00A46571" w:rsidRPr="005F252C" w:rsidRDefault="00A46571" w:rsidP="00A46571">
            <w:pPr>
              <w:tabs>
                <w:tab w:val="left" w:pos="2038"/>
              </w:tabs>
            </w:pPr>
            <w:r w:rsidRPr="005F252C">
              <w:t>Yogurt - All Flavors</w:t>
            </w:r>
          </w:p>
        </w:tc>
        <w:tc>
          <w:tcPr>
            <w:tcW w:w="760" w:type="dxa"/>
            <w:hideMark/>
          </w:tcPr>
          <w:p w14:paraId="7AF380E9" w14:textId="77777777" w:rsidR="00A46571" w:rsidRPr="005F252C" w:rsidRDefault="00A46571" w:rsidP="00A46571">
            <w:pPr>
              <w:tabs>
                <w:tab w:val="left" w:pos="2038"/>
              </w:tabs>
            </w:pPr>
            <w:r w:rsidRPr="005F252C">
              <w:t>Yes</w:t>
            </w:r>
          </w:p>
        </w:tc>
        <w:tc>
          <w:tcPr>
            <w:tcW w:w="1380" w:type="dxa"/>
            <w:hideMark/>
          </w:tcPr>
          <w:p w14:paraId="6AA569F2" w14:textId="77777777" w:rsidR="00A46571" w:rsidRPr="005F252C" w:rsidRDefault="00A46571" w:rsidP="00A46571">
            <w:pPr>
              <w:tabs>
                <w:tab w:val="left" w:pos="2038"/>
              </w:tabs>
            </w:pPr>
            <w:r w:rsidRPr="005F252C">
              <w:t>Yes</w:t>
            </w:r>
          </w:p>
        </w:tc>
        <w:tc>
          <w:tcPr>
            <w:tcW w:w="1460" w:type="dxa"/>
            <w:hideMark/>
          </w:tcPr>
          <w:p w14:paraId="66DE5A21" w14:textId="77777777" w:rsidR="00A46571" w:rsidRPr="005F252C" w:rsidRDefault="00A46571" w:rsidP="00A46571">
            <w:pPr>
              <w:tabs>
                <w:tab w:val="left" w:pos="2038"/>
              </w:tabs>
            </w:pPr>
            <w:r w:rsidRPr="005F252C">
              <w:t>P</w:t>
            </w:r>
          </w:p>
        </w:tc>
      </w:tr>
      <w:tr w:rsidR="00A46571" w:rsidRPr="005F252C" w14:paraId="7A94C999" w14:textId="77777777" w:rsidTr="009764B6">
        <w:trPr>
          <w:trHeight w:val="310"/>
        </w:trPr>
        <w:tc>
          <w:tcPr>
            <w:tcW w:w="5040" w:type="dxa"/>
            <w:vMerge/>
            <w:hideMark/>
          </w:tcPr>
          <w:p w14:paraId="2A6F814C" w14:textId="77777777" w:rsidR="00A46571" w:rsidRPr="005F252C" w:rsidRDefault="00A46571" w:rsidP="00A46571">
            <w:pPr>
              <w:tabs>
                <w:tab w:val="left" w:pos="2038"/>
              </w:tabs>
              <w:rPr>
                <w:b/>
                <w:bCs/>
              </w:rPr>
            </w:pPr>
          </w:p>
        </w:tc>
        <w:tc>
          <w:tcPr>
            <w:tcW w:w="2260" w:type="dxa"/>
            <w:vMerge/>
            <w:hideMark/>
          </w:tcPr>
          <w:p w14:paraId="12C010B6" w14:textId="77777777" w:rsidR="00A46571" w:rsidRPr="005F252C" w:rsidRDefault="00A46571" w:rsidP="00A46571">
            <w:pPr>
              <w:tabs>
                <w:tab w:val="left" w:pos="2038"/>
              </w:tabs>
              <w:rPr>
                <w:b/>
                <w:bCs/>
              </w:rPr>
            </w:pPr>
          </w:p>
        </w:tc>
        <w:tc>
          <w:tcPr>
            <w:tcW w:w="11360" w:type="dxa"/>
            <w:vMerge/>
            <w:hideMark/>
          </w:tcPr>
          <w:p w14:paraId="6D4DD042" w14:textId="77777777" w:rsidR="00A46571" w:rsidRPr="005F252C" w:rsidRDefault="00A46571" w:rsidP="00A46571">
            <w:pPr>
              <w:tabs>
                <w:tab w:val="left" w:pos="2038"/>
              </w:tabs>
            </w:pPr>
          </w:p>
        </w:tc>
        <w:tc>
          <w:tcPr>
            <w:tcW w:w="5360" w:type="dxa"/>
            <w:hideMark/>
          </w:tcPr>
          <w:p w14:paraId="5D3B7261" w14:textId="77777777" w:rsidR="00A46571" w:rsidRPr="005F252C" w:rsidRDefault="00A46571" w:rsidP="00A46571">
            <w:pPr>
              <w:tabs>
                <w:tab w:val="left" w:pos="2038"/>
              </w:tabs>
            </w:pPr>
            <w:r w:rsidRPr="005F252C">
              <w:t>Laban</w:t>
            </w:r>
          </w:p>
        </w:tc>
        <w:tc>
          <w:tcPr>
            <w:tcW w:w="760" w:type="dxa"/>
            <w:hideMark/>
          </w:tcPr>
          <w:p w14:paraId="4C9FDD90" w14:textId="77777777" w:rsidR="00A46571" w:rsidRPr="005F252C" w:rsidRDefault="00A46571" w:rsidP="00A46571">
            <w:pPr>
              <w:tabs>
                <w:tab w:val="left" w:pos="2038"/>
              </w:tabs>
            </w:pPr>
            <w:r w:rsidRPr="005F252C">
              <w:t>Yes</w:t>
            </w:r>
          </w:p>
        </w:tc>
        <w:tc>
          <w:tcPr>
            <w:tcW w:w="1380" w:type="dxa"/>
            <w:hideMark/>
          </w:tcPr>
          <w:p w14:paraId="2C03AD7D" w14:textId="77777777" w:rsidR="00A46571" w:rsidRPr="005F252C" w:rsidRDefault="00A46571" w:rsidP="00A46571">
            <w:pPr>
              <w:tabs>
                <w:tab w:val="left" w:pos="2038"/>
              </w:tabs>
            </w:pPr>
            <w:r w:rsidRPr="005F252C">
              <w:t>Yes</w:t>
            </w:r>
          </w:p>
        </w:tc>
        <w:tc>
          <w:tcPr>
            <w:tcW w:w="1460" w:type="dxa"/>
            <w:hideMark/>
          </w:tcPr>
          <w:p w14:paraId="24235586" w14:textId="77777777" w:rsidR="00A46571" w:rsidRPr="005F252C" w:rsidRDefault="00A46571" w:rsidP="00A46571">
            <w:pPr>
              <w:tabs>
                <w:tab w:val="left" w:pos="2038"/>
              </w:tabs>
            </w:pPr>
            <w:r w:rsidRPr="005F252C">
              <w:t>P</w:t>
            </w:r>
          </w:p>
        </w:tc>
      </w:tr>
      <w:tr w:rsidR="00A46571" w:rsidRPr="005F252C" w14:paraId="4B605532" w14:textId="77777777" w:rsidTr="009764B6">
        <w:trPr>
          <w:trHeight w:val="310"/>
        </w:trPr>
        <w:tc>
          <w:tcPr>
            <w:tcW w:w="5040" w:type="dxa"/>
            <w:vMerge/>
            <w:hideMark/>
          </w:tcPr>
          <w:p w14:paraId="3906DD35" w14:textId="77777777" w:rsidR="00A46571" w:rsidRPr="005F252C" w:rsidRDefault="00A46571" w:rsidP="00A46571">
            <w:pPr>
              <w:tabs>
                <w:tab w:val="left" w:pos="2038"/>
              </w:tabs>
              <w:rPr>
                <w:b/>
                <w:bCs/>
              </w:rPr>
            </w:pPr>
          </w:p>
        </w:tc>
        <w:tc>
          <w:tcPr>
            <w:tcW w:w="2260" w:type="dxa"/>
            <w:vMerge/>
            <w:hideMark/>
          </w:tcPr>
          <w:p w14:paraId="57610003" w14:textId="77777777" w:rsidR="00A46571" w:rsidRPr="005F252C" w:rsidRDefault="00A46571" w:rsidP="00A46571">
            <w:pPr>
              <w:tabs>
                <w:tab w:val="left" w:pos="2038"/>
              </w:tabs>
              <w:rPr>
                <w:b/>
                <w:bCs/>
              </w:rPr>
            </w:pPr>
          </w:p>
        </w:tc>
        <w:tc>
          <w:tcPr>
            <w:tcW w:w="11360" w:type="dxa"/>
            <w:vMerge/>
            <w:hideMark/>
          </w:tcPr>
          <w:p w14:paraId="3F4A510D" w14:textId="77777777" w:rsidR="00A46571" w:rsidRPr="005F252C" w:rsidRDefault="00A46571" w:rsidP="00A46571">
            <w:pPr>
              <w:tabs>
                <w:tab w:val="left" w:pos="2038"/>
              </w:tabs>
            </w:pPr>
          </w:p>
        </w:tc>
        <w:tc>
          <w:tcPr>
            <w:tcW w:w="5360" w:type="dxa"/>
            <w:hideMark/>
          </w:tcPr>
          <w:p w14:paraId="21143106" w14:textId="77777777" w:rsidR="00A46571" w:rsidRPr="005F252C" w:rsidRDefault="00A46571" w:rsidP="00A46571">
            <w:pPr>
              <w:tabs>
                <w:tab w:val="left" w:pos="2038"/>
              </w:tabs>
            </w:pPr>
            <w:r w:rsidRPr="005F252C">
              <w:t>Fresh milk</w:t>
            </w:r>
          </w:p>
        </w:tc>
        <w:tc>
          <w:tcPr>
            <w:tcW w:w="760" w:type="dxa"/>
            <w:hideMark/>
          </w:tcPr>
          <w:p w14:paraId="1EA969BB" w14:textId="77777777" w:rsidR="00A46571" w:rsidRPr="005F252C" w:rsidRDefault="00A46571" w:rsidP="00A46571">
            <w:pPr>
              <w:tabs>
                <w:tab w:val="left" w:pos="2038"/>
              </w:tabs>
            </w:pPr>
            <w:r w:rsidRPr="005F252C">
              <w:t>Yes</w:t>
            </w:r>
          </w:p>
        </w:tc>
        <w:tc>
          <w:tcPr>
            <w:tcW w:w="1380" w:type="dxa"/>
            <w:hideMark/>
          </w:tcPr>
          <w:p w14:paraId="6449E766" w14:textId="77777777" w:rsidR="00A46571" w:rsidRPr="005F252C" w:rsidRDefault="00A46571" w:rsidP="00A46571">
            <w:pPr>
              <w:tabs>
                <w:tab w:val="left" w:pos="2038"/>
              </w:tabs>
            </w:pPr>
            <w:r w:rsidRPr="005F252C">
              <w:t>Yes</w:t>
            </w:r>
          </w:p>
        </w:tc>
        <w:tc>
          <w:tcPr>
            <w:tcW w:w="1460" w:type="dxa"/>
            <w:hideMark/>
          </w:tcPr>
          <w:p w14:paraId="023F244D" w14:textId="77777777" w:rsidR="00A46571" w:rsidRPr="005F252C" w:rsidRDefault="00A46571" w:rsidP="00A46571">
            <w:pPr>
              <w:tabs>
                <w:tab w:val="left" w:pos="2038"/>
              </w:tabs>
            </w:pPr>
            <w:r w:rsidRPr="005F252C">
              <w:t>P</w:t>
            </w:r>
          </w:p>
        </w:tc>
      </w:tr>
      <w:tr w:rsidR="00A46571" w:rsidRPr="005F252C" w14:paraId="3459570F" w14:textId="77777777" w:rsidTr="009764B6">
        <w:trPr>
          <w:trHeight w:val="310"/>
        </w:trPr>
        <w:tc>
          <w:tcPr>
            <w:tcW w:w="5040" w:type="dxa"/>
            <w:vMerge/>
            <w:hideMark/>
          </w:tcPr>
          <w:p w14:paraId="49B133FC" w14:textId="77777777" w:rsidR="00A46571" w:rsidRPr="005F252C" w:rsidRDefault="00A46571" w:rsidP="00A46571">
            <w:pPr>
              <w:tabs>
                <w:tab w:val="left" w:pos="2038"/>
              </w:tabs>
              <w:rPr>
                <w:b/>
                <w:bCs/>
              </w:rPr>
            </w:pPr>
          </w:p>
        </w:tc>
        <w:tc>
          <w:tcPr>
            <w:tcW w:w="2260" w:type="dxa"/>
            <w:vMerge/>
            <w:hideMark/>
          </w:tcPr>
          <w:p w14:paraId="2E242CB4" w14:textId="77777777" w:rsidR="00A46571" w:rsidRPr="005F252C" w:rsidRDefault="00A46571" w:rsidP="00A46571">
            <w:pPr>
              <w:tabs>
                <w:tab w:val="left" w:pos="2038"/>
              </w:tabs>
              <w:rPr>
                <w:b/>
                <w:bCs/>
              </w:rPr>
            </w:pPr>
          </w:p>
        </w:tc>
        <w:tc>
          <w:tcPr>
            <w:tcW w:w="11360" w:type="dxa"/>
            <w:vMerge/>
            <w:hideMark/>
          </w:tcPr>
          <w:p w14:paraId="3CD3CD48" w14:textId="77777777" w:rsidR="00A46571" w:rsidRPr="005F252C" w:rsidRDefault="00A46571" w:rsidP="00A46571">
            <w:pPr>
              <w:tabs>
                <w:tab w:val="left" w:pos="2038"/>
              </w:tabs>
            </w:pPr>
          </w:p>
        </w:tc>
        <w:tc>
          <w:tcPr>
            <w:tcW w:w="5360" w:type="dxa"/>
            <w:hideMark/>
          </w:tcPr>
          <w:p w14:paraId="24771F78" w14:textId="77777777" w:rsidR="00A46571" w:rsidRPr="005F252C" w:rsidRDefault="00A46571" w:rsidP="00A46571">
            <w:pPr>
              <w:tabs>
                <w:tab w:val="left" w:pos="2038"/>
              </w:tabs>
            </w:pPr>
            <w:r w:rsidRPr="005F252C">
              <w:t>Fresh flavoured milk</w:t>
            </w:r>
          </w:p>
        </w:tc>
        <w:tc>
          <w:tcPr>
            <w:tcW w:w="760" w:type="dxa"/>
            <w:hideMark/>
          </w:tcPr>
          <w:p w14:paraId="08FF100B" w14:textId="77777777" w:rsidR="00A46571" w:rsidRPr="005F252C" w:rsidRDefault="00A46571" w:rsidP="00A46571">
            <w:pPr>
              <w:tabs>
                <w:tab w:val="left" w:pos="2038"/>
              </w:tabs>
            </w:pPr>
            <w:r w:rsidRPr="005F252C">
              <w:t>Yes</w:t>
            </w:r>
          </w:p>
        </w:tc>
        <w:tc>
          <w:tcPr>
            <w:tcW w:w="1380" w:type="dxa"/>
            <w:hideMark/>
          </w:tcPr>
          <w:p w14:paraId="3C173A7B" w14:textId="77777777" w:rsidR="00A46571" w:rsidRPr="005F252C" w:rsidRDefault="00A46571" w:rsidP="00A46571">
            <w:pPr>
              <w:tabs>
                <w:tab w:val="left" w:pos="2038"/>
              </w:tabs>
            </w:pPr>
            <w:r w:rsidRPr="005F252C">
              <w:t>Yes</w:t>
            </w:r>
          </w:p>
        </w:tc>
        <w:tc>
          <w:tcPr>
            <w:tcW w:w="1460" w:type="dxa"/>
            <w:hideMark/>
          </w:tcPr>
          <w:p w14:paraId="622B5B45" w14:textId="77777777" w:rsidR="00A46571" w:rsidRPr="005F252C" w:rsidRDefault="00A46571" w:rsidP="00A46571">
            <w:pPr>
              <w:tabs>
                <w:tab w:val="left" w:pos="2038"/>
              </w:tabs>
            </w:pPr>
            <w:r w:rsidRPr="005F252C">
              <w:t>P</w:t>
            </w:r>
          </w:p>
        </w:tc>
      </w:tr>
      <w:tr w:rsidR="00A46571" w:rsidRPr="005F252C" w14:paraId="4E277EE6" w14:textId="77777777" w:rsidTr="009764B6">
        <w:trPr>
          <w:trHeight w:val="310"/>
        </w:trPr>
        <w:tc>
          <w:tcPr>
            <w:tcW w:w="5040" w:type="dxa"/>
            <w:vMerge/>
            <w:hideMark/>
          </w:tcPr>
          <w:p w14:paraId="626DB0FD" w14:textId="77777777" w:rsidR="00A46571" w:rsidRPr="005F252C" w:rsidRDefault="00A46571" w:rsidP="00A46571">
            <w:pPr>
              <w:tabs>
                <w:tab w:val="left" w:pos="2038"/>
              </w:tabs>
              <w:rPr>
                <w:b/>
                <w:bCs/>
              </w:rPr>
            </w:pPr>
          </w:p>
        </w:tc>
        <w:tc>
          <w:tcPr>
            <w:tcW w:w="2260" w:type="dxa"/>
            <w:vMerge/>
            <w:hideMark/>
          </w:tcPr>
          <w:p w14:paraId="252BD23F" w14:textId="77777777" w:rsidR="00A46571" w:rsidRPr="005F252C" w:rsidRDefault="00A46571" w:rsidP="00A46571">
            <w:pPr>
              <w:tabs>
                <w:tab w:val="left" w:pos="2038"/>
              </w:tabs>
              <w:rPr>
                <w:b/>
                <w:bCs/>
              </w:rPr>
            </w:pPr>
          </w:p>
        </w:tc>
        <w:tc>
          <w:tcPr>
            <w:tcW w:w="11360" w:type="dxa"/>
            <w:vMerge/>
            <w:hideMark/>
          </w:tcPr>
          <w:p w14:paraId="1D2D89CA" w14:textId="77777777" w:rsidR="00A46571" w:rsidRPr="005F252C" w:rsidRDefault="00A46571" w:rsidP="00A46571">
            <w:pPr>
              <w:tabs>
                <w:tab w:val="left" w:pos="2038"/>
              </w:tabs>
            </w:pPr>
          </w:p>
        </w:tc>
        <w:tc>
          <w:tcPr>
            <w:tcW w:w="5360" w:type="dxa"/>
            <w:hideMark/>
          </w:tcPr>
          <w:p w14:paraId="770BC81F" w14:textId="77777777" w:rsidR="00A46571" w:rsidRPr="005F252C" w:rsidRDefault="00A46571" w:rsidP="00A46571">
            <w:pPr>
              <w:tabs>
                <w:tab w:val="left" w:pos="2038"/>
              </w:tabs>
            </w:pPr>
            <w:r w:rsidRPr="005F252C">
              <w:t>Cream</w:t>
            </w:r>
          </w:p>
        </w:tc>
        <w:tc>
          <w:tcPr>
            <w:tcW w:w="760" w:type="dxa"/>
            <w:hideMark/>
          </w:tcPr>
          <w:p w14:paraId="1A0940E1" w14:textId="77777777" w:rsidR="00A46571" w:rsidRPr="005F252C" w:rsidRDefault="00A46571" w:rsidP="00A46571">
            <w:pPr>
              <w:tabs>
                <w:tab w:val="left" w:pos="2038"/>
              </w:tabs>
            </w:pPr>
            <w:r w:rsidRPr="005F252C">
              <w:t>Yes</w:t>
            </w:r>
          </w:p>
        </w:tc>
        <w:tc>
          <w:tcPr>
            <w:tcW w:w="1380" w:type="dxa"/>
            <w:hideMark/>
          </w:tcPr>
          <w:p w14:paraId="700AB5B4" w14:textId="77777777" w:rsidR="00A46571" w:rsidRPr="005F252C" w:rsidRDefault="00A46571" w:rsidP="00A46571">
            <w:pPr>
              <w:tabs>
                <w:tab w:val="left" w:pos="2038"/>
              </w:tabs>
            </w:pPr>
            <w:r w:rsidRPr="005F252C">
              <w:t>Yes</w:t>
            </w:r>
          </w:p>
        </w:tc>
        <w:tc>
          <w:tcPr>
            <w:tcW w:w="1460" w:type="dxa"/>
            <w:hideMark/>
          </w:tcPr>
          <w:p w14:paraId="65E99C8B" w14:textId="77777777" w:rsidR="00A46571" w:rsidRPr="005F252C" w:rsidRDefault="00A46571" w:rsidP="00A46571">
            <w:pPr>
              <w:tabs>
                <w:tab w:val="left" w:pos="2038"/>
              </w:tabs>
            </w:pPr>
            <w:r w:rsidRPr="005F252C">
              <w:t>P</w:t>
            </w:r>
          </w:p>
        </w:tc>
      </w:tr>
      <w:tr w:rsidR="00A46571" w:rsidRPr="005F252C" w14:paraId="688C05A1" w14:textId="77777777" w:rsidTr="009764B6">
        <w:trPr>
          <w:trHeight w:val="310"/>
        </w:trPr>
        <w:tc>
          <w:tcPr>
            <w:tcW w:w="5040" w:type="dxa"/>
            <w:vMerge/>
            <w:hideMark/>
          </w:tcPr>
          <w:p w14:paraId="5C3C27CD" w14:textId="77777777" w:rsidR="00A46571" w:rsidRPr="005F252C" w:rsidRDefault="00A46571" w:rsidP="00A46571">
            <w:pPr>
              <w:tabs>
                <w:tab w:val="left" w:pos="2038"/>
              </w:tabs>
              <w:rPr>
                <w:b/>
                <w:bCs/>
              </w:rPr>
            </w:pPr>
          </w:p>
        </w:tc>
        <w:tc>
          <w:tcPr>
            <w:tcW w:w="2260" w:type="dxa"/>
            <w:vMerge/>
            <w:hideMark/>
          </w:tcPr>
          <w:p w14:paraId="0ACFD30B" w14:textId="77777777" w:rsidR="00A46571" w:rsidRPr="005F252C" w:rsidRDefault="00A46571" w:rsidP="00A46571">
            <w:pPr>
              <w:tabs>
                <w:tab w:val="left" w:pos="2038"/>
              </w:tabs>
              <w:rPr>
                <w:b/>
                <w:bCs/>
              </w:rPr>
            </w:pPr>
          </w:p>
        </w:tc>
        <w:tc>
          <w:tcPr>
            <w:tcW w:w="11360" w:type="dxa"/>
            <w:vMerge/>
            <w:hideMark/>
          </w:tcPr>
          <w:p w14:paraId="61E0123A" w14:textId="77777777" w:rsidR="00A46571" w:rsidRPr="005F252C" w:rsidRDefault="00A46571" w:rsidP="00A46571">
            <w:pPr>
              <w:tabs>
                <w:tab w:val="left" w:pos="2038"/>
              </w:tabs>
            </w:pPr>
          </w:p>
        </w:tc>
        <w:tc>
          <w:tcPr>
            <w:tcW w:w="5360" w:type="dxa"/>
            <w:hideMark/>
          </w:tcPr>
          <w:p w14:paraId="6C2834FA" w14:textId="77777777" w:rsidR="00A46571" w:rsidRPr="005F252C" w:rsidRDefault="00A46571" w:rsidP="00A46571">
            <w:pPr>
              <w:tabs>
                <w:tab w:val="left" w:pos="2038"/>
              </w:tabs>
            </w:pPr>
            <w:r w:rsidRPr="005F252C">
              <w:t>Long life cows milk</w:t>
            </w:r>
          </w:p>
        </w:tc>
        <w:tc>
          <w:tcPr>
            <w:tcW w:w="760" w:type="dxa"/>
            <w:hideMark/>
          </w:tcPr>
          <w:p w14:paraId="5D8548F7" w14:textId="77777777" w:rsidR="00A46571" w:rsidRPr="005F252C" w:rsidRDefault="00A46571" w:rsidP="00A46571">
            <w:pPr>
              <w:tabs>
                <w:tab w:val="left" w:pos="2038"/>
              </w:tabs>
            </w:pPr>
            <w:r w:rsidRPr="005F252C">
              <w:t>Yes</w:t>
            </w:r>
          </w:p>
        </w:tc>
        <w:tc>
          <w:tcPr>
            <w:tcW w:w="1380" w:type="dxa"/>
            <w:hideMark/>
          </w:tcPr>
          <w:p w14:paraId="5D4D062B" w14:textId="77777777" w:rsidR="00A46571" w:rsidRPr="005F252C" w:rsidRDefault="00A46571" w:rsidP="00A46571">
            <w:pPr>
              <w:tabs>
                <w:tab w:val="left" w:pos="2038"/>
              </w:tabs>
            </w:pPr>
            <w:r w:rsidRPr="005F252C">
              <w:t>Yes</w:t>
            </w:r>
          </w:p>
        </w:tc>
        <w:tc>
          <w:tcPr>
            <w:tcW w:w="1460" w:type="dxa"/>
            <w:hideMark/>
          </w:tcPr>
          <w:p w14:paraId="6EF282AC" w14:textId="77777777" w:rsidR="00A46571" w:rsidRPr="005F252C" w:rsidRDefault="00A46571" w:rsidP="00A46571">
            <w:pPr>
              <w:tabs>
                <w:tab w:val="left" w:pos="2038"/>
              </w:tabs>
            </w:pPr>
            <w:r w:rsidRPr="005F252C">
              <w:t>P</w:t>
            </w:r>
          </w:p>
        </w:tc>
      </w:tr>
      <w:tr w:rsidR="00A46571" w:rsidRPr="005F252C" w14:paraId="5D250895" w14:textId="77777777" w:rsidTr="009764B6">
        <w:trPr>
          <w:trHeight w:val="960"/>
        </w:trPr>
        <w:tc>
          <w:tcPr>
            <w:tcW w:w="5040" w:type="dxa"/>
            <w:vMerge w:val="restart"/>
            <w:hideMark/>
          </w:tcPr>
          <w:p w14:paraId="5EC0E926" w14:textId="77777777" w:rsidR="00A46571" w:rsidRPr="005F252C" w:rsidRDefault="00A46571" w:rsidP="00A46571">
            <w:pPr>
              <w:tabs>
                <w:tab w:val="left" w:pos="2038"/>
              </w:tabs>
              <w:rPr>
                <w:b/>
                <w:bCs/>
              </w:rPr>
            </w:pPr>
            <w:r w:rsidRPr="005F252C">
              <w:rPr>
                <w:b/>
                <w:bCs/>
              </w:rPr>
              <w:t>Human Capital and Consultancy</w:t>
            </w:r>
          </w:p>
        </w:tc>
        <w:tc>
          <w:tcPr>
            <w:tcW w:w="2260" w:type="dxa"/>
            <w:vMerge w:val="restart"/>
            <w:hideMark/>
          </w:tcPr>
          <w:p w14:paraId="29BD33B8" w14:textId="77777777" w:rsidR="00A46571" w:rsidRPr="005F252C" w:rsidRDefault="00A46571" w:rsidP="00A46571">
            <w:pPr>
              <w:tabs>
                <w:tab w:val="left" w:pos="2038"/>
              </w:tabs>
              <w:rPr>
                <w:b/>
                <w:bCs/>
              </w:rPr>
            </w:pPr>
            <w:r w:rsidRPr="005F252C">
              <w:rPr>
                <w:b/>
                <w:bCs/>
              </w:rPr>
              <w:t>Training &amp; Development Programs</w:t>
            </w:r>
            <w:r w:rsidRPr="005F252C">
              <w:rPr>
                <w:b/>
                <w:bCs/>
              </w:rPr>
              <w:br/>
              <w:t>Non-Technical</w:t>
            </w:r>
          </w:p>
        </w:tc>
        <w:tc>
          <w:tcPr>
            <w:tcW w:w="11360" w:type="dxa"/>
            <w:vMerge w:val="restart"/>
            <w:hideMark/>
          </w:tcPr>
          <w:p w14:paraId="5A75D64F" w14:textId="77777777" w:rsidR="00A46571" w:rsidRPr="005F252C" w:rsidRDefault="00A46571" w:rsidP="00A46571">
            <w:pPr>
              <w:tabs>
                <w:tab w:val="left" w:pos="2038"/>
              </w:tabs>
            </w:pPr>
            <w:r w:rsidRPr="005F252C">
              <w:t xml:space="preserve">Non-Technical training programs </w:t>
            </w:r>
          </w:p>
        </w:tc>
        <w:tc>
          <w:tcPr>
            <w:tcW w:w="5360" w:type="dxa"/>
            <w:hideMark/>
          </w:tcPr>
          <w:p w14:paraId="75AB84F0" w14:textId="77777777" w:rsidR="00A46571" w:rsidRPr="005F252C" w:rsidRDefault="00A46571" w:rsidP="00A46571">
            <w:pPr>
              <w:tabs>
                <w:tab w:val="left" w:pos="2038"/>
              </w:tabs>
            </w:pPr>
            <w:r w:rsidRPr="005F252C">
              <w:t>Fundamentals of Environmental, Social &amp; Governance (ESG)</w:t>
            </w:r>
          </w:p>
        </w:tc>
        <w:tc>
          <w:tcPr>
            <w:tcW w:w="760" w:type="dxa"/>
            <w:hideMark/>
          </w:tcPr>
          <w:p w14:paraId="5017EF23" w14:textId="77777777" w:rsidR="00A46571" w:rsidRPr="005F252C" w:rsidRDefault="00A46571" w:rsidP="00A46571">
            <w:pPr>
              <w:tabs>
                <w:tab w:val="left" w:pos="2038"/>
              </w:tabs>
            </w:pPr>
            <w:r w:rsidRPr="005F252C">
              <w:t>No</w:t>
            </w:r>
          </w:p>
        </w:tc>
        <w:tc>
          <w:tcPr>
            <w:tcW w:w="1380" w:type="dxa"/>
            <w:hideMark/>
          </w:tcPr>
          <w:p w14:paraId="413DE69C" w14:textId="77777777" w:rsidR="00A46571" w:rsidRPr="005F252C" w:rsidRDefault="00A46571" w:rsidP="00A46571">
            <w:pPr>
              <w:tabs>
                <w:tab w:val="left" w:pos="2038"/>
              </w:tabs>
            </w:pPr>
            <w:r w:rsidRPr="005F252C">
              <w:t>Yes</w:t>
            </w:r>
          </w:p>
        </w:tc>
        <w:tc>
          <w:tcPr>
            <w:tcW w:w="1460" w:type="dxa"/>
            <w:hideMark/>
          </w:tcPr>
          <w:p w14:paraId="7EC4C0CA" w14:textId="77777777" w:rsidR="00A46571" w:rsidRPr="005F252C" w:rsidRDefault="00A46571" w:rsidP="00A46571">
            <w:pPr>
              <w:tabs>
                <w:tab w:val="left" w:pos="2038"/>
              </w:tabs>
            </w:pPr>
            <w:r w:rsidRPr="005F252C">
              <w:t>S</w:t>
            </w:r>
          </w:p>
        </w:tc>
      </w:tr>
      <w:tr w:rsidR="00A46571" w:rsidRPr="005F252C" w14:paraId="048FF26A" w14:textId="77777777" w:rsidTr="009764B6">
        <w:trPr>
          <w:trHeight w:val="310"/>
        </w:trPr>
        <w:tc>
          <w:tcPr>
            <w:tcW w:w="5040" w:type="dxa"/>
            <w:vMerge/>
            <w:hideMark/>
          </w:tcPr>
          <w:p w14:paraId="70C71810" w14:textId="77777777" w:rsidR="00A46571" w:rsidRPr="005F252C" w:rsidRDefault="00A46571" w:rsidP="00A46571">
            <w:pPr>
              <w:tabs>
                <w:tab w:val="left" w:pos="2038"/>
              </w:tabs>
              <w:rPr>
                <w:b/>
                <w:bCs/>
              </w:rPr>
            </w:pPr>
          </w:p>
        </w:tc>
        <w:tc>
          <w:tcPr>
            <w:tcW w:w="2260" w:type="dxa"/>
            <w:vMerge/>
            <w:hideMark/>
          </w:tcPr>
          <w:p w14:paraId="20F31926" w14:textId="77777777" w:rsidR="00A46571" w:rsidRPr="005F252C" w:rsidRDefault="00A46571" w:rsidP="00A46571">
            <w:pPr>
              <w:tabs>
                <w:tab w:val="left" w:pos="2038"/>
              </w:tabs>
              <w:rPr>
                <w:b/>
                <w:bCs/>
              </w:rPr>
            </w:pPr>
          </w:p>
        </w:tc>
        <w:tc>
          <w:tcPr>
            <w:tcW w:w="11360" w:type="dxa"/>
            <w:vMerge/>
            <w:hideMark/>
          </w:tcPr>
          <w:p w14:paraId="291879AF" w14:textId="77777777" w:rsidR="00A46571" w:rsidRPr="005F252C" w:rsidRDefault="00A46571" w:rsidP="00A46571">
            <w:pPr>
              <w:tabs>
                <w:tab w:val="left" w:pos="2038"/>
              </w:tabs>
            </w:pPr>
          </w:p>
        </w:tc>
        <w:tc>
          <w:tcPr>
            <w:tcW w:w="5360" w:type="dxa"/>
            <w:hideMark/>
          </w:tcPr>
          <w:p w14:paraId="2B00EEDD" w14:textId="77777777" w:rsidR="00A46571" w:rsidRPr="005F252C" w:rsidRDefault="00A46571" w:rsidP="00A46571">
            <w:pPr>
              <w:tabs>
                <w:tab w:val="left" w:pos="2038"/>
              </w:tabs>
            </w:pPr>
            <w:r w:rsidRPr="005F252C">
              <w:t>Health, Safety &amp; Environment (HSE) Awareness</w:t>
            </w:r>
          </w:p>
        </w:tc>
        <w:tc>
          <w:tcPr>
            <w:tcW w:w="760" w:type="dxa"/>
            <w:hideMark/>
          </w:tcPr>
          <w:p w14:paraId="5DD86847" w14:textId="77777777" w:rsidR="00A46571" w:rsidRPr="005F252C" w:rsidRDefault="00A46571" w:rsidP="00A46571">
            <w:pPr>
              <w:tabs>
                <w:tab w:val="left" w:pos="2038"/>
              </w:tabs>
            </w:pPr>
            <w:r w:rsidRPr="005F252C">
              <w:t>No</w:t>
            </w:r>
          </w:p>
        </w:tc>
        <w:tc>
          <w:tcPr>
            <w:tcW w:w="1380" w:type="dxa"/>
            <w:hideMark/>
          </w:tcPr>
          <w:p w14:paraId="52255D62" w14:textId="77777777" w:rsidR="00A46571" w:rsidRPr="005F252C" w:rsidRDefault="00A46571" w:rsidP="00A46571">
            <w:pPr>
              <w:tabs>
                <w:tab w:val="left" w:pos="2038"/>
              </w:tabs>
            </w:pPr>
            <w:r w:rsidRPr="005F252C">
              <w:t>Yes</w:t>
            </w:r>
          </w:p>
        </w:tc>
        <w:tc>
          <w:tcPr>
            <w:tcW w:w="1460" w:type="dxa"/>
            <w:hideMark/>
          </w:tcPr>
          <w:p w14:paraId="7E7C6086" w14:textId="77777777" w:rsidR="00A46571" w:rsidRPr="005F252C" w:rsidRDefault="00A46571" w:rsidP="00A46571">
            <w:pPr>
              <w:tabs>
                <w:tab w:val="left" w:pos="2038"/>
              </w:tabs>
            </w:pPr>
            <w:r w:rsidRPr="005F252C">
              <w:t>S</w:t>
            </w:r>
          </w:p>
        </w:tc>
      </w:tr>
      <w:tr w:rsidR="00A46571" w:rsidRPr="005F252C" w14:paraId="35EA3113" w14:textId="77777777" w:rsidTr="009764B6">
        <w:trPr>
          <w:trHeight w:val="310"/>
        </w:trPr>
        <w:tc>
          <w:tcPr>
            <w:tcW w:w="5040" w:type="dxa"/>
            <w:vMerge/>
            <w:hideMark/>
          </w:tcPr>
          <w:p w14:paraId="21537831" w14:textId="77777777" w:rsidR="00A46571" w:rsidRPr="005F252C" w:rsidRDefault="00A46571" w:rsidP="00A46571">
            <w:pPr>
              <w:tabs>
                <w:tab w:val="left" w:pos="2038"/>
              </w:tabs>
              <w:rPr>
                <w:b/>
                <w:bCs/>
              </w:rPr>
            </w:pPr>
          </w:p>
        </w:tc>
        <w:tc>
          <w:tcPr>
            <w:tcW w:w="2260" w:type="dxa"/>
            <w:vMerge/>
            <w:hideMark/>
          </w:tcPr>
          <w:p w14:paraId="1A36C5AC" w14:textId="77777777" w:rsidR="00A46571" w:rsidRPr="005F252C" w:rsidRDefault="00A46571" w:rsidP="00A46571">
            <w:pPr>
              <w:tabs>
                <w:tab w:val="left" w:pos="2038"/>
              </w:tabs>
              <w:rPr>
                <w:b/>
                <w:bCs/>
              </w:rPr>
            </w:pPr>
          </w:p>
        </w:tc>
        <w:tc>
          <w:tcPr>
            <w:tcW w:w="11360" w:type="dxa"/>
            <w:vMerge/>
            <w:hideMark/>
          </w:tcPr>
          <w:p w14:paraId="424A111B" w14:textId="77777777" w:rsidR="00A46571" w:rsidRPr="005F252C" w:rsidRDefault="00A46571" w:rsidP="00A46571">
            <w:pPr>
              <w:tabs>
                <w:tab w:val="left" w:pos="2038"/>
              </w:tabs>
            </w:pPr>
          </w:p>
        </w:tc>
        <w:tc>
          <w:tcPr>
            <w:tcW w:w="5360" w:type="dxa"/>
            <w:hideMark/>
          </w:tcPr>
          <w:p w14:paraId="2E7F0670" w14:textId="77777777" w:rsidR="00A46571" w:rsidRPr="005F252C" w:rsidRDefault="00A46571" w:rsidP="00A46571">
            <w:pPr>
              <w:tabs>
                <w:tab w:val="left" w:pos="2038"/>
              </w:tabs>
            </w:pPr>
            <w:r w:rsidRPr="005F252C">
              <w:t>Introduction to HSE</w:t>
            </w:r>
          </w:p>
        </w:tc>
        <w:tc>
          <w:tcPr>
            <w:tcW w:w="760" w:type="dxa"/>
            <w:hideMark/>
          </w:tcPr>
          <w:p w14:paraId="5A26B10E" w14:textId="77777777" w:rsidR="00A46571" w:rsidRPr="005F252C" w:rsidRDefault="00A46571" w:rsidP="00A46571">
            <w:pPr>
              <w:tabs>
                <w:tab w:val="left" w:pos="2038"/>
              </w:tabs>
            </w:pPr>
            <w:r w:rsidRPr="005F252C">
              <w:t>No</w:t>
            </w:r>
          </w:p>
        </w:tc>
        <w:tc>
          <w:tcPr>
            <w:tcW w:w="1380" w:type="dxa"/>
            <w:hideMark/>
          </w:tcPr>
          <w:p w14:paraId="19635309" w14:textId="77777777" w:rsidR="00A46571" w:rsidRPr="005F252C" w:rsidRDefault="00A46571" w:rsidP="00A46571">
            <w:pPr>
              <w:tabs>
                <w:tab w:val="left" w:pos="2038"/>
              </w:tabs>
            </w:pPr>
            <w:r w:rsidRPr="005F252C">
              <w:t>Yes</w:t>
            </w:r>
          </w:p>
        </w:tc>
        <w:tc>
          <w:tcPr>
            <w:tcW w:w="1460" w:type="dxa"/>
            <w:hideMark/>
          </w:tcPr>
          <w:p w14:paraId="127537CB" w14:textId="77777777" w:rsidR="00A46571" w:rsidRPr="005F252C" w:rsidRDefault="00A46571" w:rsidP="00A46571">
            <w:pPr>
              <w:tabs>
                <w:tab w:val="left" w:pos="2038"/>
              </w:tabs>
            </w:pPr>
            <w:r w:rsidRPr="005F252C">
              <w:t>S</w:t>
            </w:r>
          </w:p>
        </w:tc>
      </w:tr>
      <w:tr w:rsidR="00A46571" w:rsidRPr="005F252C" w14:paraId="6D8FB2B7" w14:textId="77777777" w:rsidTr="009764B6">
        <w:trPr>
          <w:trHeight w:val="310"/>
        </w:trPr>
        <w:tc>
          <w:tcPr>
            <w:tcW w:w="5040" w:type="dxa"/>
            <w:vMerge/>
            <w:hideMark/>
          </w:tcPr>
          <w:p w14:paraId="746986EE" w14:textId="77777777" w:rsidR="00A46571" w:rsidRPr="005F252C" w:rsidRDefault="00A46571" w:rsidP="00A46571">
            <w:pPr>
              <w:tabs>
                <w:tab w:val="left" w:pos="2038"/>
              </w:tabs>
              <w:rPr>
                <w:b/>
                <w:bCs/>
              </w:rPr>
            </w:pPr>
          </w:p>
        </w:tc>
        <w:tc>
          <w:tcPr>
            <w:tcW w:w="2260" w:type="dxa"/>
            <w:vMerge/>
            <w:hideMark/>
          </w:tcPr>
          <w:p w14:paraId="0F6A6149" w14:textId="77777777" w:rsidR="00A46571" w:rsidRPr="005F252C" w:rsidRDefault="00A46571" w:rsidP="00A46571">
            <w:pPr>
              <w:tabs>
                <w:tab w:val="left" w:pos="2038"/>
              </w:tabs>
              <w:rPr>
                <w:b/>
                <w:bCs/>
              </w:rPr>
            </w:pPr>
          </w:p>
        </w:tc>
        <w:tc>
          <w:tcPr>
            <w:tcW w:w="11360" w:type="dxa"/>
            <w:vMerge/>
            <w:hideMark/>
          </w:tcPr>
          <w:p w14:paraId="7F22D4B4" w14:textId="77777777" w:rsidR="00A46571" w:rsidRPr="005F252C" w:rsidRDefault="00A46571" w:rsidP="00A46571">
            <w:pPr>
              <w:tabs>
                <w:tab w:val="left" w:pos="2038"/>
              </w:tabs>
            </w:pPr>
          </w:p>
        </w:tc>
        <w:tc>
          <w:tcPr>
            <w:tcW w:w="5360" w:type="dxa"/>
            <w:hideMark/>
          </w:tcPr>
          <w:p w14:paraId="7646FD84" w14:textId="77777777" w:rsidR="00A46571" w:rsidRPr="005F252C" w:rsidRDefault="00A46571" w:rsidP="00A46571">
            <w:pPr>
              <w:tabs>
                <w:tab w:val="left" w:pos="2038"/>
              </w:tabs>
            </w:pPr>
            <w:r w:rsidRPr="005F252C">
              <w:t>Induction &amp; Onboarding Programs</w:t>
            </w:r>
          </w:p>
        </w:tc>
        <w:tc>
          <w:tcPr>
            <w:tcW w:w="760" w:type="dxa"/>
            <w:hideMark/>
          </w:tcPr>
          <w:p w14:paraId="1C78A22C" w14:textId="77777777" w:rsidR="00A46571" w:rsidRPr="005F252C" w:rsidRDefault="00A46571" w:rsidP="00A46571">
            <w:pPr>
              <w:tabs>
                <w:tab w:val="left" w:pos="2038"/>
              </w:tabs>
            </w:pPr>
            <w:r w:rsidRPr="005F252C">
              <w:t>No</w:t>
            </w:r>
          </w:p>
        </w:tc>
        <w:tc>
          <w:tcPr>
            <w:tcW w:w="1380" w:type="dxa"/>
            <w:hideMark/>
          </w:tcPr>
          <w:p w14:paraId="5AF23724" w14:textId="77777777" w:rsidR="00A46571" w:rsidRPr="005F252C" w:rsidRDefault="00A46571" w:rsidP="00A46571">
            <w:pPr>
              <w:tabs>
                <w:tab w:val="left" w:pos="2038"/>
              </w:tabs>
            </w:pPr>
            <w:r w:rsidRPr="005F252C">
              <w:t>Yes</w:t>
            </w:r>
          </w:p>
        </w:tc>
        <w:tc>
          <w:tcPr>
            <w:tcW w:w="1460" w:type="dxa"/>
            <w:hideMark/>
          </w:tcPr>
          <w:p w14:paraId="193A5305" w14:textId="77777777" w:rsidR="00A46571" w:rsidRPr="005F252C" w:rsidRDefault="00A46571" w:rsidP="00A46571">
            <w:pPr>
              <w:tabs>
                <w:tab w:val="left" w:pos="2038"/>
              </w:tabs>
            </w:pPr>
            <w:r w:rsidRPr="005F252C">
              <w:t>S</w:t>
            </w:r>
          </w:p>
        </w:tc>
      </w:tr>
      <w:tr w:rsidR="00A46571" w:rsidRPr="005F252C" w14:paraId="3EE9B7AF" w14:textId="77777777" w:rsidTr="009764B6">
        <w:trPr>
          <w:trHeight w:val="310"/>
        </w:trPr>
        <w:tc>
          <w:tcPr>
            <w:tcW w:w="5040" w:type="dxa"/>
            <w:vMerge/>
            <w:hideMark/>
          </w:tcPr>
          <w:p w14:paraId="3CC816C2" w14:textId="77777777" w:rsidR="00A46571" w:rsidRPr="005F252C" w:rsidRDefault="00A46571" w:rsidP="00A46571">
            <w:pPr>
              <w:tabs>
                <w:tab w:val="left" w:pos="2038"/>
              </w:tabs>
              <w:rPr>
                <w:b/>
                <w:bCs/>
              </w:rPr>
            </w:pPr>
          </w:p>
        </w:tc>
        <w:tc>
          <w:tcPr>
            <w:tcW w:w="2260" w:type="dxa"/>
            <w:vMerge/>
            <w:hideMark/>
          </w:tcPr>
          <w:p w14:paraId="631DE91D" w14:textId="77777777" w:rsidR="00A46571" w:rsidRPr="005F252C" w:rsidRDefault="00A46571" w:rsidP="00A46571">
            <w:pPr>
              <w:tabs>
                <w:tab w:val="left" w:pos="2038"/>
              </w:tabs>
              <w:rPr>
                <w:b/>
                <w:bCs/>
              </w:rPr>
            </w:pPr>
          </w:p>
        </w:tc>
        <w:tc>
          <w:tcPr>
            <w:tcW w:w="11360" w:type="dxa"/>
            <w:vMerge/>
            <w:hideMark/>
          </w:tcPr>
          <w:p w14:paraId="0D84F92C" w14:textId="77777777" w:rsidR="00A46571" w:rsidRPr="005F252C" w:rsidRDefault="00A46571" w:rsidP="00A46571">
            <w:pPr>
              <w:tabs>
                <w:tab w:val="left" w:pos="2038"/>
              </w:tabs>
            </w:pPr>
          </w:p>
        </w:tc>
        <w:tc>
          <w:tcPr>
            <w:tcW w:w="5360" w:type="dxa"/>
            <w:hideMark/>
          </w:tcPr>
          <w:p w14:paraId="4157B539" w14:textId="77777777" w:rsidR="00A46571" w:rsidRPr="005F252C" w:rsidRDefault="00A46571" w:rsidP="00A46571">
            <w:pPr>
              <w:tabs>
                <w:tab w:val="left" w:pos="2038"/>
              </w:tabs>
            </w:pPr>
            <w:r w:rsidRPr="005F252C">
              <w:t>Finance for Non-Finance</w:t>
            </w:r>
          </w:p>
        </w:tc>
        <w:tc>
          <w:tcPr>
            <w:tcW w:w="760" w:type="dxa"/>
            <w:hideMark/>
          </w:tcPr>
          <w:p w14:paraId="5CD013F0" w14:textId="77777777" w:rsidR="00A46571" w:rsidRPr="005F252C" w:rsidRDefault="00A46571" w:rsidP="00A46571">
            <w:pPr>
              <w:tabs>
                <w:tab w:val="left" w:pos="2038"/>
              </w:tabs>
            </w:pPr>
            <w:r w:rsidRPr="005F252C">
              <w:t>No</w:t>
            </w:r>
          </w:p>
        </w:tc>
        <w:tc>
          <w:tcPr>
            <w:tcW w:w="1380" w:type="dxa"/>
            <w:hideMark/>
          </w:tcPr>
          <w:p w14:paraId="3599BBEC" w14:textId="77777777" w:rsidR="00A46571" w:rsidRPr="005F252C" w:rsidRDefault="00A46571" w:rsidP="00A46571">
            <w:pPr>
              <w:tabs>
                <w:tab w:val="left" w:pos="2038"/>
              </w:tabs>
            </w:pPr>
            <w:r w:rsidRPr="005F252C">
              <w:t>Yes</w:t>
            </w:r>
          </w:p>
        </w:tc>
        <w:tc>
          <w:tcPr>
            <w:tcW w:w="1460" w:type="dxa"/>
            <w:hideMark/>
          </w:tcPr>
          <w:p w14:paraId="65CB2F7D" w14:textId="77777777" w:rsidR="00A46571" w:rsidRPr="005F252C" w:rsidRDefault="00A46571" w:rsidP="00A46571">
            <w:pPr>
              <w:tabs>
                <w:tab w:val="left" w:pos="2038"/>
              </w:tabs>
            </w:pPr>
            <w:r w:rsidRPr="005F252C">
              <w:t>S</w:t>
            </w:r>
          </w:p>
        </w:tc>
      </w:tr>
      <w:tr w:rsidR="00A46571" w:rsidRPr="005F252C" w14:paraId="6F87391E" w14:textId="77777777" w:rsidTr="009764B6">
        <w:trPr>
          <w:trHeight w:val="310"/>
        </w:trPr>
        <w:tc>
          <w:tcPr>
            <w:tcW w:w="5040" w:type="dxa"/>
            <w:vMerge/>
            <w:hideMark/>
          </w:tcPr>
          <w:p w14:paraId="27389648" w14:textId="77777777" w:rsidR="00A46571" w:rsidRPr="005F252C" w:rsidRDefault="00A46571" w:rsidP="00A46571">
            <w:pPr>
              <w:tabs>
                <w:tab w:val="left" w:pos="2038"/>
              </w:tabs>
              <w:rPr>
                <w:b/>
                <w:bCs/>
              </w:rPr>
            </w:pPr>
          </w:p>
        </w:tc>
        <w:tc>
          <w:tcPr>
            <w:tcW w:w="2260" w:type="dxa"/>
            <w:vMerge/>
            <w:hideMark/>
          </w:tcPr>
          <w:p w14:paraId="40EA1C9A" w14:textId="77777777" w:rsidR="00A46571" w:rsidRPr="005F252C" w:rsidRDefault="00A46571" w:rsidP="00A46571">
            <w:pPr>
              <w:tabs>
                <w:tab w:val="left" w:pos="2038"/>
              </w:tabs>
              <w:rPr>
                <w:b/>
                <w:bCs/>
              </w:rPr>
            </w:pPr>
          </w:p>
        </w:tc>
        <w:tc>
          <w:tcPr>
            <w:tcW w:w="11360" w:type="dxa"/>
            <w:vMerge/>
            <w:hideMark/>
          </w:tcPr>
          <w:p w14:paraId="70580E9E" w14:textId="77777777" w:rsidR="00A46571" w:rsidRPr="005F252C" w:rsidRDefault="00A46571" w:rsidP="00A46571">
            <w:pPr>
              <w:tabs>
                <w:tab w:val="left" w:pos="2038"/>
              </w:tabs>
            </w:pPr>
          </w:p>
        </w:tc>
        <w:tc>
          <w:tcPr>
            <w:tcW w:w="5360" w:type="dxa"/>
            <w:hideMark/>
          </w:tcPr>
          <w:p w14:paraId="7D35B8F5" w14:textId="77777777" w:rsidR="00A46571" w:rsidRPr="005F252C" w:rsidRDefault="00A46571" w:rsidP="00A46571">
            <w:pPr>
              <w:tabs>
                <w:tab w:val="left" w:pos="2038"/>
              </w:tabs>
            </w:pPr>
            <w:r w:rsidRPr="005F252C">
              <w:t>HR Policy Awareness Sessions</w:t>
            </w:r>
          </w:p>
        </w:tc>
        <w:tc>
          <w:tcPr>
            <w:tcW w:w="760" w:type="dxa"/>
            <w:hideMark/>
          </w:tcPr>
          <w:p w14:paraId="11058F0F" w14:textId="77777777" w:rsidR="00A46571" w:rsidRPr="005F252C" w:rsidRDefault="00A46571" w:rsidP="00A46571">
            <w:pPr>
              <w:tabs>
                <w:tab w:val="left" w:pos="2038"/>
              </w:tabs>
            </w:pPr>
            <w:r w:rsidRPr="005F252C">
              <w:t>No</w:t>
            </w:r>
          </w:p>
        </w:tc>
        <w:tc>
          <w:tcPr>
            <w:tcW w:w="1380" w:type="dxa"/>
            <w:hideMark/>
          </w:tcPr>
          <w:p w14:paraId="1D4DF643" w14:textId="77777777" w:rsidR="00A46571" w:rsidRPr="005F252C" w:rsidRDefault="00A46571" w:rsidP="00A46571">
            <w:pPr>
              <w:tabs>
                <w:tab w:val="left" w:pos="2038"/>
              </w:tabs>
            </w:pPr>
            <w:r w:rsidRPr="005F252C">
              <w:t>Yes</w:t>
            </w:r>
          </w:p>
        </w:tc>
        <w:tc>
          <w:tcPr>
            <w:tcW w:w="1460" w:type="dxa"/>
            <w:hideMark/>
          </w:tcPr>
          <w:p w14:paraId="52ED2A93" w14:textId="77777777" w:rsidR="00A46571" w:rsidRPr="005F252C" w:rsidRDefault="00A46571" w:rsidP="00A46571">
            <w:pPr>
              <w:tabs>
                <w:tab w:val="left" w:pos="2038"/>
              </w:tabs>
            </w:pPr>
            <w:r w:rsidRPr="005F252C">
              <w:t>S</w:t>
            </w:r>
          </w:p>
        </w:tc>
      </w:tr>
      <w:tr w:rsidR="00A46571" w:rsidRPr="005F252C" w14:paraId="27B38A6E" w14:textId="77777777" w:rsidTr="009764B6">
        <w:trPr>
          <w:trHeight w:val="310"/>
        </w:trPr>
        <w:tc>
          <w:tcPr>
            <w:tcW w:w="5040" w:type="dxa"/>
            <w:vMerge/>
            <w:hideMark/>
          </w:tcPr>
          <w:p w14:paraId="31A72D6F" w14:textId="77777777" w:rsidR="00A46571" w:rsidRPr="005F252C" w:rsidRDefault="00A46571" w:rsidP="00A46571">
            <w:pPr>
              <w:tabs>
                <w:tab w:val="left" w:pos="2038"/>
              </w:tabs>
              <w:rPr>
                <w:b/>
                <w:bCs/>
              </w:rPr>
            </w:pPr>
          </w:p>
        </w:tc>
        <w:tc>
          <w:tcPr>
            <w:tcW w:w="2260" w:type="dxa"/>
            <w:vMerge/>
            <w:hideMark/>
          </w:tcPr>
          <w:p w14:paraId="7586C6C6" w14:textId="77777777" w:rsidR="00A46571" w:rsidRPr="005F252C" w:rsidRDefault="00A46571" w:rsidP="00A46571">
            <w:pPr>
              <w:tabs>
                <w:tab w:val="left" w:pos="2038"/>
              </w:tabs>
              <w:rPr>
                <w:b/>
                <w:bCs/>
              </w:rPr>
            </w:pPr>
          </w:p>
        </w:tc>
        <w:tc>
          <w:tcPr>
            <w:tcW w:w="11360" w:type="dxa"/>
            <w:vMerge/>
            <w:hideMark/>
          </w:tcPr>
          <w:p w14:paraId="4E8496C2" w14:textId="77777777" w:rsidR="00A46571" w:rsidRPr="005F252C" w:rsidRDefault="00A46571" w:rsidP="00A46571">
            <w:pPr>
              <w:tabs>
                <w:tab w:val="left" w:pos="2038"/>
              </w:tabs>
            </w:pPr>
          </w:p>
        </w:tc>
        <w:tc>
          <w:tcPr>
            <w:tcW w:w="5360" w:type="dxa"/>
            <w:hideMark/>
          </w:tcPr>
          <w:p w14:paraId="4F9881FE" w14:textId="77777777" w:rsidR="00A46571" w:rsidRPr="005F252C" w:rsidRDefault="00A46571" w:rsidP="00A46571">
            <w:pPr>
              <w:tabs>
                <w:tab w:val="left" w:pos="2038"/>
              </w:tabs>
            </w:pPr>
            <w:r w:rsidRPr="005F252C">
              <w:t>Oman Labor Law &amp; Employment Policy Awareness</w:t>
            </w:r>
          </w:p>
        </w:tc>
        <w:tc>
          <w:tcPr>
            <w:tcW w:w="760" w:type="dxa"/>
            <w:hideMark/>
          </w:tcPr>
          <w:p w14:paraId="28BFCE3B" w14:textId="77777777" w:rsidR="00A46571" w:rsidRPr="005F252C" w:rsidRDefault="00A46571" w:rsidP="00A46571">
            <w:pPr>
              <w:tabs>
                <w:tab w:val="left" w:pos="2038"/>
              </w:tabs>
            </w:pPr>
            <w:r w:rsidRPr="005F252C">
              <w:t>No</w:t>
            </w:r>
          </w:p>
        </w:tc>
        <w:tc>
          <w:tcPr>
            <w:tcW w:w="1380" w:type="dxa"/>
            <w:hideMark/>
          </w:tcPr>
          <w:p w14:paraId="615788EB" w14:textId="77777777" w:rsidR="00A46571" w:rsidRPr="005F252C" w:rsidRDefault="00A46571" w:rsidP="00A46571">
            <w:pPr>
              <w:tabs>
                <w:tab w:val="left" w:pos="2038"/>
              </w:tabs>
            </w:pPr>
            <w:r w:rsidRPr="005F252C">
              <w:t>Yes</w:t>
            </w:r>
          </w:p>
        </w:tc>
        <w:tc>
          <w:tcPr>
            <w:tcW w:w="1460" w:type="dxa"/>
            <w:hideMark/>
          </w:tcPr>
          <w:p w14:paraId="762C9741" w14:textId="77777777" w:rsidR="00A46571" w:rsidRPr="005F252C" w:rsidRDefault="00A46571" w:rsidP="00A46571">
            <w:pPr>
              <w:tabs>
                <w:tab w:val="left" w:pos="2038"/>
              </w:tabs>
            </w:pPr>
            <w:r w:rsidRPr="005F252C">
              <w:t>S</w:t>
            </w:r>
          </w:p>
        </w:tc>
      </w:tr>
      <w:tr w:rsidR="00A46571" w:rsidRPr="005F252C" w14:paraId="6A9B62F9" w14:textId="77777777" w:rsidTr="009764B6">
        <w:trPr>
          <w:trHeight w:val="1240"/>
        </w:trPr>
        <w:tc>
          <w:tcPr>
            <w:tcW w:w="5040" w:type="dxa"/>
            <w:vMerge/>
            <w:hideMark/>
          </w:tcPr>
          <w:p w14:paraId="2DD27481" w14:textId="77777777" w:rsidR="00A46571" w:rsidRPr="005F252C" w:rsidRDefault="00A46571" w:rsidP="00A46571">
            <w:pPr>
              <w:tabs>
                <w:tab w:val="left" w:pos="2038"/>
              </w:tabs>
              <w:rPr>
                <w:b/>
                <w:bCs/>
              </w:rPr>
            </w:pPr>
          </w:p>
        </w:tc>
        <w:tc>
          <w:tcPr>
            <w:tcW w:w="2260" w:type="dxa"/>
            <w:vMerge/>
            <w:hideMark/>
          </w:tcPr>
          <w:p w14:paraId="7DCC4AD5" w14:textId="77777777" w:rsidR="00A46571" w:rsidRPr="005F252C" w:rsidRDefault="00A46571" w:rsidP="00A46571">
            <w:pPr>
              <w:tabs>
                <w:tab w:val="left" w:pos="2038"/>
              </w:tabs>
              <w:rPr>
                <w:b/>
                <w:bCs/>
              </w:rPr>
            </w:pPr>
          </w:p>
        </w:tc>
        <w:tc>
          <w:tcPr>
            <w:tcW w:w="11360" w:type="dxa"/>
            <w:vMerge/>
            <w:hideMark/>
          </w:tcPr>
          <w:p w14:paraId="215FC2A5" w14:textId="77777777" w:rsidR="00A46571" w:rsidRPr="005F252C" w:rsidRDefault="00A46571" w:rsidP="00A46571">
            <w:pPr>
              <w:tabs>
                <w:tab w:val="left" w:pos="2038"/>
              </w:tabs>
            </w:pPr>
          </w:p>
        </w:tc>
        <w:tc>
          <w:tcPr>
            <w:tcW w:w="5360" w:type="dxa"/>
            <w:hideMark/>
          </w:tcPr>
          <w:p w14:paraId="71BAF1C1" w14:textId="77777777" w:rsidR="00A46571" w:rsidRPr="005F252C" w:rsidRDefault="00A46571" w:rsidP="00A46571">
            <w:pPr>
              <w:tabs>
                <w:tab w:val="left" w:pos="2038"/>
              </w:tabs>
            </w:pPr>
            <w:r w:rsidRPr="005F252C">
              <w:t>Basic Behavioral &amp; Interpersonal Skills ((Presentation, Teamwork, Critical Thinking, Collaboration, Time Management, Customer Service, etc..)</w:t>
            </w:r>
          </w:p>
        </w:tc>
        <w:tc>
          <w:tcPr>
            <w:tcW w:w="760" w:type="dxa"/>
            <w:hideMark/>
          </w:tcPr>
          <w:p w14:paraId="2BD973B3" w14:textId="77777777" w:rsidR="00A46571" w:rsidRPr="005F252C" w:rsidRDefault="00A46571" w:rsidP="00A46571">
            <w:pPr>
              <w:tabs>
                <w:tab w:val="left" w:pos="2038"/>
              </w:tabs>
            </w:pPr>
            <w:r w:rsidRPr="005F252C">
              <w:t>No</w:t>
            </w:r>
          </w:p>
        </w:tc>
        <w:tc>
          <w:tcPr>
            <w:tcW w:w="1380" w:type="dxa"/>
            <w:hideMark/>
          </w:tcPr>
          <w:p w14:paraId="503853CC" w14:textId="77777777" w:rsidR="00A46571" w:rsidRPr="005F252C" w:rsidRDefault="00A46571" w:rsidP="00A46571">
            <w:pPr>
              <w:tabs>
                <w:tab w:val="left" w:pos="2038"/>
              </w:tabs>
            </w:pPr>
            <w:r w:rsidRPr="005F252C">
              <w:t>Yes</w:t>
            </w:r>
          </w:p>
        </w:tc>
        <w:tc>
          <w:tcPr>
            <w:tcW w:w="1460" w:type="dxa"/>
            <w:hideMark/>
          </w:tcPr>
          <w:p w14:paraId="1BF394AD" w14:textId="77777777" w:rsidR="00A46571" w:rsidRPr="005F252C" w:rsidRDefault="00A46571" w:rsidP="00A46571">
            <w:pPr>
              <w:tabs>
                <w:tab w:val="left" w:pos="2038"/>
              </w:tabs>
            </w:pPr>
            <w:r w:rsidRPr="005F252C">
              <w:t>S</w:t>
            </w:r>
          </w:p>
        </w:tc>
      </w:tr>
      <w:tr w:rsidR="00A46571" w:rsidRPr="005F252C" w14:paraId="5AFF6B00" w14:textId="77777777" w:rsidTr="009764B6">
        <w:trPr>
          <w:trHeight w:val="310"/>
        </w:trPr>
        <w:tc>
          <w:tcPr>
            <w:tcW w:w="5040" w:type="dxa"/>
            <w:vMerge/>
            <w:hideMark/>
          </w:tcPr>
          <w:p w14:paraId="6630D826" w14:textId="77777777" w:rsidR="00A46571" w:rsidRPr="005F252C" w:rsidRDefault="00A46571" w:rsidP="00A46571">
            <w:pPr>
              <w:tabs>
                <w:tab w:val="left" w:pos="2038"/>
              </w:tabs>
              <w:rPr>
                <w:b/>
                <w:bCs/>
              </w:rPr>
            </w:pPr>
          </w:p>
        </w:tc>
        <w:tc>
          <w:tcPr>
            <w:tcW w:w="2260" w:type="dxa"/>
            <w:vMerge/>
            <w:hideMark/>
          </w:tcPr>
          <w:p w14:paraId="7AE12702" w14:textId="77777777" w:rsidR="00A46571" w:rsidRPr="005F252C" w:rsidRDefault="00A46571" w:rsidP="00A46571">
            <w:pPr>
              <w:tabs>
                <w:tab w:val="left" w:pos="2038"/>
              </w:tabs>
              <w:rPr>
                <w:b/>
                <w:bCs/>
              </w:rPr>
            </w:pPr>
          </w:p>
        </w:tc>
        <w:tc>
          <w:tcPr>
            <w:tcW w:w="11360" w:type="dxa"/>
            <w:vMerge/>
            <w:hideMark/>
          </w:tcPr>
          <w:p w14:paraId="2AA26593" w14:textId="77777777" w:rsidR="00A46571" w:rsidRPr="005F252C" w:rsidRDefault="00A46571" w:rsidP="00A46571">
            <w:pPr>
              <w:tabs>
                <w:tab w:val="left" w:pos="2038"/>
              </w:tabs>
            </w:pPr>
          </w:p>
        </w:tc>
        <w:tc>
          <w:tcPr>
            <w:tcW w:w="5360" w:type="dxa"/>
            <w:hideMark/>
          </w:tcPr>
          <w:p w14:paraId="331F76F8" w14:textId="77777777" w:rsidR="00A46571" w:rsidRPr="005F252C" w:rsidRDefault="00A46571" w:rsidP="00A46571">
            <w:pPr>
              <w:tabs>
                <w:tab w:val="left" w:pos="2038"/>
              </w:tabs>
            </w:pPr>
            <w:r w:rsidRPr="005F252C">
              <w:t>ICV Program</w:t>
            </w:r>
          </w:p>
        </w:tc>
        <w:tc>
          <w:tcPr>
            <w:tcW w:w="760" w:type="dxa"/>
            <w:hideMark/>
          </w:tcPr>
          <w:p w14:paraId="5923D545" w14:textId="77777777" w:rsidR="00A46571" w:rsidRPr="005F252C" w:rsidRDefault="00A46571" w:rsidP="00A46571">
            <w:pPr>
              <w:tabs>
                <w:tab w:val="left" w:pos="2038"/>
              </w:tabs>
            </w:pPr>
            <w:r w:rsidRPr="005F252C">
              <w:t>No</w:t>
            </w:r>
          </w:p>
        </w:tc>
        <w:tc>
          <w:tcPr>
            <w:tcW w:w="1380" w:type="dxa"/>
            <w:hideMark/>
          </w:tcPr>
          <w:p w14:paraId="4EB9955A" w14:textId="77777777" w:rsidR="00A46571" w:rsidRPr="005F252C" w:rsidRDefault="00A46571" w:rsidP="00A46571">
            <w:pPr>
              <w:tabs>
                <w:tab w:val="left" w:pos="2038"/>
              </w:tabs>
            </w:pPr>
            <w:r w:rsidRPr="005F252C">
              <w:t>Yes</w:t>
            </w:r>
          </w:p>
        </w:tc>
        <w:tc>
          <w:tcPr>
            <w:tcW w:w="1460" w:type="dxa"/>
            <w:hideMark/>
          </w:tcPr>
          <w:p w14:paraId="40A37D01" w14:textId="77777777" w:rsidR="00A46571" w:rsidRPr="005F252C" w:rsidRDefault="00A46571" w:rsidP="00A46571">
            <w:pPr>
              <w:tabs>
                <w:tab w:val="left" w:pos="2038"/>
              </w:tabs>
            </w:pPr>
            <w:r w:rsidRPr="005F252C">
              <w:t>S</w:t>
            </w:r>
          </w:p>
        </w:tc>
      </w:tr>
      <w:tr w:rsidR="00A46571" w:rsidRPr="005F252C" w14:paraId="2DC62D0F" w14:textId="77777777" w:rsidTr="009764B6">
        <w:trPr>
          <w:trHeight w:val="620"/>
        </w:trPr>
        <w:tc>
          <w:tcPr>
            <w:tcW w:w="5040" w:type="dxa"/>
            <w:vMerge/>
            <w:hideMark/>
          </w:tcPr>
          <w:p w14:paraId="13B8BE76" w14:textId="77777777" w:rsidR="00A46571" w:rsidRPr="005F252C" w:rsidRDefault="00A46571" w:rsidP="00A46571">
            <w:pPr>
              <w:tabs>
                <w:tab w:val="left" w:pos="2038"/>
              </w:tabs>
              <w:rPr>
                <w:b/>
                <w:bCs/>
              </w:rPr>
            </w:pPr>
          </w:p>
        </w:tc>
        <w:tc>
          <w:tcPr>
            <w:tcW w:w="2260" w:type="dxa"/>
            <w:vMerge/>
            <w:hideMark/>
          </w:tcPr>
          <w:p w14:paraId="316F7814" w14:textId="77777777" w:rsidR="00A46571" w:rsidRPr="005F252C" w:rsidRDefault="00A46571" w:rsidP="00A46571">
            <w:pPr>
              <w:tabs>
                <w:tab w:val="left" w:pos="2038"/>
              </w:tabs>
              <w:rPr>
                <w:b/>
                <w:bCs/>
              </w:rPr>
            </w:pPr>
          </w:p>
        </w:tc>
        <w:tc>
          <w:tcPr>
            <w:tcW w:w="11360" w:type="dxa"/>
            <w:vMerge/>
            <w:hideMark/>
          </w:tcPr>
          <w:p w14:paraId="1C5E6E7C" w14:textId="77777777" w:rsidR="00A46571" w:rsidRPr="005F252C" w:rsidRDefault="00A46571" w:rsidP="00A46571">
            <w:pPr>
              <w:tabs>
                <w:tab w:val="left" w:pos="2038"/>
              </w:tabs>
            </w:pPr>
          </w:p>
        </w:tc>
        <w:tc>
          <w:tcPr>
            <w:tcW w:w="5360" w:type="dxa"/>
            <w:hideMark/>
          </w:tcPr>
          <w:p w14:paraId="6DC14F01" w14:textId="77777777" w:rsidR="00A46571" w:rsidRPr="005F252C" w:rsidRDefault="00A46571" w:rsidP="00A46571">
            <w:pPr>
              <w:tabs>
                <w:tab w:val="left" w:pos="2038"/>
              </w:tabs>
            </w:pPr>
            <w:r w:rsidRPr="005F252C">
              <w:t>Foundational Graduate Development Program (Early Career Development)</w:t>
            </w:r>
          </w:p>
        </w:tc>
        <w:tc>
          <w:tcPr>
            <w:tcW w:w="760" w:type="dxa"/>
            <w:hideMark/>
          </w:tcPr>
          <w:p w14:paraId="2C00CFE7" w14:textId="77777777" w:rsidR="00A46571" w:rsidRPr="005F252C" w:rsidRDefault="00A46571" w:rsidP="00A46571">
            <w:pPr>
              <w:tabs>
                <w:tab w:val="left" w:pos="2038"/>
              </w:tabs>
            </w:pPr>
            <w:r w:rsidRPr="005F252C">
              <w:t>No</w:t>
            </w:r>
          </w:p>
        </w:tc>
        <w:tc>
          <w:tcPr>
            <w:tcW w:w="1380" w:type="dxa"/>
            <w:hideMark/>
          </w:tcPr>
          <w:p w14:paraId="3634922E" w14:textId="77777777" w:rsidR="00A46571" w:rsidRPr="005F252C" w:rsidRDefault="00A46571" w:rsidP="00A46571">
            <w:pPr>
              <w:tabs>
                <w:tab w:val="left" w:pos="2038"/>
              </w:tabs>
            </w:pPr>
            <w:r w:rsidRPr="005F252C">
              <w:t>Yes</w:t>
            </w:r>
          </w:p>
        </w:tc>
        <w:tc>
          <w:tcPr>
            <w:tcW w:w="1460" w:type="dxa"/>
            <w:hideMark/>
          </w:tcPr>
          <w:p w14:paraId="19D8D092" w14:textId="77777777" w:rsidR="00A46571" w:rsidRPr="005F252C" w:rsidRDefault="00A46571" w:rsidP="00A46571">
            <w:pPr>
              <w:tabs>
                <w:tab w:val="left" w:pos="2038"/>
              </w:tabs>
            </w:pPr>
            <w:r w:rsidRPr="005F252C">
              <w:t>S</w:t>
            </w:r>
          </w:p>
        </w:tc>
      </w:tr>
      <w:tr w:rsidR="00A46571" w:rsidRPr="005F252C" w14:paraId="7AFB1F21" w14:textId="77777777" w:rsidTr="009764B6">
        <w:trPr>
          <w:trHeight w:val="1275"/>
        </w:trPr>
        <w:tc>
          <w:tcPr>
            <w:tcW w:w="5040" w:type="dxa"/>
            <w:vMerge/>
            <w:hideMark/>
          </w:tcPr>
          <w:p w14:paraId="26BB5EE2" w14:textId="77777777" w:rsidR="00A46571" w:rsidRPr="005F252C" w:rsidRDefault="00A46571" w:rsidP="00A46571">
            <w:pPr>
              <w:tabs>
                <w:tab w:val="left" w:pos="2038"/>
              </w:tabs>
              <w:rPr>
                <w:b/>
                <w:bCs/>
              </w:rPr>
            </w:pPr>
          </w:p>
        </w:tc>
        <w:tc>
          <w:tcPr>
            <w:tcW w:w="2260" w:type="dxa"/>
            <w:vMerge w:val="restart"/>
            <w:hideMark/>
          </w:tcPr>
          <w:p w14:paraId="7D33D40C" w14:textId="77777777" w:rsidR="00A46571" w:rsidRPr="005F252C" w:rsidRDefault="00A46571" w:rsidP="00A46571">
            <w:pPr>
              <w:tabs>
                <w:tab w:val="left" w:pos="2038"/>
              </w:tabs>
              <w:rPr>
                <w:b/>
                <w:bCs/>
              </w:rPr>
            </w:pPr>
            <w:r w:rsidRPr="005F252C">
              <w:rPr>
                <w:b/>
                <w:bCs/>
              </w:rPr>
              <w:t>Training &amp; Development Programs</w:t>
            </w:r>
            <w:r w:rsidRPr="005F252C">
              <w:rPr>
                <w:b/>
                <w:bCs/>
              </w:rPr>
              <w:br/>
              <w:t xml:space="preserve">Technical </w:t>
            </w:r>
          </w:p>
        </w:tc>
        <w:tc>
          <w:tcPr>
            <w:tcW w:w="11360" w:type="dxa"/>
            <w:vMerge w:val="restart"/>
            <w:hideMark/>
          </w:tcPr>
          <w:p w14:paraId="485AC94B" w14:textId="77777777" w:rsidR="00A46571" w:rsidRPr="005F252C" w:rsidRDefault="00A46571" w:rsidP="00A46571">
            <w:pPr>
              <w:tabs>
                <w:tab w:val="left" w:pos="2038"/>
              </w:tabs>
            </w:pPr>
            <w:r w:rsidRPr="005F252C">
              <w:t xml:space="preserve">Technical and operational training programs </w:t>
            </w:r>
          </w:p>
        </w:tc>
        <w:tc>
          <w:tcPr>
            <w:tcW w:w="5360" w:type="dxa"/>
            <w:hideMark/>
          </w:tcPr>
          <w:p w14:paraId="5DE922AD" w14:textId="77777777" w:rsidR="00A46571" w:rsidRPr="005F252C" w:rsidRDefault="00A46571" w:rsidP="00A46571">
            <w:pPr>
              <w:tabs>
                <w:tab w:val="left" w:pos="2038"/>
              </w:tabs>
            </w:pPr>
            <w:r w:rsidRPr="005F252C">
              <w:t>Introduction to Oil &amp; Gas</w:t>
            </w:r>
          </w:p>
        </w:tc>
        <w:tc>
          <w:tcPr>
            <w:tcW w:w="760" w:type="dxa"/>
            <w:hideMark/>
          </w:tcPr>
          <w:p w14:paraId="53E43E48" w14:textId="77777777" w:rsidR="00A46571" w:rsidRPr="005F252C" w:rsidRDefault="00A46571" w:rsidP="00A46571">
            <w:pPr>
              <w:tabs>
                <w:tab w:val="left" w:pos="2038"/>
              </w:tabs>
            </w:pPr>
            <w:r w:rsidRPr="005F252C">
              <w:t>No</w:t>
            </w:r>
          </w:p>
        </w:tc>
        <w:tc>
          <w:tcPr>
            <w:tcW w:w="1380" w:type="dxa"/>
            <w:hideMark/>
          </w:tcPr>
          <w:p w14:paraId="76363E86" w14:textId="77777777" w:rsidR="00A46571" w:rsidRPr="005F252C" w:rsidRDefault="00A46571" w:rsidP="00A46571">
            <w:pPr>
              <w:tabs>
                <w:tab w:val="left" w:pos="2038"/>
              </w:tabs>
            </w:pPr>
            <w:r w:rsidRPr="005F252C">
              <w:t>Yes</w:t>
            </w:r>
          </w:p>
        </w:tc>
        <w:tc>
          <w:tcPr>
            <w:tcW w:w="1460" w:type="dxa"/>
            <w:hideMark/>
          </w:tcPr>
          <w:p w14:paraId="1A0989E0" w14:textId="77777777" w:rsidR="00A46571" w:rsidRPr="005F252C" w:rsidRDefault="00A46571" w:rsidP="00A46571">
            <w:pPr>
              <w:tabs>
                <w:tab w:val="left" w:pos="2038"/>
              </w:tabs>
            </w:pPr>
            <w:r w:rsidRPr="005F252C">
              <w:t>S</w:t>
            </w:r>
          </w:p>
        </w:tc>
      </w:tr>
      <w:tr w:rsidR="00A46571" w:rsidRPr="005F252C" w14:paraId="66413549" w14:textId="77777777" w:rsidTr="009764B6">
        <w:trPr>
          <w:trHeight w:val="310"/>
        </w:trPr>
        <w:tc>
          <w:tcPr>
            <w:tcW w:w="5040" w:type="dxa"/>
            <w:vMerge/>
            <w:hideMark/>
          </w:tcPr>
          <w:p w14:paraId="0EE61D24" w14:textId="77777777" w:rsidR="00A46571" w:rsidRPr="005F252C" w:rsidRDefault="00A46571" w:rsidP="00A46571">
            <w:pPr>
              <w:tabs>
                <w:tab w:val="left" w:pos="2038"/>
              </w:tabs>
              <w:rPr>
                <w:b/>
                <w:bCs/>
              </w:rPr>
            </w:pPr>
          </w:p>
        </w:tc>
        <w:tc>
          <w:tcPr>
            <w:tcW w:w="2260" w:type="dxa"/>
            <w:vMerge/>
            <w:hideMark/>
          </w:tcPr>
          <w:p w14:paraId="2CF8B423" w14:textId="77777777" w:rsidR="00A46571" w:rsidRPr="005F252C" w:rsidRDefault="00A46571" w:rsidP="00A46571">
            <w:pPr>
              <w:tabs>
                <w:tab w:val="left" w:pos="2038"/>
              </w:tabs>
              <w:rPr>
                <w:b/>
                <w:bCs/>
              </w:rPr>
            </w:pPr>
          </w:p>
        </w:tc>
        <w:tc>
          <w:tcPr>
            <w:tcW w:w="11360" w:type="dxa"/>
            <w:vMerge/>
            <w:hideMark/>
          </w:tcPr>
          <w:p w14:paraId="5C23762F" w14:textId="77777777" w:rsidR="00A46571" w:rsidRPr="005F252C" w:rsidRDefault="00A46571" w:rsidP="00A46571">
            <w:pPr>
              <w:tabs>
                <w:tab w:val="left" w:pos="2038"/>
              </w:tabs>
            </w:pPr>
          </w:p>
        </w:tc>
        <w:tc>
          <w:tcPr>
            <w:tcW w:w="5360" w:type="dxa"/>
            <w:hideMark/>
          </w:tcPr>
          <w:p w14:paraId="5779D040" w14:textId="77777777" w:rsidR="00A46571" w:rsidRPr="005F252C" w:rsidRDefault="00A46571" w:rsidP="00A46571">
            <w:pPr>
              <w:tabs>
                <w:tab w:val="left" w:pos="2038"/>
              </w:tabs>
            </w:pPr>
            <w:r w:rsidRPr="005F252C">
              <w:t>Introduction to Surface Facilities</w:t>
            </w:r>
          </w:p>
        </w:tc>
        <w:tc>
          <w:tcPr>
            <w:tcW w:w="760" w:type="dxa"/>
            <w:hideMark/>
          </w:tcPr>
          <w:p w14:paraId="773705A8" w14:textId="77777777" w:rsidR="00A46571" w:rsidRPr="005F252C" w:rsidRDefault="00A46571" w:rsidP="00A46571">
            <w:pPr>
              <w:tabs>
                <w:tab w:val="left" w:pos="2038"/>
              </w:tabs>
            </w:pPr>
            <w:r w:rsidRPr="005F252C">
              <w:t>No</w:t>
            </w:r>
          </w:p>
        </w:tc>
        <w:tc>
          <w:tcPr>
            <w:tcW w:w="1380" w:type="dxa"/>
            <w:hideMark/>
          </w:tcPr>
          <w:p w14:paraId="14E0F924" w14:textId="77777777" w:rsidR="00A46571" w:rsidRPr="005F252C" w:rsidRDefault="00A46571" w:rsidP="00A46571">
            <w:pPr>
              <w:tabs>
                <w:tab w:val="left" w:pos="2038"/>
              </w:tabs>
            </w:pPr>
            <w:r w:rsidRPr="005F252C">
              <w:t>Yes</w:t>
            </w:r>
          </w:p>
        </w:tc>
        <w:tc>
          <w:tcPr>
            <w:tcW w:w="1460" w:type="dxa"/>
            <w:hideMark/>
          </w:tcPr>
          <w:p w14:paraId="15C29E57" w14:textId="77777777" w:rsidR="00A46571" w:rsidRPr="005F252C" w:rsidRDefault="00A46571" w:rsidP="00A46571">
            <w:pPr>
              <w:tabs>
                <w:tab w:val="left" w:pos="2038"/>
              </w:tabs>
            </w:pPr>
            <w:r w:rsidRPr="005F252C">
              <w:t>S</w:t>
            </w:r>
          </w:p>
        </w:tc>
      </w:tr>
      <w:tr w:rsidR="00A46571" w:rsidRPr="005F252C" w14:paraId="186F5117" w14:textId="77777777" w:rsidTr="009764B6">
        <w:trPr>
          <w:trHeight w:val="310"/>
        </w:trPr>
        <w:tc>
          <w:tcPr>
            <w:tcW w:w="5040" w:type="dxa"/>
            <w:vMerge/>
            <w:hideMark/>
          </w:tcPr>
          <w:p w14:paraId="6EA62EDF" w14:textId="77777777" w:rsidR="00A46571" w:rsidRPr="005F252C" w:rsidRDefault="00A46571" w:rsidP="00A46571">
            <w:pPr>
              <w:tabs>
                <w:tab w:val="left" w:pos="2038"/>
              </w:tabs>
              <w:rPr>
                <w:b/>
                <w:bCs/>
              </w:rPr>
            </w:pPr>
          </w:p>
        </w:tc>
        <w:tc>
          <w:tcPr>
            <w:tcW w:w="2260" w:type="dxa"/>
            <w:vMerge/>
            <w:hideMark/>
          </w:tcPr>
          <w:p w14:paraId="78611CCA" w14:textId="77777777" w:rsidR="00A46571" w:rsidRPr="005F252C" w:rsidRDefault="00A46571" w:rsidP="00A46571">
            <w:pPr>
              <w:tabs>
                <w:tab w:val="left" w:pos="2038"/>
              </w:tabs>
              <w:rPr>
                <w:b/>
                <w:bCs/>
              </w:rPr>
            </w:pPr>
          </w:p>
        </w:tc>
        <w:tc>
          <w:tcPr>
            <w:tcW w:w="11360" w:type="dxa"/>
            <w:vMerge/>
            <w:hideMark/>
          </w:tcPr>
          <w:p w14:paraId="409A7448" w14:textId="77777777" w:rsidR="00A46571" w:rsidRPr="005F252C" w:rsidRDefault="00A46571" w:rsidP="00A46571">
            <w:pPr>
              <w:tabs>
                <w:tab w:val="left" w:pos="2038"/>
              </w:tabs>
            </w:pPr>
          </w:p>
        </w:tc>
        <w:tc>
          <w:tcPr>
            <w:tcW w:w="5360" w:type="dxa"/>
            <w:hideMark/>
          </w:tcPr>
          <w:p w14:paraId="006BD496" w14:textId="77777777" w:rsidR="00A46571" w:rsidRPr="005F252C" w:rsidRDefault="00A46571" w:rsidP="00A46571">
            <w:pPr>
              <w:tabs>
                <w:tab w:val="left" w:pos="2038"/>
              </w:tabs>
            </w:pPr>
            <w:r w:rsidRPr="005F252C">
              <w:t>Introduction to Petrochemicals</w:t>
            </w:r>
          </w:p>
        </w:tc>
        <w:tc>
          <w:tcPr>
            <w:tcW w:w="760" w:type="dxa"/>
            <w:hideMark/>
          </w:tcPr>
          <w:p w14:paraId="43C73D95" w14:textId="77777777" w:rsidR="00A46571" w:rsidRPr="005F252C" w:rsidRDefault="00A46571" w:rsidP="00A46571">
            <w:pPr>
              <w:tabs>
                <w:tab w:val="left" w:pos="2038"/>
              </w:tabs>
            </w:pPr>
            <w:r w:rsidRPr="005F252C">
              <w:t>No</w:t>
            </w:r>
          </w:p>
        </w:tc>
        <w:tc>
          <w:tcPr>
            <w:tcW w:w="1380" w:type="dxa"/>
            <w:hideMark/>
          </w:tcPr>
          <w:p w14:paraId="4D9254B9" w14:textId="77777777" w:rsidR="00A46571" w:rsidRPr="005F252C" w:rsidRDefault="00A46571" w:rsidP="00A46571">
            <w:pPr>
              <w:tabs>
                <w:tab w:val="left" w:pos="2038"/>
              </w:tabs>
            </w:pPr>
            <w:r w:rsidRPr="005F252C">
              <w:t>Yes</w:t>
            </w:r>
          </w:p>
        </w:tc>
        <w:tc>
          <w:tcPr>
            <w:tcW w:w="1460" w:type="dxa"/>
            <w:hideMark/>
          </w:tcPr>
          <w:p w14:paraId="01C9091D" w14:textId="77777777" w:rsidR="00A46571" w:rsidRPr="005F252C" w:rsidRDefault="00A46571" w:rsidP="00A46571">
            <w:pPr>
              <w:tabs>
                <w:tab w:val="left" w:pos="2038"/>
              </w:tabs>
            </w:pPr>
            <w:r w:rsidRPr="005F252C">
              <w:t>S</w:t>
            </w:r>
          </w:p>
        </w:tc>
      </w:tr>
      <w:tr w:rsidR="00A46571" w:rsidRPr="005F252C" w14:paraId="2CC8DFC5" w14:textId="77777777" w:rsidTr="009764B6">
        <w:trPr>
          <w:trHeight w:val="310"/>
        </w:trPr>
        <w:tc>
          <w:tcPr>
            <w:tcW w:w="5040" w:type="dxa"/>
            <w:vMerge/>
            <w:hideMark/>
          </w:tcPr>
          <w:p w14:paraId="018691A4" w14:textId="77777777" w:rsidR="00A46571" w:rsidRPr="005F252C" w:rsidRDefault="00A46571" w:rsidP="00A46571">
            <w:pPr>
              <w:tabs>
                <w:tab w:val="left" w:pos="2038"/>
              </w:tabs>
              <w:rPr>
                <w:b/>
                <w:bCs/>
              </w:rPr>
            </w:pPr>
          </w:p>
        </w:tc>
        <w:tc>
          <w:tcPr>
            <w:tcW w:w="2260" w:type="dxa"/>
            <w:vMerge/>
            <w:hideMark/>
          </w:tcPr>
          <w:p w14:paraId="228DE020" w14:textId="77777777" w:rsidR="00A46571" w:rsidRPr="005F252C" w:rsidRDefault="00A46571" w:rsidP="00A46571">
            <w:pPr>
              <w:tabs>
                <w:tab w:val="left" w:pos="2038"/>
              </w:tabs>
              <w:rPr>
                <w:b/>
                <w:bCs/>
              </w:rPr>
            </w:pPr>
          </w:p>
        </w:tc>
        <w:tc>
          <w:tcPr>
            <w:tcW w:w="11360" w:type="dxa"/>
            <w:vMerge/>
            <w:hideMark/>
          </w:tcPr>
          <w:p w14:paraId="37DBF129" w14:textId="77777777" w:rsidR="00A46571" w:rsidRPr="005F252C" w:rsidRDefault="00A46571" w:rsidP="00A46571">
            <w:pPr>
              <w:tabs>
                <w:tab w:val="left" w:pos="2038"/>
              </w:tabs>
            </w:pPr>
          </w:p>
        </w:tc>
        <w:tc>
          <w:tcPr>
            <w:tcW w:w="5360" w:type="dxa"/>
            <w:hideMark/>
          </w:tcPr>
          <w:p w14:paraId="0BBF8674" w14:textId="77777777" w:rsidR="00A46571" w:rsidRPr="005F252C" w:rsidRDefault="00A46571" w:rsidP="00A46571">
            <w:pPr>
              <w:tabs>
                <w:tab w:val="left" w:pos="2038"/>
              </w:tabs>
            </w:pPr>
            <w:r w:rsidRPr="005F252C">
              <w:t xml:space="preserve">Supply Chain fundamentals </w:t>
            </w:r>
          </w:p>
        </w:tc>
        <w:tc>
          <w:tcPr>
            <w:tcW w:w="760" w:type="dxa"/>
            <w:hideMark/>
          </w:tcPr>
          <w:p w14:paraId="4D95D620" w14:textId="77777777" w:rsidR="00A46571" w:rsidRPr="005F252C" w:rsidRDefault="00A46571" w:rsidP="00A46571">
            <w:pPr>
              <w:tabs>
                <w:tab w:val="left" w:pos="2038"/>
              </w:tabs>
            </w:pPr>
            <w:r w:rsidRPr="005F252C">
              <w:t>No</w:t>
            </w:r>
          </w:p>
        </w:tc>
        <w:tc>
          <w:tcPr>
            <w:tcW w:w="1380" w:type="dxa"/>
            <w:hideMark/>
          </w:tcPr>
          <w:p w14:paraId="08445621" w14:textId="77777777" w:rsidR="00A46571" w:rsidRPr="005F252C" w:rsidRDefault="00A46571" w:rsidP="00A46571">
            <w:pPr>
              <w:tabs>
                <w:tab w:val="left" w:pos="2038"/>
              </w:tabs>
            </w:pPr>
            <w:r w:rsidRPr="005F252C">
              <w:t>Yes</w:t>
            </w:r>
          </w:p>
        </w:tc>
        <w:tc>
          <w:tcPr>
            <w:tcW w:w="1460" w:type="dxa"/>
            <w:hideMark/>
          </w:tcPr>
          <w:p w14:paraId="40A8F4EC" w14:textId="77777777" w:rsidR="00A46571" w:rsidRPr="005F252C" w:rsidRDefault="00A46571" w:rsidP="00A46571">
            <w:pPr>
              <w:tabs>
                <w:tab w:val="left" w:pos="2038"/>
              </w:tabs>
            </w:pPr>
            <w:r w:rsidRPr="005F252C">
              <w:t>S</w:t>
            </w:r>
          </w:p>
        </w:tc>
      </w:tr>
      <w:tr w:rsidR="00A46571" w:rsidRPr="005F252C" w14:paraId="659AFC55" w14:textId="77777777" w:rsidTr="009764B6">
        <w:trPr>
          <w:trHeight w:val="310"/>
        </w:trPr>
        <w:tc>
          <w:tcPr>
            <w:tcW w:w="5040" w:type="dxa"/>
            <w:vMerge/>
            <w:hideMark/>
          </w:tcPr>
          <w:p w14:paraId="313D60D5" w14:textId="77777777" w:rsidR="00A46571" w:rsidRPr="005F252C" w:rsidRDefault="00A46571" w:rsidP="00A46571">
            <w:pPr>
              <w:tabs>
                <w:tab w:val="left" w:pos="2038"/>
              </w:tabs>
              <w:rPr>
                <w:b/>
                <w:bCs/>
              </w:rPr>
            </w:pPr>
          </w:p>
        </w:tc>
        <w:tc>
          <w:tcPr>
            <w:tcW w:w="2260" w:type="dxa"/>
            <w:vMerge/>
            <w:hideMark/>
          </w:tcPr>
          <w:p w14:paraId="1AB8A42C" w14:textId="77777777" w:rsidR="00A46571" w:rsidRPr="005F252C" w:rsidRDefault="00A46571" w:rsidP="00A46571">
            <w:pPr>
              <w:tabs>
                <w:tab w:val="left" w:pos="2038"/>
              </w:tabs>
              <w:rPr>
                <w:b/>
                <w:bCs/>
              </w:rPr>
            </w:pPr>
          </w:p>
        </w:tc>
        <w:tc>
          <w:tcPr>
            <w:tcW w:w="11360" w:type="dxa"/>
            <w:vMerge/>
            <w:hideMark/>
          </w:tcPr>
          <w:p w14:paraId="387EE8D4" w14:textId="77777777" w:rsidR="00A46571" w:rsidRPr="005F252C" w:rsidRDefault="00A46571" w:rsidP="00A46571">
            <w:pPr>
              <w:tabs>
                <w:tab w:val="left" w:pos="2038"/>
              </w:tabs>
            </w:pPr>
          </w:p>
        </w:tc>
        <w:tc>
          <w:tcPr>
            <w:tcW w:w="5360" w:type="dxa"/>
            <w:hideMark/>
          </w:tcPr>
          <w:p w14:paraId="77B6D35F" w14:textId="77777777" w:rsidR="00A46571" w:rsidRPr="005F252C" w:rsidRDefault="00A46571" w:rsidP="00A46571">
            <w:pPr>
              <w:tabs>
                <w:tab w:val="left" w:pos="2038"/>
              </w:tabs>
            </w:pPr>
            <w:r w:rsidRPr="005F252C">
              <w:t>Introduction to Alternative Energy</w:t>
            </w:r>
          </w:p>
        </w:tc>
        <w:tc>
          <w:tcPr>
            <w:tcW w:w="760" w:type="dxa"/>
            <w:hideMark/>
          </w:tcPr>
          <w:p w14:paraId="3BD7D2DB" w14:textId="77777777" w:rsidR="00A46571" w:rsidRPr="005F252C" w:rsidRDefault="00A46571" w:rsidP="00A46571">
            <w:pPr>
              <w:tabs>
                <w:tab w:val="left" w:pos="2038"/>
              </w:tabs>
            </w:pPr>
            <w:r w:rsidRPr="005F252C">
              <w:t>No</w:t>
            </w:r>
          </w:p>
        </w:tc>
        <w:tc>
          <w:tcPr>
            <w:tcW w:w="1380" w:type="dxa"/>
            <w:hideMark/>
          </w:tcPr>
          <w:p w14:paraId="61C0F266" w14:textId="77777777" w:rsidR="00A46571" w:rsidRPr="005F252C" w:rsidRDefault="00A46571" w:rsidP="00A46571">
            <w:pPr>
              <w:tabs>
                <w:tab w:val="left" w:pos="2038"/>
              </w:tabs>
            </w:pPr>
            <w:r w:rsidRPr="005F252C">
              <w:t>Yes</w:t>
            </w:r>
          </w:p>
        </w:tc>
        <w:tc>
          <w:tcPr>
            <w:tcW w:w="1460" w:type="dxa"/>
            <w:hideMark/>
          </w:tcPr>
          <w:p w14:paraId="422020E6" w14:textId="77777777" w:rsidR="00A46571" w:rsidRPr="005F252C" w:rsidRDefault="00A46571" w:rsidP="00A46571">
            <w:pPr>
              <w:tabs>
                <w:tab w:val="left" w:pos="2038"/>
              </w:tabs>
            </w:pPr>
            <w:r w:rsidRPr="005F252C">
              <w:t>S</w:t>
            </w:r>
          </w:p>
        </w:tc>
      </w:tr>
      <w:tr w:rsidR="00A46571" w:rsidRPr="005F252C" w14:paraId="2CCFDA72" w14:textId="77777777" w:rsidTr="009764B6">
        <w:trPr>
          <w:trHeight w:val="310"/>
        </w:trPr>
        <w:tc>
          <w:tcPr>
            <w:tcW w:w="5040" w:type="dxa"/>
            <w:vMerge/>
            <w:hideMark/>
          </w:tcPr>
          <w:p w14:paraId="05CF2E7C" w14:textId="77777777" w:rsidR="00A46571" w:rsidRPr="005F252C" w:rsidRDefault="00A46571" w:rsidP="00A46571">
            <w:pPr>
              <w:tabs>
                <w:tab w:val="left" w:pos="2038"/>
              </w:tabs>
              <w:rPr>
                <w:b/>
                <w:bCs/>
              </w:rPr>
            </w:pPr>
          </w:p>
        </w:tc>
        <w:tc>
          <w:tcPr>
            <w:tcW w:w="2260" w:type="dxa"/>
            <w:vMerge/>
            <w:hideMark/>
          </w:tcPr>
          <w:p w14:paraId="78370A35" w14:textId="77777777" w:rsidR="00A46571" w:rsidRPr="005F252C" w:rsidRDefault="00A46571" w:rsidP="00A46571">
            <w:pPr>
              <w:tabs>
                <w:tab w:val="left" w:pos="2038"/>
              </w:tabs>
              <w:rPr>
                <w:b/>
                <w:bCs/>
              </w:rPr>
            </w:pPr>
          </w:p>
        </w:tc>
        <w:tc>
          <w:tcPr>
            <w:tcW w:w="11360" w:type="dxa"/>
            <w:vMerge/>
            <w:hideMark/>
          </w:tcPr>
          <w:p w14:paraId="728F982D" w14:textId="77777777" w:rsidR="00A46571" w:rsidRPr="005F252C" w:rsidRDefault="00A46571" w:rsidP="00A46571">
            <w:pPr>
              <w:tabs>
                <w:tab w:val="left" w:pos="2038"/>
              </w:tabs>
            </w:pPr>
          </w:p>
        </w:tc>
        <w:tc>
          <w:tcPr>
            <w:tcW w:w="5360" w:type="dxa"/>
            <w:hideMark/>
          </w:tcPr>
          <w:p w14:paraId="09CDD92F" w14:textId="77777777" w:rsidR="00A46571" w:rsidRPr="005F252C" w:rsidRDefault="00A46571" w:rsidP="00A46571">
            <w:pPr>
              <w:tabs>
                <w:tab w:val="left" w:pos="2038"/>
              </w:tabs>
            </w:pPr>
            <w:r w:rsidRPr="005F252C">
              <w:t>Solar Energy Basics</w:t>
            </w:r>
          </w:p>
        </w:tc>
        <w:tc>
          <w:tcPr>
            <w:tcW w:w="760" w:type="dxa"/>
            <w:hideMark/>
          </w:tcPr>
          <w:p w14:paraId="391183AA" w14:textId="77777777" w:rsidR="00A46571" w:rsidRPr="005F252C" w:rsidRDefault="00A46571" w:rsidP="00A46571">
            <w:pPr>
              <w:tabs>
                <w:tab w:val="left" w:pos="2038"/>
              </w:tabs>
            </w:pPr>
            <w:r w:rsidRPr="005F252C">
              <w:t>No</w:t>
            </w:r>
          </w:p>
        </w:tc>
        <w:tc>
          <w:tcPr>
            <w:tcW w:w="1380" w:type="dxa"/>
            <w:hideMark/>
          </w:tcPr>
          <w:p w14:paraId="6FF4F54F" w14:textId="77777777" w:rsidR="00A46571" w:rsidRPr="005F252C" w:rsidRDefault="00A46571" w:rsidP="00A46571">
            <w:pPr>
              <w:tabs>
                <w:tab w:val="left" w:pos="2038"/>
              </w:tabs>
            </w:pPr>
            <w:r w:rsidRPr="005F252C">
              <w:t>Yes</w:t>
            </w:r>
          </w:p>
        </w:tc>
        <w:tc>
          <w:tcPr>
            <w:tcW w:w="1460" w:type="dxa"/>
            <w:hideMark/>
          </w:tcPr>
          <w:p w14:paraId="2373CEC3" w14:textId="77777777" w:rsidR="00A46571" w:rsidRPr="005F252C" w:rsidRDefault="00A46571" w:rsidP="00A46571">
            <w:pPr>
              <w:tabs>
                <w:tab w:val="left" w:pos="2038"/>
              </w:tabs>
            </w:pPr>
            <w:r w:rsidRPr="005F252C">
              <w:t>S</w:t>
            </w:r>
          </w:p>
        </w:tc>
      </w:tr>
      <w:tr w:rsidR="00A46571" w:rsidRPr="005F252C" w14:paraId="6AAA5C44" w14:textId="77777777" w:rsidTr="009764B6">
        <w:trPr>
          <w:trHeight w:val="310"/>
        </w:trPr>
        <w:tc>
          <w:tcPr>
            <w:tcW w:w="5040" w:type="dxa"/>
            <w:vMerge/>
            <w:hideMark/>
          </w:tcPr>
          <w:p w14:paraId="3CFC0575" w14:textId="77777777" w:rsidR="00A46571" w:rsidRPr="005F252C" w:rsidRDefault="00A46571" w:rsidP="00A46571">
            <w:pPr>
              <w:tabs>
                <w:tab w:val="left" w:pos="2038"/>
              </w:tabs>
              <w:rPr>
                <w:b/>
                <w:bCs/>
              </w:rPr>
            </w:pPr>
          </w:p>
        </w:tc>
        <w:tc>
          <w:tcPr>
            <w:tcW w:w="2260" w:type="dxa"/>
            <w:vMerge/>
            <w:hideMark/>
          </w:tcPr>
          <w:p w14:paraId="2B6A1C44" w14:textId="77777777" w:rsidR="00A46571" w:rsidRPr="005F252C" w:rsidRDefault="00A46571" w:rsidP="00A46571">
            <w:pPr>
              <w:tabs>
                <w:tab w:val="left" w:pos="2038"/>
              </w:tabs>
              <w:rPr>
                <w:b/>
                <w:bCs/>
              </w:rPr>
            </w:pPr>
          </w:p>
        </w:tc>
        <w:tc>
          <w:tcPr>
            <w:tcW w:w="11360" w:type="dxa"/>
            <w:vMerge/>
            <w:hideMark/>
          </w:tcPr>
          <w:p w14:paraId="20CB307A" w14:textId="77777777" w:rsidR="00A46571" w:rsidRPr="005F252C" w:rsidRDefault="00A46571" w:rsidP="00A46571">
            <w:pPr>
              <w:tabs>
                <w:tab w:val="left" w:pos="2038"/>
              </w:tabs>
            </w:pPr>
          </w:p>
        </w:tc>
        <w:tc>
          <w:tcPr>
            <w:tcW w:w="5360" w:type="dxa"/>
            <w:hideMark/>
          </w:tcPr>
          <w:p w14:paraId="2E0F6EA5" w14:textId="77777777" w:rsidR="00A46571" w:rsidRPr="005F252C" w:rsidRDefault="00A46571" w:rsidP="00A46571">
            <w:pPr>
              <w:tabs>
                <w:tab w:val="left" w:pos="2038"/>
              </w:tabs>
            </w:pPr>
            <w:r w:rsidRPr="005F252C">
              <w:t>New Energy Introduction</w:t>
            </w:r>
          </w:p>
        </w:tc>
        <w:tc>
          <w:tcPr>
            <w:tcW w:w="760" w:type="dxa"/>
            <w:hideMark/>
          </w:tcPr>
          <w:p w14:paraId="21147DDE" w14:textId="77777777" w:rsidR="00A46571" w:rsidRPr="005F252C" w:rsidRDefault="00A46571" w:rsidP="00A46571">
            <w:pPr>
              <w:tabs>
                <w:tab w:val="left" w:pos="2038"/>
              </w:tabs>
            </w:pPr>
            <w:r w:rsidRPr="005F252C">
              <w:t>No</w:t>
            </w:r>
          </w:p>
        </w:tc>
        <w:tc>
          <w:tcPr>
            <w:tcW w:w="1380" w:type="dxa"/>
            <w:hideMark/>
          </w:tcPr>
          <w:p w14:paraId="2A2D83E4" w14:textId="77777777" w:rsidR="00A46571" w:rsidRPr="005F252C" w:rsidRDefault="00A46571" w:rsidP="00A46571">
            <w:pPr>
              <w:tabs>
                <w:tab w:val="left" w:pos="2038"/>
              </w:tabs>
            </w:pPr>
            <w:r w:rsidRPr="005F252C">
              <w:t>Yes</w:t>
            </w:r>
          </w:p>
        </w:tc>
        <w:tc>
          <w:tcPr>
            <w:tcW w:w="1460" w:type="dxa"/>
            <w:hideMark/>
          </w:tcPr>
          <w:p w14:paraId="2F299E4A" w14:textId="77777777" w:rsidR="00A46571" w:rsidRPr="005F252C" w:rsidRDefault="00A46571" w:rsidP="00A46571">
            <w:pPr>
              <w:tabs>
                <w:tab w:val="left" w:pos="2038"/>
              </w:tabs>
            </w:pPr>
            <w:r w:rsidRPr="005F252C">
              <w:t>S</w:t>
            </w:r>
          </w:p>
        </w:tc>
      </w:tr>
      <w:tr w:rsidR="00A46571" w:rsidRPr="005F252C" w14:paraId="5482D3CF" w14:textId="77777777" w:rsidTr="009764B6">
        <w:trPr>
          <w:trHeight w:val="310"/>
        </w:trPr>
        <w:tc>
          <w:tcPr>
            <w:tcW w:w="5040" w:type="dxa"/>
            <w:vMerge/>
            <w:hideMark/>
          </w:tcPr>
          <w:p w14:paraId="24A27F50" w14:textId="77777777" w:rsidR="00A46571" w:rsidRPr="005F252C" w:rsidRDefault="00A46571" w:rsidP="00A46571">
            <w:pPr>
              <w:tabs>
                <w:tab w:val="left" w:pos="2038"/>
              </w:tabs>
              <w:rPr>
                <w:b/>
                <w:bCs/>
              </w:rPr>
            </w:pPr>
          </w:p>
        </w:tc>
        <w:tc>
          <w:tcPr>
            <w:tcW w:w="2260" w:type="dxa"/>
            <w:vMerge/>
            <w:hideMark/>
          </w:tcPr>
          <w:p w14:paraId="08FAD50A" w14:textId="77777777" w:rsidR="00A46571" w:rsidRPr="005F252C" w:rsidRDefault="00A46571" w:rsidP="00A46571">
            <w:pPr>
              <w:tabs>
                <w:tab w:val="left" w:pos="2038"/>
              </w:tabs>
              <w:rPr>
                <w:b/>
                <w:bCs/>
              </w:rPr>
            </w:pPr>
          </w:p>
        </w:tc>
        <w:tc>
          <w:tcPr>
            <w:tcW w:w="11360" w:type="dxa"/>
            <w:vMerge/>
            <w:hideMark/>
          </w:tcPr>
          <w:p w14:paraId="19CBA439" w14:textId="77777777" w:rsidR="00A46571" w:rsidRPr="005F252C" w:rsidRDefault="00A46571" w:rsidP="00A46571">
            <w:pPr>
              <w:tabs>
                <w:tab w:val="left" w:pos="2038"/>
              </w:tabs>
            </w:pPr>
          </w:p>
        </w:tc>
        <w:tc>
          <w:tcPr>
            <w:tcW w:w="5360" w:type="dxa"/>
            <w:hideMark/>
          </w:tcPr>
          <w:p w14:paraId="3467CC0A" w14:textId="77777777" w:rsidR="00A46571" w:rsidRPr="005F252C" w:rsidRDefault="00A46571" w:rsidP="00A46571">
            <w:pPr>
              <w:tabs>
                <w:tab w:val="left" w:pos="2038"/>
              </w:tabs>
            </w:pPr>
            <w:r w:rsidRPr="005F252C">
              <w:t>Introduction to Mining</w:t>
            </w:r>
          </w:p>
        </w:tc>
        <w:tc>
          <w:tcPr>
            <w:tcW w:w="760" w:type="dxa"/>
            <w:hideMark/>
          </w:tcPr>
          <w:p w14:paraId="0D0B715B" w14:textId="77777777" w:rsidR="00A46571" w:rsidRPr="005F252C" w:rsidRDefault="00A46571" w:rsidP="00A46571">
            <w:pPr>
              <w:tabs>
                <w:tab w:val="left" w:pos="2038"/>
              </w:tabs>
            </w:pPr>
            <w:r w:rsidRPr="005F252C">
              <w:t>No</w:t>
            </w:r>
          </w:p>
        </w:tc>
        <w:tc>
          <w:tcPr>
            <w:tcW w:w="1380" w:type="dxa"/>
            <w:hideMark/>
          </w:tcPr>
          <w:p w14:paraId="0B085BBF" w14:textId="77777777" w:rsidR="00A46571" w:rsidRPr="005F252C" w:rsidRDefault="00A46571" w:rsidP="00A46571">
            <w:pPr>
              <w:tabs>
                <w:tab w:val="left" w:pos="2038"/>
              </w:tabs>
            </w:pPr>
            <w:r w:rsidRPr="005F252C">
              <w:t>Yes</w:t>
            </w:r>
          </w:p>
        </w:tc>
        <w:tc>
          <w:tcPr>
            <w:tcW w:w="1460" w:type="dxa"/>
            <w:hideMark/>
          </w:tcPr>
          <w:p w14:paraId="5AB45DE4" w14:textId="77777777" w:rsidR="00A46571" w:rsidRPr="005F252C" w:rsidRDefault="00A46571" w:rsidP="00A46571">
            <w:pPr>
              <w:tabs>
                <w:tab w:val="left" w:pos="2038"/>
              </w:tabs>
            </w:pPr>
            <w:r w:rsidRPr="005F252C">
              <w:t>S</w:t>
            </w:r>
          </w:p>
        </w:tc>
      </w:tr>
      <w:tr w:rsidR="00A46571" w:rsidRPr="005F252C" w14:paraId="750B0063" w14:textId="77777777" w:rsidTr="009764B6">
        <w:trPr>
          <w:trHeight w:val="310"/>
        </w:trPr>
        <w:tc>
          <w:tcPr>
            <w:tcW w:w="5040" w:type="dxa"/>
            <w:vMerge w:val="restart"/>
            <w:hideMark/>
          </w:tcPr>
          <w:p w14:paraId="3A04A030" w14:textId="77777777" w:rsidR="00A46571" w:rsidRPr="005F252C" w:rsidRDefault="00A46571" w:rsidP="00A46571">
            <w:pPr>
              <w:tabs>
                <w:tab w:val="left" w:pos="2038"/>
              </w:tabs>
              <w:rPr>
                <w:b/>
                <w:bCs/>
              </w:rPr>
            </w:pPr>
            <w:r w:rsidRPr="005F252C">
              <w:rPr>
                <w:b/>
                <w:bCs/>
              </w:rPr>
              <w:t>Human Capital and Consultancy</w:t>
            </w:r>
          </w:p>
        </w:tc>
        <w:tc>
          <w:tcPr>
            <w:tcW w:w="2260" w:type="dxa"/>
            <w:vMerge w:val="restart"/>
            <w:hideMark/>
          </w:tcPr>
          <w:p w14:paraId="5E82322B" w14:textId="77777777" w:rsidR="00A46571" w:rsidRPr="005F252C" w:rsidRDefault="00A46571" w:rsidP="00A46571">
            <w:pPr>
              <w:tabs>
                <w:tab w:val="left" w:pos="2038"/>
              </w:tabs>
              <w:rPr>
                <w:b/>
                <w:bCs/>
              </w:rPr>
            </w:pPr>
            <w:r w:rsidRPr="005F252C">
              <w:rPr>
                <w:b/>
                <w:bCs/>
              </w:rPr>
              <w:t xml:space="preserve">Human Capital Development </w:t>
            </w:r>
          </w:p>
        </w:tc>
        <w:tc>
          <w:tcPr>
            <w:tcW w:w="11360" w:type="dxa"/>
            <w:vMerge w:val="restart"/>
            <w:hideMark/>
          </w:tcPr>
          <w:p w14:paraId="43CB8891" w14:textId="77777777" w:rsidR="00A46571" w:rsidRPr="005F252C" w:rsidRDefault="00A46571" w:rsidP="00A46571">
            <w:pPr>
              <w:tabs>
                <w:tab w:val="left" w:pos="2038"/>
              </w:tabs>
            </w:pPr>
            <w:r w:rsidRPr="005F252C">
              <w:t xml:space="preserve">Refers to the economic value of a worker's experience and skills </w:t>
            </w:r>
          </w:p>
        </w:tc>
        <w:tc>
          <w:tcPr>
            <w:tcW w:w="5360" w:type="dxa"/>
            <w:hideMark/>
          </w:tcPr>
          <w:p w14:paraId="7243008F" w14:textId="77777777" w:rsidR="00A46571" w:rsidRPr="005F252C" w:rsidRDefault="00A46571" w:rsidP="00A46571">
            <w:pPr>
              <w:tabs>
                <w:tab w:val="left" w:pos="2038"/>
              </w:tabs>
            </w:pPr>
            <w:r w:rsidRPr="005F252C">
              <w:t>Scholarship Management</w:t>
            </w:r>
          </w:p>
        </w:tc>
        <w:tc>
          <w:tcPr>
            <w:tcW w:w="760" w:type="dxa"/>
            <w:hideMark/>
          </w:tcPr>
          <w:p w14:paraId="0F795EA5" w14:textId="77777777" w:rsidR="00A46571" w:rsidRPr="005F252C" w:rsidRDefault="00A46571" w:rsidP="00A46571">
            <w:pPr>
              <w:tabs>
                <w:tab w:val="left" w:pos="2038"/>
              </w:tabs>
            </w:pPr>
            <w:r w:rsidRPr="005F252C">
              <w:t>No</w:t>
            </w:r>
          </w:p>
        </w:tc>
        <w:tc>
          <w:tcPr>
            <w:tcW w:w="1380" w:type="dxa"/>
            <w:hideMark/>
          </w:tcPr>
          <w:p w14:paraId="3E309A9C" w14:textId="77777777" w:rsidR="00A46571" w:rsidRPr="005F252C" w:rsidRDefault="00A46571" w:rsidP="00A46571">
            <w:pPr>
              <w:tabs>
                <w:tab w:val="left" w:pos="2038"/>
              </w:tabs>
            </w:pPr>
            <w:r w:rsidRPr="005F252C">
              <w:t>Yes</w:t>
            </w:r>
          </w:p>
        </w:tc>
        <w:tc>
          <w:tcPr>
            <w:tcW w:w="1460" w:type="dxa"/>
            <w:hideMark/>
          </w:tcPr>
          <w:p w14:paraId="69A83520" w14:textId="77777777" w:rsidR="00A46571" w:rsidRPr="005F252C" w:rsidRDefault="00A46571" w:rsidP="00A46571">
            <w:pPr>
              <w:tabs>
                <w:tab w:val="left" w:pos="2038"/>
              </w:tabs>
            </w:pPr>
            <w:r w:rsidRPr="005F252C">
              <w:t>S</w:t>
            </w:r>
          </w:p>
        </w:tc>
      </w:tr>
      <w:tr w:rsidR="00A46571" w:rsidRPr="005F252C" w14:paraId="324A932F" w14:textId="77777777" w:rsidTr="009764B6">
        <w:trPr>
          <w:trHeight w:val="310"/>
        </w:trPr>
        <w:tc>
          <w:tcPr>
            <w:tcW w:w="5040" w:type="dxa"/>
            <w:vMerge/>
            <w:hideMark/>
          </w:tcPr>
          <w:p w14:paraId="421AC828" w14:textId="77777777" w:rsidR="00A46571" w:rsidRPr="005F252C" w:rsidRDefault="00A46571" w:rsidP="00A46571">
            <w:pPr>
              <w:tabs>
                <w:tab w:val="left" w:pos="2038"/>
              </w:tabs>
              <w:rPr>
                <w:b/>
                <w:bCs/>
              </w:rPr>
            </w:pPr>
          </w:p>
        </w:tc>
        <w:tc>
          <w:tcPr>
            <w:tcW w:w="2260" w:type="dxa"/>
            <w:vMerge/>
            <w:hideMark/>
          </w:tcPr>
          <w:p w14:paraId="187D797B" w14:textId="77777777" w:rsidR="00A46571" w:rsidRPr="005F252C" w:rsidRDefault="00A46571" w:rsidP="00A46571">
            <w:pPr>
              <w:tabs>
                <w:tab w:val="left" w:pos="2038"/>
              </w:tabs>
              <w:rPr>
                <w:b/>
                <w:bCs/>
              </w:rPr>
            </w:pPr>
          </w:p>
        </w:tc>
        <w:tc>
          <w:tcPr>
            <w:tcW w:w="11360" w:type="dxa"/>
            <w:vMerge/>
            <w:hideMark/>
          </w:tcPr>
          <w:p w14:paraId="20AA1A15" w14:textId="77777777" w:rsidR="00A46571" w:rsidRPr="005F252C" w:rsidRDefault="00A46571" w:rsidP="00A46571">
            <w:pPr>
              <w:tabs>
                <w:tab w:val="left" w:pos="2038"/>
              </w:tabs>
            </w:pPr>
          </w:p>
        </w:tc>
        <w:tc>
          <w:tcPr>
            <w:tcW w:w="5360" w:type="dxa"/>
            <w:hideMark/>
          </w:tcPr>
          <w:p w14:paraId="38B76C86" w14:textId="77777777" w:rsidR="00A46571" w:rsidRPr="005F252C" w:rsidRDefault="00A46571" w:rsidP="00A46571">
            <w:pPr>
              <w:tabs>
                <w:tab w:val="left" w:pos="2038"/>
              </w:tabs>
            </w:pPr>
            <w:r w:rsidRPr="005F252C">
              <w:t xml:space="preserve">Tourism Courses </w:t>
            </w:r>
          </w:p>
        </w:tc>
        <w:tc>
          <w:tcPr>
            <w:tcW w:w="760" w:type="dxa"/>
            <w:hideMark/>
          </w:tcPr>
          <w:p w14:paraId="6FCB22CC" w14:textId="77777777" w:rsidR="00A46571" w:rsidRPr="005F252C" w:rsidRDefault="00A46571" w:rsidP="00A46571">
            <w:pPr>
              <w:tabs>
                <w:tab w:val="left" w:pos="2038"/>
              </w:tabs>
            </w:pPr>
            <w:r w:rsidRPr="005F252C">
              <w:t>No</w:t>
            </w:r>
          </w:p>
        </w:tc>
        <w:tc>
          <w:tcPr>
            <w:tcW w:w="1380" w:type="dxa"/>
            <w:hideMark/>
          </w:tcPr>
          <w:p w14:paraId="5F02EF4F" w14:textId="77777777" w:rsidR="00A46571" w:rsidRPr="005F252C" w:rsidRDefault="00A46571" w:rsidP="00A46571">
            <w:pPr>
              <w:tabs>
                <w:tab w:val="left" w:pos="2038"/>
              </w:tabs>
            </w:pPr>
            <w:r w:rsidRPr="005F252C">
              <w:t>Yes</w:t>
            </w:r>
          </w:p>
        </w:tc>
        <w:tc>
          <w:tcPr>
            <w:tcW w:w="1460" w:type="dxa"/>
            <w:hideMark/>
          </w:tcPr>
          <w:p w14:paraId="0EA385A4" w14:textId="77777777" w:rsidR="00A46571" w:rsidRPr="005F252C" w:rsidRDefault="00A46571" w:rsidP="00A46571">
            <w:pPr>
              <w:tabs>
                <w:tab w:val="left" w:pos="2038"/>
              </w:tabs>
            </w:pPr>
            <w:r w:rsidRPr="005F252C">
              <w:t>S</w:t>
            </w:r>
          </w:p>
        </w:tc>
      </w:tr>
      <w:tr w:rsidR="00A46571" w:rsidRPr="005F252C" w14:paraId="5E87DC5E" w14:textId="77777777" w:rsidTr="009764B6">
        <w:trPr>
          <w:trHeight w:val="310"/>
        </w:trPr>
        <w:tc>
          <w:tcPr>
            <w:tcW w:w="5040" w:type="dxa"/>
            <w:vMerge/>
            <w:hideMark/>
          </w:tcPr>
          <w:p w14:paraId="71FD4B29" w14:textId="77777777" w:rsidR="00A46571" w:rsidRPr="005F252C" w:rsidRDefault="00A46571" w:rsidP="00A46571">
            <w:pPr>
              <w:tabs>
                <w:tab w:val="left" w:pos="2038"/>
              </w:tabs>
              <w:rPr>
                <w:b/>
                <w:bCs/>
              </w:rPr>
            </w:pPr>
          </w:p>
        </w:tc>
        <w:tc>
          <w:tcPr>
            <w:tcW w:w="2260" w:type="dxa"/>
            <w:vMerge/>
            <w:hideMark/>
          </w:tcPr>
          <w:p w14:paraId="1D3962FA" w14:textId="77777777" w:rsidR="00A46571" w:rsidRPr="005F252C" w:rsidRDefault="00A46571" w:rsidP="00A46571">
            <w:pPr>
              <w:tabs>
                <w:tab w:val="left" w:pos="2038"/>
              </w:tabs>
              <w:rPr>
                <w:b/>
                <w:bCs/>
              </w:rPr>
            </w:pPr>
          </w:p>
        </w:tc>
        <w:tc>
          <w:tcPr>
            <w:tcW w:w="11360" w:type="dxa"/>
            <w:vMerge/>
            <w:hideMark/>
          </w:tcPr>
          <w:p w14:paraId="3D96C6B2" w14:textId="77777777" w:rsidR="00A46571" w:rsidRPr="005F252C" w:rsidRDefault="00A46571" w:rsidP="00A46571">
            <w:pPr>
              <w:tabs>
                <w:tab w:val="left" w:pos="2038"/>
              </w:tabs>
            </w:pPr>
          </w:p>
        </w:tc>
        <w:tc>
          <w:tcPr>
            <w:tcW w:w="5360" w:type="dxa"/>
            <w:hideMark/>
          </w:tcPr>
          <w:p w14:paraId="5C516524" w14:textId="77777777" w:rsidR="00A46571" w:rsidRPr="005F252C" w:rsidRDefault="00A46571" w:rsidP="00A46571">
            <w:pPr>
              <w:tabs>
                <w:tab w:val="left" w:pos="2038"/>
              </w:tabs>
            </w:pPr>
            <w:r w:rsidRPr="005F252C">
              <w:t>Hospitality Courses</w:t>
            </w:r>
          </w:p>
        </w:tc>
        <w:tc>
          <w:tcPr>
            <w:tcW w:w="760" w:type="dxa"/>
            <w:hideMark/>
          </w:tcPr>
          <w:p w14:paraId="39A2050C" w14:textId="77777777" w:rsidR="00A46571" w:rsidRPr="005F252C" w:rsidRDefault="00A46571" w:rsidP="00A46571">
            <w:pPr>
              <w:tabs>
                <w:tab w:val="left" w:pos="2038"/>
              </w:tabs>
            </w:pPr>
            <w:r w:rsidRPr="005F252C">
              <w:t>No</w:t>
            </w:r>
          </w:p>
        </w:tc>
        <w:tc>
          <w:tcPr>
            <w:tcW w:w="1380" w:type="dxa"/>
            <w:hideMark/>
          </w:tcPr>
          <w:p w14:paraId="17A87793" w14:textId="77777777" w:rsidR="00A46571" w:rsidRPr="005F252C" w:rsidRDefault="00A46571" w:rsidP="00A46571">
            <w:pPr>
              <w:tabs>
                <w:tab w:val="left" w:pos="2038"/>
              </w:tabs>
            </w:pPr>
            <w:r w:rsidRPr="005F252C">
              <w:t>Yes</w:t>
            </w:r>
          </w:p>
        </w:tc>
        <w:tc>
          <w:tcPr>
            <w:tcW w:w="1460" w:type="dxa"/>
            <w:hideMark/>
          </w:tcPr>
          <w:p w14:paraId="3500108E" w14:textId="77777777" w:rsidR="00A46571" w:rsidRPr="005F252C" w:rsidRDefault="00A46571" w:rsidP="00A46571">
            <w:pPr>
              <w:tabs>
                <w:tab w:val="left" w:pos="2038"/>
              </w:tabs>
            </w:pPr>
            <w:r w:rsidRPr="005F252C">
              <w:t>S</w:t>
            </w:r>
          </w:p>
        </w:tc>
      </w:tr>
      <w:tr w:rsidR="00A46571" w:rsidRPr="005F252C" w14:paraId="792A54C8" w14:textId="77777777" w:rsidTr="009764B6">
        <w:trPr>
          <w:trHeight w:val="310"/>
        </w:trPr>
        <w:tc>
          <w:tcPr>
            <w:tcW w:w="5040" w:type="dxa"/>
            <w:vMerge/>
            <w:hideMark/>
          </w:tcPr>
          <w:p w14:paraId="1D1DF89D" w14:textId="77777777" w:rsidR="00A46571" w:rsidRPr="005F252C" w:rsidRDefault="00A46571" w:rsidP="00A46571">
            <w:pPr>
              <w:tabs>
                <w:tab w:val="left" w:pos="2038"/>
              </w:tabs>
              <w:rPr>
                <w:b/>
                <w:bCs/>
              </w:rPr>
            </w:pPr>
          </w:p>
        </w:tc>
        <w:tc>
          <w:tcPr>
            <w:tcW w:w="2260" w:type="dxa"/>
            <w:vMerge/>
            <w:hideMark/>
          </w:tcPr>
          <w:p w14:paraId="21D7592F" w14:textId="77777777" w:rsidR="00A46571" w:rsidRPr="005F252C" w:rsidRDefault="00A46571" w:rsidP="00A46571">
            <w:pPr>
              <w:tabs>
                <w:tab w:val="left" w:pos="2038"/>
              </w:tabs>
              <w:rPr>
                <w:b/>
                <w:bCs/>
              </w:rPr>
            </w:pPr>
          </w:p>
        </w:tc>
        <w:tc>
          <w:tcPr>
            <w:tcW w:w="11360" w:type="dxa"/>
            <w:vMerge/>
            <w:hideMark/>
          </w:tcPr>
          <w:p w14:paraId="5D8511C0" w14:textId="77777777" w:rsidR="00A46571" w:rsidRPr="005F252C" w:rsidRDefault="00A46571" w:rsidP="00A46571">
            <w:pPr>
              <w:tabs>
                <w:tab w:val="left" w:pos="2038"/>
              </w:tabs>
            </w:pPr>
          </w:p>
        </w:tc>
        <w:tc>
          <w:tcPr>
            <w:tcW w:w="5360" w:type="dxa"/>
            <w:hideMark/>
          </w:tcPr>
          <w:p w14:paraId="5506DCFF" w14:textId="77777777" w:rsidR="00A46571" w:rsidRPr="005F252C" w:rsidRDefault="00A46571" w:rsidP="00A46571">
            <w:pPr>
              <w:tabs>
                <w:tab w:val="left" w:pos="2038"/>
              </w:tabs>
            </w:pPr>
            <w:r w:rsidRPr="005F252C">
              <w:t>Soft skills Training &amp; Courses</w:t>
            </w:r>
          </w:p>
        </w:tc>
        <w:tc>
          <w:tcPr>
            <w:tcW w:w="760" w:type="dxa"/>
            <w:hideMark/>
          </w:tcPr>
          <w:p w14:paraId="03591235" w14:textId="77777777" w:rsidR="00A46571" w:rsidRPr="005F252C" w:rsidRDefault="00A46571" w:rsidP="00A46571">
            <w:pPr>
              <w:tabs>
                <w:tab w:val="left" w:pos="2038"/>
              </w:tabs>
            </w:pPr>
            <w:r w:rsidRPr="005F252C">
              <w:t>No</w:t>
            </w:r>
          </w:p>
        </w:tc>
        <w:tc>
          <w:tcPr>
            <w:tcW w:w="1380" w:type="dxa"/>
            <w:hideMark/>
          </w:tcPr>
          <w:p w14:paraId="0B1C407E" w14:textId="77777777" w:rsidR="00A46571" w:rsidRPr="005F252C" w:rsidRDefault="00A46571" w:rsidP="00A46571">
            <w:pPr>
              <w:tabs>
                <w:tab w:val="left" w:pos="2038"/>
              </w:tabs>
            </w:pPr>
            <w:r w:rsidRPr="005F252C">
              <w:t>Yes</w:t>
            </w:r>
          </w:p>
        </w:tc>
        <w:tc>
          <w:tcPr>
            <w:tcW w:w="1460" w:type="dxa"/>
            <w:hideMark/>
          </w:tcPr>
          <w:p w14:paraId="55E2CEF4" w14:textId="77777777" w:rsidR="00A46571" w:rsidRPr="005F252C" w:rsidRDefault="00A46571" w:rsidP="00A46571">
            <w:pPr>
              <w:tabs>
                <w:tab w:val="left" w:pos="2038"/>
              </w:tabs>
            </w:pPr>
            <w:r w:rsidRPr="005F252C">
              <w:t>S</w:t>
            </w:r>
          </w:p>
        </w:tc>
      </w:tr>
      <w:tr w:rsidR="00A46571" w:rsidRPr="005F252C" w14:paraId="5D341D25" w14:textId="77777777" w:rsidTr="009764B6">
        <w:trPr>
          <w:trHeight w:val="310"/>
        </w:trPr>
        <w:tc>
          <w:tcPr>
            <w:tcW w:w="5040" w:type="dxa"/>
            <w:vMerge/>
            <w:hideMark/>
          </w:tcPr>
          <w:p w14:paraId="68037D4E" w14:textId="77777777" w:rsidR="00A46571" w:rsidRPr="005F252C" w:rsidRDefault="00A46571" w:rsidP="00A46571">
            <w:pPr>
              <w:tabs>
                <w:tab w:val="left" w:pos="2038"/>
              </w:tabs>
              <w:rPr>
                <w:b/>
                <w:bCs/>
              </w:rPr>
            </w:pPr>
          </w:p>
        </w:tc>
        <w:tc>
          <w:tcPr>
            <w:tcW w:w="2260" w:type="dxa"/>
            <w:vMerge/>
            <w:hideMark/>
          </w:tcPr>
          <w:p w14:paraId="68EB14E4" w14:textId="77777777" w:rsidR="00A46571" w:rsidRPr="005F252C" w:rsidRDefault="00A46571" w:rsidP="00A46571">
            <w:pPr>
              <w:tabs>
                <w:tab w:val="left" w:pos="2038"/>
              </w:tabs>
              <w:rPr>
                <w:b/>
                <w:bCs/>
              </w:rPr>
            </w:pPr>
          </w:p>
        </w:tc>
        <w:tc>
          <w:tcPr>
            <w:tcW w:w="11360" w:type="dxa"/>
            <w:vMerge/>
            <w:hideMark/>
          </w:tcPr>
          <w:p w14:paraId="1D8D5CD3" w14:textId="77777777" w:rsidR="00A46571" w:rsidRPr="005F252C" w:rsidRDefault="00A46571" w:rsidP="00A46571">
            <w:pPr>
              <w:tabs>
                <w:tab w:val="left" w:pos="2038"/>
              </w:tabs>
            </w:pPr>
          </w:p>
        </w:tc>
        <w:tc>
          <w:tcPr>
            <w:tcW w:w="5360" w:type="dxa"/>
            <w:hideMark/>
          </w:tcPr>
          <w:p w14:paraId="532ED701" w14:textId="77777777" w:rsidR="00A46571" w:rsidRPr="005F252C" w:rsidRDefault="00A46571" w:rsidP="00A46571">
            <w:pPr>
              <w:tabs>
                <w:tab w:val="left" w:pos="2038"/>
              </w:tabs>
            </w:pPr>
            <w:r w:rsidRPr="005F252C">
              <w:t>Writing skills Training &amp; Courses</w:t>
            </w:r>
          </w:p>
        </w:tc>
        <w:tc>
          <w:tcPr>
            <w:tcW w:w="760" w:type="dxa"/>
            <w:hideMark/>
          </w:tcPr>
          <w:p w14:paraId="46FB1EB9" w14:textId="77777777" w:rsidR="00A46571" w:rsidRPr="005F252C" w:rsidRDefault="00A46571" w:rsidP="00A46571">
            <w:pPr>
              <w:tabs>
                <w:tab w:val="left" w:pos="2038"/>
              </w:tabs>
            </w:pPr>
            <w:r w:rsidRPr="005F252C">
              <w:t>No</w:t>
            </w:r>
          </w:p>
        </w:tc>
        <w:tc>
          <w:tcPr>
            <w:tcW w:w="1380" w:type="dxa"/>
            <w:hideMark/>
          </w:tcPr>
          <w:p w14:paraId="2AD6857C" w14:textId="77777777" w:rsidR="00A46571" w:rsidRPr="005F252C" w:rsidRDefault="00A46571" w:rsidP="00A46571">
            <w:pPr>
              <w:tabs>
                <w:tab w:val="left" w:pos="2038"/>
              </w:tabs>
            </w:pPr>
            <w:r w:rsidRPr="005F252C">
              <w:t>Yes</w:t>
            </w:r>
          </w:p>
        </w:tc>
        <w:tc>
          <w:tcPr>
            <w:tcW w:w="1460" w:type="dxa"/>
            <w:hideMark/>
          </w:tcPr>
          <w:p w14:paraId="02CBBD91" w14:textId="77777777" w:rsidR="00A46571" w:rsidRPr="005F252C" w:rsidRDefault="00A46571" w:rsidP="00A46571">
            <w:pPr>
              <w:tabs>
                <w:tab w:val="left" w:pos="2038"/>
              </w:tabs>
            </w:pPr>
            <w:r w:rsidRPr="005F252C">
              <w:t>S</w:t>
            </w:r>
          </w:p>
        </w:tc>
      </w:tr>
      <w:tr w:rsidR="00A46571" w:rsidRPr="005F252C" w14:paraId="02705292" w14:textId="77777777" w:rsidTr="009764B6">
        <w:trPr>
          <w:trHeight w:val="310"/>
        </w:trPr>
        <w:tc>
          <w:tcPr>
            <w:tcW w:w="5040" w:type="dxa"/>
            <w:vMerge/>
            <w:hideMark/>
          </w:tcPr>
          <w:p w14:paraId="334EFA7F" w14:textId="77777777" w:rsidR="00A46571" w:rsidRPr="005F252C" w:rsidRDefault="00A46571" w:rsidP="00A46571">
            <w:pPr>
              <w:tabs>
                <w:tab w:val="left" w:pos="2038"/>
              </w:tabs>
              <w:rPr>
                <w:b/>
                <w:bCs/>
              </w:rPr>
            </w:pPr>
          </w:p>
        </w:tc>
        <w:tc>
          <w:tcPr>
            <w:tcW w:w="2260" w:type="dxa"/>
            <w:vMerge w:val="restart"/>
            <w:hideMark/>
          </w:tcPr>
          <w:p w14:paraId="77ECB3BF" w14:textId="77777777" w:rsidR="00A46571" w:rsidRPr="005F252C" w:rsidRDefault="00A46571" w:rsidP="00A46571">
            <w:pPr>
              <w:tabs>
                <w:tab w:val="left" w:pos="2038"/>
              </w:tabs>
              <w:rPr>
                <w:b/>
                <w:bCs/>
              </w:rPr>
            </w:pPr>
            <w:r w:rsidRPr="005F252C">
              <w:rPr>
                <w:b/>
                <w:bCs/>
              </w:rPr>
              <w:t>HR Consultancy Services</w:t>
            </w:r>
          </w:p>
        </w:tc>
        <w:tc>
          <w:tcPr>
            <w:tcW w:w="11360" w:type="dxa"/>
            <w:vMerge w:val="restart"/>
            <w:hideMark/>
          </w:tcPr>
          <w:p w14:paraId="4EB8AFE1" w14:textId="77777777" w:rsidR="00A46571" w:rsidRPr="005F252C" w:rsidRDefault="00A46571" w:rsidP="00A46571">
            <w:pPr>
              <w:tabs>
                <w:tab w:val="left" w:pos="2038"/>
              </w:tabs>
            </w:pPr>
            <w:r w:rsidRPr="005F252C">
              <w:t>Division of a business responsible for finding, recruiting, screening, and training job applicants</w:t>
            </w:r>
          </w:p>
        </w:tc>
        <w:tc>
          <w:tcPr>
            <w:tcW w:w="5360" w:type="dxa"/>
            <w:hideMark/>
          </w:tcPr>
          <w:p w14:paraId="1E403091" w14:textId="77777777" w:rsidR="00A46571" w:rsidRPr="005F252C" w:rsidRDefault="00A46571" w:rsidP="00A46571">
            <w:pPr>
              <w:tabs>
                <w:tab w:val="left" w:pos="2038"/>
              </w:tabs>
            </w:pPr>
            <w:r w:rsidRPr="005F252C">
              <w:t>Recruitment Consultant</w:t>
            </w:r>
          </w:p>
        </w:tc>
        <w:tc>
          <w:tcPr>
            <w:tcW w:w="760" w:type="dxa"/>
            <w:hideMark/>
          </w:tcPr>
          <w:p w14:paraId="1F93FEBF" w14:textId="77777777" w:rsidR="00A46571" w:rsidRPr="005F252C" w:rsidRDefault="00A46571" w:rsidP="00A46571">
            <w:pPr>
              <w:tabs>
                <w:tab w:val="left" w:pos="2038"/>
              </w:tabs>
            </w:pPr>
            <w:r w:rsidRPr="005F252C">
              <w:t>No</w:t>
            </w:r>
          </w:p>
        </w:tc>
        <w:tc>
          <w:tcPr>
            <w:tcW w:w="1380" w:type="dxa"/>
            <w:hideMark/>
          </w:tcPr>
          <w:p w14:paraId="0BA0B796" w14:textId="77777777" w:rsidR="00A46571" w:rsidRPr="005F252C" w:rsidRDefault="00A46571" w:rsidP="00A46571">
            <w:pPr>
              <w:tabs>
                <w:tab w:val="left" w:pos="2038"/>
              </w:tabs>
            </w:pPr>
            <w:r w:rsidRPr="005F252C">
              <w:t>Yes</w:t>
            </w:r>
          </w:p>
        </w:tc>
        <w:tc>
          <w:tcPr>
            <w:tcW w:w="1460" w:type="dxa"/>
            <w:hideMark/>
          </w:tcPr>
          <w:p w14:paraId="2FAFB2EF" w14:textId="77777777" w:rsidR="00A46571" w:rsidRPr="005F252C" w:rsidRDefault="00A46571" w:rsidP="00A46571">
            <w:pPr>
              <w:tabs>
                <w:tab w:val="left" w:pos="2038"/>
              </w:tabs>
            </w:pPr>
            <w:r w:rsidRPr="005F252C">
              <w:t>S</w:t>
            </w:r>
          </w:p>
        </w:tc>
      </w:tr>
      <w:tr w:rsidR="00A46571" w:rsidRPr="005F252C" w14:paraId="59F8F72A" w14:textId="77777777" w:rsidTr="009764B6">
        <w:trPr>
          <w:trHeight w:val="310"/>
        </w:trPr>
        <w:tc>
          <w:tcPr>
            <w:tcW w:w="5040" w:type="dxa"/>
            <w:vMerge/>
            <w:hideMark/>
          </w:tcPr>
          <w:p w14:paraId="2A1C530D" w14:textId="77777777" w:rsidR="00A46571" w:rsidRPr="005F252C" w:rsidRDefault="00A46571" w:rsidP="00A46571">
            <w:pPr>
              <w:tabs>
                <w:tab w:val="left" w:pos="2038"/>
              </w:tabs>
              <w:rPr>
                <w:b/>
                <w:bCs/>
              </w:rPr>
            </w:pPr>
          </w:p>
        </w:tc>
        <w:tc>
          <w:tcPr>
            <w:tcW w:w="2260" w:type="dxa"/>
            <w:vMerge/>
            <w:hideMark/>
          </w:tcPr>
          <w:p w14:paraId="1BAAF36B" w14:textId="77777777" w:rsidR="00A46571" w:rsidRPr="005F252C" w:rsidRDefault="00A46571" w:rsidP="00A46571">
            <w:pPr>
              <w:tabs>
                <w:tab w:val="left" w:pos="2038"/>
              </w:tabs>
              <w:rPr>
                <w:b/>
                <w:bCs/>
              </w:rPr>
            </w:pPr>
          </w:p>
        </w:tc>
        <w:tc>
          <w:tcPr>
            <w:tcW w:w="11360" w:type="dxa"/>
            <w:vMerge/>
            <w:hideMark/>
          </w:tcPr>
          <w:p w14:paraId="08490440" w14:textId="77777777" w:rsidR="00A46571" w:rsidRPr="005F252C" w:rsidRDefault="00A46571" w:rsidP="00A46571">
            <w:pPr>
              <w:tabs>
                <w:tab w:val="left" w:pos="2038"/>
              </w:tabs>
            </w:pPr>
          </w:p>
        </w:tc>
        <w:tc>
          <w:tcPr>
            <w:tcW w:w="5360" w:type="dxa"/>
            <w:hideMark/>
          </w:tcPr>
          <w:p w14:paraId="7434BD73" w14:textId="77777777" w:rsidR="00A46571" w:rsidRPr="005F252C" w:rsidRDefault="00A46571" w:rsidP="00A46571">
            <w:pPr>
              <w:tabs>
                <w:tab w:val="left" w:pos="2038"/>
              </w:tabs>
            </w:pPr>
            <w:r w:rsidRPr="005F252C">
              <w:t>Assessment Consultant</w:t>
            </w:r>
          </w:p>
        </w:tc>
        <w:tc>
          <w:tcPr>
            <w:tcW w:w="760" w:type="dxa"/>
            <w:hideMark/>
          </w:tcPr>
          <w:p w14:paraId="2654D971" w14:textId="77777777" w:rsidR="00A46571" w:rsidRPr="005F252C" w:rsidRDefault="00A46571" w:rsidP="00A46571">
            <w:pPr>
              <w:tabs>
                <w:tab w:val="left" w:pos="2038"/>
              </w:tabs>
            </w:pPr>
            <w:r w:rsidRPr="005F252C">
              <w:t>No</w:t>
            </w:r>
          </w:p>
        </w:tc>
        <w:tc>
          <w:tcPr>
            <w:tcW w:w="1380" w:type="dxa"/>
            <w:hideMark/>
          </w:tcPr>
          <w:p w14:paraId="202696D9" w14:textId="77777777" w:rsidR="00A46571" w:rsidRPr="005F252C" w:rsidRDefault="00A46571" w:rsidP="00A46571">
            <w:pPr>
              <w:tabs>
                <w:tab w:val="left" w:pos="2038"/>
              </w:tabs>
            </w:pPr>
            <w:r w:rsidRPr="005F252C">
              <w:t>Yes</w:t>
            </w:r>
          </w:p>
        </w:tc>
        <w:tc>
          <w:tcPr>
            <w:tcW w:w="1460" w:type="dxa"/>
            <w:hideMark/>
          </w:tcPr>
          <w:p w14:paraId="0375D1A9" w14:textId="77777777" w:rsidR="00A46571" w:rsidRPr="005F252C" w:rsidRDefault="00A46571" w:rsidP="00A46571">
            <w:pPr>
              <w:tabs>
                <w:tab w:val="left" w:pos="2038"/>
              </w:tabs>
            </w:pPr>
            <w:r w:rsidRPr="005F252C">
              <w:t>S</w:t>
            </w:r>
          </w:p>
        </w:tc>
      </w:tr>
      <w:tr w:rsidR="00A46571" w:rsidRPr="005F252C" w14:paraId="0ADECAC7" w14:textId="77777777" w:rsidTr="009764B6">
        <w:trPr>
          <w:trHeight w:val="310"/>
        </w:trPr>
        <w:tc>
          <w:tcPr>
            <w:tcW w:w="5040" w:type="dxa"/>
            <w:vMerge/>
            <w:hideMark/>
          </w:tcPr>
          <w:p w14:paraId="3F2EFDFE" w14:textId="77777777" w:rsidR="00A46571" w:rsidRPr="005F252C" w:rsidRDefault="00A46571" w:rsidP="00A46571">
            <w:pPr>
              <w:tabs>
                <w:tab w:val="left" w:pos="2038"/>
              </w:tabs>
              <w:rPr>
                <w:b/>
                <w:bCs/>
              </w:rPr>
            </w:pPr>
          </w:p>
        </w:tc>
        <w:tc>
          <w:tcPr>
            <w:tcW w:w="2260" w:type="dxa"/>
            <w:vMerge/>
            <w:hideMark/>
          </w:tcPr>
          <w:p w14:paraId="08D2DD28" w14:textId="77777777" w:rsidR="00A46571" w:rsidRPr="005F252C" w:rsidRDefault="00A46571" w:rsidP="00A46571">
            <w:pPr>
              <w:tabs>
                <w:tab w:val="left" w:pos="2038"/>
              </w:tabs>
              <w:rPr>
                <w:b/>
                <w:bCs/>
              </w:rPr>
            </w:pPr>
          </w:p>
        </w:tc>
        <w:tc>
          <w:tcPr>
            <w:tcW w:w="11360" w:type="dxa"/>
            <w:vMerge/>
            <w:hideMark/>
          </w:tcPr>
          <w:p w14:paraId="1C7AFFE1" w14:textId="77777777" w:rsidR="00A46571" w:rsidRPr="005F252C" w:rsidRDefault="00A46571" w:rsidP="00A46571">
            <w:pPr>
              <w:tabs>
                <w:tab w:val="left" w:pos="2038"/>
              </w:tabs>
            </w:pPr>
          </w:p>
        </w:tc>
        <w:tc>
          <w:tcPr>
            <w:tcW w:w="5360" w:type="dxa"/>
            <w:hideMark/>
          </w:tcPr>
          <w:p w14:paraId="35B724FE" w14:textId="77777777" w:rsidR="00A46571" w:rsidRPr="005F252C" w:rsidRDefault="00A46571" w:rsidP="00A46571">
            <w:pPr>
              <w:tabs>
                <w:tab w:val="left" w:pos="2038"/>
              </w:tabs>
            </w:pPr>
            <w:r w:rsidRPr="005F252C">
              <w:t>Training Consultation</w:t>
            </w:r>
          </w:p>
        </w:tc>
        <w:tc>
          <w:tcPr>
            <w:tcW w:w="760" w:type="dxa"/>
            <w:hideMark/>
          </w:tcPr>
          <w:p w14:paraId="4E12FE56" w14:textId="77777777" w:rsidR="00A46571" w:rsidRPr="005F252C" w:rsidRDefault="00A46571" w:rsidP="00A46571">
            <w:pPr>
              <w:tabs>
                <w:tab w:val="left" w:pos="2038"/>
              </w:tabs>
            </w:pPr>
            <w:r w:rsidRPr="005F252C">
              <w:t>No</w:t>
            </w:r>
          </w:p>
        </w:tc>
        <w:tc>
          <w:tcPr>
            <w:tcW w:w="1380" w:type="dxa"/>
            <w:hideMark/>
          </w:tcPr>
          <w:p w14:paraId="49B40FD2" w14:textId="77777777" w:rsidR="00A46571" w:rsidRPr="005F252C" w:rsidRDefault="00A46571" w:rsidP="00A46571">
            <w:pPr>
              <w:tabs>
                <w:tab w:val="left" w:pos="2038"/>
              </w:tabs>
            </w:pPr>
            <w:r w:rsidRPr="005F252C">
              <w:t>Yes</w:t>
            </w:r>
          </w:p>
        </w:tc>
        <w:tc>
          <w:tcPr>
            <w:tcW w:w="1460" w:type="dxa"/>
            <w:hideMark/>
          </w:tcPr>
          <w:p w14:paraId="1BCFB851" w14:textId="77777777" w:rsidR="00A46571" w:rsidRPr="005F252C" w:rsidRDefault="00A46571" w:rsidP="00A46571">
            <w:pPr>
              <w:tabs>
                <w:tab w:val="left" w:pos="2038"/>
              </w:tabs>
            </w:pPr>
            <w:r w:rsidRPr="005F252C">
              <w:t>S</w:t>
            </w:r>
          </w:p>
        </w:tc>
      </w:tr>
      <w:tr w:rsidR="00A46571" w:rsidRPr="005F252C" w14:paraId="55F6987E" w14:textId="77777777" w:rsidTr="009764B6">
        <w:trPr>
          <w:trHeight w:val="310"/>
        </w:trPr>
        <w:tc>
          <w:tcPr>
            <w:tcW w:w="5040" w:type="dxa"/>
            <w:vMerge/>
            <w:hideMark/>
          </w:tcPr>
          <w:p w14:paraId="2015F57C" w14:textId="77777777" w:rsidR="00A46571" w:rsidRPr="005F252C" w:rsidRDefault="00A46571" w:rsidP="00A46571">
            <w:pPr>
              <w:tabs>
                <w:tab w:val="left" w:pos="2038"/>
              </w:tabs>
              <w:rPr>
                <w:b/>
                <w:bCs/>
              </w:rPr>
            </w:pPr>
          </w:p>
        </w:tc>
        <w:tc>
          <w:tcPr>
            <w:tcW w:w="2260" w:type="dxa"/>
            <w:vMerge/>
            <w:hideMark/>
          </w:tcPr>
          <w:p w14:paraId="05774A93" w14:textId="77777777" w:rsidR="00A46571" w:rsidRPr="005F252C" w:rsidRDefault="00A46571" w:rsidP="00A46571">
            <w:pPr>
              <w:tabs>
                <w:tab w:val="left" w:pos="2038"/>
              </w:tabs>
              <w:rPr>
                <w:b/>
                <w:bCs/>
              </w:rPr>
            </w:pPr>
          </w:p>
        </w:tc>
        <w:tc>
          <w:tcPr>
            <w:tcW w:w="11360" w:type="dxa"/>
            <w:vMerge/>
            <w:hideMark/>
          </w:tcPr>
          <w:p w14:paraId="4C74A98A" w14:textId="77777777" w:rsidR="00A46571" w:rsidRPr="005F252C" w:rsidRDefault="00A46571" w:rsidP="00A46571">
            <w:pPr>
              <w:tabs>
                <w:tab w:val="left" w:pos="2038"/>
              </w:tabs>
            </w:pPr>
          </w:p>
        </w:tc>
        <w:tc>
          <w:tcPr>
            <w:tcW w:w="5360" w:type="dxa"/>
            <w:hideMark/>
          </w:tcPr>
          <w:p w14:paraId="3298FF8E" w14:textId="77777777" w:rsidR="00A46571" w:rsidRPr="005F252C" w:rsidRDefault="00A46571" w:rsidP="00A46571">
            <w:pPr>
              <w:tabs>
                <w:tab w:val="left" w:pos="2038"/>
              </w:tabs>
            </w:pPr>
            <w:r w:rsidRPr="005F252C">
              <w:t>Policies Consultation</w:t>
            </w:r>
          </w:p>
        </w:tc>
        <w:tc>
          <w:tcPr>
            <w:tcW w:w="760" w:type="dxa"/>
            <w:hideMark/>
          </w:tcPr>
          <w:p w14:paraId="3290BE0F" w14:textId="77777777" w:rsidR="00A46571" w:rsidRPr="005F252C" w:rsidRDefault="00A46571" w:rsidP="00A46571">
            <w:pPr>
              <w:tabs>
                <w:tab w:val="left" w:pos="2038"/>
              </w:tabs>
            </w:pPr>
            <w:r w:rsidRPr="005F252C">
              <w:t>No</w:t>
            </w:r>
          </w:p>
        </w:tc>
        <w:tc>
          <w:tcPr>
            <w:tcW w:w="1380" w:type="dxa"/>
            <w:hideMark/>
          </w:tcPr>
          <w:p w14:paraId="75D80642" w14:textId="77777777" w:rsidR="00A46571" w:rsidRPr="005F252C" w:rsidRDefault="00A46571" w:rsidP="00A46571">
            <w:pPr>
              <w:tabs>
                <w:tab w:val="left" w:pos="2038"/>
              </w:tabs>
            </w:pPr>
            <w:r w:rsidRPr="005F252C">
              <w:t>Yes</w:t>
            </w:r>
          </w:p>
        </w:tc>
        <w:tc>
          <w:tcPr>
            <w:tcW w:w="1460" w:type="dxa"/>
            <w:hideMark/>
          </w:tcPr>
          <w:p w14:paraId="7B7516BF" w14:textId="77777777" w:rsidR="00A46571" w:rsidRPr="005F252C" w:rsidRDefault="00A46571" w:rsidP="00A46571">
            <w:pPr>
              <w:tabs>
                <w:tab w:val="left" w:pos="2038"/>
              </w:tabs>
            </w:pPr>
            <w:r w:rsidRPr="005F252C">
              <w:t>S</w:t>
            </w:r>
          </w:p>
        </w:tc>
      </w:tr>
      <w:tr w:rsidR="00A46571" w:rsidRPr="005F252C" w14:paraId="770FDAC3" w14:textId="77777777" w:rsidTr="009764B6">
        <w:trPr>
          <w:trHeight w:val="310"/>
        </w:trPr>
        <w:tc>
          <w:tcPr>
            <w:tcW w:w="5040" w:type="dxa"/>
            <w:vMerge/>
            <w:hideMark/>
          </w:tcPr>
          <w:p w14:paraId="70450465" w14:textId="77777777" w:rsidR="00A46571" w:rsidRPr="005F252C" w:rsidRDefault="00A46571" w:rsidP="00A46571">
            <w:pPr>
              <w:tabs>
                <w:tab w:val="left" w:pos="2038"/>
              </w:tabs>
              <w:rPr>
                <w:b/>
                <w:bCs/>
              </w:rPr>
            </w:pPr>
          </w:p>
        </w:tc>
        <w:tc>
          <w:tcPr>
            <w:tcW w:w="2260" w:type="dxa"/>
            <w:vMerge w:val="restart"/>
            <w:hideMark/>
          </w:tcPr>
          <w:p w14:paraId="22C682BD" w14:textId="77777777" w:rsidR="00A46571" w:rsidRPr="005F252C" w:rsidRDefault="00A46571" w:rsidP="00A46571">
            <w:pPr>
              <w:tabs>
                <w:tab w:val="left" w:pos="2038"/>
              </w:tabs>
              <w:rPr>
                <w:b/>
                <w:bCs/>
              </w:rPr>
            </w:pPr>
            <w:r w:rsidRPr="005F252C">
              <w:rPr>
                <w:b/>
                <w:bCs/>
              </w:rPr>
              <w:t>Communication (Customer Facing)</w:t>
            </w:r>
          </w:p>
        </w:tc>
        <w:tc>
          <w:tcPr>
            <w:tcW w:w="11360" w:type="dxa"/>
            <w:vMerge w:val="restart"/>
            <w:hideMark/>
          </w:tcPr>
          <w:p w14:paraId="349263CE" w14:textId="77777777" w:rsidR="00A46571" w:rsidRPr="005F252C" w:rsidRDefault="00A46571" w:rsidP="00A46571">
            <w:pPr>
              <w:tabs>
                <w:tab w:val="left" w:pos="2038"/>
              </w:tabs>
            </w:pPr>
            <w:r w:rsidRPr="005F252C">
              <w:t>Division of a business responsible for communicating with other parties recruitment, evaluation, and preparation of potential job candidates,  for roles that involve  customer interaction.</w:t>
            </w:r>
          </w:p>
        </w:tc>
        <w:tc>
          <w:tcPr>
            <w:tcW w:w="5360" w:type="dxa"/>
            <w:hideMark/>
          </w:tcPr>
          <w:p w14:paraId="6F0B92D3" w14:textId="77777777" w:rsidR="00A46571" w:rsidRPr="005F252C" w:rsidRDefault="00A46571" w:rsidP="00A46571">
            <w:pPr>
              <w:tabs>
                <w:tab w:val="left" w:pos="2038"/>
              </w:tabs>
            </w:pPr>
            <w:r w:rsidRPr="005F252C">
              <w:t>Receptionist</w:t>
            </w:r>
          </w:p>
        </w:tc>
        <w:tc>
          <w:tcPr>
            <w:tcW w:w="760" w:type="dxa"/>
            <w:hideMark/>
          </w:tcPr>
          <w:p w14:paraId="2A0CA350" w14:textId="77777777" w:rsidR="00A46571" w:rsidRPr="005F252C" w:rsidRDefault="00A46571" w:rsidP="00A46571">
            <w:pPr>
              <w:tabs>
                <w:tab w:val="left" w:pos="2038"/>
              </w:tabs>
            </w:pPr>
            <w:r w:rsidRPr="005F252C">
              <w:t>No</w:t>
            </w:r>
          </w:p>
        </w:tc>
        <w:tc>
          <w:tcPr>
            <w:tcW w:w="1380" w:type="dxa"/>
            <w:hideMark/>
          </w:tcPr>
          <w:p w14:paraId="41E1F4E0" w14:textId="77777777" w:rsidR="00A46571" w:rsidRPr="005F252C" w:rsidRDefault="00A46571" w:rsidP="00A46571">
            <w:pPr>
              <w:tabs>
                <w:tab w:val="left" w:pos="2038"/>
              </w:tabs>
            </w:pPr>
            <w:r w:rsidRPr="005F252C">
              <w:t>Yes</w:t>
            </w:r>
          </w:p>
        </w:tc>
        <w:tc>
          <w:tcPr>
            <w:tcW w:w="1460" w:type="dxa"/>
            <w:hideMark/>
          </w:tcPr>
          <w:p w14:paraId="147C13CA" w14:textId="77777777" w:rsidR="00A46571" w:rsidRPr="005F252C" w:rsidRDefault="00A46571" w:rsidP="00A46571">
            <w:pPr>
              <w:tabs>
                <w:tab w:val="left" w:pos="2038"/>
              </w:tabs>
            </w:pPr>
            <w:r w:rsidRPr="005F252C">
              <w:t>S</w:t>
            </w:r>
          </w:p>
        </w:tc>
      </w:tr>
      <w:tr w:rsidR="00A46571" w:rsidRPr="005F252C" w14:paraId="6751A046" w14:textId="77777777" w:rsidTr="009764B6">
        <w:trPr>
          <w:trHeight w:val="620"/>
        </w:trPr>
        <w:tc>
          <w:tcPr>
            <w:tcW w:w="5040" w:type="dxa"/>
            <w:vMerge/>
            <w:hideMark/>
          </w:tcPr>
          <w:p w14:paraId="36485564" w14:textId="77777777" w:rsidR="00A46571" w:rsidRPr="005F252C" w:rsidRDefault="00A46571" w:rsidP="00A46571">
            <w:pPr>
              <w:tabs>
                <w:tab w:val="left" w:pos="2038"/>
              </w:tabs>
              <w:rPr>
                <w:b/>
                <w:bCs/>
              </w:rPr>
            </w:pPr>
          </w:p>
        </w:tc>
        <w:tc>
          <w:tcPr>
            <w:tcW w:w="2260" w:type="dxa"/>
            <w:vMerge/>
            <w:hideMark/>
          </w:tcPr>
          <w:p w14:paraId="10009C32" w14:textId="77777777" w:rsidR="00A46571" w:rsidRPr="005F252C" w:rsidRDefault="00A46571" w:rsidP="00A46571">
            <w:pPr>
              <w:tabs>
                <w:tab w:val="left" w:pos="2038"/>
              </w:tabs>
              <w:rPr>
                <w:b/>
                <w:bCs/>
              </w:rPr>
            </w:pPr>
          </w:p>
        </w:tc>
        <w:tc>
          <w:tcPr>
            <w:tcW w:w="11360" w:type="dxa"/>
            <w:vMerge/>
            <w:hideMark/>
          </w:tcPr>
          <w:p w14:paraId="0274ECDB" w14:textId="77777777" w:rsidR="00A46571" w:rsidRPr="005F252C" w:rsidRDefault="00A46571" w:rsidP="00A46571">
            <w:pPr>
              <w:tabs>
                <w:tab w:val="left" w:pos="2038"/>
              </w:tabs>
            </w:pPr>
          </w:p>
        </w:tc>
        <w:tc>
          <w:tcPr>
            <w:tcW w:w="5360" w:type="dxa"/>
            <w:hideMark/>
          </w:tcPr>
          <w:p w14:paraId="5AAF33FF" w14:textId="77777777" w:rsidR="00A46571" w:rsidRPr="005F252C" w:rsidRDefault="00A46571" w:rsidP="00A46571">
            <w:pPr>
              <w:tabs>
                <w:tab w:val="left" w:pos="2038"/>
              </w:tabs>
            </w:pPr>
            <w:r w:rsidRPr="005F252C">
              <w:t>Liaising with suppliers, contractors, and other departments (e.g. Call centers)</w:t>
            </w:r>
          </w:p>
        </w:tc>
        <w:tc>
          <w:tcPr>
            <w:tcW w:w="760" w:type="dxa"/>
            <w:hideMark/>
          </w:tcPr>
          <w:p w14:paraId="0E6A9E73" w14:textId="77777777" w:rsidR="00A46571" w:rsidRPr="005F252C" w:rsidRDefault="00A46571" w:rsidP="00A46571">
            <w:pPr>
              <w:tabs>
                <w:tab w:val="left" w:pos="2038"/>
              </w:tabs>
            </w:pPr>
            <w:r w:rsidRPr="005F252C">
              <w:t>No</w:t>
            </w:r>
          </w:p>
        </w:tc>
        <w:tc>
          <w:tcPr>
            <w:tcW w:w="1380" w:type="dxa"/>
            <w:hideMark/>
          </w:tcPr>
          <w:p w14:paraId="2B4D5FF8" w14:textId="77777777" w:rsidR="00A46571" w:rsidRPr="005F252C" w:rsidRDefault="00A46571" w:rsidP="00A46571">
            <w:pPr>
              <w:tabs>
                <w:tab w:val="left" w:pos="2038"/>
              </w:tabs>
            </w:pPr>
            <w:r w:rsidRPr="005F252C">
              <w:t>Yes</w:t>
            </w:r>
          </w:p>
        </w:tc>
        <w:tc>
          <w:tcPr>
            <w:tcW w:w="1460" w:type="dxa"/>
            <w:hideMark/>
          </w:tcPr>
          <w:p w14:paraId="52677DCA" w14:textId="77777777" w:rsidR="00A46571" w:rsidRPr="005F252C" w:rsidRDefault="00A46571" w:rsidP="00A46571">
            <w:pPr>
              <w:tabs>
                <w:tab w:val="left" w:pos="2038"/>
              </w:tabs>
            </w:pPr>
            <w:r w:rsidRPr="005F252C">
              <w:t>S</w:t>
            </w:r>
          </w:p>
        </w:tc>
      </w:tr>
      <w:tr w:rsidR="00A46571" w:rsidRPr="005F252C" w14:paraId="028EAD61" w14:textId="77777777" w:rsidTr="009764B6">
        <w:trPr>
          <w:trHeight w:val="310"/>
        </w:trPr>
        <w:tc>
          <w:tcPr>
            <w:tcW w:w="5040" w:type="dxa"/>
            <w:vMerge w:val="restart"/>
            <w:hideMark/>
          </w:tcPr>
          <w:p w14:paraId="417E7ADE" w14:textId="77777777" w:rsidR="00A46571" w:rsidRPr="005F252C" w:rsidRDefault="00A46571" w:rsidP="00A46571">
            <w:pPr>
              <w:tabs>
                <w:tab w:val="left" w:pos="2038"/>
              </w:tabs>
              <w:rPr>
                <w:b/>
                <w:bCs/>
              </w:rPr>
            </w:pPr>
            <w:r w:rsidRPr="005F252C">
              <w:rPr>
                <w:b/>
                <w:bCs/>
              </w:rPr>
              <w:t>Technology</w:t>
            </w:r>
          </w:p>
        </w:tc>
        <w:tc>
          <w:tcPr>
            <w:tcW w:w="2260" w:type="dxa"/>
            <w:vMerge w:val="restart"/>
            <w:hideMark/>
          </w:tcPr>
          <w:p w14:paraId="2C3C5D88" w14:textId="77777777" w:rsidR="00A46571" w:rsidRPr="005F252C" w:rsidRDefault="00A46571" w:rsidP="00A46571">
            <w:pPr>
              <w:tabs>
                <w:tab w:val="left" w:pos="2038"/>
              </w:tabs>
              <w:rPr>
                <w:b/>
                <w:bCs/>
              </w:rPr>
            </w:pPr>
            <w:r w:rsidRPr="005F252C">
              <w:rPr>
                <w:b/>
                <w:bCs/>
              </w:rPr>
              <w:t>Services</w:t>
            </w:r>
          </w:p>
        </w:tc>
        <w:tc>
          <w:tcPr>
            <w:tcW w:w="11360" w:type="dxa"/>
            <w:vMerge w:val="restart"/>
            <w:hideMark/>
          </w:tcPr>
          <w:p w14:paraId="22DCFDCE" w14:textId="77777777" w:rsidR="00A46571" w:rsidRPr="005F252C" w:rsidRDefault="00A46571" w:rsidP="00A46571">
            <w:pPr>
              <w:tabs>
                <w:tab w:val="left" w:pos="2038"/>
              </w:tabs>
            </w:pPr>
            <w:r w:rsidRPr="005F252C">
              <w:t>This includes any services in the technology field.</w:t>
            </w:r>
          </w:p>
        </w:tc>
        <w:tc>
          <w:tcPr>
            <w:tcW w:w="5360" w:type="dxa"/>
            <w:hideMark/>
          </w:tcPr>
          <w:p w14:paraId="130181AF" w14:textId="77777777" w:rsidR="00A46571" w:rsidRPr="005F252C" w:rsidRDefault="00A46571" w:rsidP="00A46571">
            <w:pPr>
              <w:tabs>
                <w:tab w:val="left" w:pos="2038"/>
              </w:tabs>
            </w:pPr>
            <w:r w:rsidRPr="005F252C">
              <w:t>IT Outsourcing (Personnel)</w:t>
            </w:r>
          </w:p>
        </w:tc>
        <w:tc>
          <w:tcPr>
            <w:tcW w:w="760" w:type="dxa"/>
            <w:hideMark/>
          </w:tcPr>
          <w:p w14:paraId="3BD8D2BE" w14:textId="77777777" w:rsidR="00A46571" w:rsidRPr="005F252C" w:rsidRDefault="00A46571" w:rsidP="00A46571">
            <w:pPr>
              <w:tabs>
                <w:tab w:val="left" w:pos="2038"/>
              </w:tabs>
            </w:pPr>
            <w:r w:rsidRPr="005F252C">
              <w:t>No</w:t>
            </w:r>
          </w:p>
        </w:tc>
        <w:tc>
          <w:tcPr>
            <w:tcW w:w="1380" w:type="dxa"/>
            <w:hideMark/>
          </w:tcPr>
          <w:p w14:paraId="08199765" w14:textId="77777777" w:rsidR="00A46571" w:rsidRPr="005F252C" w:rsidRDefault="00A46571" w:rsidP="00A46571">
            <w:pPr>
              <w:tabs>
                <w:tab w:val="left" w:pos="2038"/>
              </w:tabs>
            </w:pPr>
            <w:r w:rsidRPr="005F252C">
              <w:t>Yes</w:t>
            </w:r>
          </w:p>
        </w:tc>
        <w:tc>
          <w:tcPr>
            <w:tcW w:w="1460" w:type="dxa"/>
            <w:hideMark/>
          </w:tcPr>
          <w:p w14:paraId="58D1C566" w14:textId="77777777" w:rsidR="00A46571" w:rsidRPr="005F252C" w:rsidRDefault="00A46571" w:rsidP="00A46571">
            <w:pPr>
              <w:tabs>
                <w:tab w:val="left" w:pos="2038"/>
              </w:tabs>
            </w:pPr>
            <w:r w:rsidRPr="005F252C">
              <w:t>S</w:t>
            </w:r>
          </w:p>
        </w:tc>
      </w:tr>
      <w:tr w:rsidR="00A46571" w:rsidRPr="005F252C" w14:paraId="4240434F" w14:textId="77777777" w:rsidTr="009764B6">
        <w:trPr>
          <w:trHeight w:val="310"/>
        </w:trPr>
        <w:tc>
          <w:tcPr>
            <w:tcW w:w="5040" w:type="dxa"/>
            <w:vMerge/>
            <w:hideMark/>
          </w:tcPr>
          <w:p w14:paraId="369E151E" w14:textId="77777777" w:rsidR="00A46571" w:rsidRPr="005F252C" w:rsidRDefault="00A46571" w:rsidP="00A46571">
            <w:pPr>
              <w:tabs>
                <w:tab w:val="left" w:pos="2038"/>
              </w:tabs>
              <w:rPr>
                <w:b/>
                <w:bCs/>
              </w:rPr>
            </w:pPr>
          </w:p>
        </w:tc>
        <w:tc>
          <w:tcPr>
            <w:tcW w:w="2260" w:type="dxa"/>
            <w:vMerge/>
            <w:hideMark/>
          </w:tcPr>
          <w:p w14:paraId="699CE030" w14:textId="77777777" w:rsidR="00A46571" w:rsidRPr="005F252C" w:rsidRDefault="00A46571" w:rsidP="00A46571">
            <w:pPr>
              <w:tabs>
                <w:tab w:val="left" w:pos="2038"/>
              </w:tabs>
              <w:rPr>
                <w:b/>
                <w:bCs/>
              </w:rPr>
            </w:pPr>
          </w:p>
        </w:tc>
        <w:tc>
          <w:tcPr>
            <w:tcW w:w="11360" w:type="dxa"/>
            <w:vMerge/>
            <w:hideMark/>
          </w:tcPr>
          <w:p w14:paraId="42517C6F" w14:textId="77777777" w:rsidR="00A46571" w:rsidRPr="005F252C" w:rsidRDefault="00A46571" w:rsidP="00A46571">
            <w:pPr>
              <w:tabs>
                <w:tab w:val="left" w:pos="2038"/>
              </w:tabs>
            </w:pPr>
          </w:p>
        </w:tc>
        <w:tc>
          <w:tcPr>
            <w:tcW w:w="5360" w:type="dxa"/>
            <w:hideMark/>
          </w:tcPr>
          <w:p w14:paraId="4B1F96D9" w14:textId="77777777" w:rsidR="00A46571" w:rsidRPr="005F252C" w:rsidRDefault="00A46571" w:rsidP="00A46571">
            <w:pPr>
              <w:tabs>
                <w:tab w:val="left" w:pos="2038"/>
              </w:tabs>
            </w:pPr>
            <w:r w:rsidRPr="005F252C">
              <w:t>IT Staff Augmentation (Consultants)</w:t>
            </w:r>
          </w:p>
        </w:tc>
        <w:tc>
          <w:tcPr>
            <w:tcW w:w="760" w:type="dxa"/>
            <w:hideMark/>
          </w:tcPr>
          <w:p w14:paraId="15EAEB96" w14:textId="77777777" w:rsidR="00A46571" w:rsidRPr="005F252C" w:rsidRDefault="00A46571" w:rsidP="00A46571">
            <w:pPr>
              <w:tabs>
                <w:tab w:val="left" w:pos="2038"/>
              </w:tabs>
            </w:pPr>
            <w:r w:rsidRPr="005F252C">
              <w:t>No</w:t>
            </w:r>
          </w:p>
        </w:tc>
        <w:tc>
          <w:tcPr>
            <w:tcW w:w="1380" w:type="dxa"/>
            <w:hideMark/>
          </w:tcPr>
          <w:p w14:paraId="705C8A6B" w14:textId="77777777" w:rsidR="00A46571" w:rsidRPr="005F252C" w:rsidRDefault="00A46571" w:rsidP="00A46571">
            <w:pPr>
              <w:tabs>
                <w:tab w:val="left" w:pos="2038"/>
              </w:tabs>
            </w:pPr>
            <w:r w:rsidRPr="005F252C">
              <w:t>Yes</w:t>
            </w:r>
          </w:p>
        </w:tc>
        <w:tc>
          <w:tcPr>
            <w:tcW w:w="1460" w:type="dxa"/>
            <w:hideMark/>
          </w:tcPr>
          <w:p w14:paraId="29371C2A" w14:textId="77777777" w:rsidR="00A46571" w:rsidRPr="005F252C" w:rsidRDefault="00A46571" w:rsidP="00A46571">
            <w:pPr>
              <w:tabs>
                <w:tab w:val="left" w:pos="2038"/>
              </w:tabs>
            </w:pPr>
            <w:r w:rsidRPr="005F252C">
              <w:t>S</w:t>
            </w:r>
          </w:p>
        </w:tc>
      </w:tr>
      <w:tr w:rsidR="00A46571" w:rsidRPr="005F252C" w14:paraId="12D6B259" w14:textId="77777777" w:rsidTr="009764B6">
        <w:trPr>
          <w:trHeight w:val="310"/>
        </w:trPr>
        <w:tc>
          <w:tcPr>
            <w:tcW w:w="5040" w:type="dxa"/>
            <w:vMerge/>
            <w:hideMark/>
          </w:tcPr>
          <w:p w14:paraId="3663158D" w14:textId="77777777" w:rsidR="00A46571" w:rsidRPr="005F252C" w:rsidRDefault="00A46571" w:rsidP="00A46571">
            <w:pPr>
              <w:tabs>
                <w:tab w:val="left" w:pos="2038"/>
              </w:tabs>
              <w:rPr>
                <w:b/>
                <w:bCs/>
              </w:rPr>
            </w:pPr>
          </w:p>
        </w:tc>
        <w:tc>
          <w:tcPr>
            <w:tcW w:w="2260" w:type="dxa"/>
            <w:vMerge/>
            <w:hideMark/>
          </w:tcPr>
          <w:p w14:paraId="123E92A0" w14:textId="77777777" w:rsidR="00A46571" w:rsidRPr="005F252C" w:rsidRDefault="00A46571" w:rsidP="00A46571">
            <w:pPr>
              <w:tabs>
                <w:tab w:val="left" w:pos="2038"/>
              </w:tabs>
              <w:rPr>
                <w:b/>
                <w:bCs/>
              </w:rPr>
            </w:pPr>
          </w:p>
        </w:tc>
        <w:tc>
          <w:tcPr>
            <w:tcW w:w="11360" w:type="dxa"/>
            <w:vMerge/>
            <w:hideMark/>
          </w:tcPr>
          <w:p w14:paraId="058BB3C9" w14:textId="77777777" w:rsidR="00A46571" w:rsidRPr="005F252C" w:rsidRDefault="00A46571" w:rsidP="00A46571">
            <w:pPr>
              <w:tabs>
                <w:tab w:val="left" w:pos="2038"/>
              </w:tabs>
            </w:pPr>
          </w:p>
        </w:tc>
        <w:tc>
          <w:tcPr>
            <w:tcW w:w="5360" w:type="dxa"/>
            <w:hideMark/>
          </w:tcPr>
          <w:p w14:paraId="5B7CC736" w14:textId="77777777" w:rsidR="00A46571" w:rsidRPr="005F252C" w:rsidRDefault="00A46571" w:rsidP="00A46571">
            <w:pPr>
              <w:tabs>
                <w:tab w:val="left" w:pos="2038"/>
              </w:tabs>
            </w:pPr>
            <w:r w:rsidRPr="005F252C">
              <w:t>IT Support Services (Maintenance)</w:t>
            </w:r>
          </w:p>
        </w:tc>
        <w:tc>
          <w:tcPr>
            <w:tcW w:w="760" w:type="dxa"/>
            <w:hideMark/>
          </w:tcPr>
          <w:p w14:paraId="5CF34E5D" w14:textId="77777777" w:rsidR="00A46571" w:rsidRPr="005F252C" w:rsidRDefault="00A46571" w:rsidP="00A46571">
            <w:pPr>
              <w:tabs>
                <w:tab w:val="left" w:pos="2038"/>
              </w:tabs>
            </w:pPr>
            <w:r w:rsidRPr="005F252C">
              <w:t>No</w:t>
            </w:r>
          </w:p>
        </w:tc>
        <w:tc>
          <w:tcPr>
            <w:tcW w:w="1380" w:type="dxa"/>
            <w:hideMark/>
          </w:tcPr>
          <w:p w14:paraId="7D122743" w14:textId="77777777" w:rsidR="00A46571" w:rsidRPr="005F252C" w:rsidRDefault="00A46571" w:rsidP="00A46571">
            <w:pPr>
              <w:tabs>
                <w:tab w:val="left" w:pos="2038"/>
              </w:tabs>
            </w:pPr>
            <w:r w:rsidRPr="005F252C">
              <w:t>Yes</w:t>
            </w:r>
          </w:p>
        </w:tc>
        <w:tc>
          <w:tcPr>
            <w:tcW w:w="1460" w:type="dxa"/>
            <w:hideMark/>
          </w:tcPr>
          <w:p w14:paraId="3C79419B" w14:textId="77777777" w:rsidR="00A46571" w:rsidRPr="005F252C" w:rsidRDefault="00A46571" w:rsidP="00A46571">
            <w:pPr>
              <w:tabs>
                <w:tab w:val="left" w:pos="2038"/>
              </w:tabs>
            </w:pPr>
            <w:r w:rsidRPr="005F252C">
              <w:t>S</w:t>
            </w:r>
          </w:p>
        </w:tc>
      </w:tr>
      <w:tr w:rsidR="00A46571" w:rsidRPr="005F252C" w14:paraId="25D8EA5E" w14:textId="77777777" w:rsidTr="009764B6">
        <w:trPr>
          <w:trHeight w:val="310"/>
        </w:trPr>
        <w:tc>
          <w:tcPr>
            <w:tcW w:w="5040" w:type="dxa"/>
            <w:vMerge/>
            <w:hideMark/>
          </w:tcPr>
          <w:p w14:paraId="5184CE68" w14:textId="77777777" w:rsidR="00A46571" w:rsidRPr="005F252C" w:rsidRDefault="00A46571" w:rsidP="00A46571">
            <w:pPr>
              <w:tabs>
                <w:tab w:val="left" w:pos="2038"/>
              </w:tabs>
              <w:rPr>
                <w:b/>
                <w:bCs/>
              </w:rPr>
            </w:pPr>
          </w:p>
        </w:tc>
        <w:tc>
          <w:tcPr>
            <w:tcW w:w="2260" w:type="dxa"/>
            <w:vMerge/>
            <w:hideMark/>
          </w:tcPr>
          <w:p w14:paraId="6EEF4FF5" w14:textId="77777777" w:rsidR="00A46571" w:rsidRPr="005F252C" w:rsidRDefault="00A46571" w:rsidP="00A46571">
            <w:pPr>
              <w:tabs>
                <w:tab w:val="left" w:pos="2038"/>
              </w:tabs>
              <w:rPr>
                <w:b/>
                <w:bCs/>
              </w:rPr>
            </w:pPr>
          </w:p>
        </w:tc>
        <w:tc>
          <w:tcPr>
            <w:tcW w:w="11360" w:type="dxa"/>
            <w:vMerge/>
            <w:hideMark/>
          </w:tcPr>
          <w:p w14:paraId="6DDB6496" w14:textId="77777777" w:rsidR="00A46571" w:rsidRPr="005F252C" w:rsidRDefault="00A46571" w:rsidP="00A46571">
            <w:pPr>
              <w:tabs>
                <w:tab w:val="left" w:pos="2038"/>
              </w:tabs>
            </w:pPr>
          </w:p>
        </w:tc>
        <w:tc>
          <w:tcPr>
            <w:tcW w:w="5360" w:type="dxa"/>
            <w:hideMark/>
          </w:tcPr>
          <w:p w14:paraId="14AEAEA1" w14:textId="77777777" w:rsidR="00A46571" w:rsidRPr="005F252C" w:rsidRDefault="00A46571" w:rsidP="00A46571">
            <w:pPr>
              <w:tabs>
                <w:tab w:val="left" w:pos="2038"/>
              </w:tabs>
            </w:pPr>
            <w:r w:rsidRPr="005F252C">
              <w:t xml:space="preserve">Access Control system installation </w:t>
            </w:r>
          </w:p>
        </w:tc>
        <w:tc>
          <w:tcPr>
            <w:tcW w:w="760" w:type="dxa"/>
            <w:hideMark/>
          </w:tcPr>
          <w:p w14:paraId="0C6E0BC4" w14:textId="77777777" w:rsidR="00A46571" w:rsidRPr="005F252C" w:rsidRDefault="00A46571" w:rsidP="00A46571">
            <w:pPr>
              <w:tabs>
                <w:tab w:val="left" w:pos="2038"/>
              </w:tabs>
            </w:pPr>
            <w:r w:rsidRPr="005F252C">
              <w:t>No</w:t>
            </w:r>
          </w:p>
        </w:tc>
        <w:tc>
          <w:tcPr>
            <w:tcW w:w="1380" w:type="dxa"/>
            <w:hideMark/>
          </w:tcPr>
          <w:p w14:paraId="74C6174C" w14:textId="77777777" w:rsidR="00A46571" w:rsidRPr="005F252C" w:rsidRDefault="00A46571" w:rsidP="00A46571">
            <w:pPr>
              <w:tabs>
                <w:tab w:val="left" w:pos="2038"/>
              </w:tabs>
            </w:pPr>
            <w:r w:rsidRPr="005F252C">
              <w:t>Yes</w:t>
            </w:r>
          </w:p>
        </w:tc>
        <w:tc>
          <w:tcPr>
            <w:tcW w:w="1460" w:type="dxa"/>
            <w:hideMark/>
          </w:tcPr>
          <w:p w14:paraId="6E78A82E" w14:textId="77777777" w:rsidR="00A46571" w:rsidRPr="005F252C" w:rsidRDefault="00A46571" w:rsidP="00A46571">
            <w:pPr>
              <w:tabs>
                <w:tab w:val="left" w:pos="2038"/>
              </w:tabs>
            </w:pPr>
            <w:r w:rsidRPr="005F252C">
              <w:t>S</w:t>
            </w:r>
          </w:p>
        </w:tc>
      </w:tr>
      <w:tr w:rsidR="00A46571" w:rsidRPr="005F252C" w14:paraId="73B6C546" w14:textId="77777777" w:rsidTr="009764B6">
        <w:trPr>
          <w:trHeight w:val="310"/>
        </w:trPr>
        <w:tc>
          <w:tcPr>
            <w:tcW w:w="5040" w:type="dxa"/>
            <w:vMerge/>
            <w:hideMark/>
          </w:tcPr>
          <w:p w14:paraId="0DA3E328" w14:textId="77777777" w:rsidR="00A46571" w:rsidRPr="005F252C" w:rsidRDefault="00A46571" w:rsidP="00A46571">
            <w:pPr>
              <w:tabs>
                <w:tab w:val="left" w:pos="2038"/>
              </w:tabs>
              <w:rPr>
                <w:b/>
                <w:bCs/>
              </w:rPr>
            </w:pPr>
          </w:p>
        </w:tc>
        <w:tc>
          <w:tcPr>
            <w:tcW w:w="2260" w:type="dxa"/>
            <w:vMerge/>
            <w:hideMark/>
          </w:tcPr>
          <w:p w14:paraId="634E2230" w14:textId="77777777" w:rsidR="00A46571" w:rsidRPr="005F252C" w:rsidRDefault="00A46571" w:rsidP="00A46571">
            <w:pPr>
              <w:tabs>
                <w:tab w:val="left" w:pos="2038"/>
              </w:tabs>
              <w:rPr>
                <w:b/>
                <w:bCs/>
              </w:rPr>
            </w:pPr>
          </w:p>
        </w:tc>
        <w:tc>
          <w:tcPr>
            <w:tcW w:w="11360" w:type="dxa"/>
            <w:vMerge/>
            <w:hideMark/>
          </w:tcPr>
          <w:p w14:paraId="47826F2B" w14:textId="77777777" w:rsidR="00A46571" w:rsidRPr="005F252C" w:rsidRDefault="00A46571" w:rsidP="00A46571">
            <w:pPr>
              <w:tabs>
                <w:tab w:val="left" w:pos="2038"/>
              </w:tabs>
            </w:pPr>
          </w:p>
        </w:tc>
        <w:tc>
          <w:tcPr>
            <w:tcW w:w="5360" w:type="dxa"/>
            <w:hideMark/>
          </w:tcPr>
          <w:p w14:paraId="71EF9564" w14:textId="77777777" w:rsidR="00A46571" w:rsidRPr="005F252C" w:rsidRDefault="00A46571" w:rsidP="00A46571">
            <w:pPr>
              <w:tabs>
                <w:tab w:val="left" w:pos="2038"/>
              </w:tabs>
            </w:pPr>
            <w:r w:rsidRPr="005F252C">
              <w:t>Network Planning Services</w:t>
            </w:r>
          </w:p>
        </w:tc>
        <w:tc>
          <w:tcPr>
            <w:tcW w:w="760" w:type="dxa"/>
            <w:hideMark/>
          </w:tcPr>
          <w:p w14:paraId="0F431631" w14:textId="77777777" w:rsidR="00A46571" w:rsidRPr="005F252C" w:rsidRDefault="00A46571" w:rsidP="00A46571">
            <w:pPr>
              <w:tabs>
                <w:tab w:val="left" w:pos="2038"/>
              </w:tabs>
            </w:pPr>
            <w:r w:rsidRPr="005F252C">
              <w:t>No</w:t>
            </w:r>
          </w:p>
        </w:tc>
        <w:tc>
          <w:tcPr>
            <w:tcW w:w="1380" w:type="dxa"/>
            <w:hideMark/>
          </w:tcPr>
          <w:p w14:paraId="1BB708D4" w14:textId="77777777" w:rsidR="00A46571" w:rsidRPr="005F252C" w:rsidRDefault="00A46571" w:rsidP="00A46571">
            <w:pPr>
              <w:tabs>
                <w:tab w:val="left" w:pos="2038"/>
              </w:tabs>
            </w:pPr>
            <w:r w:rsidRPr="005F252C">
              <w:t>Yes</w:t>
            </w:r>
          </w:p>
        </w:tc>
        <w:tc>
          <w:tcPr>
            <w:tcW w:w="1460" w:type="dxa"/>
            <w:hideMark/>
          </w:tcPr>
          <w:p w14:paraId="57DA7B3D" w14:textId="77777777" w:rsidR="00A46571" w:rsidRPr="005F252C" w:rsidRDefault="00A46571" w:rsidP="00A46571">
            <w:pPr>
              <w:tabs>
                <w:tab w:val="left" w:pos="2038"/>
              </w:tabs>
            </w:pPr>
            <w:r w:rsidRPr="005F252C">
              <w:t>S</w:t>
            </w:r>
          </w:p>
        </w:tc>
      </w:tr>
      <w:tr w:rsidR="00A46571" w:rsidRPr="005F252C" w14:paraId="46A1E83B" w14:textId="77777777" w:rsidTr="009764B6">
        <w:trPr>
          <w:trHeight w:val="310"/>
        </w:trPr>
        <w:tc>
          <w:tcPr>
            <w:tcW w:w="5040" w:type="dxa"/>
            <w:vMerge/>
            <w:hideMark/>
          </w:tcPr>
          <w:p w14:paraId="45BB00C5" w14:textId="77777777" w:rsidR="00A46571" w:rsidRPr="005F252C" w:rsidRDefault="00A46571" w:rsidP="00A46571">
            <w:pPr>
              <w:tabs>
                <w:tab w:val="left" w:pos="2038"/>
              </w:tabs>
              <w:rPr>
                <w:b/>
                <w:bCs/>
              </w:rPr>
            </w:pPr>
          </w:p>
        </w:tc>
        <w:tc>
          <w:tcPr>
            <w:tcW w:w="2260" w:type="dxa"/>
            <w:vMerge/>
            <w:hideMark/>
          </w:tcPr>
          <w:p w14:paraId="3219669A" w14:textId="77777777" w:rsidR="00A46571" w:rsidRPr="005F252C" w:rsidRDefault="00A46571" w:rsidP="00A46571">
            <w:pPr>
              <w:tabs>
                <w:tab w:val="left" w:pos="2038"/>
              </w:tabs>
              <w:rPr>
                <w:b/>
                <w:bCs/>
              </w:rPr>
            </w:pPr>
          </w:p>
        </w:tc>
        <w:tc>
          <w:tcPr>
            <w:tcW w:w="11360" w:type="dxa"/>
            <w:vMerge/>
            <w:hideMark/>
          </w:tcPr>
          <w:p w14:paraId="1381DE0A" w14:textId="77777777" w:rsidR="00A46571" w:rsidRPr="005F252C" w:rsidRDefault="00A46571" w:rsidP="00A46571">
            <w:pPr>
              <w:tabs>
                <w:tab w:val="left" w:pos="2038"/>
              </w:tabs>
            </w:pPr>
          </w:p>
        </w:tc>
        <w:tc>
          <w:tcPr>
            <w:tcW w:w="5360" w:type="dxa"/>
            <w:hideMark/>
          </w:tcPr>
          <w:p w14:paraId="782FF308" w14:textId="77777777" w:rsidR="00A46571" w:rsidRPr="005F252C" w:rsidRDefault="00A46571" w:rsidP="00A46571">
            <w:pPr>
              <w:tabs>
                <w:tab w:val="left" w:pos="2038"/>
              </w:tabs>
            </w:pPr>
            <w:r w:rsidRPr="005F252C">
              <w:t>IoT Solutions</w:t>
            </w:r>
          </w:p>
        </w:tc>
        <w:tc>
          <w:tcPr>
            <w:tcW w:w="760" w:type="dxa"/>
            <w:hideMark/>
          </w:tcPr>
          <w:p w14:paraId="628B6C18" w14:textId="77777777" w:rsidR="00A46571" w:rsidRPr="005F252C" w:rsidRDefault="00A46571" w:rsidP="00A46571">
            <w:pPr>
              <w:tabs>
                <w:tab w:val="left" w:pos="2038"/>
              </w:tabs>
            </w:pPr>
            <w:r w:rsidRPr="005F252C">
              <w:t>No</w:t>
            </w:r>
          </w:p>
        </w:tc>
        <w:tc>
          <w:tcPr>
            <w:tcW w:w="1380" w:type="dxa"/>
            <w:hideMark/>
          </w:tcPr>
          <w:p w14:paraId="19BECE08" w14:textId="77777777" w:rsidR="00A46571" w:rsidRPr="005F252C" w:rsidRDefault="00A46571" w:rsidP="00A46571">
            <w:pPr>
              <w:tabs>
                <w:tab w:val="left" w:pos="2038"/>
              </w:tabs>
            </w:pPr>
            <w:r w:rsidRPr="005F252C">
              <w:t>Yes</w:t>
            </w:r>
          </w:p>
        </w:tc>
        <w:tc>
          <w:tcPr>
            <w:tcW w:w="1460" w:type="dxa"/>
            <w:hideMark/>
          </w:tcPr>
          <w:p w14:paraId="47F2BF4E" w14:textId="77777777" w:rsidR="00A46571" w:rsidRPr="005F252C" w:rsidRDefault="00A46571" w:rsidP="00A46571">
            <w:pPr>
              <w:tabs>
                <w:tab w:val="left" w:pos="2038"/>
              </w:tabs>
            </w:pPr>
            <w:r w:rsidRPr="005F252C">
              <w:t>S</w:t>
            </w:r>
          </w:p>
        </w:tc>
      </w:tr>
      <w:tr w:rsidR="00A46571" w:rsidRPr="005F252C" w14:paraId="1CFCF759" w14:textId="77777777" w:rsidTr="009764B6">
        <w:trPr>
          <w:trHeight w:val="310"/>
        </w:trPr>
        <w:tc>
          <w:tcPr>
            <w:tcW w:w="5040" w:type="dxa"/>
            <w:vMerge/>
            <w:hideMark/>
          </w:tcPr>
          <w:p w14:paraId="4C56F18E" w14:textId="77777777" w:rsidR="00A46571" w:rsidRPr="005F252C" w:rsidRDefault="00A46571" w:rsidP="00A46571">
            <w:pPr>
              <w:tabs>
                <w:tab w:val="left" w:pos="2038"/>
              </w:tabs>
              <w:rPr>
                <w:b/>
                <w:bCs/>
              </w:rPr>
            </w:pPr>
          </w:p>
        </w:tc>
        <w:tc>
          <w:tcPr>
            <w:tcW w:w="2260" w:type="dxa"/>
            <w:vMerge/>
            <w:hideMark/>
          </w:tcPr>
          <w:p w14:paraId="3E7DB16C" w14:textId="77777777" w:rsidR="00A46571" w:rsidRPr="005F252C" w:rsidRDefault="00A46571" w:rsidP="00A46571">
            <w:pPr>
              <w:tabs>
                <w:tab w:val="left" w:pos="2038"/>
              </w:tabs>
              <w:rPr>
                <w:b/>
                <w:bCs/>
              </w:rPr>
            </w:pPr>
          </w:p>
        </w:tc>
        <w:tc>
          <w:tcPr>
            <w:tcW w:w="11360" w:type="dxa"/>
            <w:vMerge/>
            <w:hideMark/>
          </w:tcPr>
          <w:p w14:paraId="770C5818" w14:textId="77777777" w:rsidR="00A46571" w:rsidRPr="005F252C" w:rsidRDefault="00A46571" w:rsidP="00A46571">
            <w:pPr>
              <w:tabs>
                <w:tab w:val="left" w:pos="2038"/>
              </w:tabs>
            </w:pPr>
          </w:p>
        </w:tc>
        <w:tc>
          <w:tcPr>
            <w:tcW w:w="5360" w:type="dxa"/>
            <w:hideMark/>
          </w:tcPr>
          <w:p w14:paraId="2F9C8515" w14:textId="77777777" w:rsidR="00A46571" w:rsidRPr="005F252C" w:rsidRDefault="00A46571" w:rsidP="00A46571">
            <w:pPr>
              <w:tabs>
                <w:tab w:val="left" w:pos="2038"/>
              </w:tabs>
            </w:pPr>
            <w:r w:rsidRPr="005F252C">
              <w:t xml:space="preserve">App development </w:t>
            </w:r>
          </w:p>
        </w:tc>
        <w:tc>
          <w:tcPr>
            <w:tcW w:w="760" w:type="dxa"/>
            <w:hideMark/>
          </w:tcPr>
          <w:p w14:paraId="22AA53EB" w14:textId="77777777" w:rsidR="00A46571" w:rsidRPr="005F252C" w:rsidRDefault="00A46571" w:rsidP="00A46571">
            <w:pPr>
              <w:tabs>
                <w:tab w:val="left" w:pos="2038"/>
              </w:tabs>
            </w:pPr>
            <w:r w:rsidRPr="005F252C">
              <w:t>No</w:t>
            </w:r>
          </w:p>
        </w:tc>
        <w:tc>
          <w:tcPr>
            <w:tcW w:w="1380" w:type="dxa"/>
            <w:hideMark/>
          </w:tcPr>
          <w:p w14:paraId="7B621750" w14:textId="77777777" w:rsidR="00A46571" w:rsidRPr="005F252C" w:rsidRDefault="00A46571" w:rsidP="00A46571">
            <w:pPr>
              <w:tabs>
                <w:tab w:val="left" w:pos="2038"/>
              </w:tabs>
            </w:pPr>
            <w:r w:rsidRPr="005F252C">
              <w:t>Yes</w:t>
            </w:r>
          </w:p>
        </w:tc>
        <w:tc>
          <w:tcPr>
            <w:tcW w:w="1460" w:type="dxa"/>
            <w:hideMark/>
          </w:tcPr>
          <w:p w14:paraId="7D255A0F" w14:textId="77777777" w:rsidR="00A46571" w:rsidRPr="005F252C" w:rsidRDefault="00A46571" w:rsidP="00A46571">
            <w:pPr>
              <w:tabs>
                <w:tab w:val="left" w:pos="2038"/>
              </w:tabs>
            </w:pPr>
            <w:r w:rsidRPr="005F252C">
              <w:t>S</w:t>
            </w:r>
          </w:p>
        </w:tc>
      </w:tr>
      <w:tr w:rsidR="00A46571" w:rsidRPr="005F252C" w14:paraId="57B68C15" w14:textId="77777777" w:rsidTr="009764B6">
        <w:trPr>
          <w:trHeight w:val="310"/>
        </w:trPr>
        <w:tc>
          <w:tcPr>
            <w:tcW w:w="5040" w:type="dxa"/>
            <w:vMerge/>
            <w:hideMark/>
          </w:tcPr>
          <w:p w14:paraId="2FA9DB96" w14:textId="77777777" w:rsidR="00A46571" w:rsidRPr="005F252C" w:rsidRDefault="00A46571" w:rsidP="00A46571">
            <w:pPr>
              <w:tabs>
                <w:tab w:val="left" w:pos="2038"/>
              </w:tabs>
              <w:rPr>
                <w:b/>
                <w:bCs/>
              </w:rPr>
            </w:pPr>
          </w:p>
        </w:tc>
        <w:tc>
          <w:tcPr>
            <w:tcW w:w="2260" w:type="dxa"/>
            <w:vMerge/>
            <w:hideMark/>
          </w:tcPr>
          <w:p w14:paraId="2259E38F" w14:textId="77777777" w:rsidR="00A46571" w:rsidRPr="005F252C" w:rsidRDefault="00A46571" w:rsidP="00A46571">
            <w:pPr>
              <w:tabs>
                <w:tab w:val="left" w:pos="2038"/>
              </w:tabs>
              <w:rPr>
                <w:b/>
                <w:bCs/>
              </w:rPr>
            </w:pPr>
          </w:p>
        </w:tc>
        <w:tc>
          <w:tcPr>
            <w:tcW w:w="11360" w:type="dxa"/>
            <w:vMerge/>
            <w:hideMark/>
          </w:tcPr>
          <w:p w14:paraId="6D7BA529" w14:textId="77777777" w:rsidR="00A46571" w:rsidRPr="005F252C" w:rsidRDefault="00A46571" w:rsidP="00A46571">
            <w:pPr>
              <w:tabs>
                <w:tab w:val="left" w:pos="2038"/>
              </w:tabs>
            </w:pPr>
          </w:p>
        </w:tc>
        <w:tc>
          <w:tcPr>
            <w:tcW w:w="5360" w:type="dxa"/>
            <w:hideMark/>
          </w:tcPr>
          <w:p w14:paraId="3B7C0949" w14:textId="77777777" w:rsidR="00A46571" w:rsidRPr="005F252C" w:rsidRDefault="00A46571" w:rsidP="00A46571">
            <w:pPr>
              <w:tabs>
                <w:tab w:val="left" w:pos="2038"/>
              </w:tabs>
            </w:pPr>
            <w:r w:rsidRPr="005F252C">
              <w:t>Web Development</w:t>
            </w:r>
          </w:p>
        </w:tc>
        <w:tc>
          <w:tcPr>
            <w:tcW w:w="760" w:type="dxa"/>
            <w:hideMark/>
          </w:tcPr>
          <w:p w14:paraId="207D04DF" w14:textId="77777777" w:rsidR="00A46571" w:rsidRPr="005F252C" w:rsidRDefault="00A46571" w:rsidP="00A46571">
            <w:pPr>
              <w:tabs>
                <w:tab w:val="left" w:pos="2038"/>
              </w:tabs>
            </w:pPr>
            <w:r w:rsidRPr="005F252C">
              <w:t>No</w:t>
            </w:r>
          </w:p>
        </w:tc>
        <w:tc>
          <w:tcPr>
            <w:tcW w:w="1380" w:type="dxa"/>
            <w:hideMark/>
          </w:tcPr>
          <w:p w14:paraId="7730A032" w14:textId="77777777" w:rsidR="00A46571" w:rsidRPr="005F252C" w:rsidRDefault="00A46571" w:rsidP="00A46571">
            <w:pPr>
              <w:tabs>
                <w:tab w:val="left" w:pos="2038"/>
              </w:tabs>
            </w:pPr>
            <w:r w:rsidRPr="005F252C">
              <w:t>Yes</w:t>
            </w:r>
          </w:p>
        </w:tc>
        <w:tc>
          <w:tcPr>
            <w:tcW w:w="1460" w:type="dxa"/>
            <w:hideMark/>
          </w:tcPr>
          <w:p w14:paraId="1F7E9F6B" w14:textId="77777777" w:rsidR="00A46571" w:rsidRPr="005F252C" w:rsidRDefault="00A46571" w:rsidP="00A46571">
            <w:pPr>
              <w:tabs>
                <w:tab w:val="left" w:pos="2038"/>
              </w:tabs>
            </w:pPr>
            <w:r w:rsidRPr="005F252C">
              <w:t>S</w:t>
            </w:r>
          </w:p>
        </w:tc>
      </w:tr>
      <w:tr w:rsidR="00A46571" w:rsidRPr="005F252C" w14:paraId="4CB9F5DC" w14:textId="77777777" w:rsidTr="009764B6">
        <w:trPr>
          <w:trHeight w:val="310"/>
        </w:trPr>
        <w:tc>
          <w:tcPr>
            <w:tcW w:w="5040" w:type="dxa"/>
            <w:vMerge w:val="restart"/>
            <w:hideMark/>
          </w:tcPr>
          <w:p w14:paraId="1128F506" w14:textId="77777777" w:rsidR="00A46571" w:rsidRPr="005F252C" w:rsidRDefault="00A46571" w:rsidP="00A46571">
            <w:pPr>
              <w:tabs>
                <w:tab w:val="left" w:pos="2038"/>
              </w:tabs>
              <w:rPr>
                <w:b/>
                <w:bCs/>
              </w:rPr>
            </w:pPr>
            <w:r w:rsidRPr="005F252C">
              <w:rPr>
                <w:b/>
                <w:bCs/>
              </w:rPr>
              <w:t>Wooden Pallets</w:t>
            </w:r>
          </w:p>
        </w:tc>
        <w:tc>
          <w:tcPr>
            <w:tcW w:w="2260" w:type="dxa"/>
            <w:vMerge w:val="restart"/>
            <w:hideMark/>
          </w:tcPr>
          <w:p w14:paraId="6B4C902A" w14:textId="77777777" w:rsidR="00A46571" w:rsidRPr="005F252C" w:rsidRDefault="00A46571" w:rsidP="00A46571">
            <w:pPr>
              <w:tabs>
                <w:tab w:val="left" w:pos="2038"/>
              </w:tabs>
              <w:rPr>
                <w:b/>
                <w:bCs/>
              </w:rPr>
            </w:pPr>
            <w:r w:rsidRPr="005F252C">
              <w:rPr>
                <w:b/>
                <w:bCs/>
              </w:rPr>
              <w:t>Wooden Pallets</w:t>
            </w:r>
          </w:p>
        </w:tc>
        <w:tc>
          <w:tcPr>
            <w:tcW w:w="11360" w:type="dxa"/>
            <w:vMerge w:val="restart"/>
            <w:hideMark/>
          </w:tcPr>
          <w:p w14:paraId="734382CE" w14:textId="77777777" w:rsidR="00A46571" w:rsidRPr="005F252C" w:rsidRDefault="00A46571" w:rsidP="00A46571">
            <w:pPr>
              <w:tabs>
                <w:tab w:val="left" w:pos="2038"/>
              </w:tabs>
            </w:pPr>
            <w:r w:rsidRPr="005F252C">
              <w:t>A flat wooden structure that heavy goods are put onto so that they can be moved using a fork-lift truck </w:t>
            </w:r>
          </w:p>
        </w:tc>
        <w:tc>
          <w:tcPr>
            <w:tcW w:w="5360" w:type="dxa"/>
            <w:hideMark/>
          </w:tcPr>
          <w:p w14:paraId="7FFE1A3C" w14:textId="77777777" w:rsidR="00A46571" w:rsidRPr="005F252C" w:rsidRDefault="00A46571" w:rsidP="00A46571">
            <w:pPr>
              <w:tabs>
                <w:tab w:val="left" w:pos="2038"/>
              </w:tabs>
            </w:pPr>
            <w:r w:rsidRPr="005F252C">
              <w:t>Heavy Duty Wooden Pallet</w:t>
            </w:r>
          </w:p>
        </w:tc>
        <w:tc>
          <w:tcPr>
            <w:tcW w:w="760" w:type="dxa"/>
            <w:hideMark/>
          </w:tcPr>
          <w:p w14:paraId="5241644F" w14:textId="77777777" w:rsidR="00A46571" w:rsidRPr="005F252C" w:rsidRDefault="00A46571" w:rsidP="00A46571">
            <w:pPr>
              <w:tabs>
                <w:tab w:val="left" w:pos="2038"/>
              </w:tabs>
            </w:pPr>
            <w:r w:rsidRPr="005F252C">
              <w:t>No</w:t>
            </w:r>
          </w:p>
        </w:tc>
        <w:tc>
          <w:tcPr>
            <w:tcW w:w="1380" w:type="dxa"/>
            <w:hideMark/>
          </w:tcPr>
          <w:p w14:paraId="31B215EC" w14:textId="77777777" w:rsidR="00A46571" w:rsidRPr="005F252C" w:rsidRDefault="00A46571" w:rsidP="00A46571">
            <w:pPr>
              <w:tabs>
                <w:tab w:val="left" w:pos="2038"/>
              </w:tabs>
            </w:pPr>
            <w:r w:rsidRPr="005F252C">
              <w:t>Yes</w:t>
            </w:r>
          </w:p>
        </w:tc>
        <w:tc>
          <w:tcPr>
            <w:tcW w:w="1460" w:type="dxa"/>
            <w:hideMark/>
          </w:tcPr>
          <w:p w14:paraId="17FFD5CE" w14:textId="77777777" w:rsidR="00A46571" w:rsidRPr="005F252C" w:rsidRDefault="00A46571" w:rsidP="00A46571">
            <w:pPr>
              <w:tabs>
                <w:tab w:val="left" w:pos="2038"/>
              </w:tabs>
            </w:pPr>
            <w:r w:rsidRPr="005F252C">
              <w:t>P</w:t>
            </w:r>
          </w:p>
        </w:tc>
      </w:tr>
      <w:tr w:rsidR="00A46571" w:rsidRPr="005F252C" w14:paraId="176ECEDE" w14:textId="77777777" w:rsidTr="009764B6">
        <w:trPr>
          <w:trHeight w:val="310"/>
        </w:trPr>
        <w:tc>
          <w:tcPr>
            <w:tcW w:w="5040" w:type="dxa"/>
            <w:vMerge/>
            <w:hideMark/>
          </w:tcPr>
          <w:p w14:paraId="1519D157" w14:textId="77777777" w:rsidR="00A46571" w:rsidRPr="005F252C" w:rsidRDefault="00A46571" w:rsidP="00A46571">
            <w:pPr>
              <w:tabs>
                <w:tab w:val="left" w:pos="2038"/>
              </w:tabs>
              <w:rPr>
                <w:b/>
                <w:bCs/>
              </w:rPr>
            </w:pPr>
          </w:p>
        </w:tc>
        <w:tc>
          <w:tcPr>
            <w:tcW w:w="2260" w:type="dxa"/>
            <w:vMerge/>
            <w:hideMark/>
          </w:tcPr>
          <w:p w14:paraId="1A80B6F9" w14:textId="77777777" w:rsidR="00A46571" w:rsidRPr="005F252C" w:rsidRDefault="00A46571" w:rsidP="00A46571">
            <w:pPr>
              <w:tabs>
                <w:tab w:val="left" w:pos="2038"/>
              </w:tabs>
              <w:rPr>
                <w:b/>
                <w:bCs/>
              </w:rPr>
            </w:pPr>
          </w:p>
        </w:tc>
        <w:tc>
          <w:tcPr>
            <w:tcW w:w="11360" w:type="dxa"/>
            <w:vMerge/>
            <w:hideMark/>
          </w:tcPr>
          <w:p w14:paraId="56F8230E" w14:textId="77777777" w:rsidR="00A46571" w:rsidRPr="005F252C" w:rsidRDefault="00A46571" w:rsidP="00A46571">
            <w:pPr>
              <w:tabs>
                <w:tab w:val="left" w:pos="2038"/>
              </w:tabs>
            </w:pPr>
          </w:p>
        </w:tc>
        <w:tc>
          <w:tcPr>
            <w:tcW w:w="5360" w:type="dxa"/>
            <w:hideMark/>
          </w:tcPr>
          <w:p w14:paraId="0865BD8F" w14:textId="77777777" w:rsidR="00A46571" w:rsidRPr="005F252C" w:rsidRDefault="00A46571" w:rsidP="00A46571">
            <w:pPr>
              <w:tabs>
                <w:tab w:val="left" w:pos="2038"/>
              </w:tabs>
            </w:pPr>
            <w:r w:rsidRPr="005F252C">
              <w:t>Euro Wooden Pallet</w:t>
            </w:r>
          </w:p>
        </w:tc>
        <w:tc>
          <w:tcPr>
            <w:tcW w:w="760" w:type="dxa"/>
            <w:hideMark/>
          </w:tcPr>
          <w:p w14:paraId="4225D8E3" w14:textId="77777777" w:rsidR="00A46571" w:rsidRPr="005F252C" w:rsidRDefault="00A46571" w:rsidP="00A46571">
            <w:pPr>
              <w:tabs>
                <w:tab w:val="left" w:pos="2038"/>
              </w:tabs>
            </w:pPr>
            <w:r w:rsidRPr="005F252C">
              <w:t>No</w:t>
            </w:r>
          </w:p>
        </w:tc>
        <w:tc>
          <w:tcPr>
            <w:tcW w:w="1380" w:type="dxa"/>
            <w:hideMark/>
          </w:tcPr>
          <w:p w14:paraId="40FE504F" w14:textId="77777777" w:rsidR="00A46571" w:rsidRPr="005F252C" w:rsidRDefault="00A46571" w:rsidP="00A46571">
            <w:pPr>
              <w:tabs>
                <w:tab w:val="left" w:pos="2038"/>
              </w:tabs>
            </w:pPr>
            <w:r w:rsidRPr="005F252C">
              <w:t>Yes</w:t>
            </w:r>
          </w:p>
        </w:tc>
        <w:tc>
          <w:tcPr>
            <w:tcW w:w="1460" w:type="dxa"/>
            <w:hideMark/>
          </w:tcPr>
          <w:p w14:paraId="775BCA5A" w14:textId="77777777" w:rsidR="00A46571" w:rsidRPr="005F252C" w:rsidRDefault="00A46571" w:rsidP="00A46571">
            <w:pPr>
              <w:tabs>
                <w:tab w:val="left" w:pos="2038"/>
              </w:tabs>
            </w:pPr>
            <w:r w:rsidRPr="005F252C">
              <w:t>P</w:t>
            </w:r>
          </w:p>
        </w:tc>
      </w:tr>
      <w:tr w:rsidR="00A46571" w:rsidRPr="005F252C" w14:paraId="7C349742" w14:textId="77777777" w:rsidTr="009764B6">
        <w:trPr>
          <w:trHeight w:val="310"/>
        </w:trPr>
        <w:tc>
          <w:tcPr>
            <w:tcW w:w="5040" w:type="dxa"/>
            <w:vMerge/>
            <w:hideMark/>
          </w:tcPr>
          <w:p w14:paraId="1102CAFB" w14:textId="77777777" w:rsidR="00A46571" w:rsidRPr="005F252C" w:rsidRDefault="00A46571" w:rsidP="00A46571">
            <w:pPr>
              <w:tabs>
                <w:tab w:val="left" w:pos="2038"/>
              </w:tabs>
              <w:rPr>
                <w:b/>
                <w:bCs/>
              </w:rPr>
            </w:pPr>
          </w:p>
        </w:tc>
        <w:tc>
          <w:tcPr>
            <w:tcW w:w="2260" w:type="dxa"/>
            <w:vMerge/>
            <w:hideMark/>
          </w:tcPr>
          <w:p w14:paraId="3331B8BB" w14:textId="77777777" w:rsidR="00A46571" w:rsidRPr="005F252C" w:rsidRDefault="00A46571" w:rsidP="00A46571">
            <w:pPr>
              <w:tabs>
                <w:tab w:val="left" w:pos="2038"/>
              </w:tabs>
              <w:rPr>
                <w:b/>
                <w:bCs/>
              </w:rPr>
            </w:pPr>
          </w:p>
        </w:tc>
        <w:tc>
          <w:tcPr>
            <w:tcW w:w="11360" w:type="dxa"/>
            <w:vMerge/>
            <w:hideMark/>
          </w:tcPr>
          <w:p w14:paraId="1588A498" w14:textId="77777777" w:rsidR="00A46571" w:rsidRPr="005F252C" w:rsidRDefault="00A46571" w:rsidP="00A46571">
            <w:pPr>
              <w:tabs>
                <w:tab w:val="left" w:pos="2038"/>
              </w:tabs>
            </w:pPr>
          </w:p>
        </w:tc>
        <w:tc>
          <w:tcPr>
            <w:tcW w:w="5360" w:type="dxa"/>
            <w:hideMark/>
          </w:tcPr>
          <w:p w14:paraId="361F19B6" w14:textId="77777777" w:rsidR="00A46571" w:rsidRPr="005F252C" w:rsidRDefault="00A46571" w:rsidP="00A46571">
            <w:pPr>
              <w:tabs>
                <w:tab w:val="left" w:pos="2038"/>
              </w:tabs>
            </w:pPr>
            <w:r w:rsidRPr="005F252C">
              <w:t>2 Way Wooden Pallet</w:t>
            </w:r>
          </w:p>
        </w:tc>
        <w:tc>
          <w:tcPr>
            <w:tcW w:w="760" w:type="dxa"/>
            <w:hideMark/>
          </w:tcPr>
          <w:p w14:paraId="622A2153" w14:textId="77777777" w:rsidR="00A46571" w:rsidRPr="005F252C" w:rsidRDefault="00A46571" w:rsidP="00A46571">
            <w:pPr>
              <w:tabs>
                <w:tab w:val="left" w:pos="2038"/>
              </w:tabs>
            </w:pPr>
            <w:r w:rsidRPr="005F252C">
              <w:t>No</w:t>
            </w:r>
          </w:p>
        </w:tc>
        <w:tc>
          <w:tcPr>
            <w:tcW w:w="1380" w:type="dxa"/>
            <w:hideMark/>
          </w:tcPr>
          <w:p w14:paraId="054D4E90" w14:textId="77777777" w:rsidR="00A46571" w:rsidRPr="005F252C" w:rsidRDefault="00A46571" w:rsidP="00A46571">
            <w:pPr>
              <w:tabs>
                <w:tab w:val="left" w:pos="2038"/>
              </w:tabs>
            </w:pPr>
            <w:r w:rsidRPr="005F252C">
              <w:t>Yes</w:t>
            </w:r>
          </w:p>
        </w:tc>
        <w:tc>
          <w:tcPr>
            <w:tcW w:w="1460" w:type="dxa"/>
            <w:hideMark/>
          </w:tcPr>
          <w:p w14:paraId="01CBA2E3" w14:textId="77777777" w:rsidR="00A46571" w:rsidRPr="005F252C" w:rsidRDefault="00A46571" w:rsidP="00A46571">
            <w:pPr>
              <w:tabs>
                <w:tab w:val="left" w:pos="2038"/>
              </w:tabs>
            </w:pPr>
            <w:r w:rsidRPr="005F252C">
              <w:t>P</w:t>
            </w:r>
          </w:p>
        </w:tc>
      </w:tr>
      <w:tr w:rsidR="00A46571" w:rsidRPr="005F252C" w14:paraId="2DAD1035" w14:textId="77777777" w:rsidTr="009764B6">
        <w:trPr>
          <w:trHeight w:val="310"/>
        </w:trPr>
        <w:tc>
          <w:tcPr>
            <w:tcW w:w="5040" w:type="dxa"/>
            <w:vMerge/>
            <w:hideMark/>
          </w:tcPr>
          <w:p w14:paraId="089BB30C" w14:textId="77777777" w:rsidR="00A46571" w:rsidRPr="005F252C" w:rsidRDefault="00A46571" w:rsidP="00A46571">
            <w:pPr>
              <w:tabs>
                <w:tab w:val="left" w:pos="2038"/>
              </w:tabs>
              <w:rPr>
                <w:b/>
                <w:bCs/>
              </w:rPr>
            </w:pPr>
          </w:p>
        </w:tc>
        <w:tc>
          <w:tcPr>
            <w:tcW w:w="2260" w:type="dxa"/>
            <w:vMerge/>
            <w:hideMark/>
          </w:tcPr>
          <w:p w14:paraId="58308556" w14:textId="77777777" w:rsidR="00A46571" w:rsidRPr="005F252C" w:rsidRDefault="00A46571" w:rsidP="00A46571">
            <w:pPr>
              <w:tabs>
                <w:tab w:val="left" w:pos="2038"/>
              </w:tabs>
              <w:rPr>
                <w:b/>
                <w:bCs/>
              </w:rPr>
            </w:pPr>
          </w:p>
        </w:tc>
        <w:tc>
          <w:tcPr>
            <w:tcW w:w="11360" w:type="dxa"/>
            <w:vMerge/>
            <w:hideMark/>
          </w:tcPr>
          <w:p w14:paraId="58781400" w14:textId="77777777" w:rsidR="00A46571" w:rsidRPr="005F252C" w:rsidRDefault="00A46571" w:rsidP="00A46571">
            <w:pPr>
              <w:tabs>
                <w:tab w:val="left" w:pos="2038"/>
              </w:tabs>
            </w:pPr>
          </w:p>
        </w:tc>
        <w:tc>
          <w:tcPr>
            <w:tcW w:w="5360" w:type="dxa"/>
            <w:hideMark/>
          </w:tcPr>
          <w:p w14:paraId="11A42316" w14:textId="77777777" w:rsidR="00A46571" w:rsidRPr="005F252C" w:rsidRDefault="00A46571" w:rsidP="00A46571">
            <w:pPr>
              <w:tabs>
                <w:tab w:val="left" w:pos="2038"/>
              </w:tabs>
            </w:pPr>
            <w:r w:rsidRPr="005F252C">
              <w:t>Way Wood Stringer Pallet</w:t>
            </w:r>
          </w:p>
        </w:tc>
        <w:tc>
          <w:tcPr>
            <w:tcW w:w="760" w:type="dxa"/>
            <w:hideMark/>
          </w:tcPr>
          <w:p w14:paraId="60E2C9B9" w14:textId="77777777" w:rsidR="00A46571" w:rsidRPr="005F252C" w:rsidRDefault="00A46571" w:rsidP="00A46571">
            <w:pPr>
              <w:tabs>
                <w:tab w:val="left" w:pos="2038"/>
              </w:tabs>
            </w:pPr>
            <w:r w:rsidRPr="005F252C">
              <w:t>No</w:t>
            </w:r>
          </w:p>
        </w:tc>
        <w:tc>
          <w:tcPr>
            <w:tcW w:w="1380" w:type="dxa"/>
            <w:hideMark/>
          </w:tcPr>
          <w:p w14:paraId="7761AA07" w14:textId="77777777" w:rsidR="00A46571" w:rsidRPr="005F252C" w:rsidRDefault="00A46571" w:rsidP="00A46571">
            <w:pPr>
              <w:tabs>
                <w:tab w:val="left" w:pos="2038"/>
              </w:tabs>
            </w:pPr>
            <w:r w:rsidRPr="005F252C">
              <w:t>Yes</w:t>
            </w:r>
          </w:p>
        </w:tc>
        <w:tc>
          <w:tcPr>
            <w:tcW w:w="1460" w:type="dxa"/>
            <w:hideMark/>
          </w:tcPr>
          <w:p w14:paraId="78C4B6FD" w14:textId="77777777" w:rsidR="00A46571" w:rsidRPr="005F252C" w:rsidRDefault="00A46571" w:rsidP="00A46571">
            <w:pPr>
              <w:tabs>
                <w:tab w:val="left" w:pos="2038"/>
              </w:tabs>
            </w:pPr>
            <w:r w:rsidRPr="005F252C">
              <w:t>P</w:t>
            </w:r>
          </w:p>
        </w:tc>
      </w:tr>
      <w:tr w:rsidR="00A46571" w:rsidRPr="005F252C" w14:paraId="0E0AF5C1" w14:textId="77777777" w:rsidTr="009764B6">
        <w:trPr>
          <w:trHeight w:val="310"/>
        </w:trPr>
        <w:tc>
          <w:tcPr>
            <w:tcW w:w="5040" w:type="dxa"/>
            <w:vMerge/>
            <w:hideMark/>
          </w:tcPr>
          <w:p w14:paraId="63538450" w14:textId="77777777" w:rsidR="00A46571" w:rsidRPr="005F252C" w:rsidRDefault="00A46571" w:rsidP="00A46571">
            <w:pPr>
              <w:tabs>
                <w:tab w:val="left" w:pos="2038"/>
              </w:tabs>
              <w:rPr>
                <w:b/>
                <w:bCs/>
              </w:rPr>
            </w:pPr>
          </w:p>
        </w:tc>
        <w:tc>
          <w:tcPr>
            <w:tcW w:w="2260" w:type="dxa"/>
            <w:vMerge/>
            <w:hideMark/>
          </w:tcPr>
          <w:p w14:paraId="1607E0B5" w14:textId="77777777" w:rsidR="00A46571" w:rsidRPr="005F252C" w:rsidRDefault="00A46571" w:rsidP="00A46571">
            <w:pPr>
              <w:tabs>
                <w:tab w:val="left" w:pos="2038"/>
              </w:tabs>
              <w:rPr>
                <w:b/>
                <w:bCs/>
              </w:rPr>
            </w:pPr>
          </w:p>
        </w:tc>
        <w:tc>
          <w:tcPr>
            <w:tcW w:w="11360" w:type="dxa"/>
            <w:vMerge/>
            <w:hideMark/>
          </w:tcPr>
          <w:p w14:paraId="47444BF5" w14:textId="77777777" w:rsidR="00A46571" w:rsidRPr="005F252C" w:rsidRDefault="00A46571" w:rsidP="00A46571">
            <w:pPr>
              <w:tabs>
                <w:tab w:val="left" w:pos="2038"/>
              </w:tabs>
            </w:pPr>
          </w:p>
        </w:tc>
        <w:tc>
          <w:tcPr>
            <w:tcW w:w="5360" w:type="dxa"/>
            <w:hideMark/>
          </w:tcPr>
          <w:p w14:paraId="2222C56E" w14:textId="77777777" w:rsidR="00A46571" w:rsidRPr="005F252C" w:rsidRDefault="00A46571" w:rsidP="00A46571">
            <w:pPr>
              <w:tabs>
                <w:tab w:val="left" w:pos="2038"/>
              </w:tabs>
            </w:pPr>
            <w:r w:rsidRPr="005F252C">
              <w:t>Coil Field Wooden Pallet</w:t>
            </w:r>
          </w:p>
        </w:tc>
        <w:tc>
          <w:tcPr>
            <w:tcW w:w="760" w:type="dxa"/>
            <w:hideMark/>
          </w:tcPr>
          <w:p w14:paraId="2AFCD51E" w14:textId="77777777" w:rsidR="00A46571" w:rsidRPr="005F252C" w:rsidRDefault="00A46571" w:rsidP="00A46571">
            <w:pPr>
              <w:tabs>
                <w:tab w:val="left" w:pos="2038"/>
              </w:tabs>
            </w:pPr>
            <w:r w:rsidRPr="005F252C">
              <w:t>No</w:t>
            </w:r>
          </w:p>
        </w:tc>
        <w:tc>
          <w:tcPr>
            <w:tcW w:w="1380" w:type="dxa"/>
            <w:hideMark/>
          </w:tcPr>
          <w:p w14:paraId="4088B6AA" w14:textId="77777777" w:rsidR="00A46571" w:rsidRPr="005F252C" w:rsidRDefault="00A46571" w:rsidP="00A46571">
            <w:pPr>
              <w:tabs>
                <w:tab w:val="left" w:pos="2038"/>
              </w:tabs>
            </w:pPr>
            <w:r w:rsidRPr="005F252C">
              <w:t>Yes</w:t>
            </w:r>
          </w:p>
        </w:tc>
        <w:tc>
          <w:tcPr>
            <w:tcW w:w="1460" w:type="dxa"/>
            <w:hideMark/>
          </w:tcPr>
          <w:p w14:paraId="57D47EA2" w14:textId="77777777" w:rsidR="00A46571" w:rsidRPr="005F252C" w:rsidRDefault="00A46571" w:rsidP="00A46571">
            <w:pPr>
              <w:tabs>
                <w:tab w:val="left" w:pos="2038"/>
              </w:tabs>
            </w:pPr>
            <w:r w:rsidRPr="005F252C">
              <w:t>P</w:t>
            </w:r>
          </w:p>
        </w:tc>
      </w:tr>
      <w:tr w:rsidR="00A46571" w:rsidRPr="005F252C" w14:paraId="274DE8F1" w14:textId="77777777" w:rsidTr="009764B6">
        <w:trPr>
          <w:trHeight w:val="310"/>
        </w:trPr>
        <w:tc>
          <w:tcPr>
            <w:tcW w:w="5040" w:type="dxa"/>
            <w:vMerge/>
            <w:hideMark/>
          </w:tcPr>
          <w:p w14:paraId="5582ABFA" w14:textId="77777777" w:rsidR="00A46571" w:rsidRPr="005F252C" w:rsidRDefault="00A46571" w:rsidP="00A46571">
            <w:pPr>
              <w:tabs>
                <w:tab w:val="left" w:pos="2038"/>
              </w:tabs>
              <w:rPr>
                <w:b/>
                <w:bCs/>
              </w:rPr>
            </w:pPr>
          </w:p>
        </w:tc>
        <w:tc>
          <w:tcPr>
            <w:tcW w:w="2260" w:type="dxa"/>
            <w:vMerge/>
            <w:hideMark/>
          </w:tcPr>
          <w:p w14:paraId="110C7EDF" w14:textId="77777777" w:rsidR="00A46571" w:rsidRPr="005F252C" w:rsidRDefault="00A46571" w:rsidP="00A46571">
            <w:pPr>
              <w:tabs>
                <w:tab w:val="left" w:pos="2038"/>
              </w:tabs>
              <w:rPr>
                <w:b/>
                <w:bCs/>
              </w:rPr>
            </w:pPr>
          </w:p>
        </w:tc>
        <w:tc>
          <w:tcPr>
            <w:tcW w:w="11360" w:type="dxa"/>
            <w:vMerge/>
            <w:hideMark/>
          </w:tcPr>
          <w:p w14:paraId="276BFDD1" w14:textId="77777777" w:rsidR="00A46571" w:rsidRPr="005F252C" w:rsidRDefault="00A46571" w:rsidP="00A46571">
            <w:pPr>
              <w:tabs>
                <w:tab w:val="left" w:pos="2038"/>
              </w:tabs>
            </w:pPr>
          </w:p>
        </w:tc>
        <w:tc>
          <w:tcPr>
            <w:tcW w:w="5360" w:type="dxa"/>
            <w:hideMark/>
          </w:tcPr>
          <w:p w14:paraId="74F4F55E" w14:textId="77777777" w:rsidR="00A46571" w:rsidRPr="005F252C" w:rsidRDefault="00A46571" w:rsidP="00A46571">
            <w:pPr>
              <w:tabs>
                <w:tab w:val="left" w:pos="2038"/>
              </w:tabs>
            </w:pPr>
            <w:r w:rsidRPr="005F252C">
              <w:t>Chemical Pallets</w:t>
            </w:r>
          </w:p>
        </w:tc>
        <w:tc>
          <w:tcPr>
            <w:tcW w:w="760" w:type="dxa"/>
            <w:hideMark/>
          </w:tcPr>
          <w:p w14:paraId="74760B0F" w14:textId="77777777" w:rsidR="00A46571" w:rsidRPr="005F252C" w:rsidRDefault="00A46571" w:rsidP="00A46571">
            <w:pPr>
              <w:tabs>
                <w:tab w:val="left" w:pos="2038"/>
              </w:tabs>
            </w:pPr>
            <w:r w:rsidRPr="005F252C">
              <w:t>No</w:t>
            </w:r>
          </w:p>
        </w:tc>
        <w:tc>
          <w:tcPr>
            <w:tcW w:w="1380" w:type="dxa"/>
            <w:hideMark/>
          </w:tcPr>
          <w:p w14:paraId="6F933EA6" w14:textId="77777777" w:rsidR="00A46571" w:rsidRPr="005F252C" w:rsidRDefault="00A46571" w:rsidP="00A46571">
            <w:pPr>
              <w:tabs>
                <w:tab w:val="left" w:pos="2038"/>
              </w:tabs>
            </w:pPr>
            <w:r w:rsidRPr="005F252C">
              <w:t>Yes</w:t>
            </w:r>
          </w:p>
        </w:tc>
        <w:tc>
          <w:tcPr>
            <w:tcW w:w="1460" w:type="dxa"/>
            <w:hideMark/>
          </w:tcPr>
          <w:p w14:paraId="7ED75E69" w14:textId="77777777" w:rsidR="00A46571" w:rsidRPr="005F252C" w:rsidRDefault="00A46571" w:rsidP="00A46571">
            <w:pPr>
              <w:tabs>
                <w:tab w:val="left" w:pos="2038"/>
              </w:tabs>
            </w:pPr>
            <w:r w:rsidRPr="005F252C">
              <w:t>P</w:t>
            </w:r>
          </w:p>
        </w:tc>
      </w:tr>
      <w:tr w:rsidR="00A46571" w:rsidRPr="005F252C" w14:paraId="10BD676C" w14:textId="77777777" w:rsidTr="009764B6">
        <w:trPr>
          <w:trHeight w:val="310"/>
        </w:trPr>
        <w:tc>
          <w:tcPr>
            <w:tcW w:w="5040" w:type="dxa"/>
            <w:vMerge/>
            <w:hideMark/>
          </w:tcPr>
          <w:p w14:paraId="72EE36B2" w14:textId="77777777" w:rsidR="00A46571" w:rsidRPr="005F252C" w:rsidRDefault="00A46571" w:rsidP="00A46571">
            <w:pPr>
              <w:tabs>
                <w:tab w:val="left" w:pos="2038"/>
              </w:tabs>
              <w:rPr>
                <w:b/>
                <w:bCs/>
              </w:rPr>
            </w:pPr>
          </w:p>
        </w:tc>
        <w:tc>
          <w:tcPr>
            <w:tcW w:w="2260" w:type="dxa"/>
            <w:vMerge/>
            <w:hideMark/>
          </w:tcPr>
          <w:p w14:paraId="37B54001" w14:textId="77777777" w:rsidR="00A46571" w:rsidRPr="005F252C" w:rsidRDefault="00A46571" w:rsidP="00A46571">
            <w:pPr>
              <w:tabs>
                <w:tab w:val="left" w:pos="2038"/>
              </w:tabs>
              <w:rPr>
                <w:b/>
                <w:bCs/>
              </w:rPr>
            </w:pPr>
          </w:p>
        </w:tc>
        <w:tc>
          <w:tcPr>
            <w:tcW w:w="11360" w:type="dxa"/>
            <w:vMerge/>
            <w:hideMark/>
          </w:tcPr>
          <w:p w14:paraId="3F652B39" w14:textId="77777777" w:rsidR="00A46571" w:rsidRPr="005F252C" w:rsidRDefault="00A46571" w:rsidP="00A46571">
            <w:pPr>
              <w:tabs>
                <w:tab w:val="left" w:pos="2038"/>
              </w:tabs>
            </w:pPr>
          </w:p>
        </w:tc>
        <w:tc>
          <w:tcPr>
            <w:tcW w:w="5360" w:type="dxa"/>
            <w:hideMark/>
          </w:tcPr>
          <w:p w14:paraId="273800C7" w14:textId="77777777" w:rsidR="00A46571" w:rsidRPr="005F252C" w:rsidRDefault="00A46571" w:rsidP="00A46571">
            <w:pPr>
              <w:tabs>
                <w:tab w:val="left" w:pos="2038"/>
              </w:tabs>
            </w:pPr>
            <w:r w:rsidRPr="005F252C">
              <w:t>Hybrid Pallet</w:t>
            </w:r>
          </w:p>
        </w:tc>
        <w:tc>
          <w:tcPr>
            <w:tcW w:w="760" w:type="dxa"/>
            <w:hideMark/>
          </w:tcPr>
          <w:p w14:paraId="2A828851" w14:textId="77777777" w:rsidR="00A46571" w:rsidRPr="005F252C" w:rsidRDefault="00A46571" w:rsidP="00A46571">
            <w:pPr>
              <w:tabs>
                <w:tab w:val="left" w:pos="2038"/>
              </w:tabs>
            </w:pPr>
            <w:r w:rsidRPr="005F252C">
              <w:t>No</w:t>
            </w:r>
          </w:p>
        </w:tc>
        <w:tc>
          <w:tcPr>
            <w:tcW w:w="1380" w:type="dxa"/>
            <w:hideMark/>
          </w:tcPr>
          <w:p w14:paraId="6CB463D7" w14:textId="77777777" w:rsidR="00A46571" w:rsidRPr="005F252C" w:rsidRDefault="00A46571" w:rsidP="00A46571">
            <w:pPr>
              <w:tabs>
                <w:tab w:val="left" w:pos="2038"/>
              </w:tabs>
            </w:pPr>
            <w:r w:rsidRPr="005F252C">
              <w:t>Yes</w:t>
            </w:r>
          </w:p>
        </w:tc>
        <w:tc>
          <w:tcPr>
            <w:tcW w:w="1460" w:type="dxa"/>
            <w:hideMark/>
          </w:tcPr>
          <w:p w14:paraId="5F6715D5" w14:textId="77777777" w:rsidR="00A46571" w:rsidRPr="005F252C" w:rsidRDefault="00A46571" w:rsidP="00A46571">
            <w:pPr>
              <w:tabs>
                <w:tab w:val="left" w:pos="2038"/>
              </w:tabs>
            </w:pPr>
            <w:r w:rsidRPr="005F252C">
              <w:t>P</w:t>
            </w:r>
          </w:p>
        </w:tc>
      </w:tr>
      <w:tr w:rsidR="00A46571" w:rsidRPr="005F252C" w14:paraId="1AADAA69" w14:textId="77777777" w:rsidTr="009764B6">
        <w:trPr>
          <w:trHeight w:val="310"/>
        </w:trPr>
        <w:tc>
          <w:tcPr>
            <w:tcW w:w="5040" w:type="dxa"/>
            <w:vMerge/>
            <w:hideMark/>
          </w:tcPr>
          <w:p w14:paraId="4D3541F2" w14:textId="77777777" w:rsidR="00A46571" w:rsidRPr="005F252C" w:rsidRDefault="00A46571" w:rsidP="00A46571">
            <w:pPr>
              <w:tabs>
                <w:tab w:val="left" w:pos="2038"/>
              </w:tabs>
              <w:rPr>
                <w:b/>
                <w:bCs/>
              </w:rPr>
            </w:pPr>
          </w:p>
        </w:tc>
        <w:tc>
          <w:tcPr>
            <w:tcW w:w="2260" w:type="dxa"/>
            <w:vMerge/>
            <w:hideMark/>
          </w:tcPr>
          <w:p w14:paraId="0F2FC519" w14:textId="77777777" w:rsidR="00A46571" w:rsidRPr="005F252C" w:rsidRDefault="00A46571" w:rsidP="00A46571">
            <w:pPr>
              <w:tabs>
                <w:tab w:val="left" w:pos="2038"/>
              </w:tabs>
              <w:rPr>
                <w:b/>
                <w:bCs/>
              </w:rPr>
            </w:pPr>
          </w:p>
        </w:tc>
        <w:tc>
          <w:tcPr>
            <w:tcW w:w="11360" w:type="dxa"/>
            <w:vMerge/>
            <w:hideMark/>
          </w:tcPr>
          <w:p w14:paraId="36A8FDF0" w14:textId="77777777" w:rsidR="00A46571" w:rsidRPr="005F252C" w:rsidRDefault="00A46571" w:rsidP="00A46571">
            <w:pPr>
              <w:tabs>
                <w:tab w:val="left" w:pos="2038"/>
              </w:tabs>
            </w:pPr>
          </w:p>
        </w:tc>
        <w:tc>
          <w:tcPr>
            <w:tcW w:w="5360" w:type="dxa"/>
            <w:hideMark/>
          </w:tcPr>
          <w:p w14:paraId="0C22C053" w14:textId="77777777" w:rsidR="00A46571" w:rsidRPr="005F252C" w:rsidRDefault="00A46571" w:rsidP="00A46571">
            <w:pPr>
              <w:tabs>
                <w:tab w:val="left" w:pos="2038"/>
              </w:tabs>
            </w:pPr>
            <w:r w:rsidRPr="005F252C">
              <w:t>Fumigated Pallet</w:t>
            </w:r>
          </w:p>
        </w:tc>
        <w:tc>
          <w:tcPr>
            <w:tcW w:w="760" w:type="dxa"/>
            <w:hideMark/>
          </w:tcPr>
          <w:p w14:paraId="2C38E55A" w14:textId="77777777" w:rsidR="00A46571" w:rsidRPr="005F252C" w:rsidRDefault="00A46571" w:rsidP="00A46571">
            <w:pPr>
              <w:tabs>
                <w:tab w:val="left" w:pos="2038"/>
              </w:tabs>
            </w:pPr>
            <w:r w:rsidRPr="005F252C">
              <w:t>No</w:t>
            </w:r>
          </w:p>
        </w:tc>
        <w:tc>
          <w:tcPr>
            <w:tcW w:w="1380" w:type="dxa"/>
            <w:hideMark/>
          </w:tcPr>
          <w:p w14:paraId="1DC38630" w14:textId="77777777" w:rsidR="00A46571" w:rsidRPr="005F252C" w:rsidRDefault="00A46571" w:rsidP="00A46571">
            <w:pPr>
              <w:tabs>
                <w:tab w:val="left" w:pos="2038"/>
              </w:tabs>
            </w:pPr>
            <w:r w:rsidRPr="005F252C">
              <w:t>Yes</w:t>
            </w:r>
          </w:p>
        </w:tc>
        <w:tc>
          <w:tcPr>
            <w:tcW w:w="1460" w:type="dxa"/>
            <w:hideMark/>
          </w:tcPr>
          <w:p w14:paraId="70FFA6C4" w14:textId="77777777" w:rsidR="00A46571" w:rsidRPr="005F252C" w:rsidRDefault="00A46571" w:rsidP="00A46571">
            <w:pPr>
              <w:tabs>
                <w:tab w:val="left" w:pos="2038"/>
              </w:tabs>
            </w:pPr>
            <w:r w:rsidRPr="005F252C">
              <w:t>P</w:t>
            </w:r>
          </w:p>
        </w:tc>
      </w:tr>
      <w:tr w:rsidR="00A46571" w:rsidRPr="005F252C" w14:paraId="1D4857D8" w14:textId="77777777" w:rsidTr="009764B6">
        <w:trPr>
          <w:trHeight w:val="310"/>
        </w:trPr>
        <w:tc>
          <w:tcPr>
            <w:tcW w:w="5040" w:type="dxa"/>
            <w:vMerge/>
            <w:hideMark/>
          </w:tcPr>
          <w:p w14:paraId="136F45B4" w14:textId="77777777" w:rsidR="00A46571" w:rsidRPr="005F252C" w:rsidRDefault="00A46571" w:rsidP="00A46571">
            <w:pPr>
              <w:tabs>
                <w:tab w:val="left" w:pos="2038"/>
              </w:tabs>
              <w:rPr>
                <w:b/>
                <w:bCs/>
              </w:rPr>
            </w:pPr>
          </w:p>
        </w:tc>
        <w:tc>
          <w:tcPr>
            <w:tcW w:w="2260" w:type="dxa"/>
            <w:vMerge/>
            <w:hideMark/>
          </w:tcPr>
          <w:p w14:paraId="2ED1CFC7" w14:textId="77777777" w:rsidR="00A46571" w:rsidRPr="005F252C" w:rsidRDefault="00A46571" w:rsidP="00A46571">
            <w:pPr>
              <w:tabs>
                <w:tab w:val="left" w:pos="2038"/>
              </w:tabs>
              <w:rPr>
                <w:b/>
                <w:bCs/>
              </w:rPr>
            </w:pPr>
          </w:p>
        </w:tc>
        <w:tc>
          <w:tcPr>
            <w:tcW w:w="11360" w:type="dxa"/>
            <w:vMerge/>
            <w:hideMark/>
          </w:tcPr>
          <w:p w14:paraId="421CC069" w14:textId="77777777" w:rsidR="00A46571" w:rsidRPr="005F252C" w:rsidRDefault="00A46571" w:rsidP="00A46571">
            <w:pPr>
              <w:tabs>
                <w:tab w:val="left" w:pos="2038"/>
              </w:tabs>
            </w:pPr>
          </w:p>
        </w:tc>
        <w:tc>
          <w:tcPr>
            <w:tcW w:w="5360" w:type="dxa"/>
            <w:hideMark/>
          </w:tcPr>
          <w:p w14:paraId="640E620C" w14:textId="77777777" w:rsidR="00A46571" w:rsidRPr="005F252C" w:rsidRDefault="00A46571" w:rsidP="00A46571">
            <w:pPr>
              <w:tabs>
                <w:tab w:val="left" w:pos="2038"/>
              </w:tabs>
            </w:pPr>
            <w:r w:rsidRPr="005F252C">
              <w:t>Block Pallet</w:t>
            </w:r>
          </w:p>
        </w:tc>
        <w:tc>
          <w:tcPr>
            <w:tcW w:w="760" w:type="dxa"/>
            <w:hideMark/>
          </w:tcPr>
          <w:p w14:paraId="16D44166" w14:textId="77777777" w:rsidR="00A46571" w:rsidRPr="005F252C" w:rsidRDefault="00A46571" w:rsidP="00A46571">
            <w:pPr>
              <w:tabs>
                <w:tab w:val="left" w:pos="2038"/>
              </w:tabs>
            </w:pPr>
            <w:r w:rsidRPr="005F252C">
              <w:t>No</w:t>
            </w:r>
          </w:p>
        </w:tc>
        <w:tc>
          <w:tcPr>
            <w:tcW w:w="1380" w:type="dxa"/>
            <w:hideMark/>
          </w:tcPr>
          <w:p w14:paraId="67DDB421" w14:textId="77777777" w:rsidR="00A46571" w:rsidRPr="005F252C" w:rsidRDefault="00A46571" w:rsidP="00A46571">
            <w:pPr>
              <w:tabs>
                <w:tab w:val="left" w:pos="2038"/>
              </w:tabs>
            </w:pPr>
            <w:r w:rsidRPr="005F252C">
              <w:t>Yes</w:t>
            </w:r>
          </w:p>
        </w:tc>
        <w:tc>
          <w:tcPr>
            <w:tcW w:w="1460" w:type="dxa"/>
            <w:hideMark/>
          </w:tcPr>
          <w:p w14:paraId="3F543A2B" w14:textId="77777777" w:rsidR="00A46571" w:rsidRPr="005F252C" w:rsidRDefault="00A46571" w:rsidP="00A46571">
            <w:pPr>
              <w:tabs>
                <w:tab w:val="left" w:pos="2038"/>
              </w:tabs>
            </w:pPr>
            <w:r w:rsidRPr="005F252C">
              <w:t>P</w:t>
            </w:r>
          </w:p>
        </w:tc>
      </w:tr>
      <w:tr w:rsidR="00A46571" w:rsidRPr="005F252C" w14:paraId="23A525FB" w14:textId="77777777" w:rsidTr="009764B6">
        <w:trPr>
          <w:trHeight w:val="310"/>
        </w:trPr>
        <w:tc>
          <w:tcPr>
            <w:tcW w:w="5040" w:type="dxa"/>
            <w:vMerge/>
            <w:hideMark/>
          </w:tcPr>
          <w:p w14:paraId="7B5EB33C" w14:textId="77777777" w:rsidR="00A46571" w:rsidRPr="005F252C" w:rsidRDefault="00A46571" w:rsidP="00A46571">
            <w:pPr>
              <w:tabs>
                <w:tab w:val="left" w:pos="2038"/>
              </w:tabs>
              <w:rPr>
                <w:b/>
                <w:bCs/>
              </w:rPr>
            </w:pPr>
          </w:p>
        </w:tc>
        <w:tc>
          <w:tcPr>
            <w:tcW w:w="2260" w:type="dxa"/>
            <w:vMerge/>
            <w:hideMark/>
          </w:tcPr>
          <w:p w14:paraId="7B0F06B8" w14:textId="77777777" w:rsidR="00A46571" w:rsidRPr="005F252C" w:rsidRDefault="00A46571" w:rsidP="00A46571">
            <w:pPr>
              <w:tabs>
                <w:tab w:val="left" w:pos="2038"/>
              </w:tabs>
              <w:rPr>
                <w:b/>
                <w:bCs/>
              </w:rPr>
            </w:pPr>
          </w:p>
        </w:tc>
        <w:tc>
          <w:tcPr>
            <w:tcW w:w="11360" w:type="dxa"/>
            <w:vMerge/>
            <w:hideMark/>
          </w:tcPr>
          <w:p w14:paraId="0A81BFDA" w14:textId="77777777" w:rsidR="00A46571" w:rsidRPr="005F252C" w:rsidRDefault="00A46571" w:rsidP="00A46571">
            <w:pPr>
              <w:tabs>
                <w:tab w:val="left" w:pos="2038"/>
              </w:tabs>
            </w:pPr>
          </w:p>
        </w:tc>
        <w:tc>
          <w:tcPr>
            <w:tcW w:w="5360" w:type="dxa"/>
            <w:hideMark/>
          </w:tcPr>
          <w:p w14:paraId="2EA9BD2D" w14:textId="77777777" w:rsidR="00A46571" w:rsidRPr="005F252C" w:rsidRDefault="00A46571" w:rsidP="00A46571">
            <w:pPr>
              <w:tabs>
                <w:tab w:val="left" w:pos="2038"/>
              </w:tabs>
            </w:pPr>
            <w:r w:rsidRPr="005F252C">
              <w:t>Perimeter Pallet</w:t>
            </w:r>
          </w:p>
        </w:tc>
        <w:tc>
          <w:tcPr>
            <w:tcW w:w="760" w:type="dxa"/>
            <w:hideMark/>
          </w:tcPr>
          <w:p w14:paraId="40CB3CEB" w14:textId="77777777" w:rsidR="00A46571" w:rsidRPr="005F252C" w:rsidRDefault="00A46571" w:rsidP="00A46571">
            <w:pPr>
              <w:tabs>
                <w:tab w:val="left" w:pos="2038"/>
              </w:tabs>
            </w:pPr>
            <w:r w:rsidRPr="005F252C">
              <w:t>No</w:t>
            </w:r>
          </w:p>
        </w:tc>
        <w:tc>
          <w:tcPr>
            <w:tcW w:w="1380" w:type="dxa"/>
            <w:hideMark/>
          </w:tcPr>
          <w:p w14:paraId="4FECC77B" w14:textId="77777777" w:rsidR="00A46571" w:rsidRPr="005F252C" w:rsidRDefault="00A46571" w:rsidP="00A46571">
            <w:pPr>
              <w:tabs>
                <w:tab w:val="left" w:pos="2038"/>
              </w:tabs>
            </w:pPr>
            <w:r w:rsidRPr="005F252C">
              <w:t>Yes</w:t>
            </w:r>
          </w:p>
        </w:tc>
        <w:tc>
          <w:tcPr>
            <w:tcW w:w="1460" w:type="dxa"/>
            <w:hideMark/>
          </w:tcPr>
          <w:p w14:paraId="49AD97CB" w14:textId="77777777" w:rsidR="00A46571" w:rsidRPr="005F252C" w:rsidRDefault="00A46571" w:rsidP="00A46571">
            <w:pPr>
              <w:tabs>
                <w:tab w:val="left" w:pos="2038"/>
              </w:tabs>
            </w:pPr>
            <w:r w:rsidRPr="005F252C">
              <w:t>P</w:t>
            </w:r>
          </w:p>
        </w:tc>
      </w:tr>
      <w:tr w:rsidR="00A46571" w:rsidRPr="005F252C" w14:paraId="613647FC" w14:textId="77777777" w:rsidTr="009764B6">
        <w:trPr>
          <w:trHeight w:val="310"/>
        </w:trPr>
        <w:tc>
          <w:tcPr>
            <w:tcW w:w="5040" w:type="dxa"/>
            <w:vMerge w:val="restart"/>
            <w:hideMark/>
          </w:tcPr>
          <w:p w14:paraId="11AEE2DB" w14:textId="77777777" w:rsidR="00A46571" w:rsidRPr="005F252C" w:rsidRDefault="00A46571" w:rsidP="00A46571">
            <w:pPr>
              <w:tabs>
                <w:tab w:val="left" w:pos="2038"/>
              </w:tabs>
              <w:rPr>
                <w:b/>
                <w:bCs/>
              </w:rPr>
            </w:pPr>
            <w:r w:rsidRPr="005F252C">
              <w:rPr>
                <w:b/>
                <w:bCs/>
              </w:rPr>
              <w:t>Cables</w:t>
            </w:r>
          </w:p>
        </w:tc>
        <w:tc>
          <w:tcPr>
            <w:tcW w:w="2260" w:type="dxa"/>
            <w:vMerge w:val="restart"/>
            <w:hideMark/>
          </w:tcPr>
          <w:p w14:paraId="7D41A8C6" w14:textId="77777777" w:rsidR="00A46571" w:rsidRPr="005F252C" w:rsidRDefault="00A46571" w:rsidP="00A46571">
            <w:pPr>
              <w:tabs>
                <w:tab w:val="left" w:pos="2038"/>
              </w:tabs>
              <w:rPr>
                <w:b/>
                <w:bCs/>
              </w:rPr>
            </w:pPr>
            <w:r w:rsidRPr="005F252C">
              <w:rPr>
                <w:b/>
                <w:bCs/>
              </w:rPr>
              <w:t>Cables</w:t>
            </w:r>
          </w:p>
        </w:tc>
        <w:tc>
          <w:tcPr>
            <w:tcW w:w="11360" w:type="dxa"/>
            <w:vMerge w:val="restart"/>
            <w:hideMark/>
          </w:tcPr>
          <w:p w14:paraId="5AF49D21" w14:textId="77777777" w:rsidR="00A46571" w:rsidRPr="005F252C" w:rsidRDefault="00A46571" w:rsidP="00A46571">
            <w:pPr>
              <w:tabs>
                <w:tab w:val="left" w:pos="2038"/>
              </w:tabs>
            </w:pPr>
            <w:r w:rsidRPr="005F252C">
              <w:t xml:space="preserve">A conductor or group of conductors for transmitting electric power or telecommunication signals from one place to another. </w:t>
            </w:r>
          </w:p>
        </w:tc>
        <w:tc>
          <w:tcPr>
            <w:tcW w:w="5360" w:type="dxa"/>
            <w:hideMark/>
          </w:tcPr>
          <w:p w14:paraId="753CD5B9" w14:textId="77777777" w:rsidR="00A46571" w:rsidRPr="005F252C" w:rsidRDefault="00A46571" w:rsidP="00A46571">
            <w:pPr>
              <w:tabs>
                <w:tab w:val="left" w:pos="2038"/>
              </w:tabs>
            </w:pPr>
            <w:r w:rsidRPr="005F252C">
              <w:t>Cables - Copper / Aluminum Conductors</w:t>
            </w:r>
          </w:p>
        </w:tc>
        <w:tc>
          <w:tcPr>
            <w:tcW w:w="760" w:type="dxa"/>
            <w:hideMark/>
          </w:tcPr>
          <w:p w14:paraId="39E01923" w14:textId="77777777" w:rsidR="00A46571" w:rsidRPr="005F252C" w:rsidRDefault="00A46571" w:rsidP="00A46571">
            <w:pPr>
              <w:tabs>
                <w:tab w:val="left" w:pos="2038"/>
              </w:tabs>
            </w:pPr>
            <w:r w:rsidRPr="005F252C">
              <w:t>No</w:t>
            </w:r>
          </w:p>
        </w:tc>
        <w:tc>
          <w:tcPr>
            <w:tcW w:w="1380" w:type="dxa"/>
            <w:hideMark/>
          </w:tcPr>
          <w:p w14:paraId="6531222A" w14:textId="77777777" w:rsidR="00A46571" w:rsidRPr="005F252C" w:rsidRDefault="00A46571" w:rsidP="00A46571">
            <w:pPr>
              <w:tabs>
                <w:tab w:val="left" w:pos="2038"/>
              </w:tabs>
            </w:pPr>
            <w:r w:rsidRPr="005F252C">
              <w:t>Yes</w:t>
            </w:r>
          </w:p>
        </w:tc>
        <w:tc>
          <w:tcPr>
            <w:tcW w:w="1460" w:type="dxa"/>
            <w:hideMark/>
          </w:tcPr>
          <w:p w14:paraId="28F885EB" w14:textId="77777777" w:rsidR="00A46571" w:rsidRPr="005F252C" w:rsidRDefault="00A46571" w:rsidP="00A46571">
            <w:pPr>
              <w:tabs>
                <w:tab w:val="left" w:pos="2038"/>
              </w:tabs>
            </w:pPr>
            <w:r w:rsidRPr="005F252C">
              <w:t>P</w:t>
            </w:r>
          </w:p>
        </w:tc>
      </w:tr>
      <w:tr w:rsidR="00A46571" w:rsidRPr="005F252C" w14:paraId="1C462E0E" w14:textId="77777777" w:rsidTr="009764B6">
        <w:trPr>
          <w:trHeight w:val="310"/>
        </w:trPr>
        <w:tc>
          <w:tcPr>
            <w:tcW w:w="5040" w:type="dxa"/>
            <w:vMerge/>
            <w:hideMark/>
          </w:tcPr>
          <w:p w14:paraId="7A74708D" w14:textId="77777777" w:rsidR="00A46571" w:rsidRPr="005F252C" w:rsidRDefault="00A46571" w:rsidP="00A46571">
            <w:pPr>
              <w:tabs>
                <w:tab w:val="left" w:pos="2038"/>
              </w:tabs>
              <w:rPr>
                <w:b/>
                <w:bCs/>
              </w:rPr>
            </w:pPr>
          </w:p>
        </w:tc>
        <w:tc>
          <w:tcPr>
            <w:tcW w:w="2260" w:type="dxa"/>
            <w:vMerge/>
            <w:hideMark/>
          </w:tcPr>
          <w:p w14:paraId="600EC18A" w14:textId="77777777" w:rsidR="00A46571" w:rsidRPr="005F252C" w:rsidRDefault="00A46571" w:rsidP="00A46571">
            <w:pPr>
              <w:tabs>
                <w:tab w:val="left" w:pos="2038"/>
              </w:tabs>
              <w:rPr>
                <w:b/>
                <w:bCs/>
              </w:rPr>
            </w:pPr>
          </w:p>
        </w:tc>
        <w:tc>
          <w:tcPr>
            <w:tcW w:w="11360" w:type="dxa"/>
            <w:vMerge/>
            <w:hideMark/>
          </w:tcPr>
          <w:p w14:paraId="3123AFC3" w14:textId="77777777" w:rsidR="00A46571" w:rsidRPr="005F252C" w:rsidRDefault="00A46571" w:rsidP="00A46571">
            <w:pPr>
              <w:tabs>
                <w:tab w:val="left" w:pos="2038"/>
              </w:tabs>
            </w:pPr>
          </w:p>
        </w:tc>
        <w:tc>
          <w:tcPr>
            <w:tcW w:w="5360" w:type="dxa"/>
            <w:hideMark/>
          </w:tcPr>
          <w:p w14:paraId="411AA382" w14:textId="77777777" w:rsidR="00A46571" w:rsidRPr="005F252C" w:rsidRDefault="00A46571" w:rsidP="00A46571">
            <w:pPr>
              <w:tabs>
                <w:tab w:val="left" w:pos="2038"/>
              </w:tabs>
            </w:pPr>
            <w:r w:rsidRPr="005F252C">
              <w:t>Optical Fiber Cables</w:t>
            </w:r>
          </w:p>
        </w:tc>
        <w:tc>
          <w:tcPr>
            <w:tcW w:w="760" w:type="dxa"/>
            <w:hideMark/>
          </w:tcPr>
          <w:p w14:paraId="35FF79A2" w14:textId="77777777" w:rsidR="00A46571" w:rsidRPr="005F252C" w:rsidRDefault="00A46571" w:rsidP="00A46571">
            <w:pPr>
              <w:tabs>
                <w:tab w:val="left" w:pos="2038"/>
              </w:tabs>
            </w:pPr>
            <w:r w:rsidRPr="005F252C">
              <w:t>Yes</w:t>
            </w:r>
          </w:p>
        </w:tc>
        <w:tc>
          <w:tcPr>
            <w:tcW w:w="1380" w:type="dxa"/>
            <w:hideMark/>
          </w:tcPr>
          <w:p w14:paraId="24EA19AA" w14:textId="77777777" w:rsidR="00A46571" w:rsidRPr="005F252C" w:rsidRDefault="00A46571" w:rsidP="00A46571">
            <w:pPr>
              <w:tabs>
                <w:tab w:val="left" w:pos="2038"/>
              </w:tabs>
            </w:pPr>
            <w:r w:rsidRPr="005F252C">
              <w:t>Yes</w:t>
            </w:r>
          </w:p>
        </w:tc>
        <w:tc>
          <w:tcPr>
            <w:tcW w:w="1460" w:type="dxa"/>
            <w:hideMark/>
          </w:tcPr>
          <w:p w14:paraId="43E7521E" w14:textId="77777777" w:rsidR="00A46571" w:rsidRPr="005F252C" w:rsidRDefault="00A46571" w:rsidP="00A46571">
            <w:pPr>
              <w:tabs>
                <w:tab w:val="left" w:pos="2038"/>
              </w:tabs>
            </w:pPr>
            <w:r w:rsidRPr="005F252C">
              <w:t>P</w:t>
            </w:r>
          </w:p>
        </w:tc>
      </w:tr>
      <w:tr w:rsidR="00A46571" w:rsidRPr="005F252C" w14:paraId="3F977821" w14:textId="77777777" w:rsidTr="009764B6">
        <w:trPr>
          <w:trHeight w:val="645"/>
        </w:trPr>
        <w:tc>
          <w:tcPr>
            <w:tcW w:w="5040" w:type="dxa"/>
            <w:vMerge/>
            <w:hideMark/>
          </w:tcPr>
          <w:p w14:paraId="4B618ACE" w14:textId="77777777" w:rsidR="00A46571" w:rsidRPr="005F252C" w:rsidRDefault="00A46571" w:rsidP="00A46571">
            <w:pPr>
              <w:tabs>
                <w:tab w:val="left" w:pos="2038"/>
              </w:tabs>
              <w:rPr>
                <w:b/>
                <w:bCs/>
              </w:rPr>
            </w:pPr>
          </w:p>
        </w:tc>
        <w:tc>
          <w:tcPr>
            <w:tcW w:w="2260" w:type="dxa"/>
            <w:vMerge w:val="restart"/>
            <w:hideMark/>
          </w:tcPr>
          <w:p w14:paraId="7816D1C1" w14:textId="77777777" w:rsidR="00A46571" w:rsidRPr="005F252C" w:rsidRDefault="00A46571" w:rsidP="00A46571">
            <w:pPr>
              <w:tabs>
                <w:tab w:val="left" w:pos="2038"/>
              </w:tabs>
              <w:rPr>
                <w:b/>
                <w:bCs/>
              </w:rPr>
            </w:pPr>
            <w:r w:rsidRPr="005F252C">
              <w:rPr>
                <w:b/>
                <w:bCs/>
              </w:rPr>
              <w:t>Power &amp; Electrical Cables</w:t>
            </w:r>
          </w:p>
        </w:tc>
        <w:tc>
          <w:tcPr>
            <w:tcW w:w="11360" w:type="dxa"/>
            <w:vMerge w:val="restart"/>
            <w:hideMark/>
          </w:tcPr>
          <w:p w14:paraId="1E79DFE9" w14:textId="77777777" w:rsidR="00A46571" w:rsidRPr="005F252C" w:rsidRDefault="00A46571" w:rsidP="00A46571">
            <w:pPr>
              <w:tabs>
                <w:tab w:val="left" w:pos="2038"/>
              </w:tabs>
            </w:pPr>
            <w:r w:rsidRPr="005F252C">
              <w:t>Includes insulated power cables used for electricity transmission and distribution.</w:t>
            </w:r>
          </w:p>
        </w:tc>
        <w:tc>
          <w:tcPr>
            <w:tcW w:w="5360" w:type="dxa"/>
            <w:hideMark/>
          </w:tcPr>
          <w:p w14:paraId="448FBECB" w14:textId="77777777" w:rsidR="00A46571" w:rsidRPr="005F252C" w:rsidRDefault="00A46571" w:rsidP="00A46571">
            <w:pPr>
              <w:tabs>
                <w:tab w:val="left" w:pos="2038"/>
              </w:tabs>
            </w:pPr>
            <w:r w:rsidRPr="005F252C">
              <w:t>Power cable</w:t>
            </w:r>
          </w:p>
        </w:tc>
        <w:tc>
          <w:tcPr>
            <w:tcW w:w="760" w:type="dxa"/>
            <w:hideMark/>
          </w:tcPr>
          <w:p w14:paraId="599740B8" w14:textId="77777777" w:rsidR="00A46571" w:rsidRPr="005F252C" w:rsidRDefault="00A46571" w:rsidP="00A46571">
            <w:pPr>
              <w:tabs>
                <w:tab w:val="left" w:pos="2038"/>
              </w:tabs>
            </w:pPr>
            <w:r w:rsidRPr="005F252C">
              <w:t>Yes</w:t>
            </w:r>
          </w:p>
        </w:tc>
        <w:tc>
          <w:tcPr>
            <w:tcW w:w="1380" w:type="dxa"/>
            <w:hideMark/>
          </w:tcPr>
          <w:p w14:paraId="1A9ABDEB" w14:textId="77777777" w:rsidR="00A46571" w:rsidRPr="005F252C" w:rsidRDefault="00A46571" w:rsidP="00A46571">
            <w:pPr>
              <w:tabs>
                <w:tab w:val="left" w:pos="2038"/>
              </w:tabs>
            </w:pPr>
            <w:r w:rsidRPr="005F252C">
              <w:t>Yes</w:t>
            </w:r>
          </w:p>
        </w:tc>
        <w:tc>
          <w:tcPr>
            <w:tcW w:w="1460" w:type="dxa"/>
            <w:hideMark/>
          </w:tcPr>
          <w:p w14:paraId="3D74A980" w14:textId="77777777" w:rsidR="00A46571" w:rsidRPr="005F252C" w:rsidRDefault="00A46571" w:rsidP="00A46571">
            <w:pPr>
              <w:tabs>
                <w:tab w:val="left" w:pos="2038"/>
              </w:tabs>
            </w:pPr>
            <w:r w:rsidRPr="005F252C">
              <w:t>P</w:t>
            </w:r>
          </w:p>
        </w:tc>
      </w:tr>
      <w:tr w:rsidR="00A46571" w:rsidRPr="005F252C" w14:paraId="7454833A" w14:textId="77777777" w:rsidTr="009764B6">
        <w:trPr>
          <w:trHeight w:val="310"/>
        </w:trPr>
        <w:tc>
          <w:tcPr>
            <w:tcW w:w="5040" w:type="dxa"/>
            <w:vMerge/>
            <w:hideMark/>
          </w:tcPr>
          <w:p w14:paraId="30E861A8" w14:textId="77777777" w:rsidR="00A46571" w:rsidRPr="005F252C" w:rsidRDefault="00A46571" w:rsidP="00A46571">
            <w:pPr>
              <w:tabs>
                <w:tab w:val="left" w:pos="2038"/>
              </w:tabs>
              <w:rPr>
                <w:b/>
                <w:bCs/>
              </w:rPr>
            </w:pPr>
          </w:p>
        </w:tc>
        <w:tc>
          <w:tcPr>
            <w:tcW w:w="2260" w:type="dxa"/>
            <w:vMerge/>
            <w:hideMark/>
          </w:tcPr>
          <w:p w14:paraId="5DF73170" w14:textId="77777777" w:rsidR="00A46571" w:rsidRPr="005F252C" w:rsidRDefault="00A46571" w:rsidP="00A46571">
            <w:pPr>
              <w:tabs>
                <w:tab w:val="left" w:pos="2038"/>
              </w:tabs>
              <w:rPr>
                <w:b/>
                <w:bCs/>
              </w:rPr>
            </w:pPr>
          </w:p>
        </w:tc>
        <w:tc>
          <w:tcPr>
            <w:tcW w:w="11360" w:type="dxa"/>
            <w:vMerge/>
            <w:hideMark/>
          </w:tcPr>
          <w:p w14:paraId="6F30737F" w14:textId="77777777" w:rsidR="00A46571" w:rsidRPr="005F252C" w:rsidRDefault="00A46571" w:rsidP="00A46571">
            <w:pPr>
              <w:tabs>
                <w:tab w:val="left" w:pos="2038"/>
              </w:tabs>
            </w:pPr>
          </w:p>
        </w:tc>
        <w:tc>
          <w:tcPr>
            <w:tcW w:w="5360" w:type="dxa"/>
            <w:hideMark/>
          </w:tcPr>
          <w:p w14:paraId="30CBB8DD" w14:textId="77777777" w:rsidR="00A46571" w:rsidRPr="005F252C" w:rsidRDefault="00A46571" w:rsidP="00A46571">
            <w:pPr>
              <w:tabs>
                <w:tab w:val="left" w:pos="2038"/>
              </w:tabs>
            </w:pPr>
            <w:r w:rsidRPr="005F252C">
              <w:t>Insulated or covered wire</w:t>
            </w:r>
          </w:p>
        </w:tc>
        <w:tc>
          <w:tcPr>
            <w:tcW w:w="760" w:type="dxa"/>
            <w:hideMark/>
          </w:tcPr>
          <w:p w14:paraId="127FB527" w14:textId="77777777" w:rsidR="00A46571" w:rsidRPr="005F252C" w:rsidRDefault="00A46571" w:rsidP="00A46571">
            <w:pPr>
              <w:tabs>
                <w:tab w:val="left" w:pos="2038"/>
              </w:tabs>
            </w:pPr>
            <w:r w:rsidRPr="005F252C">
              <w:t>Yes</w:t>
            </w:r>
          </w:p>
        </w:tc>
        <w:tc>
          <w:tcPr>
            <w:tcW w:w="1380" w:type="dxa"/>
            <w:hideMark/>
          </w:tcPr>
          <w:p w14:paraId="48555BDB" w14:textId="77777777" w:rsidR="00A46571" w:rsidRPr="005F252C" w:rsidRDefault="00A46571" w:rsidP="00A46571">
            <w:pPr>
              <w:tabs>
                <w:tab w:val="left" w:pos="2038"/>
              </w:tabs>
            </w:pPr>
            <w:r w:rsidRPr="005F252C">
              <w:t>Yes</w:t>
            </w:r>
          </w:p>
        </w:tc>
        <w:tc>
          <w:tcPr>
            <w:tcW w:w="1460" w:type="dxa"/>
            <w:hideMark/>
          </w:tcPr>
          <w:p w14:paraId="0DB1AD5D" w14:textId="77777777" w:rsidR="00A46571" w:rsidRPr="005F252C" w:rsidRDefault="00A46571" w:rsidP="00A46571">
            <w:pPr>
              <w:tabs>
                <w:tab w:val="left" w:pos="2038"/>
              </w:tabs>
            </w:pPr>
            <w:r w:rsidRPr="005F252C">
              <w:t>P</w:t>
            </w:r>
          </w:p>
        </w:tc>
      </w:tr>
      <w:tr w:rsidR="00A46571" w:rsidRPr="005F252C" w14:paraId="0524ADEB" w14:textId="77777777" w:rsidTr="009764B6">
        <w:trPr>
          <w:trHeight w:val="930"/>
        </w:trPr>
        <w:tc>
          <w:tcPr>
            <w:tcW w:w="5040" w:type="dxa"/>
            <w:hideMark/>
          </w:tcPr>
          <w:p w14:paraId="693B3BFB" w14:textId="77777777" w:rsidR="00A46571" w:rsidRPr="005F252C" w:rsidRDefault="00A46571" w:rsidP="00A46571">
            <w:pPr>
              <w:tabs>
                <w:tab w:val="left" w:pos="2038"/>
              </w:tabs>
              <w:rPr>
                <w:b/>
                <w:bCs/>
              </w:rPr>
            </w:pPr>
            <w:r w:rsidRPr="005F252C">
              <w:rPr>
                <w:b/>
                <w:bCs/>
              </w:rPr>
              <w:t>Non Destructive Testing (NDT)</w:t>
            </w:r>
          </w:p>
        </w:tc>
        <w:tc>
          <w:tcPr>
            <w:tcW w:w="2260" w:type="dxa"/>
            <w:hideMark/>
          </w:tcPr>
          <w:p w14:paraId="20790C63" w14:textId="77777777" w:rsidR="00A46571" w:rsidRPr="005F252C" w:rsidRDefault="00A46571" w:rsidP="00A46571">
            <w:pPr>
              <w:tabs>
                <w:tab w:val="left" w:pos="2038"/>
              </w:tabs>
              <w:rPr>
                <w:b/>
                <w:bCs/>
              </w:rPr>
            </w:pPr>
            <w:r w:rsidRPr="005F252C">
              <w:rPr>
                <w:b/>
                <w:bCs/>
              </w:rPr>
              <w:t xml:space="preserve">Non Destructive Testing </w:t>
            </w:r>
          </w:p>
        </w:tc>
        <w:tc>
          <w:tcPr>
            <w:tcW w:w="11360" w:type="dxa"/>
            <w:hideMark/>
          </w:tcPr>
          <w:p w14:paraId="5EDD03A3" w14:textId="77777777" w:rsidR="00A46571" w:rsidRPr="005F252C" w:rsidRDefault="00A46571" w:rsidP="00A46571">
            <w:pPr>
              <w:tabs>
                <w:tab w:val="left" w:pos="2038"/>
              </w:tabs>
            </w:pPr>
            <w:r w:rsidRPr="005F252C">
              <w:t xml:space="preserve">Nondestructive testing (NDT) is the process of inspecting, testing, or evaluating materials, components or assemblies for discontinuities, or differences in characteristics without destroying the serviceability of the part or system. </w:t>
            </w:r>
          </w:p>
        </w:tc>
        <w:tc>
          <w:tcPr>
            <w:tcW w:w="5360" w:type="dxa"/>
            <w:hideMark/>
          </w:tcPr>
          <w:p w14:paraId="5FE15D9A" w14:textId="77777777" w:rsidR="00A46571" w:rsidRPr="005F252C" w:rsidRDefault="00A46571" w:rsidP="00A46571">
            <w:pPr>
              <w:tabs>
                <w:tab w:val="left" w:pos="2038"/>
              </w:tabs>
            </w:pPr>
            <w:r w:rsidRPr="005F252C">
              <w:t>All Types of NDT</w:t>
            </w:r>
          </w:p>
        </w:tc>
        <w:tc>
          <w:tcPr>
            <w:tcW w:w="760" w:type="dxa"/>
            <w:hideMark/>
          </w:tcPr>
          <w:p w14:paraId="63D0D188" w14:textId="77777777" w:rsidR="00A46571" w:rsidRPr="005F252C" w:rsidRDefault="00A46571" w:rsidP="00A46571">
            <w:pPr>
              <w:tabs>
                <w:tab w:val="left" w:pos="2038"/>
              </w:tabs>
            </w:pPr>
            <w:r w:rsidRPr="005F252C">
              <w:t>No</w:t>
            </w:r>
          </w:p>
        </w:tc>
        <w:tc>
          <w:tcPr>
            <w:tcW w:w="1380" w:type="dxa"/>
            <w:hideMark/>
          </w:tcPr>
          <w:p w14:paraId="5D034085" w14:textId="77777777" w:rsidR="00A46571" w:rsidRPr="005F252C" w:rsidRDefault="00A46571" w:rsidP="00A46571">
            <w:pPr>
              <w:tabs>
                <w:tab w:val="left" w:pos="2038"/>
              </w:tabs>
            </w:pPr>
            <w:r w:rsidRPr="005F252C">
              <w:t>Yes</w:t>
            </w:r>
          </w:p>
        </w:tc>
        <w:tc>
          <w:tcPr>
            <w:tcW w:w="1460" w:type="dxa"/>
            <w:hideMark/>
          </w:tcPr>
          <w:p w14:paraId="60CF20A8" w14:textId="77777777" w:rsidR="00A46571" w:rsidRPr="005F252C" w:rsidRDefault="00A46571" w:rsidP="00A46571">
            <w:pPr>
              <w:tabs>
                <w:tab w:val="left" w:pos="2038"/>
              </w:tabs>
            </w:pPr>
            <w:r w:rsidRPr="005F252C">
              <w:t>S</w:t>
            </w:r>
          </w:p>
        </w:tc>
      </w:tr>
      <w:tr w:rsidR="00A46571" w:rsidRPr="005F252C" w14:paraId="55ED8292" w14:textId="77777777" w:rsidTr="009764B6">
        <w:trPr>
          <w:trHeight w:val="310"/>
        </w:trPr>
        <w:tc>
          <w:tcPr>
            <w:tcW w:w="5040" w:type="dxa"/>
            <w:vMerge w:val="restart"/>
            <w:hideMark/>
          </w:tcPr>
          <w:p w14:paraId="6B30BE86" w14:textId="77777777" w:rsidR="00A46571" w:rsidRPr="005F252C" w:rsidRDefault="00A46571" w:rsidP="00A46571">
            <w:pPr>
              <w:tabs>
                <w:tab w:val="left" w:pos="2038"/>
              </w:tabs>
              <w:rPr>
                <w:b/>
                <w:bCs/>
              </w:rPr>
            </w:pPr>
            <w:r w:rsidRPr="005F252C">
              <w:rPr>
                <w:b/>
                <w:bCs/>
              </w:rPr>
              <w:t xml:space="preserve">General Consumable Products </w:t>
            </w:r>
          </w:p>
        </w:tc>
        <w:tc>
          <w:tcPr>
            <w:tcW w:w="2260" w:type="dxa"/>
            <w:vMerge w:val="restart"/>
            <w:hideMark/>
          </w:tcPr>
          <w:p w14:paraId="480A16B0" w14:textId="77777777" w:rsidR="00A46571" w:rsidRPr="005F252C" w:rsidRDefault="00A46571" w:rsidP="00A46571">
            <w:pPr>
              <w:tabs>
                <w:tab w:val="left" w:pos="2038"/>
              </w:tabs>
              <w:rPr>
                <w:b/>
                <w:bCs/>
              </w:rPr>
            </w:pPr>
            <w:r w:rsidRPr="005F252C">
              <w:rPr>
                <w:b/>
                <w:bCs/>
              </w:rPr>
              <w:t>Disposals</w:t>
            </w:r>
          </w:p>
        </w:tc>
        <w:tc>
          <w:tcPr>
            <w:tcW w:w="11360" w:type="dxa"/>
            <w:vMerge w:val="restart"/>
            <w:hideMark/>
          </w:tcPr>
          <w:p w14:paraId="46152917" w14:textId="77777777" w:rsidR="00A46571" w:rsidRPr="005F252C" w:rsidRDefault="00A46571" w:rsidP="00A46571">
            <w:pPr>
              <w:tabs>
                <w:tab w:val="left" w:pos="2038"/>
              </w:tabs>
            </w:pPr>
            <w:r w:rsidRPr="005F252C">
              <w:t>Includes disposable items such as paper cups, plates, bowls, cutlery, napkins, garbage bags, and plastic bags used for serving, packaging, and carrying food or other goods.</w:t>
            </w:r>
          </w:p>
        </w:tc>
        <w:tc>
          <w:tcPr>
            <w:tcW w:w="5360" w:type="dxa"/>
            <w:hideMark/>
          </w:tcPr>
          <w:p w14:paraId="34D63850" w14:textId="77777777" w:rsidR="00A46571" w:rsidRPr="005F252C" w:rsidRDefault="00A46571" w:rsidP="00A46571">
            <w:pPr>
              <w:tabs>
                <w:tab w:val="left" w:pos="2038"/>
              </w:tabs>
            </w:pPr>
            <w:r w:rsidRPr="005F252C">
              <w:t>Paper Cups</w:t>
            </w:r>
          </w:p>
        </w:tc>
        <w:tc>
          <w:tcPr>
            <w:tcW w:w="760" w:type="dxa"/>
            <w:hideMark/>
          </w:tcPr>
          <w:p w14:paraId="193B308D" w14:textId="77777777" w:rsidR="00A46571" w:rsidRPr="005F252C" w:rsidRDefault="00A46571" w:rsidP="00A46571">
            <w:pPr>
              <w:tabs>
                <w:tab w:val="left" w:pos="2038"/>
              </w:tabs>
            </w:pPr>
            <w:r w:rsidRPr="005F252C">
              <w:t>Yes</w:t>
            </w:r>
          </w:p>
        </w:tc>
        <w:tc>
          <w:tcPr>
            <w:tcW w:w="1380" w:type="dxa"/>
            <w:hideMark/>
          </w:tcPr>
          <w:p w14:paraId="0EC262BF" w14:textId="77777777" w:rsidR="00A46571" w:rsidRPr="005F252C" w:rsidRDefault="00A46571" w:rsidP="00A46571">
            <w:pPr>
              <w:tabs>
                <w:tab w:val="left" w:pos="2038"/>
              </w:tabs>
            </w:pPr>
            <w:r w:rsidRPr="005F252C">
              <w:t>Yes</w:t>
            </w:r>
          </w:p>
        </w:tc>
        <w:tc>
          <w:tcPr>
            <w:tcW w:w="1460" w:type="dxa"/>
            <w:hideMark/>
          </w:tcPr>
          <w:p w14:paraId="525304D7" w14:textId="77777777" w:rsidR="00A46571" w:rsidRPr="005F252C" w:rsidRDefault="00A46571" w:rsidP="00A46571">
            <w:pPr>
              <w:tabs>
                <w:tab w:val="left" w:pos="2038"/>
              </w:tabs>
            </w:pPr>
            <w:r w:rsidRPr="005F252C">
              <w:t>P</w:t>
            </w:r>
          </w:p>
        </w:tc>
      </w:tr>
      <w:tr w:rsidR="00A46571" w:rsidRPr="005F252C" w14:paraId="7EDEA415" w14:textId="77777777" w:rsidTr="009764B6">
        <w:trPr>
          <w:trHeight w:val="310"/>
        </w:trPr>
        <w:tc>
          <w:tcPr>
            <w:tcW w:w="5040" w:type="dxa"/>
            <w:vMerge/>
            <w:hideMark/>
          </w:tcPr>
          <w:p w14:paraId="13B70C69" w14:textId="77777777" w:rsidR="00A46571" w:rsidRPr="005F252C" w:rsidRDefault="00A46571" w:rsidP="00A46571">
            <w:pPr>
              <w:tabs>
                <w:tab w:val="left" w:pos="2038"/>
              </w:tabs>
              <w:rPr>
                <w:b/>
                <w:bCs/>
              </w:rPr>
            </w:pPr>
          </w:p>
        </w:tc>
        <w:tc>
          <w:tcPr>
            <w:tcW w:w="2260" w:type="dxa"/>
            <w:vMerge/>
            <w:hideMark/>
          </w:tcPr>
          <w:p w14:paraId="7063C4CD" w14:textId="77777777" w:rsidR="00A46571" w:rsidRPr="005F252C" w:rsidRDefault="00A46571" w:rsidP="00A46571">
            <w:pPr>
              <w:tabs>
                <w:tab w:val="left" w:pos="2038"/>
              </w:tabs>
              <w:rPr>
                <w:b/>
                <w:bCs/>
              </w:rPr>
            </w:pPr>
          </w:p>
        </w:tc>
        <w:tc>
          <w:tcPr>
            <w:tcW w:w="11360" w:type="dxa"/>
            <w:vMerge/>
            <w:hideMark/>
          </w:tcPr>
          <w:p w14:paraId="3E81D034" w14:textId="77777777" w:rsidR="00A46571" w:rsidRPr="005F252C" w:rsidRDefault="00A46571" w:rsidP="00A46571">
            <w:pPr>
              <w:tabs>
                <w:tab w:val="left" w:pos="2038"/>
              </w:tabs>
            </w:pPr>
          </w:p>
        </w:tc>
        <w:tc>
          <w:tcPr>
            <w:tcW w:w="5360" w:type="dxa"/>
            <w:hideMark/>
          </w:tcPr>
          <w:p w14:paraId="151D2BBE" w14:textId="77777777" w:rsidR="00A46571" w:rsidRPr="005F252C" w:rsidRDefault="00A46571" w:rsidP="00A46571">
            <w:pPr>
              <w:tabs>
                <w:tab w:val="left" w:pos="2038"/>
              </w:tabs>
            </w:pPr>
            <w:r w:rsidRPr="005F252C">
              <w:t>Disposable Plates</w:t>
            </w:r>
          </w:p>
        </w:tc>
        <w:tc>
          <w:tcPr>
            <w:tcW w:w="760" w:type="dxa"/>
            <w:hideMark/>
          </w:tcPr>
          <w:p w14:paraId="1B23CB21" w14:textId="77777777" w:rsidR="00A46571" w:rsidRPr="005F252C" w:rsidRDefault="00A46571" w:rsidP="00A46571">
            <w:pPr>
              <w:tabs>
                <w:tab w:val="left" w:pos="2038"/>
              </w:tabs>
            </w:pPr>
            <w:r w:rsidRPr="005F252C">
              <w:t>Yes</w:t>
            </w:r>
          </w:p>
        </w:tc>
        <w:tc>
          <w:tcPr>
            <w:tcW w:w="1380" w:type="dxa"/>
            <w:hideMark/>
          </w:tcPr>
          <w:p w14:paraId="47345FD1" w14:textId="77777777" w:rsidR="00A46571" w:rsidRPr="005F252C" w:rsidRDefault="00A46571" w:rsidP="00A46571">
            <w:pPr>
              <w:tabs>
                <w:tab w:val="left" w:pos="2038"/>
              </w:tabs>
            </w:pPr>
            <w:r w:rsidRPr="005F252C">
              <w:t>Yes</w:t>
            </w:r>
          </w:p>
        </w:tc>
        <w:tc>
          <w:tcPr>
            <w:tcW w:w="1460" w:type="dxa"/>
            <w:hideMark/>
          </w:tcPr>
          <w:p w14:paraId="3F4CC2EC" w14:textId="77777777" w:rsidR="00A46571" w:rsidRPr="005F252C" w:rsidRDefault="00A46571" w:rsidP="00A46571">
            <w:pPr>
              <w:tabs>
                <w:tab w:val="left" w:pos="2038"/>
              </w:tabs>
            </w:pPr>
            <w:r w:rsidRPr="005F252C">
              <w:t>P</w:t>
            </w:r>
          </w:p>
        </w:tc>
      </w:tr>
      <w:tr w:rsidR="00A46571" w:rsidRPr="005F252C" w14:paraId="7BE24671" w14:textId="77777777" w:rsidTr="009764B6">
        <w:trPr>
          <w:trHeight w:val="310"/>
        </w:trPr>
        <w:tc>
          <w:tcPr>
            <w:tcW w:w="5040" w:type="dxa"/>
            <w:vMerge/>
            <w:hideMark/>
          </w:tcPr>
          <w:p w14:paraId="3E49BD5A" w14:textId="77777777" w:rsidR="00A46571" w:rsidRPr="005F252C" w:rsidRDefault="00A46571" w:rsidP="00A46571">
            <w:pPr>
              <w:tabs>
                <w:tab w:val="left" w:pos="2038"/>
              </w:tabs>
              <w:rPr>
                <w:b/>
                <w:bCs/>
              </w:rPr>
            </w:pPr>
          </w:p>
        </w:tc>
        <w:tc>
          <w:tcPr>
            <w:tcW w:w="2260" w:type="dxa"/>
            <w:vMerge/>
            <w:hideMark/>
          </w:tcPr>
          <w:p w14:paraId="2DF20C20" w14:textId="77777777" w:rsidR="00A46571" w:rsidRPr="005F252C" w:rsidRDefault="00A46571" w:rsidP="00A46571">
            <w:pPr>
              <w:tabs>
                <w:tab w:val="left" w:pos="2038"/>
              </w:tabs>
              <w:rPr>
                <w:b/>
                <w:bCs/>
              </w:rPr>
            </w:pPr>
          </w:p>
        </w:tc>
        <w:tc>
          <w:tcPr>
            <w:tcW w:w="11360" w:type="dxa"/>
            <w:vMerge/>
            <w:hideMark/>
          </w:tcPr>
          <w:p w14:paraId="39C7E6B7" w14:textId="77777777" w:rsidR="00A46571" w:rsidRPr="005F252C" w:rsidRDefault="00A46571" w:rsidP="00A46571">
            <w:pPr>
              <w:tabs>
                <w:tab w:val="left" w:pos="2038"/>
              </w:tabs>
            </w:pPr>
          </w:p>
        </w:tc>
        <w:tc>
          <w:tcPr>
            <w:tcW w:w="5360" w:type="dxa"/>
            <w:hideMark/>
          </w:tcPr>
          <w:p w14:paraId="44EAD212" w14:textId="77777777" w:rsidR="00A46571" w:rsidRPr="005F252C" w:rsidRDefault="00A46571" w:rsidP="00A46571">
            <w:pPr>
              <w:tabs>
                <w:tab w:val="left" w:pos="2038"/>
              </w:tabs>
            </w:pPr>
            <w:r w:rsidRPr="005F252C">
              <w:t>Disposable Bowls</w:t>
            </w:r>
          </w:p>
        </w:tc>
        <w:tc>
          <w:tcPr>
            <w:tcW w:w="760" w:type="dxa"/>
            <w:hideMark/>
          </w:tcPr>
          <w:p w14:paraId="7F89E356" w14:textId="77777777" w:rsidR="00A46571" w:rsidRPr="005F252C" w:rsidRDefault="00A46571" w:rsidP="00A46571">
            <w:pPr>
              <w:tabs>
                <w:tab w:val="left" w:pos="2038"/>
              </w:tabs>
            </w:pPr>
            <w:r w:rsidRPr="005F252C">
              <w:t>Yes</w:t>
            </w:r>
          </w:p>
        </w:tc>
        <w:tc>
          <w:tcPr>
            <w:tcW w:w="1380" w:type="dxa"/>
            <w:hideMark/>
          </w:tcPr>
          <w:p w14:paraId="67E36289" w14:textId="77777777" w:rsidR="00A46571" w:rsidRPr="005F252C" w:rsidRDefault="00A46571" w:rsidP="00A46571">
            <w:pPr>
              <w:tabs>
                <w:tab w:val="left" w:pos="2038"/>
              </w:tabs>
            </w:pPr>
            <w:r w:rsidRPr="005F252C">
              <w:t>Yes</w:t>
            </w:r>
          </w:p>
        </w:tc>
        <w:tc>
          <w:tcPr>
            <w:tcW w:w="1460" w:type="dxa"/>
            <w:hideMark/>
          </w:tcPr>
          <w:p w14:paraId="19480B32" w14:textId="77777777" w:rsidR="00A46571" w:rsidRPr="005F252C" w:rsidRDefault="00A46571" w:rsidP="00A46571">
            <w:pPr>
              <w:tabs>
                <w:tab w:val="left" w:pos="2038"/>
              </w:tabs>
            </w:pPr>
            <w:r w:rsidRPr="005F252C">
              <w:t>P</w:t>
            </w:r>
          </w:p>
        </w:tc>
      </w:tr>
      <w:tr w:rsidR="00A46571" w:rsidRPr="005F252C" w14:paraId="28C67B64" w14:textId="77777777" w:rsidTr="009764B6">
        <w:trPr>
          <w:trHeight w:val="310"/>
        </w:trPr>
        <w:tc>
          <w:tcPr>
            <w:tcW w:w="5040" w:type="dxa"/>
            <w:vMerge/>
            <w:hideMark/>
          </w:tcPr>
          <w:p w14:paraId="32B54F9E" w14:textId="77777777" w:rsidR="00A46571" w:rsidRPr="005F252C" w:rsidRDefault="00A46571" w:rsidP="00A46571">
            <w:pPr>
              <w:tabs>
                <w:tab w:val="left" w:pos="2038"/>
              </w:tabs>
              <w:rPr>
                <w:b/>
                <w:bCs/>
              </w:rPr>
            </w:pPr>
          </w:p>
        </w:tc>
        <w:tc>
          <w:tcPr>
            <w:tcW w:w="2260" w:type="dxa"/>
            <w:vMerge/>
            <w:hideMark/>
          </w:tcPr>
          <w:p w14:paraId="70BC2FE5" w14:textId="77777777" w:rsidR="00A46571" w:rsidRPr="005F252C" w:rsidRDefault="00A46571" w:rsidP="00A46571">
            <w:pPr>
              <w:tabs>
                <w:tab w:val="left" w:pos="2038"/>
              </w:tabs>
              <w:rPr>
                <w:b/>
                <w:bCs/>
              </w:rPr>
            </w:pPr>
          </w:p>
        </w:tc>
        <w:tc>
          <w:tcPr>
            <w:tcW w:w="11360" w:type="dxa"/>
            <w:vMerge/>
            <w:hideMark/>
          </w:tcPr>
          <w:p w14:paraId="7E8659AD" w14:textId="77777777" w:rsidR="00A46571" w:rsidRPr="005F252C" w:rsidRDefault="00A46571" w:rsidP="00A46571">
            <w:pPr>
              <w:tabs>
                <w:tab w:val="left" w:pos="2038"/>
              </w:tabs>
            </w:pPr>
          </w:p>
        </w:tc>
        <w:tc>
          <w:tcPr>
            <w:tcW w:w="5360" w:type="dxa"/>
            <w:hideMark/>
          </w:tcPr>
          <w:p w14:paraId="032B3ADC" w14:textId="77777777" w:rsidR="00A46571" w:rsidRPr="005F252C" w:rsidRDefault="00A46571" w:rsidP="00A46571">
            <w:pPr>
              <w:tabs>
                <w:tab w:val="left" w:pos="2038"/>
              </w:tabs>
            </w:pPr>
            <w:r w:rsidRPr="005F252C">
              <w:t>Disposable Cutlery</w:t>
            </w:r>
          </w:p>
        </w:tc>
        <w:tc>
          <w:tcPr>
            <w:tcW w:w="760" w:type="dxa"/>
            <w:hideMark/>
          </w:tcPr>
          <w:p w14:paraId="2C7DCAE3" w14:textId="77777777" w:rsidR="00A46571" w:rsidRPr="005F252C" w:rsidRDefault="00A46571" w:rsidP="00A46571">
            <w:pPr>
              <w:tabs>
                <w:tab w:val="left" w:pos="2038"/>
              </w:tabs>
            </w:pPr>
            <w:r w:rsidRPr="005F252C">
              <w:t>Yes</w:t>
            </w:r>
          </w:p>
        </w:tc>
        <w:tc>
          <w:tcPr>
            <w:tcW w:w="1380" w:type="dxa"/>
            <w:hideMark/>
          </w:tcPr>
          <w:p w14:paraId="70DD2C73" w14:textId="77777777" w:rsidR="00A46571" w:rsidRPr="005F252C" w:rsidRDefault="00A46571" w:rsidP="00A46571">
            <w:pPr>
              <w:tabs>
                <w:tab w:val="left" w:pos="2038"/>
              </w:tabs>
            </w:pPr>
            <w:r w:rsidRPr="005F252C">
              <w:t>Yes</w:t>
            </w:r>
          </w:p>
        </w:tc>
        <w:tc>
          <w:tcPr>
            <w:tcW w:w="1460" w:type="dxa"/>
            <w:hideMark/>
          </w:tcPr>
          <w:p w14:paraId="6FFF1B48" w14:textId="77777777" w:rsidR="00A46571" w:rsidRPr="005F252C" w:rsidRDefault="00A46571" w:rsidP="00A46571">
            <w:pPr>
              <w:tabs>
                <w:tab w:val="left" w:pos="2038"/>
              </w:tabs>
            </w:pPr>
            <w:r w:rsidRPr="005F252C">
              <w:t>P</w:t>
            </w:r>
          </w:p>
        </w:tc>
      </w:tr>
      <w:tr w:rsidR="00A46571" w:rsidRPr="005F252C" w14:paraId="4184BEE9" w14:textId="77777777" w:rsidTr="009764B6">
        <w:trPr>
          <w:trHeight w:val="310"/>
        </w:trPr>
        <w:tc>
          <w:tcPr>
            <w:tcW w:w="5040" w:type="dxa"/>
            <w:vMerge/>
            <w:hideMark/>
          </w:tcPr>
          <w:p w14:paraId="617863E6" w14:textId="77777777" w:rsidR="00A46571" w:rsidRPr="005F252C" w:rsidRDefault="00A46571" w:rsidP="00A46571">
            <w:pPr>
              <w:tabs>
                <w:tab w:val="left" w:pos="2038"/>
              </w:tabs>
              <w:rPr>
                <w:b/>
                <w:bCs/>
              </w:rPr>
            </w:pPr>
          </w:p>
        </w:tc>
        <w:tc>
          <w:tcPr>
            <w:tcW w:w="2260" w:type="dxa"/>
            <w:vMerge/>
            <w:hideMark/>
          </w:tcPr>
          <w:p w14:paraId="629D4DB6" w14:textId="77777777" w:rsidR="00A46571" w:rsidRPr="005F252C" w:rsidRDefault="00A46571" w:rsidP="00A46571">
            <w:pPr>
              <w:tabs>
                <w:tab w:val="left" w:pos="2038"/>
              </w:tabs>
              <w:rPr>
                <w:b/>
                <w:bCs/>
              </w:rPr>
            </w:pPr>
          </w:p>
        </w:tc>
        <w:tc>
          <w:tcPr>
            <w:tcW w:w="11360" w:type="dxa"/>
            <w:vMerge/>
            <w:hideMark/>
          </w:tcPr>
          <w:p w14:paraId="47BB332E" w14:textId="77777777" w:rsidR="00A46571" w:rsidRPr="005F252C" w:rsidRDefault="00A46571" w:rsidP="00A46571">
            <w:pPr>
              <w:tabs>
                <w:tab w:val="left" w:pos="2038"/>
              </w:tabs>
            </w:pPr>
          </w:p>
        </w:tc>
        <w:tc>
          <w:tcPr>
            <w:tcW w:w="5360" w:type="dxa"/>
            <w:hideMark/>
          </w:tcPr>
          <w:p w14:paraId="73A75369" w14:textId="77777777" w:rsidR="00A46571" w:rsidRPr="005F252C" w:rsidRDefault="00A46571" w:rsidP="00A46571">
            <w:pPr>
              <w:tabs>
                <w:tab w:val="left" w:pos="2038"/>
              </w:tabs>
            </w:pPr>
            <w:r w:rsidRPr="005F252C">
              <w:t>Napkins</w:t>
            </w:r>
          </w:p>
        </w:tc>
        <w:tc>
          <w:tcPr>
            <w:tcW w:w="760" w:type="dxa"/>
            <w:hideMark/>
          </w:tcPr>
          <w:p w14:paraId="7537CBF7" w14:textId="77777777" w:rsidR="00A46571" w:rsidRPr="005F252C" w:rsidRDefault="00A46571" w:rsidP="00A46571">
            <w:pPr>
              <w:tabs>
                <w:tab w:val="left" w:pos="2038"/>
              </w:tabs>
            </w:pPr>
            <w:r w:rsidRPr="005F252C">
              <w:t>Yes</w:t>
            </w:r>
          </w:p>
        </w:tc>
        <w:tc>
          <w:tcPr>
            <w:tcW w:w="1380" w:type="dxa"/>
            <w:hideMark/>
          </w:tcPr>
          <w:p w14:paraId="7898C76D" w14:textId="77777777" w:rsidR="00A46571" w:rsidRPr="005F252C" w:rsidRDefault="00A46571" w:rsidP="00A46571">
            <w:pPr>
              <w:tabs>
                <w:tab w:val="left" w:pos="2038"/>
              </w:tabs>
            </w:pPr>
            <w:r w:rsidRPr="005F252C">
              <w:t>Yes</w:t>
            </w:r>
          </w:p>
        </w:tc>
        <w:tc>
          <w:tcPr>
            <w:tcW w:w="1460" w:type="dxa"/>
            <w:hideMark/>
          </w:tcPr>
          <w:p w14:paraId="182794D0" w14:textId="77777777" w:rsidR="00A46571" w:rsidRPr="005F252C" w:rsidRDefault="00A46571" w:rsidP="00A46571">
            <w:pPr>
              <w:tabs>
                <w:tab w:val="left" w:pos="2038"/>
              </w:tabs>
            </w:pPr>
            <w:r w:rsidRPr="005F252C">
              <w:t>P</w:t>
            </w:r>
          </w:p>
        </w:tc>
      </w:tr>
      <w:tr w:rsidR="00A46571" w:rsidRPr="005F252C" w14:paraId="340D5E29" w14:textId="77777777" w:rsidTr="009764B6">
        <w:trPr>
          <w:trHeight w:val="310"/>
        </w:trPr>
        <w:tc>
          <w:tcPr>
            <w:tcW w:w="5040" w:type="dxa"/>
            <w:vMerge/>
            <w:hideMark/>
          </w:tcPr>
          <w:p w14:paraId="1C9CD833" w14:textId="77777777" w:rsidR="00A46571" w:rsidRPr="005F252C" w:rsidRDefault="00A46571" w:rsidP="00A46571">
            <w:pPr>
              <w:tabs>
                <w:tab w:val="left" w:pos="2038"/>
              </w:tabs>
              <w:rPr>
                <w:b/>
                <w:bCs/>
              </w:rPr>
            </w:pPr>
          </w:p>
        </w:tc>
        <w:tc>
          <w:tcPr>
            <w:tcW w:w="2260" w:type="dxa"/>
            <w:vMerge/>
            <w:hideMark/>
          </w:tcPr>
          <w:p w14:paraId="481ED10D" w14:textId="77777777" w:rsidR="00A46571" w:rsidRPr="005F252C" w:rsidRDefault="00A46571" w:rsidP="00A46571">
            <w:pPr>
              <w:tabs>
                <w:tab w:val="left" w:pos="2038"/>
              </w:tabs>
              <w:rPr>
                <w:b/>
                <w:bCs/>
              </w:rPr>
            </w:pPr>
          </w:p>
        </w:tc>
        <w:tc>
          <w:tcPr>
            <w:tcW w:w="11360" w:type="dxa"/>
            <w:vMerge/>
            <w:hideMark/>
          </w:tcPr>
          <w:p w14:paraId="6146C639" w14:textId="77777777" w:rsidR="00A46571" w:rsidRPr="005F252C" w:rsidRDefault="00A46571" w:rsidP="00A46571">
            <w:pPr>
              <w:tabs>
                <w:tab w:val="left" w:pos="2038"/>
              </w:tabs>
            </w:pPr>
          </w:p>
        </w:tc>
        <w:tc>
          <w:tcPr>
            <w:tcW w:w="5360" w:type="dxa"/>
            <w:hideMark/>
          </w:tcPr>
          <w:p w14:paraId="732F6520" w14:textId="77777777" w:rsidR="00A46571" w:rsidRPr="005F252C" w:rsidRDefault="00A46571" w:rsidP="00A46571">
            <w:pPr>
              <w:tabs>
                <w:tab w:val="left" w:pos="2038"/>
              </w:tabs>
            </w:pPr>
            <w:r w:rsidRPr="005F252C">
              <w:t xml:space="preserve">Gloves </w:t>
            </w:r>
          </w:p>
        </w:tc>
        <w:tc>
          <w:tcPr>
            <w:tcW w:w="760" w:type="dxa"/>
            <w:hideMark/>
          </w:tcPr>
          <w:p w14:paraId="7C477674" w14:textId="77777777" w:rsidR="00A46571" w:rsidRPr="005F252C" w:rsidRDefault="00A46571" w:rsidP="00A46571">
            <w:pPr>
              <w:tabs>
                <w:tab w:val="left" w:pos="2038"/>
              </w:tabs>
            </w:pPr>
            <w:r w:rsidRPr="005F252C">
              <w:t>No</w:t>
            </w:r>
          </w:p>
        </w:tc>
        <w:tc>
          <w:tcPr>
            <w:tcW w:w="1380" w:type="dxa"/>
            <w:hideMark/>
          </w:tcPr>
          <w:p w14:paraId="5C984DD4" w14:textId="77777777" w:rsidR="00A46571" w:rsidRPr="005F252C" w:rsidRDefault="00A46571" w:rsidP="00A46571">
            <w:pPr>
              <w:tabs>
                <w:tab w:val="left" w:pos="2038"/>
              </w:tabs>
            </w:pPr>
            <w:r w:rsidRPr="005F252C">
              <w:t>Yes</w:t>
            </w:r>
          </w:p>
        </w:tc>
        <w:tc>
          <w:tcPr>
            <w:tcW w:w="1460" w:type="dxa"/>
            <w:hideMark/>
          </w:tcPr>
          <w:p w14:paraId="59EEAA70" w14:textId="77777777" w:rsidR="00A46571" w:rsidRPr="005F252C" w:rsidRDefault="00A46571" w:rsidP="00A46571">
            <w:pPr>
              <w:tabs>
                <w:tab w:val="left" w:pos="2038"/>
              </w:tabs>
            </w:pPr>
            <w:r w:rsidRPr="005F252C">
              <w:t>P</w:t>
            </w:r>
          </w:p>
        </w:tc>
      </w:tr>
      <w:tr w:rsidR="00A46571" w:rsidRPr="005F252C" w14:paraId="2C5F9883" w14:textId="77777777" w:rsidTr="009764B6">
        <w:trPr>
          <w:trHeight w:val="310"/>
        </w:trPr>
        <w:tc>
          <w:tcPr>
            <w:tcW w:w="5040" w:type="dxa"/>
            <w:vMerge/>
            <w:hideMark/>
          </w:tcPr>
          <w:p w14:paraId="7FE20BB4" w14:textId="77777777" w:rsidR="00A46571" w:rsidRPr="005F252C" w:rsidRDefault="00A46571" w:rsidP="00A46571">
            <w:pPr>
              <w:tabs>
                <w:tab w:val="left" w:pos="2038"/>
              </w:tabs>
              <w:rPr>
                <w:b/>
                <w:bCs/>
              </w:rPr>
            </w:pPr>
          </w:p>
        </w:tc>
        <w:tc>
          <w:tcPr>
            <w:tcW w:w="2260" w:type="dxa"/>
            <w:vMerge/>
            <w:hideMark/>
          </w:tcPr>
          <w:p w14:paraId="1DE7FD2A" w14:textId="77777777" w:rsidR="00A46571" w:rsidRPr="005F252C" w:rsidRDefault="00A46571" w:rsidP="00A46571">
            <w:pPr>
              <w:tabs>
                <w:tab w:val="left" w:pos="2038"/>
              </w:tabs>
              <w:rPr>
                <w:b/>
                <w:bCs/>
              </w:rPr>
            </w:pPr>
          </w:p>
        </w:tc>
        <w:tc>
          <w:tcPr>
            <w:tcW w:w="11360" w:type="dxa"/>
            <w:vMerge/>
            <w:hideMark/>
          </w:tcPr>
          <w:p w14:paraId="67E80900" w14:textId="77777777" w:rsidR="00A46571" w:rsidRPr="005F252C" w:rsidRDefault="00A46571" w:rsidP="00A46571">
            <w:pPr>
              <w:tabs>
                <w:tab w:val="left" w:pos="2038"/>
              </w:tabs>
            </w:pPr>
          </w:p>
        </w:tc>
        <w:tc>
          <w:tcPr>
            <w:tcW w:w="5360" w:type="dxa"/>
            <w:hideMark/>
          </w:tcPr>
          <w:p w14:paraId="4BAE2F8C" w14:textId="77777777" w:rsidR="00A46571" w:rsidRPr="005F252C" w:rsidRDefault="00A46571" w:rsidP="00A46571">
            <w:pPr>
              <w:tabs>
                <w:tab w:val="left" w:pos="2038"/>
              </w:tabs>
            </w:pPr>
            <w:r w:rsidRPr="005F252C">
              <w:t>Table sheet</w:t>
            </w:r>
          </w:p>
        </w:tc>
        <w:tc>
          <w:tcPr>
            <w:tcW w:w="760" w:type="dxa"/>
            <w:hideMark/>
          </w:tcPr>
          <w:p w14:paraId="7462F2EF" w14:textId="77777777" w:rsidR="00A46571" w:rsidRPr="005F252C" w:rsidRDefault="00A46571" w:rsidP="00A46571">
            <w:pPr>
              <w:tabs>
                <w:tab w:val="left" w:pos="2038"/>
              </w:tabs>
            </w:pPr>
            <w:r w:rsidRPr="005F252C">
              <w:t> Yes</w:t>
            </w:r>
          </w:p>
        </w:tc>
        <w:tc>
          <w:tcPr>
            <w:tcW w:w="1380" w:type="dxa"/>
            <w:hideMark/>
          </w:tcPr>
          <w:p w14:paraId="130EBC4E" w14:textId="77777777" w:rsidR="00A46571" w:rsidRPr="005F252C" w:rsidRDefault="00A46571" w:rsidP="00A46571">
            <w:pPr>
              <w:tabs>
                <w:tab w:val="left" w:pos="2038"/>
              </w:tabs>
            </w:pPr>
            <w:r w:rsidRPr="005F252C">
              <w:t>Yes</w:t>
            </w:r>
          </w:p>
        </w:tc>
        <w:tc>
          <w:tcPr>
            <w:tcW w:w="1460" w:type="dxa"/>
            <w:hideMark/>
          </w:tcPr>
          <w:p w14:paraId="375AAB04" w14:textId="77777777" w:rsidR="00A46571" w:rsidRPr="005F252C" w:rsidRDefault="00A46571" w:rsidP="00A46571">
            <w:pPr>
              <w:tabs>
                <w:tab w:val="left" w:pos="2038"/>
              </w:tabs>
            </w:pPr>
            <w:r w:rsidRPr="005F252C">
              <w:t>P</w:t>
            </w:r>
          </w:p>
        </w:tc>
      </w:tr>
      <w:tr w:rsidR="00A46571" w:rsidRPr="005F252C" w14:paraId="3F0CF8B4" w14:textId="77777777" w:rsidTr="009764B6">
        <w:trPr>
          <w:trHeight w:val="310"/>
        </w:trPr>
        <w:tc>
          <w:tcPr>
            <w:tcW w:w="5040" w:type="dxa"/>
            <w:vMerge/>
            <w:hideMark/>
          </w:tcPr>
          <w:p w14:paraId="6A6AAE2E" w14:textId="77777777" w:rsidR="00A46571" w:rsidRPr="005F252C" w:rsidRDefault="00A46571" w:rsidP="00A46571">
            <w:pPr>
              <w:tabs>
                <w:tab w:val="left" w:pos="2038"/>
              </w:tabs>
              <w:rPr>
                <w:b/>
                <w:bCs/>
              </w:rPr>
            </w:pPr>
          </w:p>
        </w:tc>
        <w:tc>
          <w:tcPr>
            <w:tcW w:w="2260" w:type="dxa"/>
            <w:vMerge/>
            <w:hideMark/>
          </w:tcPr>
          <w:p w14:paraId="19A91DB0" w14:textId="77777777" w:rsidR="00A46571" w:rsidRPr="005F252C" w:rsidRDefault="00A46571" w:rsidP="00A46571">
            <w:pPr>
              <w:tabs>
                <w:tab w:val="left" w:pos="2038"/>
              </w:tabs>
              <w:rPr>
                <w:b/>
                <w:bCs/>
              </w:rPr>
            </w:pPr>
          </w:p>
        </w:tc>
        <w:tc>
          <w:tcPr>
            <w:tcW w:w="11360" w:type="dxa"/>
            <w:vMerge/>
            <w:hideMark/>
          </w:tcPr>
          <w:p w14:paraId="07E4AFE6" w14:textId="77777777" w:rsidR="00A46571" w:rsidRPr="005F252C" w:rsidRDefault="00A46571" w:rsidP="00A46571">
            <w:pPr>
              <w:tabs>
                <w:tab w:val="left" w:pos="2038"/>
              </w:tabs>
            </w:pPr>
          </w:p>
        </w:tc>
        <w:tc>
          <w:tcPr>
            <w:tcW w:w="5360" w:type="dxa"/>
            <w:hideMark/>
          </w:tcPr>
          <w:p w14:paraId="6B3CBE8D" w14:textId="77777777" w:rsidR="00A46571" w:rsidRPr="005F252C" w:rsidRDefault="00A46571" w:rsidP="00A46571">
            <w:pPr>
              <w:tabs>
                <w:tab w:val="left" w:pos="2038"/>
              </w:tabs>
            </w:pPr>
            <w:r w:rsidRPr="005F252C">
              <w:t>Garbage bags</w:t>
            </w:r>
          </w:p>
        </w:tc>
        <w:tc>
          <w:tcPr>
            <w:tcW w:w="760" w:type="dxa"/>
            <w:hideMark/>
          </w:tcPr>
          <w:p w14:paraId="146729AD" w14:textId="77777777" w:rsidR="00A46571" w:rsidRPr="005F252C" w:rsidRDefault="00A46571" w:rsidP="00A46571">
            <w:pPr>
              <w:tabs>
                <w:tab w:val="left" w:pos="2038"/>
              </w:tabs>
            </w:pPr>
            <w:r w:rsidRPr="005F252C">
              <w:t>Yes </w:t>
            </w:r>
          </w:p>
        </w:tc>
        <w:tc>
          <w:tcPr>
            <w:tcW w:w="1380" w:type="dxa"/>
            <w:hideMark/>
          </w:tcPr>
          <w:p w14:paraId="54B68E77" w14:textId="77777777" w:rsidR="00A46571" w:rsidRPr="005F252C" w:rsidRDefault="00A46571" w:rsidP="00A46571">
            <w:pPr>
              <w:tabs>
                <w:tab w:val="left" w:pos="2038"/>
              </w:tabs>
            </w:pPr>
            <w:r w:rsidRPr="005F252C">
              <w:t>Yes </w:t>
            </w:r>
          </w:p>
        </w:tc>
        <w:tc>
          <w:tcPr>
            <w:tcW w:w="1460" w:type="dxa"/>
            <w:hideMark/>
          </w:tcPr>
          <w:p w14:paraId="7A84430B" w14:textId="77777777" w:rsidR="00A46571" w:rsidRPr="005F252C" w:rsidRDefault="00A46571" w:rsidP="00A46571">
            <w:pPr>
              <w:tabs>
                <w:tab w:val="left" w:pos="2038"/>
              </w:tabs>
            </w:pPr>
            <w:r w:rsidRPr="005F252C">
              <w:t>P</w:t>
            </w:r>
          </w:p>
        </w:tc>
      </w:tr>
      <w:tr w:rsidR="00A46571" w:rsidRPr="005F252C" w14:paraId="6E978802" w14:textId="77777777" w:rsidTr="009764B6">
        <w:trPr>
          <w:trHeight w:val="310"/>
        </w:trPr>
        <w:tc>
          <w:tcPr>
            <w:tcW w:w="5040" w:type="dxa"/>
            <w:vMerge/>
            <w:hideMark/>
          </w:tcPr>
          <w:p w14:paraId="6FADE708" w14:textId="77777777" w:rsidR="00A46571" w:rsidRPr="005F252C" w:rsidRDefault="00A46571" w:rsidP="00A46571">
            <w:pPr>
              <w:tabs>
                <w:tab w:val="left" w:pos="2038"/>
              </w:tabs>
              <w:rPr>
                <w:b/>
                <w:bCs/>
              </w:rPr>
            </w:pPr>
          </w:p>
        </w:tc>
        <w:tc>
          <w:tcPr>
            <w:tcW w:w="2260" w:type="dxa"/>
            <w:vMerge/>
            <w:hideMark/>
          </w:tcPr>
          <w:p w14:paraId="7D850F58" w14:textId="77777777" w:rsidR="00A46571" w:rsidRPr="005F252C" w:rsidRDefault="00A46571" w:rsidP="00A46571">
            <w:pPr>
              <w:tabs>
                <w:tab w:val="left" w:pos="2038"/>
              </w:tabs>
              <w:rPr>
                <w:b/>
                <w:bCs/>
              </w:rPr>
            </w:pPr>
          </w:p>
        </w:tc>
        <w:tc>
          <w:tcPr>
            <w:tcW w:w="11360" w:type="dxa"/>
            <w:vMerge/>
            <w:hideMark/>
          </w:tcPr>
          <w:p w14:paraId="74AAA378" w14:textId="77777777" w:rsidR="00A46571" w:rsidRPr="005F252C" w:rsidRDefault="00A46571" w:rsidP="00A46571">
            <w:pPr>
              <w:tabs>
                <w:tab w:val="left" w:pos="2038"/>
              </w:tabs>
            </w:pPr>
          </w:p>
        </w:tc>
        <w:tc>
          <w:tcPr>
            <w:tcW w:w="5360" w:type="dxa"/>
            <w:hideMark/>
          </w:tcPr>
          <w:p w14:paraId="514E2037" w14:textId="77777777" w:rsidR="00A46571" w:rsidRPr="005F252C" w:rsidRDefault="00A46571" w:rsidP="00A46571">
            <w:pPr>
              <w:tabs>
                <w:tab w:val="left" w:pos="2038"/>
              </w:tabs>
            </w:pPr>
            <w:r w:rsidRPr="005F252C">
              <w:t>Plastic Bags</w:t>
            </w:r>
          </w:p>
        </w:tc>
        <w:tc>
          <w:tcPr>
            <w:tcW w:w="760" w:type="dxa"/>
            <w:hideMark/>
          </w:tcPr>
          <w:p w14:paraId="3D36ADEE" w14:textId="77777777" w:rsidR="00A46571" w:rsidRPr="005F252C" w:rsidRDefault="00A46571" w:rsidP="00A46571">
            <w:pPr>
              <w:tabs>
                <w:tab w:val="left" w:pos="2038"/>
              </w:tabs>
            </w:pPr>
            <w:r w:rsidRPr="005F252C">
              <w:t>Yes</w:t>
            </w:r>
          </w:p>
        </w:tc>
        <w:tc>
          <w:tcPr>
            <w:tcW w:w="1380" w:type="dxa"/>
            <w:hideMark/>
          </w:tcPr>
          <w:p w14:paraId="75BB5607" w14:textId="77777777" w:rsidR="00A46571" w:rsidRPr="005F252C" w:rsidRDefault="00A46571" w:rsidP="00A46571">
            <w:pPr>
              <w:tabs>
                <w:tab w:val="left" w:pos="2038"/>
              </w:tabs>
            </w:pPr>
            <w:r w:rsidRPr="005F252C">
              <w:t>Yes</w:t>
            </w:r>
          </w:p>
        </w:tc>
        <w:tc>
          <w:tcPr>
            <w:tcW w:w="1460" w:type="dxa"/>
            <w:hideMark/>
          </w:tcPr>
          <w:p w14:paraId="2EE05131" w14:textId="77777777" w:rsidR="00A46571" w:rsidRPr="005F252C" w:rsidRDefault="00A46571" w:rsidP="00A46571">
            <w:pPr>
              <w:tabs>
                <w:tab w:val="left" w:pos="2038"/>
              </w:tabs>
            </w:pPr>
            <w:r w:rsidRPr="005F252C">
              <w:t>P</w:t>
            </w:r>
          </w:p>
        </w:tc>
      </w:tr>
      <w:tr w:rsidR="00A46571" w:rsidRPr="005F252C" w14:paraId="637C3DA0" w14:textId="77777777" w:rsidTr="009764B6">
        <w:trPr>
          <w:trHeight w:val="620"/>
        </w:trPr>
        <w:tc>
          <w:tcPr>
            <w:tcW w:w="5040" w:type="dxa"/>
            <w:vMerge/>
            <w:hideMark/>
          </w:tcPr>
          <w:p w14:paraId="4649B24E" w14:textId="77777777" w:rsidR="00A46571" w:rsidRPr="005F252C" w:rsidRDefault="00A46571" w:rsidP="00A46571">
            <w:pPr>
              <w:tabs>
                <w:tab w:val="left" w:pos="2038"/>
              </w:tabs>
              <w:rPr>
                <w:b/>
                <w:bCs/>
              </w:rPr>
            </w:pPr>
          </w:p>
        </w:tc>
        <w:tc>
          <w:tcPr>
            <w:tcW w:w="2260" w:type="dxa"/>
            <w:hideMark/>
          </w:tcPr>
          <w:p w14:paraId="144A44AA" w14:textId="77777777" w:rsidR="00A46571" w:rsidRPr="005F252C" w:rsidRDefault="00A46571" w:rsidP="00A46571">
            <w:pPr>
              <w:tabs>
                <w:tab w:val="left" w:pos="2038"/>
              </w:tabs>
              <w:rPr>
                <w:b/>
                <w:bCs/>
              </w:rPr>
            </w:pPr>
            <w:r w:rsidRPr="005F252C">
              <w:rPr>
                <w:b/>
                <w:bCs/>
              </w:rPr>
              <w:t>Personal Care Disposals</w:t>
            </w:r>
          </w:p>
        </w:tc>
        <w:tc>
          <w:tcPr>
            <w:tcW w:w="11360" w:type="dxa"/>
            <w:hideMark/>
          </w:tcPr>
          <w:p w14:paraId="0038D792" w14:textId="77777777" w:rsidR="00A46571" w:rsidRPr="005F252C" w:rsidRDefault="00A46571" w:rsidP="00A46571">
            <w:pPr>
              <w:tabs>
                <w:tab w:val="left" w:pos="2038"/>
              </w:tabs>
            </w:pPr>
            <w:r w:rsidRPr="005F252C">
              <w:t xml:space="preserve"> This is known as items on which food is served, made from cardboard.</w:t>
            </w:r>
          </w:p>
        </w:tc>
        <w:tc>
          <w:tcPr>
            <w:tcW w:w="5360" w:type="dxa"/>
            <w:hideMark/>
          </w:tcPr>
          <w:p w14:paraId="1FB2BD27" w14:textId="77777777" w:rsidR="00A46571" w:rsidRPr="005F252C" w:rsidRDefault="00A46571" w:rsidP="00A46571">
            <w:pPr>
              <w:tabs>
                <w:tab w:val="left" w:pos="2038"/>
              </w:tabs>
            </w:pPr>
            <w:r w:rsidRPr="005F252C">
              <w:t xml:space="preserve">Medical Face mask </w:t>
            </w:r>
          </w:p>
        </w:tc>
        <w:tc>
          <w:tcPr>
            <w:tcW w:w="760" w:type="dxa"/>
            <w:hideMark/>
          </w:tcPr>
          <w:p w14:paraId="270F5517" w14:textId="77777777" w:rsidR="00A46571" w:rsidRPr="005F252C" w:rsidRDefault="00A46571" w:rsidP="00A46571">
            <w:pPr>
              <w:tabs>
                <w:tab w:val="left" w:pos="2038"/>
              </w:tabs>
            </w:pPr>
            <w:r w:rsidRPr="005F252C">
              <w:t>No</w:t>
            </w:r>
          </w:p>
        </w:tc>
        <w:tc>
          <w:tcPr>
            <w:tcW w:w="1380" w:type="dxa"/>
            <w:hideMark/>
          </w:tcPr>
          <w:p w14:paraId="12402601" w14:textId="77777777" w:rsidR="00A46571" w:rsidRPr="005F252C" w:rsidRDefault="00A46571" w:rsidP="00A46571">
            <w:pPr>
              <w:tabs>
                <w:tab w:val="left" w:pos="2038"/>
              </w:tabs>
            </w:pPr>
            <w:r w:rsidRPr="005F252C">
              <w:t>Yes</w:t>
            </w:r>
          </w:p>
        </w:tc>
        <w:tc>
          <w:tcPr>
            <w:tcW w:w="1460" w:type="dxa"/>
            <w:hideMark/>
          </w:tcPr>
          <w:p w14:paraId="41FEB540" w14:textId="77777777" w:rsidR="00A46571" w:rsidRPr="005F252C" w:rsidRDefault="00A46571" w:rsidP="00A46571">
            <w:pPr>
              <w:tabs>
                <w:tab w:val="left" w:pos="2038"/>
              </w:tabs>
            </w:pPr>
            <w:r w:rsidRPr="005F252C">
              <w:t>P</w:t>
            </w:r>
          </w:p>
        </w:tc>
      </w:tr>
      <w:tr w:rsidR="00A46571" w:rsidRPr="005F252C" w14:paraId="244AE9C2" w14:textId="77777777" w:rsidTr="009764B6">
        <w:trPr>
          <w:trHeight w:val="310"/>
        </w:trPr>
        <w:tc>
          <w:tcPr>
            <w:tcW w:w="5040" w:type="dxa"/>
            <w:vMerge/>
            <w:hideMark/>
          </w:tcPr>
          <w:p w14:paraId="30551A1D" w14:textId="77777777" w:rsidR="00A46571" w:rsidRPr="005F252C" w:rsidRDefault="00A46571" w:rsidP="00A46571">
            <w:pPr>
              <w:tabs>
                <w:tab w:val="left" w:pos="2038"/>
              </w:tabs>
              <w:rPr>
                <w:b/>
                <w:bCs/>
              </w:rPr>
            </w:pPr>
          </w:p>
        </w:tc>
        <w:tc>
          <w:tcPr>
            <w:tcW w:w="2260" w:type="dxa"/>
            <w:vMerge w:val="restart"/>
            <w:hideMark/>
          </w:tcPr>
          <w:p w14:paraId="4BD78F18" w14:textId="77777777" w:rsidR="00A46571" w:rsidRPr="005F252C" w:rsidRDefault="00A46571" w:rsidP="00A46571">
            <w:pPr>
              <w:tabs>
                <w:tab w:val="left" w:pos="2038"/>
              </w:tabs>
              <w:rPr>
                <w:b/>
                <w:bCs/>
              </w:rPr>
            </w:pPr>
            <w:r w:rsidRPr="005F252C">
              <w:rPr>
                <w:b/>
                <w:bCs/>
              </w:rPr>
              <w:t>Net bags</w:t>
            </w:r>
          </w:p>
        </w:tc>
        <w:tc>
          <w:tcPr>
            <w:tcW w:w="11360" w:type="dxa"/>
            <w:vMerge w:val="restart"/>
            <w:hideMark/>
          </w:tcPr>
          <w:p w14:paraId="27996D47" w14:textId="77777777" w:rsidR="00A46571" w:rsidRPr="005F252C" w:rsidRDefault="00A46571" w:rsidP="00A46571">
            <w:pPr>
              <w:tabs>
                <w:tab w:val="left" w:pos="2038"/>
              </w:tabs>
            </w:pPr>
            <w:r w:rsidRPr="005F252C">
              <w:t>Disposable cardboard or plastic containers for storing vegetables and fruits  and protecting them from external factors.</w:t>
            </w:r>
          </w:p>
        </w:tc>
        <w:tc>
          <w:tcPr>
            <w:tcW w:w="5360" w:type="dxa"/>
            <w:hideMark/>
          </w:tcPr>
          <w:p w14:paraId="4402034D" w14:textId="77777777" w:rsidR="00A46571" w:rsidRPr="005F252C" w:rsidRDefault="00A46571" w:rsidP="00A46571">
            <w:pPr>
              <w:tabs>
                <w:tab w:val="left" w:pos="2038"/>
              </w:tabs>
            </w:pPr>
            <w:r w:rsidRPr="005F252C">
              <w:t>Net Bags for Dates</w:t>
            </w:r>
          </w:p>
        </w:tc>
        <w:tc>
          <w:tcPr>
            <w:tcW w:w="760" w:type="dxa"/>
            <w:hideMark/>
          </w:tcPr>
          <w:p w14:paraId="1C4577E4" w14:textId="77777777" w:rsidR="00A46571" w:rsidRPr="005F252C" w:rsidRDefault="00A46571" w:rsidP="00A46571">
            <w:pPr>
              <w:tabs>
                <w:tab w:val="left" w:pos="2038"/>
              </w:tabs>
            </w:pPr>
            <w:r w:rsidRPr="005F252C">
              <w:t>No</w:t>
            </w:r>
          </w:p>
        </w:tc>
        <w:tc>
          <w:tcPr>
            <w:tcW w:w="1380" w:type="dxa"/>
            <w:hideMark/>
          </w:tcPr>
          <w:p w14:paraId="30153448" w14:textId="77777777" w:rsidR="00A46571" w:rsidRPr="005F252C" w:rsidRDefault="00A46571" w:rsidP="00A46571">
            <w:pPr>
              <w:tabs>
                <w:tab w:val="left" w:pos="2038"/>
              </w:tabs>
            </w:pPr>
            <w:r w:rsidRPr="005F252C">
              <w:t>Yes</w:t>
            </w:r>
          </w:p>
        </w:tc>
        <w:tc>
          <w:tcPr>
            <w:tcW w:w="1460" w:type="dxa"/>
            <w:hideMark/>
          </w:tcPr>
          <w:p w14:paraId="38836874" w14:textId="77777777" w:rsidR="00A46571" w:rsidRPr="005F252C" w:rsidRDefault="00A46571" w:rsidP="00A46571">
            <w:pPr>
              <w:tabs>
                <w:tab w:val="left" w:pos="2038"/>
              </w:tabs>
            </w:pPr>
            <w:r w:rsidRPr="005F252C">
              <w:t>P</w:t>
            </w:r>
          </w:p>
        </w:tc>
      </w:tr>
      <w:tr w:rsidR="00A46571" w:rsidRPr="005F252C" w14:paraId="04D4EB95" w14:textId="77777777" w:rsidTr="009764B6">
        <w:trPr>
          <w:trHeight w:val="310"/>
        </w:trPr>
        <w:tc>
          <w:tcPr>
            <w:tcW w:w="5040" w:type="dxa"/>
            <w:vMerge/>
            <w:hideMark/>
          </w:tcPr>
          <w:p w14:paraId="68F6731E" w14:textId="77777777" w:rsidR="00A46571" w:rsidRPr="005F252C" w:rsidRDefault="00A46571" w:rsidP="00A46571">
            <w:pPr>
              <w:tabs>
                <w:tab w:val="left" w:pos="2038"/>
              </w:tabs>
              <w:rPr>
                <w:b/>
                <w:bCs/>
              </w:rPr>
            </w:pPr>
          </w:p>
        </w:tc>
        <w:tc>
          <w:tcPr>
            <w:tcW w:w="2260" w:type="dxa"/>
            <w:vMerge/>
            <w:hideMark/>
          </w:tcPr>
          <w:p w14:paraId="51AB3637" w14:textId="77777777" w:rsidR="00A46571" w:rsidRPr="005F252C" w:rsidRDefault="00A46571" w:rsidP="00A46571">
            <w:pPr>
              <w:tabs>
                <w:tab w:val="left" w:pos="2038"/>
              </w:tabs>
              <w:rPr>
                <w:b/>
                <w:bCs/>
              </w:rPr>
            </w:pPr>
          </w:p>
        </w:tc>
        <w:tc>
          <w:tcPr>
            <w:tcW w:w="11360" w:type="dxa"/>
            <w:vMerge/>
            <w:hideMark/>
          </w:tcPr>
          <w:p w14:paraId="304BC089" w14:textId="77777777" w:rsidR="00A46571" w:rsidRPr="005F252C" w:rsidRDefault="00A46571" w:rsidP="00A46571">
            <w:pPr>
              <w:tabs>
                <w:tab w:val="left" w:pos="2038"/>
              </w:tabs>
            </w:pPr>
          </w:p>
        </w:tc>
        <w:tc>
          <w:tcPr>
            <w:tcW w:w="5360" w:type="dxa"/>
            <w:hideMark/>
          </w:tcPr>
          <w:p w14:paraId="65261877" w14:textId="77777777" w:rsidR="00A46571" w:rsidRPr="005F252C" w:rsidRDefault="00A46571" w:rsidP="00A46571">
            <w:pPr>
              <w:tabs>
                <w:tab w:val="left" w:pos="2038"/>
              </w:tabs>
            </w:pPr>
            <w:r w:rsidRPr="005F252C">
              <w:t>Plastic Mesh Bags</w:t>
            </w:r>
          </w:p>
        </w:tc>
        <w:tc>
          <w:tcPr>
            <w:tcW w:w="760" w:type="dxa"/>
            <w:hideMark/>
          </w:tcPr>
          <w:p w14:paraId="01857F20" w14:textId="77777777" w:rsidR="00A46571" w:rsidRPr="005F252C" w:rsidRDefault="00A46571" w:rsidP="00A46571">
            <w:pPr>
              <w:tabs>
                <w:tab w:val="left" w:pos="2038"/>
              </w:tabs>
            </w:pPr>
            <w:r w:rsidRPr="005F252C">
              <w:t>No</w:t>
            </w:r>
          </w:p>
        </w:tc>
        <w:tc>
          <w:tcPr>
            <w:tcW w:w="1380" w:type="dxa"/>
            <w:hideMark/>
          </w:tcPr>
          <w:p w14:paraId="796AA5B2" w14:textId="77777777" w:rsidR="00A46571" w:rsidRPr="005F252C" w:rsidRDefault="00A46571" w:rsidP="00A46571">
            <w:pPr>
              <w:tabs>
                <w:tab w:val="left" w:pos="2038"/>
              </w:tabs>
            </w:pPr>
            <w:r w:rsidRPr="005F252C">
              <w:t>Yes</w:t>
            </w:r>
          </w:p>
        </w:tc>
        <w:tc>
          <w:tcPr>
            <w:tcW w:w="1460" w:type="dxa"/>
            <w:hideMark/>
          </w:tcPr>
          <w:p w14:paraId="0B638AEA" w14:textId="77777777" w:rsidR="00A46571" w:rsidRPr="005F252C" w:rsidRDefault="00A46571" w:rsidP="00A46571">
            <w:pPr>
              <w:tabs>
                <w:tab w:val="left" w:pos="2038"/>
              </w:tabs>
            </w:pPr>
            <w:r w:rsidRPr="005F252C">
              <w:t>P</w:t>
            </w:r>
          </w:p>
        </w:tc>
      </w:tr>
      <w:tr w:rsidR="00A46571" w:rsidRPr="005F252C" w14:paraId="0A84CD25" w14:textId="77777777" w:rsidTr="009764B6">
        <w:trPr>
          <w:trHeight w:val="310"/>
        </w:trPr>
        <w:tc>
          <w:tcPr>
            <w:tcW w:w="5040" w:type="dxa"/>
            <w:vMerge/>
            <w:hideMark/>
          </w:tcPr>
          <w:p w14:paraId="775E6BEC" w14:textId="77777777" w:rsidR="00A46571" w:rsidRPr="005F252C" w:rsidRDefault="00A46571" w:rsidP="00A46571">
            <w:pPr>
              <w:tabs>
                <w:tab w:val="left" w:pos="2038"/>
              </w:tabs>
              <w:rPr>
                <w:b/>
                <w:bCs/>
              </w:rPr>
            </w:pPr>
          </w:p>
        </w:tc>
        <w:tc>
          <w:tcPr>
            <w:tcW w:w="2260" w:type="dxa"/>
            <w:hideMark/>
          </w:tcPr>
          <w:p w14:paraId="7C5F30CC" w14:textId="77777777" w:rsidR="00A46571" w:rsidRPr="005F252C" w:rsidRDefault="00A46571" w:rsidP="00A46571">
            <w:pPr>
              <w:tabs>
                <w:tab w:val="left" w:pos="2038"/>
              </w:tabs>
              <w:rPr>
                <w:b/>
                <w:bCs/>
              </w:rPr>
            </w:pPr>
            <w:r w:rsidRPr="005F252C">
              <w:rPr>
                <w:b/>
                <w:bCs/>
              </w:rPr>
              <w:t>Coffee</w:t>
            </w:r>
          </w:p>
        </w:tc>
        <w:tc>
          <w:tcPr>
            <w:tcW w:w="11360" w:type="dxa"/>
            <w:hideMark/>
          </w:tcPr>
          <w:p w14:paraId="6ADFE9E2" w14:textId="77777777" w:rsidR="00A46571" w:rsidRPr="005F252C" w:rsidRDefault="00A46571" w:rsidP="00A46571">
            <w:pPr>
              <w:tabs>
                <w:tab w:val="left" w:pos="2038"/>
              </w:tabs>
            </w:pPr>
            <w:r w:rsidRPr="005F252C">
              <w:t>Coffee</w:t>
            </w:r>
          </w:p>
        </w:tc>
        <w:tc>
          <w:tcPr>
            <w:tcW w:w="5360" w:type="dxa"/>
            <w:hideMark/>
          </w:tcPr>
          <w:p w14:paraId="2B1C72F9" w14:textId="77777777" w:rsidR="00A46571" w:rsidRPr="005F252C" w:rsidRDefault="00A46571" w:rsidP="00A46571">
            <w:pPr>
              <w:tabs>
                <w:tab w:val="left" w:pos="2038"/>
              </w:tabs>
            </w:pPr>
            <w:r w:rsidRPr="005F252C">
              <w:t xml:space="preserve">Roasted Coffee </w:t>
            </w:r>
          </w:p>
        </w:tc>
        <w:tc>
          <w:tcPr>
            <w:tcW w:w="760" w:type="dxa"/>
            <w:hideMark/>
          </w:tcPr>
          <w:p w14:paraId="7D737546" w14:textId="77777777" w:rsidR="00A46571" w:rsidRPr="005F252C" w:rsidRDefault="00A46571" w:rsidP="00A46571">
            <w:pPr>
              <w:tabs>
                <w:tab w:val="left" w:pos="2038"/>
              </w:tabs>
            </w:pPr>
            <w:r w:rsidRPr="005F252C">
              <w:t>No</w:t>
            </w:r>
          </w:p>
        </w:tc>
        <w:tc>
          <w:tcPr>
            <w:tcW w:w="1380" w:type="dxa"/>
            <w:hideMark/>
          </w:tcPr>
          <w:p w14:paraId="5166EED2" w14:textId="77777777" w:rsidR="00A46571" w:rsidRPr="005F252C" w:rsidRDefault="00A46571" w:rsidP="00A46571">
            <w:pPr>
              <w:tabs>
                <w:tab w:val="left" w:pos="2038"/>
              </w:tabs>
            </w:pPr>
            <w:r w:rsidRPr="005F252C">
              <w:t>Yes</w:t>
            </w:r>
          </w:p>
        </w:tc>
        <w:tc>
          <w:tcPr>
            <w:tcW w:w="1460" w:type="dxa"/>
            <w:hideMark/>
          </w:tcPr>
          <w:p w14:paraId="74E4D9CF" w14:textId="77777777" w:rsidR="00A46571" w:rsidRPr="005F252C" w:rsidRDefault="00A46571" w:rsidP="00A46571">
            <w:pPr>
              <w:tabs>
                <w:tab w:val="left" w:pos="2038"/>
              </w:tabs>
            </w:pPr>
            <w:r w:rsidRPr="005F252C">
              <w:t>P</w:t>
            </w:r>
          </w:p>
        </w:tc>
      </w:tr>
      <w:tr w:rsidR="00A46571" w:rsidRPr="005F252C" w14:paraId="48927ED5" w14:textId="77777777" w:rsidTr="009764B6">
        <w:trPr>
          <w:trHeight w:val="310"/>
        </w:trPr>
        <w:tc>
          <w:tcPr>
            <w:tcW w:w="5040" w:type="dxa"/>
            <w:vMerge w:val="restart"/>
            <w:hideMark/>
          </w:tcPr>
          <w:p w14:paraId="23BEAA22" w14:textId="77777777" w:rsidR="00A46571" w:rsidRPr="005F252C" w:rsidRDefault="00A46571" w:rsidP="00A46571">
            <w:pPr>
              <w:tabs>
                <w:tab w:val="left" w:pos="2038"/>
              </w:tabs>
              <w:rPr>
                <w:b/>
                <w:bCs/>
              </w:rPr>
            </w:pPr>
            <w:r w:rsidRPr="005F252C">
              <w:rPr>
                <w:b/>
                <w:bCs/>
              </w:rPr>
              <w:t xml:space="preserve">General Administration </w:t>
            </w:r>
          </w:p>
        </w:tc>
        <w:tc>
          <w:tcPr>
            <w:tcW w:w="2260" w:type="dxa"/>
            <w:vMerge w:val="restart"/>
            <w:hideMark/>
          </w:tcPr>
          <w:p w14:paraId="64919BD6" w14:textId="77777777" w:rsidR="00A46571" w:rsidRPr="005F252C" w:rsidRDefault="00A46571" w:rsidP="00A46571">
            <w:pPr>
              <w:tabs>
                <w:tab w:val="left" w:pos="2038"/>
              </w:tabs>
              <w:rPr>
                <w:b/>
                <w:bCs/>
              </w:rPr>
            </w:pPr>
            <w:r w:rsidRPr="005F252C">
              <w:rPr>
                <w:b/>
                <w:bCs/>
              </w:rPr>
              <w:t xml:space="preserve">Booking Services </w:t>
            </w:r>
          </w:p>
        </w:tc>
        <w:tc>
          <w:tcPr>
            <w:tcW w:w="11360" w:type="dxa"/>
            <w:vMerge w:val="restart"/>
            <w:hideMark/>
          </w:tcPr>
          <w:p w14:paraId="41145781" w14:textId="77777777" w:rsidR="00A46571" w:rsidRPr="005F252C" w:rsidRDefault="00A46571" w:rsidP="00A46571">
            <w:pPr>
              <w:tabs>
                <w:tab w:val="left" w:pos="2038"/>
              </w:tabs>
            </w:pPr>
            <w:r w:rsidRPr="005F252C">
              <w:t xml:space="preserve"> An act of reserving accommodation, a ticket, etc. in advance.</w:t>
            </w:r>
          </w:p>
        </w:tc>
        <w:tc>
          <w:tcPr>
            <w:tcW w:w="5360" w:type="dxa"/>
            <w:hideMark/>
          </w:tcPr>
          <w:p w14:paraId="446DC5E2" w14:textId="77777777" w:rsidR="00A46571" w:rsidRPr="005F252C" w:rsidRDefault="00A46571" w:rsidP="00A46571">
            <w:pPr>
              <w:tabs>
                <w:tab w:val="left" w:pos="2038"/>
              </w:tabs>
            </w:pPr>
            <w:r w:rsidRPr="005F252C">
              <w:t>Hotel Bookings</w:t>
            </w:r>
          </w:p>
        </w:tc>
        <w:tc>
          <w:tcPr>
            <w:tcW w:w="760" w:type="dxa"/>
            <w:hideMark/>
          </w:tcPr>
          <w:p w14:paraId="424D36A9" w14:textId="77777777" w:rsidR="00A46571" w:rsidRPr="005F252C" w:rsidRDefault="00A46571" w:rsidP="00A46571">
            <w:pPr>
              <w:tabs>
                <w:tab w:val="left" w:pos="2038"/>
              </w:tabs>
            </w:pPr>
            <w:r w:rsidRPr="005F252C">
              <w:t>No</w:t>
            </w:r>
          </w:p>
        </w:tc>
        <w:tc>
          <w:tcPr>
            <w:tcW w:w="1380" w:type="dxa"/>
            <w:hideMark/>
          </w:tcPr>
          <w:p w14:paraId="2736B6C8" w14:textId="77777777" w:rsidR="00A46571" w:rsidRPr="005F252C" w:rsidRDefault="00A46571" w:rsidP="00A46571">
            <w:pPr>
              <w:tabs>
                <w:tab w:val="left" w:pos="2038"/>
              </w:tabs>
            </w:pPr>
            <w:r w:rsidRPr="005F252C">
              <w:t>Yes</w:t>
            </w:r>
          </w:p>
        </w:tc>
        <w:tc>
          <w:tcPr>
            <w:tcW w:w="1460" w:type="dxa"/>
            <w:hideMark/>
          </w:tcPr>
          <w:p w14:paraId="790ED1C6" w14:textId="77777777" w:rsidR="00A46571" w:rsidRPr="005F252C" w:rsidRDefault="00A46571" w:rsidP="00A46571">
            <w:pPr>
              <w:tabs>
                <w:tab w:val="left" w:pos="2038"/>
              </w:tabs>
            </w:pPr>
            <w:r w:rsidRPr="005F252C">
              <w:t>S</w:t>
            </w:r>
          </w:p>
        </w:tc>
      </w:tr>
      <w:tr w:rsidR="00A46571" w:rsidRPr="005F252C" w14:paraId="36E4AFC5" w14:textId="77777777" w:rsidTr="009764B6">
        <w:trPr>
          <w:trHeight w:val="310"/>
        </w:trPr>
        <w:tc>
          <w:tcPr>
            <w:tcW w:w="5040" w:type="dxa"/>
            <w:vMerge/>
            <w:hideMark/>
          </w:tcPr>
          <w:p w14:paraId="37188C6B" w14:textId="77777777" w:rsidR="00A46571" w:rsidRPr="005F252C" w:rsidRDefault="00A46571" w:rsidP="00A46571">
            <w:pPr>
              <w:tabs>
                <w:tab w:val="left" w:pos="2038"/>
              </w:tabs>
              <w:rPr>
                <w:b/>
                <w:bCs/>
              </w:rPr>
            </w:pPr>
          </w:p>
        </w:tc>
        <w:tc>
          <w:tcPr>
            <w:tcW w:w="2260" w:type="dxa"/>
            <w:vMerge/>
            <w:hideMark/>
          </w:tcPr>
          <w:p w14:paraId="43CFB2F2" w14:textId="77777777" w:rsidR="00A46571" w:rsidRPr="005F252C" w:rsidRDefault="00A46571" w:rsidP="00A46571">
            <w:pPr>
              <w:tabs>
                <w:tab w:val="left" w:pos="2038"/>
              </w:tabs>
              <w:rPr>
                <w:b/>
                <w:bCs/>
              </w:rPr>
            </w:pPr>
          </w:p>
        </w:tc>
        <w:tc>
          <w:tcPr>
            <w:tcW w:w="11360" w:type="dxa"/>
            <w:vMerge/>
            <w:hideMark/>
          </w:tcPr>
          <w:p w14:paraId="1210D219" w14:textId="77777777" w:rsidR="00A46571" w:rsidRPr="005F252C" w:rsidRDefault="00A46571" w:rsidP="00A46571">
            <w:pPr>
              <w:tabs>
                <w:tab w:val="left" w:pos="2038"/>
              </w:tabs>
            </w:pPr>
          </w:p>
        </w:tc>
        <w:tc>
          <w:tcPr>
            <w:tcW w:w="5360" w:type="dxa"/>
            <w:hideMark/>
          </w:tcPr>
          <w:p w14:paraId="2A58B6F1" w14:textId="77777777" w:rsidR="00A46571" w:rsidRPr="005F252C" w:rsidRDefault="00A46571" w:rsidP="00A46571">
            <w:pPr>
              <w:tabs>
                <w:tab w:val="left" w:pos="2038"/>
              </w:tabs>
            </w:pPr>
            <w:r w:rsidRPr="005F252C">
              <w:t>Ticket Bookings</w:t>
            </w:r>
          </w:p>
        </w:tc>
        <w:tc>
          <w:tcPr>
            <w:tcW w:w="760" w:type="dxa"/>
            <w:hideMark/>
          </w:tcPr>
          <w:p w14:paraId="286EF552" w14:textId="77777777" w:rsidR="00A46571" w:rsidRPr="005F252C" w:rsidRDefault="00A46571" w:rsidP="00A46571">
            <w:pPr>
              <w:tabs>
                <w:tab w:val="left" w:pos="2038"/>
              </w:tabs>
            </w:pPr>
            <w:r w:rsidRPr="005F252C">
              <w:t>No</w:t>
            </w:r>
          </w:p>
        </w:tc>
        <w:tc>
          <w:tcPr>
            <w:tcW w:w="1380" w:type="dxa"/>
            <w:hideMark/>
          </w:tcPr>
          <w:p w14:paraId="43C6265A" w14:textId="77777777" w:rsidR="00A46571" w:rsidRPr="005F252C" w:rsidRDefault="00A46571" w:rsidP="00A46571">
            <w:pPr>
              <w:tabs>
                <w:tab w:val="left" w:pos="2038"/>
              </w:tabs>
            </w:pPr>
            <w:r w:rsidRPr="005F252C">
              <w:t>Yes</w:t>
            </w:r>
          </w:p>
        </w:tc>
        <w:tc>
          <w:tcPr>
            <w:tcW w:w="1460" w:type="dxa"/>
            <w:hideMark/>
          </w:tcPr>
          <w:p w14:paraId="23BA2330" w14:textId="77777777" w:rsidR="00A46571" w:rsidRPr="005F252C" w:rsidRDefault="00A46571" w:rsidP="00A46571">
            <w:pPr>
              <w:tabs>
                <w:tab w:val="left" w:pos="2038"/>
              </w:tabs>
            </w:pPr>
            <w:r w:rsidRPr="005F252C">
              <w:t>S</w:t>
            </w:r>
          </w:p>
        </w:tc>
      </w:tr>
      <w:tr w:rsidR="00A46571" w:rsidRPr="005F252C" w14:paraId="2AAEA8D4" w14:textId="77777777" w:rsidTr="009764B6">
        <w:trPr>
          <w:trHeight w:val="310"/>
        </w:trPr>
        <w:tc>
          <w:tcPr>
            <w:tcW w:w="5040" w:type="dxa"/>
            <w:vMerge/>
            <w:hideMark/>
          </w:tcPr>
          <w:p w14:paraId="7E37EF68" w14:textId="77777777" w:rsidR="00A46571" w:rsidRPr="005F252C" w:rsidRDefault="00A46571" w:rsidP="00A46571">
            <w:pPr>
              <w:tabs>
                <w:tab w:val="left" w:pos="2038"/>
              </w:tabs>
              <w:rPr>
                <w:b/>
                <w:bCs/>
              </w:rPr>
            </w:pPr>
          </w:p>
        </w:tc>
        <w:tc>
          <w:tcPr>
            <w:tcW w:w="2260" w:type="dxa"/>
            <w:vMerge/>
            <w:hideMark/>
          </w:tcPr>
          <w:p w14:paraId="42E856A0" w14:textId="77777777" w:rsidR="00A46571" w:rsidRPr="005F252C" w:rsidRDefault="00A46571" w:rsidP="00A46571">
            <w:pPr>
              <w:tabs>
                <w:tab w:val="left" w:pos="2038"/>
              </w:tabs>
              <w:rPr>
                <w:b/>
                <w:bCs/>
              </w:rPr>
            </w:pPr>
          </w:p>
        </w:tc>
        <w:tc>
          <w:tcPr>
            <w:tcW w:w="11360" w:type="dxa"/>
            <w:vMerge/>
            <w:hideMark/>
          </w:tcPr>
          <w:p w14:paraId="66501D0D" w14:textId="77777777" w:rsidR="00A46571" w:rsidRPr="005F252C" w:rsidRDefault="00A46571" w:rsidP="00A46571">
            <w:pPr>
              <w:tabs>
                <w:tab w:val="left" w:pos="2038"/>
              </w:tabs>
            </w:pPr>
          </w:p>
        </w:tc>
        <w:tc>
          <w:tcPr>
            <w:tcW w:w="5360" w:type="dxa"/>
            <w:hideMark/>
          </w:tcPr>
          <w:p w14:paraId="2A776F44" w14:textId="77777777" w:rsidR="00A46571" w:rsidRPr="005F252C" w:rsidRDefault="00A46571" w:rsidP="00A46571">
            <w:pPr>
              <w:tabs>
                <w:tab w:val="left" w:pos="2038"/>
              </w:tabs>
            </w:pPr>
            <w:r w:rsidRPr="005F252C">
              <w:t xml:space="preserve">Event Bookings </w:t>
            </w:r>
          </w:p>
        </w:tc>
        <w:tc>
          <w:tcPr>
            <w:tcW w:w="760" w:type="dxa"/>
            <w:hideMark/>
          </w:tcPr>
          <w:p w14:paraId="42F43AA0" w14:textId="77777777" w:rsidR="00A46571" w:rsidRPr="005F252C" w:rsidRDefault="00A46571" w:rsidP="00A46571">
            <w:pPr>
              <w:tabs>
                <w:tab w:val="left" w:pos="2038"/>
              </w:tabs>
            </w:pPr>
            <w:r w:rsidRPr="005F252C">
              <w:t>No</w:t>
            </w:r>
          </w:p>
        </w:tc>
        <w:tc>
          <w:tcPr>
            <w:tcW w:w="1380" w:type="dxa"/>
            <w:hideMark/>
          </w:tcPr>
          <w:p w14:paraId="2E79EB6F" w14:textId="77777777" w:rsidR="00A46571" w:rsidRPr="005F252C" w:rsidRDefault="00A46571" w:rsidP="00A46571">
            <w:pPr>
              <w:tabs>
                <w:tab w:val="left" w:pos="2038"/>
              </w:tabs>
            </w:pPr>
            <w:r w:rsidRPr="005F252C">
              <w:t>Yes</w:t>
            </w:r>
          </w:p>
        </w:tc>
        <w:tc>
          <w:tcPr>
            <w:tcW w:w="1460" w:type="dxa"/>
            <w:hideMark/>
          </w:tcPr>
          <w:p w14:paraId="1649DCF7" w14:textId="77777777" w:rsidR="00A46571" w:rsidRPr="005F252C" w:rsidRDefault="00A46571" w:rsidP="00A46571">
            <w:pPr>
              <w:tabs>
                <w:tab w:val="left" w:pos="2038"/>
              </w:tabs>
            </w:pPr>
            <w:r w:rsidRPr="005F252C">
              <w:t>S</w:t>
            </w:r>
          </w:p>
        </w:tc>
      </w:tr>
      <w:tr w:rsidR="00A46571" w:rsidRPr="005F252C" w14:paraId="6B387397" w14:textId="77777777" w:rsidTr="009764B6">
        <w:trPr>
          <w:trHeight w:val="310"/>
        </w:trPr>
        <w:tc>
          <w:tcPr>
            <w:tcW w:w="5040" w:type="dxa"/>
            <w:vMerge/>
            <w:hideMark/>
          </w:tcPr>
          <w:p w14:paraId="098F903B" w14:textId="77777777" w:rsidR="00A46571" w:rsidRPr="005F252C" w:rsidRDefault="00A46571" w:rsidP="00A46571">
            <w:pPr>
              <w:tabs>
                <w:tab w:val="left" w:pos="2038"/>
              </w:tabs>
              <w:rPr>
                <w:b/>
                <w:bCs/>
              </w:rPr>
            </w:pPr>
          </w:p>
        </w:tc>
        <w:tc>
          <w:tcPr>
            <w:tcW w:w="2260" w:type="dxa"/>
            <w:vMerge/>
            <w:hideMark/>
          </w:tcPr>
          <w:p w14:paraId="639CD849" w14:textId="77777777" w:rsidR="00A46571" w:rsidRPr="005F252C" w:rsidRDefault="00A46571" w:rsidP="00A46571">
            <w:pPr>
              <w:tabs>
                <w:tab w:val="left" w:pos="2038"/>
              </w:tabs>
              <w:rPr>
                <w:b/>
                <w:bCs/>
              </w:rPr>
            </w:pPr>
          </w:p>
        </w:tc>
        <w:tc>
          <w:tcPr>
            <w:tcW w:w="11360" w:type="dxa"/>
            <w:vMerge/>
            <w:hideMark/>
          </w:tcPr>
          <w:p w14:paraId="132252D9" w14:textId="77777777" w:rsidR="00A46571" w:rsidRPr="005F252C" w:rsidRDefault="00A46571" w:rsidP="00A46571">
            <w:pPr>
              <w:tabs>
                <w:tab w:val="left" w:pos="2038"/>
              </w:tabs>
            </w:pPr>
          </w:p>
        </w:tc>
        <w:tc>
          <w:tcPr>
            <w:tcW w:w="5360" w:type="dxa"/>
            <w:hideMark/>
          </w:tcPr>
          <w:p w14:paraId="26D0F8A5" w14:textId="77777777" w:rsidR="00A46571" w:rsidRPr="005F252C" w:rsidRDefault="00A46571" w:rsidP="00A46571">
            <w:pPr>
              <w:tabs>
                <w:tab w:val="left" w:pos="2038"/>
              </w:tabs>
            </w:pPr>
            <w:r w:rsidRPr="005F252C">
              <w:t>Accommodation Bookings</w:t>
            </w:r>
          </w:p>
        </w:tc>
        <w:tc>
          <w:tcPr>
            <w:tcW w:w="760" w:type="dxa"/>
            <w:hideMark/>
          </w:tcPr>
          <w:p w14:paraId="39DF930E" w14:textId="77777777" w:rsidR="00A46571" w:rsidRPr="005F252C" w:rsidRDefault="00A46571" w:rsidP="00A46571">
            <w:pPr>
              <w:tabs>
                <w:tab w:val="left" w:pos="2038"/>
              </w:tabs>
            </w:pPr>
            <w:r w:rsidRPr="005F252C">
              <w:t>No</w:t>
            </w:r>
          </w:p>
        </w:tc>
        <w:tc>
          <w:tcPr>
            <w:tcW w:w="1380" w:type="dxa"/>
            <w:hideMark/>
          </w:tcPr>
          <w:p w14:paraId="51195401" w14:textId="77777777" w:rsidR="00A46571" w:rsidRPr="005F252C" w:rsidRDefault="00A46571" w:rsidP="00A46571">
            <w:pPr>
              <w:tabs>
                <w:tab w:val="left" w:pos="2038"/>
              </w:tabs>
            </w:pPr>
            <w:r w:rsidRPr="005F252C">
              <w:t>Yes</w:t>
            </w:r>
          </w:p>
        </w:tc>
        <w:tc>
          <w:tcPr>
            <w:tcW w:w="1460" w:type="dxa"/>
            <w:hideMark/>
          </w:tcPr>
          <w:p w14:paraId="53B894FC" w14:textId="77777777" w:rsidR="00A46571" w:rsidRPr="005F252C" w:rsidRDefault="00A46571" w:rsidP="00A46571">
            <w:pPr>
              <w:tabs>
                <w:tab w:val="left" w:pos="2038"/>
              </w:tabs>
            </w:pPr>
            <w:r w:rsidRPr="005F252C">
              <w:t>S</w:t>
            </w:r>
          </w:p>
        </w:tc>
      </w:tr>
      <w:tr w:rsidR="00A46571" w:rsidRPr="005F252C" w14:paraId="2ABFAF9F" w14:textId="77777777" w:rsidTr="009764B6">
        <w:trPr>
          <w:trHeight w:val="310"/>
        </w:trPr>
        <w:tc>
          <w:tcPr>
            <w:tcW w:w="5040" w:type="dxa"/>
            <w:vMerge/>
            <w:hideMark/>
          </w:tcPr>
          <w:p w14:paraId="6FB76535" w14:textId="77777777" w:rsidR="00A46571" w:rsidRPr="005F252C" w:rsidRDefault="00A46571" w:rsidP="00A46571">
            <w:pPr>
              <w:tabs>
                <w:tab w:val="left" w:pos="2038"/>
              </w:tabs>
              <w:rPr>
                <w:b/>
                <w:bCs/>
              </w:rPr>
            </w:pPr>
          </w:p>
        </w:tc>
        <w:tc>
          <w:tcPr>
            <w:tcW w:w="2260" w:type="dxa"/>
            <w:vMerge w:val="restart"/>
            <w:hideMark/>
          </w:tcPr>
          <w:p w14:paraId="69B29E1C" w14:textId="77777777" w:rsidR="00A46571" w:rsidRPr="005F252C" w:rsidRDefault="00A46571" w:rsidP="00A46571">
            <w:pPr>
              <w:tabs>
                <w:tab w:val="left" w:pos="2038"/>
              </w:tabs>
              <w:rPr>
                <w:b/>
                <w:bCs/>
              </w:rPr>
            </w:pPr>
            <w:r w:rsidRPr="005F252C">
              <w:rPr>
                <w:b/>
                <w:bCs/>
              </w:rPr>
              <w:t xml:space="preserve">Filing Services </w:t>
            </w:r>
          </w:p>
        </w:tc>
        <w:tc>
          <w:tcPr>
            <w:tcW w:w="11360" w:type="dxa"/>
            <w:vMerge w:val="restart"/>
            <w:hideMark/>
          </w:tcPr>
          <w:p w14:paraId="04687BC1" w14:textId="77777777" w:rsidR="00A46571" w:rsidRPr="005F252C" w:rsidRDefault="00A46571" w:rsidP="00A46571">
            <w:pPr>
              <w:tabs>
                <w:tab w:val="left" w:pos="2038"/>
              </w:tabs>
            </w:pPr>
            <w:r w:rsidRPr="005F252C">
              <w:t xml:space="preserve"> This is known for storing, updating, and modifying files.</w:t>
            </w:r>
          </w:p>
        </w:tc>
        <w:tc>
          <w:tcPr>
            <w:tcW w:w="5360" w:type="dxa"/>
            <w:hideMark/>
          </w:tcPr>
          <w:p w14:paraId="37605DF3" w14:textId="77777777" w:rsidR="00A46571" w:rsidRPr="005F252C" w:rsidRDefault="00A46571" w:rsidP="00A46571">
            <w:pPr>
              <w:tabs>
                <w:tab w:val="left" w:pos="2038"/>
              </w:tabs>
            </w:pPr>
            <w:r w:rsidRPr="005F252C">
              <w:t>Filing and Documentation</w:t>
            </w:r>
          </w:p>
        </w:tc>
        <w:tc>
          <w:tcPr>
            <w:tcW w:w="760" w:type="dxa"/>
            <w:hideMark/>
          </w:tcPr>
          <w:p w14:paraId="07010E05" w14:textId="77777777" w:rsidR="00A46571" w:rsidRPr="005F252C" w:rsidRDefault="00A46571" w:rsidP="00A46571">
            <w:pPr>
              <w:tabs>
                <w:tab w:val="left" w:pos="2038"/>
              </w:tabs>
            </w:pPr>
            <w:r w:rsidRPr="005F252C">
              <w:t>No</w:t>
            </w:r>
          </w:p>
        </w:tc>
        <w:tc>
          <w:tcPr>
            <w:tcW w:w="1380" w:type="dxa"/>
            <w:hideMark/>
          </w:tcPr>
          <w:p w14:paraId="4E838805" w14:textId="77777777" w:rsidR="00A46571" w:rsidRPr="005F252C" w:rsidRDefault="00A46571" w:rsidP="00A46571">
            <w:pPr>
              <w:tabs>
                <w:tab w:val="left" w:pos="2038"/>
              </w:tabs>
            </w:pPr>
            <w:r w:rsidRPr="005F252C">
              <w:t>Yes</w:t>
            </w:r>
          </w:p>
        </w:tc>
        <w:tc>
          <w:tcPr>
            <w:tcW w:w="1460" w:type="dxa"/>
            <w:hideMark/>
          </w:tcPr>
          <w:p w14:paraId="2705F61E" w14:textId="77777777" w:rsidR="00A46571" w:rsidRPr="005F252C" w:rsidRDefault="00A46571" w:rsidP="00A46571">
            <w:pPr>
              <w:tabs>
                <w:tab w:val="left" w:pos="2038"/>
              </w:tabs>
            </w:pPr>
            <w:r w:rsidRPr="005F252C">
              <w:t>S</w:t>
            </w:r>
          </w:p>
        </w:tc>
      </w:tr>
      <w:tr w:rsidR="00A46571" w:rsidRPr="005F252C" w14:paraId="7307E291" w14:textId="77777777" w:rsidTr="009764B6">
        <w:trPr>
          <w:trHeight w:val="310"/>
        </w:trPr>
        <w:tc>
          <w:tcPr>
            <w:tcW w:w="5040" w:type="dxa"/>
            <w:vMerge/>
            <w:hideMark/>
          </w:tcPr>
          <w:p w14:paraId="16C12E9F" w14:textId="77777777" w:rsidR="00A46571" w:rsidRPr="005F252C" w:rsidRDefault="00A46571" w:rsidP="00A46571">
            <w:pPr>
              <w:tabs>
                <w:tab w:val="left" w:pos="2038"/>
              </w:tabs>
              <w:rPr>
                <w:b/>
                <w:bCs/>
              </w:rPr>
            </w:pPr>
          </w:p>
        </w:tc>
        <w:tc>
          <w:tcPr>
            <w:tcW w:w="2260" w:type="dxa"/>
            <w:vMerge/>
            <w:hideMark/>
          </w:tcPr>
          <w:p w14:paraId="0C2644A9" w14:textId="77777777" w:rsidR="00A46571" w:rsidRPr="005F252C" w:rsidRDefault="00A46571" w:rsidP="00A46571">
            <w:pPr>
              <w:tabs>
                <w:tab w:val="left" w:pos="2038"/>
              </w:tabs>
              <w:rPr>
                <w:b/>
                <w:bCs/>
              </w:rPr>
            </w:pPr>
          </w:p>
        </w:tc>
        <w:tc>
          <w:tcPr>
            <w:tcW w:w="11360" w:type="dxa"/>
            <w:vMerge/>
            <w:hideMark/>
          </w:tcPr>
          <w:p w14:paraId="3324B208" w14:textId="77777777" w:rsidR="00A46571" w:rsidRPr="005F252C" w:rsidRDefault="00A46571" w:rsidP="00A46571">
            <w:pPr>
              <w:tabs>
                <w:tab w:val="left" w:pos="2038"/>
              </w:tabs>
            </w:pPr>
          </w:p>
        </w:tc>
        <w:tc>
          <w:tcPr>
            <w:tcW w:w="5360" w:type="dxa"/>
            <w:hideMark/>
          </w:tcPr>
          <w:p w14:paraId="21CE9DF2" w14:textId="77777777" w:rsidR="00A46571" w:rsidRPr="005F252C" w:rsidRDefault="00A46571" w:rsidP="00A46571">
            <w:pPr>
              <w:tabs>
                <w:tab w:val="left" w:pos="2038"/>
              </w:tabs>
            </w:pPr>
            <w:r w:rsidRPr="005F252C">
              <w:t>Organizing and Maintaining records</w:t>
            </w:r>
          </w:p>
        </w:tc>
        <w:tc>
          <w:tcPr>
            <w:tcW w:w="760" w:type="dxa"/>
            <w:hideMark/>
          </w:tcPr>
          <w:p w14:paraId="0E8E19DE" w14:textId="77777777" w:rsidR="00A46571" w:rsidRPr="005F252C" w:rsidRDefault="00A46571" w:rsidP="00A46571">
            <w:pPr>
              <w:tabs>
                <w:tab w:val="left" w:pos="2038"/>
              </w:tabs>
            </w:pPr>
            <w:r w:rsidRPr="005F252C">
              <w:t>No</w:t>
            </w:r>
          </w:p>
        </w:tc>
        <w:tc>
          <w:tcPr>
            <w:tcW w:w="1380" w:type="dxa"/>
            <w:hideMark/>
          </w:tcPr>
          <w:p w14:paraId="7C832207" w14:textId="77777777" w:rsidR="00A46571" w:rsidRPr="005F252C" w:rsidRDefault="00A46571" w:rsidP="00A46571">
            <w:pPr>
              <w:tabs>
                <w:tab w:val="left" w:pos="2038"/>
              </w:tabs>
            </w:pPr>
            <w:r w:rsidRPr="005F252C">
              <w:t>Yes</w:t>
            </w:r>
          </w:p>
        </w:tc>
        <w:tc>
          <w:tcPr>
            <w:tcW w:w="1460" w:type="dxa"/>
            <w:hideMark/>
          </w:tcPr>
          <w:p w14:paraId="4DBD5237" w14:textId="77777777" w:rsidR="00A46571" w:rsidRPr="005F252C" w:rsidRDefault="00A46571" w:rsidP="00A46571">
            <w:pPr>
              <w:tabs>
                <w:tab w:val="left" w:pos="2038"/>
              </w:tabs>
            </w:pPr>
            <w:r w:rsidRPr="005F252C">
              <w:t>S</w:t>
            </w:r>
          </w:p>
        </w:tc>
      </w:tr>
      <w:tr w:rsidR="00A46571" w:rsidRPr="005F252C" w14:paraId="502BF379" w14:textId="77777777" w:rsidTr="009764B6">
        <w:trPr>
          <w:trHeight w:val="620"/>
        </w:trPr>
        <w:tc>
          <w:tcPr>
            <w:tcW w:w="5040" w:type="dxa"/>
            <w:vMerge w:val="restart"/>
            <w:hideMark/>
          </w:tcPr>
          <w:p w14:paraId="108BC5AC" w14:textId="77777777" w:rsidR="00A46571" w:rsidRPr="005F252C" w:rsidRDefault="00A46571" w:rsidP="00A46571">
            <w:pPr>
              <w:tabs>
                <w:tab w:val="left" w:pos="2038"/>
              </w:tabs>
              <w:rPr>
                <w:b/>
                <w:bCs/>
              </w:rPr>
            </w:pPr>
            <w:r w:rsidRPr="005F252C">
              <w:rPr>
                <w:b/>
                <w:bCs/>
              </w:rPr>
              <w:t>Waste Management</w:t>
            </w:r>
          </w:p>
        </w:tc>
        <w:tc>
          <w:tcPr>
            <w:tcW w:w="2260" w:type="dxa"/>
            <w:vMerge w:val="restart"/>
            <w:hideMark/>
          </w:tcPr>
          <w:p w14:paraId="5D2B07A9" w14:textId="77777777" w:rsidR="00A46571" w:rsidRPr="005F252C" w:rsidRDefault="00A46571" w:rsidP="00A46571">
            <w:pPr>
              <w:tabs>
                <w:tab w:val="left" w:pos="2038"/>
              </w:tabs>
              <w:rPr>
                <w:b/>
                <w:bCs/>
              </w:rPr>
            </w:pPr>
            <w:r w:rsidRPr="005F252C">
              <w:rPr>
                <w:b/>
                <w:bCs/>
              </w:rPr>
              <w:t xml:space="preserve">Waste Management Services </w:t>
            </w:r>
          </w:p>
        </w:tc>
        <w:tc>
          <w:tcPr>
            <w:tcW w:w="11360" w:type="dxa"/>
            <w:vMerge w:val="restart"/>
            <w:hideMark/>
          </w:tcPr>
          <w:p w14:paraId="56D1D6BA" w14:textId="77777777" w:rsidR="00A46571" w:rsidRPr="005F252C" w:rsidRDefault="00A46571" w:rsidP="00A46571">
            <w:pPr>
              <w:tabs>
                <w:tab w:val="left" w:pos="2038"/>
              </w:tabs>
            </w:pPr>
            <w:r w:rsidRPr="005F252C">
              <w:t xml:space="preserve"> This is known for collection, transport, and  treatment of disposal waste.</w:t>
            </w:r>
          </w:p>
        </w:tc>
        <w:tc>
          <w:tcPr>
            <w:tcW w:w="5360" w:type="dxa"/>
            <w:hideMark/>
          </w:tcPr>
          <w:p w14:paraId="4B2792D5" w14:textId="77777777" w:rsidR="00A46571" w:rsidRPr="005F252C" w:rsidRDefault="00A46571" w:rsidP="00A46571">
            <w:pPr>
              <w:tabs>
                <w:tab w:val="left" w:pos="2038"/>
              </w:tabs>
            </w:pPr>
            <w:r w:rsidRPr="005F252C">
              <w:t xml:space="preserve">Outsourcing Labors for Waste Segregation and Cleaning </w:t>
            </w:r>
          </w:p>
        </w:tc>
        <w:tc>
          <w:tcPr>
            <w:tcW w:w="760" w:type="dxa"/>
            <w:hideMark/>
          </w:tcPr>
          <w:p w14:paraId="4838D97C" w14:textId="77777777" w:rsidR="00A46571" w:rsidRPr="005F252C" w:rsidRDefault="00A46571" w:rsidP="00A46571">
            <w:pPr>
              <w:tabs>
                <w:tab w:val="left" w:pos="2038"/>
              </w:tabs>
            </w:pPr>
            <w:r w:rsidRPr="005F252C">
              <w:t>No</w:t>
            </w:r>
          </w:p>
        </w:tc>
        <w:tc>
          <w:tcPr>
            <w:tcW w:w="1380" w:type="dxa"/>
            <w:hideMark/>
          </w:tcPr>
          <w:p w14:paraId="47FC374C" w14:textId="77777777" w:rsidR="00A46571" w:rsidRPr="005F252C" w:rsidRDefault="00A46571" w:rsidP="00A46571">
            <w:pPr>
              <w:tabs>
                <w:tab w:val="left" w:pos="2038"/>
              </w:tabs>
            </w:pPr>
            <w:r w:rsidRPr="005F252C">
              <w:t>Yes</w:t>
            </w:r>
          </w:p>
        </w:tc>
        <w:tc>
          <w:tcPr>
            <w:tcW w:w="1460" w:type="dxa"/>
            <w:hideMark/>
          </w:tcPr>
          <w:p w14:paraId="31E242DD" w14:textId="77777777" w:rsidR="00A46571" w:rsidRPr="005F252C" w:rsidRDefault="00A46571" w:rsidP="00A46571">
            <w:pPr>
              <w:tabs>
                <w:tab w:val="left" w:pos="2038"/>
              </w:tabs>
            </w:pPr>
            <w:r w:rsidRPr="005F252C">
              <w:t>S</w:t>
            </w:r>
          </w:p>
        </w:tc>
      </w:tr>
      <w:tr w:rsidR="00A46571" w:rsidRPr="005F252C" w14:paraId="31A132E9" w14:textId="77777777" w:rsidTr="009764B6">
        <w:trPr>
          <w:trHeight w:val="310"/>
        </w:trPr>
        <w:tc>
          <w:tcPr>
            <w:tcW w:w="5040" w:type="dxa"/>
            <w:vMerge/>
            <w:hideMark/>
          </w:tcPr>
          <w:p w14:paraId="412844F8" w14:textId="77777777" w:rsidR="00A46571" w:rsidRPr="005F252C" w:rsidRDefault="00A46571" w:rsidP="00A46571">
            <w:pPr>
              <w:tabs>
                <w:tab w:val="left" w:pos="2038"/>
              </w:tabs>
              <w:rPr>
                <w:b/>
                <w:bCs/>
              </w:rPr>
            </w:pPr>
          </w:p>
        </w:tc>
        <w:tc>
          <w:tcPr>
            <w:tcW w:w="2260" w:type="dxa"/>
            <w:vMerge/>
            <w:hideMark/>
          </w:tcPr>
          <w:p w14:paraId="40EABA08" w14:textId="77777777" w:rsidR="00A46571" w:rsidRPr="005F252C" w:rsidRDefault="00A46571" w:rsidP="00A46571">
            <w:pPr>
              <w:tabs>
                <w:tab w:val="left" w:pos="2038"/>
              </w:tabs>
              <w:rPr>
                <w:b/>
                <w:bCs/>
              </w:rPr>
            </w:pPr>
          </w:p>
        </w:tc>
        <w:tc>
          <w:tcPr>
            <w:tcW w:w="11360" w:type="dxa"/>
            <w:vMerge/>
            <w:hideMark/>
          </w:tcPr>
          <w:p w14:paraId="07EF99E1" w14:textId="77777777" w:rsidR="00A46571" w:rsidRPr="005F252C" w:rsidRDefault="00A46571" w:rsidP="00A46571">
            <w:pPr>
              <w:tabs>
                <w:tab w:val="left" w:pos="2038"/>
              </w:tabs>
            </w:pPr>
          </w:p>
        </w:tc>
        <w:tc>
          <w:tcPr>
            <w:tcW w:w="5360" w:type="dxa"/>
            <w:hideMark/>
          </w:tcPr>
          <w:p w14:paraId="0DEEFF78" w14:textId="77777777" w:rsidR="00A46571" w:rsidRPr="005F252C" w:rsidRDefault="00A46571" w:rsidP="00A46571">
            <w:pPr>
              <w:tabs>
                <w:tab w:val="left" w:pos="2038"/>
              </w:tabs>
            </w:pPr>
            <w:r w:rsidRPr="005F252C">
              <w:t xml:space="preserve">Collection of Used Oil/ Recycling of waste </w:t>
            </w:r>
          </w:p>
        </w:tc>
        <w:tc>
          <w:tcPr>
            <w:tcW w:w="760" w:type="dxa"/>
            <w:hideMark/>
          </w:tcPr>
          <w:p w14:paraId="24CB50F3" w14:textId="77777777" w:rsidR="00A46571" w:rsidRPr="005F252C" w:rsidRDefault="00A46571" w:rsidP="00A46571">
            <w:pPr>
              <w:tabs>
                <w:tab w:val="left" w:pos="2038"/>
              </w:tabs>
            </w:pPr>
            <w:r w:rsidRPr="005F252C">
              <w:t>No</w:t>
            </w:r>
          </w:p>
        </w:tc>
        <w:tc>
          <w:tcPr>
            <w:tcW w:w="1380" w:type="dxa"/>
            <w:hideMark/>
          </w:tcPr>
          <w:p w14:paraId="26ED3027" w14:textId="77777777" w:rsidR="00A46571" w:rsidRPr="005F252C" w:rsidRDefault="00A46571" w:rsidP="00A46571">
            <w:pPr>
              <w:tabs>
                <w:tab w:val="left" w:pos="2038"/>
              </w:tabs>
            </w:pPr>
            <w:r w:rsidRPr="005F252C">
              <w:t>Yes</w:t>
            </w:r>
          </w:p>
        </w:tc>
        <w:tc>
          <w:tcPr>
            <w:tcW w:w="1460" w:type="dxa"/>
            <w:hideMark/>
          </w:tcPr>
          <w:p w14:paraId="745D12A5" w14:textId="77777777" w:rsidR="00A46571" w:rsidRPr="005F252C" w:rsidRDefault="00A46571" w:rsidP="00A46571">
            <w:pPr>
              <w:tabs>
                <w:tab w:val="left" w:pos="2038"/>
              </w:tabs>
            </w:pPr>
            <w:r w:rsidRPr="005F252C">
              <w:t>S</w:t>
            </w:r>
          </w:p>
        </w:tc>
      </w:tr>
      <w:tr w:rsidR="00A46571" w:rsidRPr="005F252C" w14:paraId="496C0F1E" w14:textId="77777777" w:rsidTr="009764B6">
        <w:trPr>
          <w:trHeight w:val="310"/>
        </w:trPr>
        <w:tc>
          <w:tcPr>
            <w:tcW w:w="5040" w:type="dxa"/>
            <w:vMerge/>
            <w:hideMark/>
          </w:tcPr>
          <w:p w14:paraId="102AEEF0" w14:textId="77777777" w:rsidR="00A46571" w:rsidRPr="005F252C" w:rsidRDefault="00A46571" w:rsidP="00A46571">
            <w:pPr>
              <w:tabs>
                <w:tab w:val="left" w:pos="2038"/>
              </w:tabs>
              <w:rPr>
                <w:b/>
                <w:bCs/>
              </w:rPr>
            </w:pPr>
          </w:p>
        </w:tc>
        <w:tc>
          <w:tcPr>
            <w:tcW w:w="2260" w:type="dxa"/>
            <w:vMerge/>
            <w:hideMark/>
          </w:tcPr>
          <w:p w14:paraId="5A1D1BF1" w14:textId="77777777" w:rsidR="00A46571" w:rsidRPr="005F252C" w:rsidRDefault="00A46571" w:rsidP="00A46571">
            <w:pPr>
              <w:tabs>
                <w:tab w:val="left" w:pos="2038"/>
              </w:tabs>
              <w:rPr>
                <w:b/>
                <w:bCs/>
              </w:rPr>
            </w:pPr>
          </w:p>
        </w:tc>
        <w:tc>
          <w:tcPr>
            <w:tcW w:w="11360" w:type="dxa"/>
            <w:vMerge/>
            <w:hideMark/>
          </w:tcPr>
          <w:p w14:paraId="29C5D394" w14:textId="77777777" w:rsidR="00A46571" w:rsidRPr="005F252C" w:rsidRDefault="00A46571" w:rsidP="00A46571">
            <w:pPr>
              <w:tabs>
                <w:tab w:val="left" w:pos="2038"/>
              </w:tabs>
            </w:pPr>
          </w:p>
        </w:tc>
        <w:tc>
          <w:tcPr>
            <w:tcW w:w="5360" w:type="dxa"/>
            <w:hideMark/>
          </w:tcPr>
          <w:p w14:paraId="2552A53E" w14:textId="77777777" w:rsidR="00A46571" w:rsidRPr="005F252C" w:rsidRDefault="00A46571" w:rsidP="00A46571">
            <w:pPr>
              <w:tabs>
                <w:tab w:val="left" w:pos="2038"/>
              </w:tabs>
            </w:pPr>
            <w:r w:rsidRPr="005F252C">
              <w:t>Disposal of Solid Waste</w:t>
            </w:r>
          </w:p>
        </w:tc>
        <w:tc>
          <w:tcPr>
            <w:tcW w:w="760" w:type="dxa"/>
            <w:hideMark/>
          </w:tcPr>
          <w:p w14:paraId="6E99F225" w14:textId="77777777" w:rsidR="00A46571" w:rsidRPr="005F252C" w:rsidRDefault="00A46571" w:rsidP="00A46571">
            <w:pPr>
              <w:tabs>
                <w:tab w:val="left" w:pos="2038"/>
              </w:tabs>
            </w:pPr>
            <w:r w:rsidRPr="005F252C">
              <w:t>No</w:t>
            </w:r>
          </w:p>
        </w:tc>
        <w:tc>
          <w:tcPr>
            <w:tcW w:w="1380" w:type="dxa"/>
            <w:hideMark/>
          </w:tcPr>
          <w:p w14:paraId="22EB5F3E" w14:textId="77777777" w:rsidR="00A46571" w:rsidRPr="005F252C" w:rsidRDefault="00A46571" w:rsidP="00A46571">
            <w:pPr>
              <w:tabs>
                <w:tab w:val="left" w:pos="2038"/>
              </w:tabs>
            </w:pPr>
            <w:r w:rsidRPr="005F252C">
              <w:t>Yes</w:t>
            </w:r>
          </w:p>
        </w:tc>
        <w:tc>
          <w:tcPr>
            <w:tcW w:w="1460" w:type="dxa"/>
            <w:hideMark/>
          </w:tcPr>
          <w:p w14:paraId="3AB19348" w14:textId="77777777" w:rsidR="00A46571" w:rsidRPr="005F252C" w:rsidRDefault="00A46571" w:rsidP="00A46571">
            <w:pPr>
              <w:tabs>
                <w:tab w:val="left" w:pos="2038"/>
              </w:tabs>
            </w:pPr>
            <w:r w:rsidRPr="005F252C">
              <w:t>S</w:t>
            </w:r>
          </w:p>
        </w:tc>
      </w:tr>
      <w:tr w:rsidR="00A46571" w:rsidRPr="005F252C" w14:paraId="33E135C0" w14:textId="77777777" w:rsidTr="009764B6">
        <w:trPr>
          <w:trHeight w:val="310"/>
        </w:trPr>
        <w:tc>
          <w:tcPr>
            <w:tcW w:w="5040" w:type="dxa"/>
            <w:vMerge/>
            <w:hideMark/>
          </w:tcPr>
          <w:p w14:paraId="518CC332" w14:textId="77777777" w:rsidR="00A46571" w:rsidRPr="005F252C" w:rsidRDefault="00A46571" w:rsidP="00A46571">
            <w:pPr>
              <w:tabs>
                <w:tab w:val="left" w:pos="2038"/>
              </w:tabs>
              <w:rPr>
                <w:b/>
                <w:bCs/>
              </w:rPr>
            </w:pPr>
          </w:p>
        </w:tc>
        <w:tc>
          <w:tcPr>
            <w:tcW w:w="2260" w:type="dxa"/>
            <w:vMerge/>
            <w:hideMark/>
          </w:tcPr>
          <w:p w14:paraId="20293214" w14:textId="77777777" w:rsidR="00A46571" w:rsidRPr="005F252C" w:rsidRDefault="00A46571" w:rsidP="00A46571">
            <w:pPr>
              <w:tabs>
                <w:tab w:val="left" w:pos="2038"/>
              </w:tabs>
              <w:rPr>
                <w:b/>
                <w:bCs/>
              </w:rPr>
            </w:pPr>
          </w:p>
        </w:tc>
        <w:tc>
          <w:tcPr>
            <w:tcW w:w="11360" w:type="dxa"/>
            <w:vMerge/>
            <w:hideMark/>
          </w:tcPr>
          <w:p w14:paraId="6772E5BB" w14:textId="77777777" w:rsidR="00A46571" w:rsidRPr="005F252C" w:rsidRDefault="00A46571" w:rsidP="00A46571">
            <w:pPr>
              <w:tabs>
                <w:tab w:val="left" w:pos="2038"/>
              </w:tabs>
            </w:pPr>
          </w:p>
        </w:tc>
        <w:tc>
          <w:tcPr>
            <w:tcW w:w="5360" w:type="dxa"/>
            <w:hideMark/>
          </w:tcPr>
          <w:p w14:paraId="3DE4272D" w14:textId="77777777" w:rsidR="00A46571" w:rsidRPr="005F252C" w:rsidRDefault="00A46571" w:rsidP="00A46571">
            <w:pPr>
              <w:tabs>
                <w:tab w:val="left" w:pos="2038"/>
              </w:tabs>
            </w:pPr>
            <w:r w:rsidRPr="005F252C">
              <w:t>Scrap Material</w:t>
            </w:r>
          </w:p>
        </w:tc>
        <w:tc>
          <w:tcPr>
            <w:tcW w:w="760" w:type="dxa"/>
            <w:hideMark/>
          </w:tcPr>
          <w:p w14:paraId="74BFC6EE" w14:textId="77777777" w:rsidR="00A46571" w:rsidRPr="005F252C" w:rsidRDefault="00A46571" w:rsidP="00A46571">
            <w:pPr>
              <w:tabs>
                <w:tab w:val="left" w:pos="2038"/>
              </w:tabs>
            </w:pPr>
            <w:r w:rsidRPr="005F252C">
              <w:t>No</w:t>
            </w:r>
          </w:p>
        </w:tc>
        <w:tc>
          <w:tcPr>
            <w:tcW w:w="1380" w:type="dxa"/>
            <w:hideMark/>
          </w:tcPr>
          <w:p w14:paraId="7C3F93A4" w14:textId="77777777" w:rsidR="00A46571" w:rsidRPr="005F252C" w:rsidRDefault="00A46571" w:rsidP="00A46571">
            <w:pPr>
              <w:tabs>
                <w:tab w:val="left" w:pos="2038"/>
              </w:tabs>
            </w:pPr>
            <w:r w:rsidRPr="005F252C">
              <w:t>Yes</w:t>
            </w:r>
          </w:p>
        </w:tc>
        <w:tc>
          <w:tcPr>
            <w:tcW w:w="1460" w:type="dxa"/>
            <w:hideMark/>
          </w:tcPr>
          <w:p w14:paraId="2E0FEC19" w14:textId="77777777" w:rsidR="00A46571" w:rsidRPr="005F252C" w:rsidRDefault="00A46571" w:rsidP="00A46571">
            <w:pPr>
              <w:tabs>
                <w:tab w:val="left" w:pos="2038"/>
              </w:tabs>
            </w:pPr>
            <w:r w:rsidRPr="005F252C">
              <w:t>S</w:t>
            </w:r>
          </w:p>
        </w:tc>
      </w:tr>
      <w:tr w:rsidR="00A46571" w:rsidRPr="005F252C" w14:paraId="317EE0F3" w14:textId="77777777" w:rsidTr="009764B6">
        <w:trPr>
          <w:trHeight w:val="310"/>
        </w:trPr>
        <w:tc>
          <w:tcPr>
            <w:tcW w:w="5040" w:type="dxa"/>
            <w:vMerge/>
            <w:hideMark/>
          </w:tcPr>
          <w:p w14:paraId="61D7E934" w14:textId="77777777" w:rsidR="00A46571" w:rsidRPr="005F252C" w:rsidRDefault="00A46571" w:rsidP="00A46571">
            <w:pPr>
              <w:tabs>
                <w:tab w:val="left" w:pos="2038"/>
              </w:tabs>
              <w:rPr>
                <w:b/>
                <w:bCs/>
              </w:rPr>
            </w:pPr>
          </w:p>
        </w:tc>
        <w:tc>
          <w:tcPr>
            <w:tcW w:w="2260" w:type="dxa"/>
            <w:vMerge/>
            <w:hideMark/>
          </w:tcPr>
          <w:p w14:paraId="331A63A8" w14:textId="77777777" w:rsidR="00A46571" w:rsidRPr="005F252C" w:rsidRDefault="00A46571" w:rsidP="00A46571">
            <w:pPr>
              <w:tabs>
                <w:tab w:val="left" w:pos="2038"/>
              </w:tabs>
              <w:rPr>
                <w:b/>
                <w:bCs/>
              </w:rPr>
            </w:pPr>
          </w:p>
        </w:tc>
        <w:tc>
          <w:tcPr>
            <w:tcW w:w="11360" w:type="dxa"/>
            <w:vMerge/>
            <w:hideMark/>
          </w:tcPr>
          <w:p w14:paraId="166DEFDD" w14:textId="77777777" w:rsidR="00A46571" w:rsidRPr="005F252C" w:rsidRDefault="00A46571" w:rsidP="00A46571">
            <w:pPr>
              <w:tabs>
                <w:tab w:val="left" w:pos="2038"/>
              </w:tabs>
            </w:pPr>
          </w:p>
        </w:tc>
        <w:tc>
          <w:tcPr>
            <w:tcW w:w="5360" w:type="dxa"/>
            <w:hideMark/>
          </w:tcPr>
          <w:p w14:paraId="12979DDF" w14:textId="77777777" w:rsidR="00A46571" w:rsidRPr="005F252C" w:rsidRDefault="00A46571" w:rsidP="00A46571">
            <w:pPr>
              <w:tabs>
                <w:tab w:val="left" w:pos="2038"/>
              </w:tabs>
            </w:pPr>
            <w:r w:rsidRPr="005F252C">
              <w:t>End Life Tires &amp; Rubbers</w:t>
            </w:r>
          </w:p>
        </w:tc>
        <w:tc>
          <w:tcPr>
            <w:tcW w:w="760" w:type="dxa"/>
            <w:hideMark/>
          </w:tcPr>
          <w:p w14:paraId="5D902A68" w14:textId="77777777" w:rsidR="00A46571" w:rsidRPr="005F252C" w:rsidRDefault="00A46571" w:rsidP="00A46571">
            <w:pPr>
              <w:tabs>
                <w:tab w:val="left" w:pos="2038"/>
              </w:tabs>
            </w:pPr>
            <w:r w:rsidRPr="005F252C">
              <w:t>No</w:t>
            </w:r>
          </w:p>
        </w:tc>
        <w:tc>
          <w:tcPr>
            <w:tcW w:w="1380" w:type="dxa"/>
            <w:hideMark/>
          </w:tcPr>
          <w:p w14:paraId="7EB7D309" w14:textId="77777777" w:rsidR="00A46571" w:rsidRPr="005F252C" w:rsidRDefault="00A46571" w:rsidP="00A46571">
            <w:pPr>
              <w:tabs>
                <w:tab w:val="left" w:pos="2038"/>
              </w:tabs>
            </w:pPr>
            <w:r w:rsidRPr="005F252C">
              <w:t>Yes</w:t>
            </w:r>
          </w:p>
        </w:tc>
        <w:tc>
          <w:tcPr>
            <w:tcW w:w="1460" w:type="dxa"/>
            <w:hideMark/>
          </w:tcPr>
          <w:p w14:paraId="6D27F8C0" w14:textId="77777777" w:rsidR="00A46571" w:rsidRPr="005F252C" w:rsidRDefault="00A46571" w:rsidP="00A46571">
            <w:pPr>
              <w:tabs>
                <w:tab w:val="left" w:pos="2038"/>
              </w:tabs>
            </w:pPr>
            <w:r w:rsidRPr="005F252C">
              <w:t>S</w:t>
            </w:r>
          </w:p>
        </w:tc>
      </w:tr>
      <w:tr w:rsidR="00A46571" w:rsidRPr="005F252C" w14:paraId="00EF2CE6" w14:textId="77777777" w:rsidTr="009764B6">
        <w:trPr>
          <w:trHeight w:val="310"/>
        </w:trPr>
        <w:tc>
          <w:tcPr>
            <w:tcW w:w="5040" w:type="dxa"/>
            <w:vMerge/>
            <w:hideMark/>
          </w:tcPr>
          <w:p w14:paraId="6B88A636" w14:textId="77777777" w:rsidR="00A46571" w:rsidRPr="005F252C" w:rsidRDefault="00A46571" w:rsidP="00A46571">
            <w:pPr>
              <w:tabs>
                <w:tab w:val="left" w:pos="2038"/>
              </w:tabs>
              <w:rPr>
                <w:b/>
                <w:bCs/>
              </w:rPr>
            </w:pPr>
          </w:p>
        </w:tc>
        <w:tc>
          <w:tcPr>
            <w:tcW w:w="2260" w:type="dxa"/>
            <w:vMerge/>
            <w:hideMark/>
          </w:tcPr>
          <w:p w14:paraId="745D60F2" w14:textId="77777777" w:rsidR="00A46571" w:rsidRPr="005F252C" w:rsidRDefault="00A46571" w:rsidP="00A46571">
            <w:pPr>
              <w:tabs>
                <w:tab w:val="left" w:pos="2038"/>
              </w:tabs>
              <w:rPr>
                <w:b/>
                <w:bCs/>
              </w:rPr>
            </w:pPr>
          </w:p>
        </w:tc>
        <w:tc>
          <w:tcPr>
            <w:tcW w:w="11360" w:type="dxa"/>
            <w:vMerge/>
            <w:hideMark/>
          </w:tcPr>
          <w:p w14:paraId="3D5D2384" w14:textId="77777777" w:rsidR="00A46571" w:rsidRPr="005F252C" w:rsidRDefault="00A46571" w:rsidP="00A46571">
            <w:pPr>
              <w:tabs>
                <w:tab w:val="left" w:pos="2038"/>
              </w:tabs>
            </w:pPr>
          </w:p>
        </w:tc>
        <w:tc>
          <w:tcPr>
            <w:tcW w:w="5360" w:type="dxa"/>
            <w:hideMark/>
          </w:tcPr>
          <w:p w14:paraId="392865AE" w14:textId="77777777" w:rsidR="00A46571" w:rsidRPr="005F252C" w:rsidRDefault="00A46571" w:rsidP="00A46571">
            <w:pPr>
              <w:tabs>
                <w:tab w:val="left" w:pos="2038"/>
              </w:tabs>
            </w:pPr>
            <w:r w:rsidRPr="005F252C">
              <w:t>Metal Scrap (Steel, Aluminum, Copper, etc.)</w:t>
            </w:r>
          </w:p>
        </w:tc>
        <w:tc>
          <w:tcPr>
            <w:tcW w:w="760" w:type="dxa"/>
            <w:hideMark/>
          </w:tcPr>
          <w:p w14:paraId="5DD19F2C" w14:textId="77777777" w:rsidR="00A46571" w:rsidRPr="005F252C" w:rsidRDefault="00A46571" w:rsidP="00A46571">
            <w:pPr>
              <w:tabs>
                <w:tab w:val="left" w:pos="2038"/>
              </w:tabs>
            </w:pPr>
            <w:r w:rsidRPr="005F252C">
              <w:t>No</w:t>
            </w:r>
          </w:p>
        </w:tc>
        <w:tc>
          <w:tcPr>
            <w:tcW w:w="1380" w:type="dxa"/>
            <w:hideMark/>
          </w:tcPr>
          <w:p w14:paraId="4DD44874" w14:textId="77777777" w:rsidR="00A46571" w:rsidRPr="005F252C" w:rsidRDefault="00A46571" w:rsidP="00A46571">
            <w:pPr>
              <w:tabs>
                <w:tab w:val="left" w:pos="2038"/>
              </w:tabs>
            </w:pPr>
            <w:r w:rsidRPr="005F252C">
              <w:t>Yes</w:t>
            </w:r>
          </w:p>
        </w:tc>
        <w:tc>
          <w:tcPr>
            <w:tcW w:w="1460" w:type="dxa"/>
            <w:hideMark/>
          </w:tcPr>
          <w:p w14:paraId="63EC7270" w14:textId="77777777" w:rsidR="00A46571" w:rsidRPr="005F252C" w:rsidRDefault="00A46571" w:rsidP="00A46571">
            <w:pPr>
              <w:tabs>
                <w:tab w:val="left" w:pos="2038"/>
              </w:tabs>
            </w:pPr>
            <w:r w:rsidRPr="005F252C">
              <w:t>S</w:t>
            </w:r>
          </w:p>
        </w:tc>
      </w:tr>
      <w:tr w:rsidR="00A46571" w:rsidRPr="005F252C" w14:paraId="5D90D87C" w14:textId="77777777" w:rsidTr="009764B6">
        <w:trPr>
          <w:trHeight w:val="620"/>
        </w:trPr>
        <w:tc>
          <w:tcPr>
            <w:tcW w:w="5040" w:type="dxa"/>
            <w:vMerge/>
            <w:hideMark/>
          </w:tcPr>
          <w:p w14:paraId="729A30D8" w14:textId="77777777" w:rsidR="00A46571" w:rsidRPr="005F252C" w:rsidRDefault="00A46571" w:rsidP="00A46571">
            <w:pPr>
              <w:tabs>
                <w:tab w:val="left" w:pos="2038"/>
              </w:tabs>
              <w:rPr>
                <w:b/>
                <w:bCs/>
              </w:rPr>
            </w:pPr>
          </w:p>
        </w:tc>
        <w:tc>
          <w:tcPr>
            <w:tcW w:w="2260" w:type="dxa"/>
            <w:vMerge/>
            <w:hideMark/>
          </w:tcPr>
          <w:p w14:paraId="2050BEA4" w14:textId="77777777" w:rsidR="00A46571" w:rsidRPr="005F252C" w:rsidRDefault="00A46571" w:rsidP="00A46571">
            <w:pPr>
              <w:tabs>
                <w:tab w:val="left" w:pos="2038"/>
              </w:tabs>
              <w:rPr>
                <w:b/>
                <w:bCs/>
              </w:rPr>
            </w:pPr>
          </w:p>
        </w:tc>
        <w:tc>
          <w:tcPr>
            <w:tcW w:w="11360" w:type="dxa"/>
            <w:vMerge/>
            <w:hideMark/>
          </w:tcPr>
          <w:p w14:paraId="54AE5572" w14:textId="77777777" w:rsidR="00A46571" w:rsidRPr="005F252C" w:rsidRDefault="00A46571" w:rsidP="00A46571">
            <w:pPr>
              <w:tabs>
                <w:tab w:val="left" w:pos="2038"/>
              </w:tabs>
            </w:pPr>
          </w:p>
        </w:tc>
        <w:tc>
          <w:tcPr>
            <w:tcW w:w="5360" w:type="dxa"/>
            <w:hideMark/>
          </w:tcPr>
          <w:p w14:paraId="3F10D546" w14:textId="77777777" w:rsidR="00A46571" w:rsidRPr="005F252C" w:rsidRDefault="00A46571" w:rsidP="00A46571">
            <w:pPr>
              <w:tabs>
                <w:tab w:val="left" w:pos="2038"/>
              </w:tabs>
            </w:pPr>
            <w:r w:rsidRPr="005F252C">
              <w:t>Waste of Electrical and Electronic Equipment's (WEEE) include IT Equipment</w:t>
            </w:r>
          </w:p>
        </w:tc>
        <w:tc>
          <w:tcPr>
            <w:tcW w:w="760" w:type="dxa"/>
            <w:hideMark/>
          </w:tcPr>
          <w:p w14:paraId="03D2B6A0" w14:textId="77777777" w:rsidR="00A46571" w:rsidRPr="005F252C" w:rsidRDefault="00A46571" w:rsidP="00A46571">
            <w:pPr>
              <w:tabs>
                <w:tab w:val="left" w:pos="2038"/>
              </w:tabs>
            </w:pPr>
            <w:r w:rsidRPr="005F252C">
              <w:t>No</w:t>
            </w:r>
          </w:p>
        </w:tc>
        <w:tc>
          <w:tcPr>
            <w:tcW w:w="1380" w:type="dxa"/>
            <w:hideMark/>
          </w:tcPr>
          <w:p w14:paraId="45B4C395" w14:textId="77777777" w:rsidR="00A46571" w:rsidRPr="005F252C" w:rsidRDefault="00A46571" w:rsidP="00A46571">
            <w:pPr>
              <w:tabs>
                <w:tab w:val="left" w:pos="2038"/>
              </w:tabs>
            </w:pPr>
            <w:r w:rsidRPr="005F252C">
              <w:t>Yes</w:t>
            </w:r>
          </w:p>
        </w:tc>
        <w:tc>
          <w:tcPr>
            <w:tcW w:w="1460" w:type="dxa"/>
            <w:hideMark/>
          </w:tcPr>
          <w:p w14:paraId="42C01275" w14:textId="77777777" w:rsidR="00A46571" w:rsidRPr="005F252C" w:rsidRDefault="00A46571" w:rsidP="00A46571">
            <w:pPr>
              <w:tabs>
                <w:tab w:val="left" w:pos="2038"/>
              </w:tabs>
            </w:pPr>
            <w:r w:rsidRPr="005F252C">
              <w:t>S</w:t>
            </w:r>
          </w:p>
        </w:tc>
      </w:tr>
      <w:tr w:rsidR="00A46571" w:rsidRPr="005F252C" w14:paraId="1651111C" w14:textId="77777777" w:rsidTr="009764B6">
        <w:trPr>
          <w:trHeight w:val="310"/>
        </w:trPr>
        <w:tc>
          <w:tcPr>
            <w:tcW w:w="5040" w:type="dxa"/>
            <w:vMerge/>
            <w:hideMark/>
          </w:tcPr>
          <w:p w14:paraId="18CDFFEA" w14:textId="77777777" w:rsidR="00A46571" w:rsidRPr="005F252C" w:rsidRDefault="00A46571" w:rsidP="00A46571">
            <w:pPr>
              <w:tabs>
                <w:tab w:val="left" w:pos="2038"/>
              </w:tabs>
              <w:rPr>
                <w:b/>
                <w:bCs/>
              </w:rPr>
            </w:pPr>
          </w:p>
        </w:tc>
        <w:tc>
          <w:tcPr>
            <w:tcW w:w="2260" w:type="dxa"/>
            <w:vMerge/>
            <w:hideMark/>
          </w:tcPr>
          <w:p w14:paraId="31DF78F1" w14:textId="77777777" w:rsidR="00A46571" w:rsidRPr="005F252C" w:rsidRDefault="00A46571" w:rsidP="00A46571">
            <w:pPr>
              <w:tabs>
                <w:tab w:val="left" w:pos="2038"/>
              </w:tabs>
              <w:rPr>
                <w:b/>
                <w:bCs/>
              </w:rPr>
            </w:pPr>
          </w:p>
        </w:tc>
        <w:tc>
          <w:tcPr>
            <w:tcW w:w="11360" w:type="dxa"/>
            <w:vMerge/>
            <w:hideMark/>
          </w:tcPr>
          <w:p w14:paraId="652F9395" w14:textId="77777777" w:rsidR="00A46571" w:rsidRPr="005F252C" w:rsidRDefault="00A46571" w:rsidP="00A46571">
            <w:pPr>
              <w:tabs>
                <w:tab w:val="left" w:pos="2038"/>
              </w:tabs>
            </w:pPr>
          </w:p>
        </w:tc>
        <w:tc>
          <w:tcPr>
            <w:tcW w:w="5360" w:type="dxa"/>
            <w:hideMark/>
          </w:tcPr>
          <w:p w14:paraId="6D3DB9C1" w14:textId="77777777" w:rsidR="00A46571" w:rsidRPr="005F252C" w:rsidRDefault="00A46571" w:rsidP="00A46571">
            <w:pPr>
              <w:tabs>
                <w:tab w:val="left" w:pos="2038"/>
              </w:tabs>
            </w:pPr>
            <w:r w:rsidRPr="005F252C">
              <w:t>Lead Acid Batteries (LAB)</w:t>
            </w:r>
          </w:p>
        </w:tc>
        <w:tc>
          <w:tcPr>
            <w:tcW w:w="760" w:type="dxa"/>
            <w:hideMark/>
          </w:tcPr>
          <w:p w14:paraId="740C2044" w14:textId="77777777" w:rsidR="00A46571" w:rsidRPr="005F252C" w:rsidRDefault="00A46571" w:rsidP="00A46571">
            <w:pPr>
              <w:tabs>
                <w:tab w:val="left" w:pos="2038"/>
              </w:tabs>
            </w:pPr>
            <w:r w:rsidRPr="005F252C">
              <w:t>No</w:t>
            </w:r>
          </w:p>
        </w:tc>
        <w:tc>
          <w:tcPr>
            <w:tcW w:w="1380" w:type="dxa"/>
            <w:hideMark/>
          </w:tcPr>
          <w:p w14:paraId="103EB3FD" w14:textId="77777777" w:rsidR="00A46571" w:rsidRPr="005F252C" w:rsidRDefault="00A46571" w:rsidP="00A46571">
            <w:pPr>
              <w:tabs>
                <w:tab w:val="left" w:pos="2038"/>
              </w:tabs>
            </w:pPr>
            <w:r w:rsidRPr="005F252C">
              <w:t>Yes</w:t>
            </w:r>
          </w:p>
        </w:tc>
        <w:tc>
          <w:tcPr>
            <w:tcW w:w="1460" w:type="dxa"/>
            <w:hideMark/>
          </w:tcPr>
          <w:p w14:paraId="508B97F2" w14:textId="77777777" w:rsidR="00A46571" w:rsidRPr="005F252C" w:rsidRDefault="00A46571" w:rsidP="00A46571">
            <w:pPr>
              <w:tabs>
                <w:tab w:val="left" w:pos="2038"/>
              </w:tabs>
            </w:pPr>
            <w:r w:rsidRPr="005F252C">
              <w:t>S</w:t>
            </w:r>
          </w:p>
        </w:tc>
      </w:tr>
      <w:tr w:rsidR="00A46571" w:rsidRPr="005F252C" w14:paraId="17868157" w14:textId="77777777" w:rsidTr="009764B6">
        <w:trPr>
          <w:trHeight w:val="310"/>
        </w:trPr>
        <w:tc>
          <w:tcPr>
            <w:tcW w:w="5040" w:type="dxa"/>
            <w:vMerge/>
            <w:hideMark/>
          </w:tcPr>
          <w:p w14:paraId="3F0A0BC1" w14:textId="77777777" w:rsidR="00A46571" w:rsidRPr="005F252C" w:rsidRDefault="00A46571" w:rsidP="00A46571">
            <w:pPr>
              <w:tabs>
                <w:tab w:val="left" w:pos="2038"/>
              </w:tabs>
              <w:rPr>
                <w:b/>
                <w:bCs/>
              </w:rPr>
            </w:pPr>
          </w:p>
        </w:tc>
        <w:tc>
          <w:tcPr>
            <w:tcW w:w="2260" w:type="dxa"/>
            <w:vMerge/>
            <w:hideMark/>
          </w:tcPr>
          <w:p w14:paraId="7F71C7DF" w14:textId="77777777" w:rsidR="00A46571" w:rsidRPr="005F252C" w:rsidRDefault="00A46571" w:rsidP="00A46571">
            <w:pPr>
              <w:tabs>
                <w:tab w:val="left" w:pos="2038"/>
              </w:tabs>
              <w:rPr>
                <w:b/>
                <w:bCs/>
              </w:rPr>
            </w:pPr>
          </w:p>
        </w:tc>
        <w:tc>
          <w:tcPr>
            <w:tcW w:w="11360" w:type="dxa"/>
            <w:vMerge/>
            <w:hideMark/>
          </w:tcPr>
          <w:p w14:paraId="4B0DB145" w14:textId="77777777" w:rsidR="00A46571" w:rsidRPr="005F252C" w:rsidRDefault="00A46571" w:rsidP="00A46571">
            <w:pPr>
              <w:tabs>
                <w:tab w:val="left" w:pos="2038"/>
              </w:tabs>
            </w:pPr>
          </w:p>
        </w:tc>
        <w:tc>
          <w:tcPr>
            <w:tcW w:w="5360" w:type="dxa"/>
            <w:hideMark/>
          </w:tcPr>
          <w:p w14:paraId="67567643" w14:textId="77777777" w:rsidR="00A46571" w:rsidRPr="005F252C" w:rsidRDefault="00A46571" w:rsidP="00A46571">
            <w:pPr>
              <w:tabs>
                <w:tab w:val="left" w:pos="2038"/>
              </w:tabs>
            </w:pPr>
            <w:r w:rsidRPr="005F252C">
              <w:t>Plastics</w:t>
            </w:r>
          </w:p>
        </w:tc>
        <w:tc>
          <w:tcPr>
            <w:tcW w:w="760" w:type="dxa"/>
            <w:hideMark/>
          </w:tcPr>
          <w:p w14:paraId="7B03CC24" w14:textId="77777777" w:rsidR="00A46571" w:rsidRPr="005F252C" w:rsidRDefault="00A46571" w:rsidP="00A46571">
            <w:pPr>
              <w:tabs>
                <w:tab w:val="left" w:pos="2038"/>
              </w:tabs>
            </w:pPr>
            <w:r w:rsidRPr="005F252C">
              <w:t>No</w:t>
            </w:r>
          </w:p>
        </w:tc>
        <w:tc>
          <w:tcPr>
            <w:tcW w:w="1380" w:type="dxa"/>
            <w:hideMark/>
          </w:tcPr>
          <w:p w14:paraId="5BBB7F2E" w14:textId="77777777" w:rsidR="00A46571" w:rsidRPr="005F252C" w:rsidRDefault="00A46571" w:rsidP="00A46571">
            <w:pPr>
              <w:tabs>
                <w:tab w:val="left" w:pos="2038"/>
              </w:tabs>
            </w:pPr>
            <w:r w:rsidRPr="005F252C">
              <w:t>Yes</w:t>
            </w:r>
          </w:p>
        </w:tc>
        <w:tc>
          <w:tcPr>
            <w:tcW w:w="1460" w:type="dxa"/>
            <w:hideMark/>
          </w:tcPr>
          <w:p w14:paraId="430AFC86" w14:textId="77777777" w:rsidR="00A46571" w:rsidRPr="005F252C" w:rsidRDefault="00A46571" w:rsidP="00A46571">
            <w:pPr>
              <w:tabs>
                <w:tab w:val="left" w:pos="2038"/>
              </w:tabs>
            </w:pPr>
            <w:r w:rsidRPr="005F252C">
              <w:t>S</w:t>
            </w:r>
          </w:p>
        </w:tc>
      </w:tr>
      <w:tr w:rsidR="00A46571" w:rsidRPr="005F252C" w14:paraId="0D40B9AD" w14:textId="77777777" w:rsidTr="009764B6">
        <w:trPr>
          <w:trHeight w:val="310"/>
        </w:trPr>
        <w:tc>
          <w:tcPr>
            <w:tcW w:w="5040" w:type="dxa"/>
            <w:vMerge/>
            <w:hideMark/>
          </w:tcPr>
          <w:p w14:paraId="1E1CA639" w14:textId="77777777" w:rsidR="00A46571" w:rsidRPr="005F252C" w:rsidRDefault="00A46571" w:rsidP="00A46571">
            <w:pPr>
              <w:tabs>
                <w:tab w:val="left" w:pos="2038"/>
              </w:tabs>
              <w:rPr>
                <w:b/>
                <w:bCs/>
              </w:rPr>
            </w:pPr>
          </w:p>
        </w:tc>
        <w:tc>
          <w:tcPr>
            <w:tcW w:w="2260" w:type="dxa"/>
            <w:vMerge/>
            <w:hideMark/>
          </w:tcPr>
          <w:p w14:paraId="4C219459" w14:textId="77777777" w:rsidR="00A46571" w:rsidRPr="005F252C" w:rsidRDefault="00A46571" w:rsidP="00A46571">
            <w:pPr>
              <w:tabs>
                <w:tab w:val="left" w:pos="2038"/>
              </w:tabs>
              <w:rPr>
                <w:b/>
                <w:bCs/>
              </w:rPr>
            </w:pPr>
          </w:p>
        </w:tc>
        <w:tc>
          <w:tcPr>
            <w:tcW w:w="11360" w:type="dxa"/>
            <w:vMerge/>
            <w:hideMark/>
          </w:tcPr>
          <w:p w14:paraId="3F450AA6" w14:textId="77777777" w:rsidR="00A46571" w:rsidRPr="005F252C" w:rsidRDefault="00A46571" w:rsidP="00A46571">
            <w:pPr>
              <w:tabs>
                <w:tab w:val="left" w:pos="2038"/>
              </w:tabs>
            </w:pPr>
          </w:p>
        </w:tc>
        <w:tc>
          <w:tcPr>
            <w:tcW w:w="5360" w:type="dxa"/>
            <w:hideMark/>
          </w:tcPr>
          <w:p w14:paraId="56B666DB" w14:textId="77777777" w:rsidR="00A46571" w:rsidRPr="005F252C" w:rsidRDefault="00A46571" w:rsidP="00A46571">
            <w:pPr>
              <w:tabs>
                <w:tab w:val="left" w:pos="2038"/>
              </w:tabs>
            </w:pPr>
            <w:r w:rsidRPr="005F252C">
              <w:t>Paper &amp; Card Board</w:t>
            </w:r>
          </w:p>
        </w:tc>
        <w:tc>
          <w:tcPr>
            <w:tcW w:w="760" w:type="dxa"/>
            <w:hideMark/>
          </w:tcPr>
          <w:p w14:paraId="2E94D69F" w14:textId="77777777" w:rsidR="00A46571" w:rsidRPr="005F252C" w:rsidRDefault="00A46571" w:rsidP="00A46571">
            <w:pPr>
              <w:tabs>
                <w:tab w:val="left" w:pos="2038"/>
              </w:tabs>
            </w:pPr>
            <w:r w:rsidRPr="005F252C">
              <w:t>No</w:t>
            </w:r>
          </w:p>
        </w:tc>
        <w:tc>
          <w:tcPr>
            <w:tcW w:w="1380" w:type="dxa"/>
            <w:hideMark/>
          </w:tcPr>
          <w:p w14:paraId="1EFA5D4B" w14:textId="77777777" w:rsidR="00A46571" w:rsidRPr="005F252C" w:rsidRDefault="00A46571" w:rsidP="00A46571">
            <w:pPr>
              <w:tabs>
                <w:tab w:val="left" w:pos="2038"/>
              </w:tabs>
            </w:pPr>
            <w:r w:rsidRPr="005F252C">
              <w:t>Yes</w:t>
            </w:r>
          </w:p>
        </w:tc>
        <w:tc>
          <w:tcPr>
            <w:tcW w:w="1460" w:type="dxa"/>
            <w:hideMark/>
          </w:tcPr>
          <w:p w14:paraId="05D9BD53" w14:textId="77777777" w:rsidR="00A46571" w:rsidRPr="005F252C" w:rsidRDefault="00A46571" w:rsidP="00A46571">
            <w:pPr>
              <w:tabs>
                <w:tab w:val="left" w:pos="2038"/>
              </w:tabs>
            </w:pPr>
            <w:r w:rsidRPr="005F252C">
              <w:t>S</w:t>
            </w:r>
          </w:p>
        </w:tc>
      </w:tr>
      <w:tr w:rsidR="00A46571" w:rsidRPr="005F252C" w14:paraId="6DE39CB7" w14:textId="77777777" w:rsidTr="009764B6">
        <w:trPr>
          <w:trHeight w:val="310"/>
        </w:trPr>
        <w:tc>
          <w:tcPr>
            <w:tcW w:w="5040" w:type="dxa"/>
            <w:vMerge/>
            <w:hideMark/>
          </w:tcPr>
          <w:p w14:paraId="071FCEE2" w14:textId="77777777" w:rsidR="00A46571" w:rsidRPr="005F252C" w:rsidRDefault="00A46571" w:rsidP="00A46571">
            <w:pPr>
              <w:tabs>
                <w:tab w:val="left" w:pos="2038"/>
              </w:tabs>
              <w:rPr>
                <w:b/>
                <w:bCs/>
              </w:rPr>
            </w:pPr>
          </w:p>
        </w:tc>
        <w:tc>
          <w:tcPr>
            <w:tcW w:w="2260" w:type="dxa"/>
            <w:vMerge/>
            <w:hideMark/>
          </w:tcPr>
          <w:p w14:paraId="6A506DF2" w14:textId="77777777" w:rsidR="00A46571" w:rsidRPr="005F252C" w:rsidRDefault="00A46571" w:rsidP="00A46571">
            <w:pPr>
              <w:tabs>
                <w:tab w:val="left" w:pos="2038"/>
              </w:tabs>
              <w:rPr>
                <w:b/>
                <w:bCs/>
              </w:rPr>
            </w:pPr>
          </w:p>
        </w:tc>
        <w:tc>
          <w:tcPr>
            <w:tcW w:w="11360" w:type="dxa"/>
            <w:vMerge/>
            <w:hideMark/>
          </w:tcPr>
          <w:p w14:paraId="2A96BF72" w14:textId="77777777" w:rsidR="00A46571" w:rsidRPr="005F252C" w:rsidRDefault="00A46571" w:rsidP="00A46571">
            <w:pPr>
              <w:tabs>
                <w:tab w:val="left" w:pos="2038"/>
              </w:tabs>
            </w:pPr>
          </w:p>
        </w:tc>
        <w:tc>
          <w:tcPr>
            <w:tcW w:w="5360" w:type="dxa"/>
            <w:hideMark/>
          </w:tcPr>
          <w:p w14:paraId="743B4CC8" w14:textId="77777777" w:rsidR="00A46571" w:rsidRPr="005F252C" w:rsidRDefault="00A46571" w:rsidP="00A46571">
            <w:pPr>
              <w:tabs>
                <w:tab w:val="left" w:pos="2038"/>
              </w:tabs>
            </w:pPr>
            <w:r w:rsidRPr="005F252C">
              <w:t xml:space="preserve">Waste Management </w:t>
            </w:r>
          </w:p>
        </w:tc>
        <w:tc>
          <w:tcPr>
            <w:tcW w:w="760" w:type="dxa"/>
            <w:hideMark/>
          </w:tcPr>
          <w:p w14:paraId="21FD82BA" w14:textId="77777777" w:rsidR="00A46571" w:rsidRPr="005F252C" w:rsidRDefault="00A46571" w:rsidP="00A46571">
            <w:pPr>
              <w:tabs>
                <w:tab w:val="left" w:pos="2038"/>
              </w:tabs>
            </w:pPr>
            <w:r w:rsidRPr="005F252C">
              <w:t>No</w:t>
            </w:r>
          </w:p>
        </w:tc>
        <w:tc>
          <w:tcPr>
            <w:tcW w:w="1380" w:type="dxa"/>
            <w:hideMark/>
          </w:tcPr>
          <w:p w14:paraId="158CECF8" w14:textId="77777777" w:rsidR="00A46571" w:rsidRPr="005F252C" w:rsidRDefault="00A46571" w:rsidP="00A46571">
            <w:pPr>
              <w:tabs>
                <w:tab w:val="left" w:pos="2038"/>
              </w:tabs>
            </w:pPr>
            <w:r w:rsidRPr="005F252C">
              <w:t>Yes</w:t>
            </w:r>
          </w:p>
        </w:tc>
        <w:tc>
          <w:tcPr>
            <w:tcW w:w="1460" w:type="dxa"/>
            <w:hideMark/>
          </w:tcPr>
          <w:p w14:paraId="5A6B9FF0" w14:textId="77777777" w:rsidR="00A46571" w:rsidRPr="005F252C" w:rsidRDefault="00A46571" w:rsidP="00A46571">
            <w:pPr>
              <w:tabs>
                <w:tab w:val="left" w:pos="2038"/>
              </w:tabs>
            </w:pPr>
            <w:r w:rsidRPr="005F252C">
              <w:t>S</w:t>
            </w:r>
          </w:p>
        </w:tc>
      </w:tr>
      <w:tr w:rsidR="00A46571" w:rsidRPr="005F252C" w14:paraId="5EC4458E" w14:textId="77777777" w:rsidTr="009764B6">
        <w:trPr>
          <w:trHeight w:val="615"/>
        </w:trPr>
        <w:tc>
          <w:tcPr>
            <w:tcW w:w="5040" w:type="dxa"/>
            <w:vMerge w:val="restart"/>
            <w:hideMark/>
          </w:tcPr>
          <w:p w14:paraId="50001336" w14:textId="77777777" w:rsidR="00A46571" w:rsidRPr="005F252C" w:rsidRDefault="00A46571" w:rsidP="00A46571">
            <w:pPr>
              <w:tabs>
                <w:tab w:val="left" w:pos="2038"/>
              </w:tabs>
              <w:rPr>
                <w:b/>
                <w:bCs/>
              </w:rPr>
            </w:pPr>
            <w:r w:rsidRPr="005F252C">
              <w:rPr>
                <w:b/>
                <w:bCs/>
              </w:rPr>
              <w:t>Architect</w:t>
            </w:r>
          </w:p>
        </w:tc>
        <w:tc>
          <w:tcPr>
            <w:tcW w:w="2260" w:type="dxa"/>
            <w:vMerge w:val="restart"/>
            <w:hideMark/>
          </w:tcPr>
          <w:p w14:paraId="2DEDECD7" w14:textId="77777777" w:rsidR="00A46571" w:rsidRPr="005F252C" w:rsidRDefault="00A46571" w:rsidP="00A46571">
            <w:pPr>
              <w:tabs>
                <w:tab w:val="left" w:pos="2038"/>
              </w:tabs>
              <w:rPr>
                <w:b/>
                <w:bCs/>
              </w:rPr>
            </w:pPr>
            <w:r w:rsidRPr="005F252C">
              <w:rPr>
                <w:b/>
                <w:bCs/>
              </w:rPr>
              <w:t>Architect Services</w:t>
            </w:r>
          </w:p>
        </w:tc>
        <w:tc>
          <w:tcPr>
            <w:tcW w:w="11360" w:type="dxa"/>
            <w:vMerge w:val="restart"/>
            <w:hideMark/>
          </w:tcPr>
          <w:p w14:paraId="1BA3AF00" w14:textId="77777777" w:rsidR="00A46571" w:rsidRPr="005F252C" w:rsidRDefault="00A46571" w:rsidP="00A46571">
            <w:pPr>
              <w:tabs>
                <w:tab w:val="left" w:pos="2038"/>
              </w:tabs>
            </w:pPr>
            <w:r w:rsidRPr="005F252C">
              <w:t xml:space="preserve"> Services related to the art and science of designing and building structures that includes planning, providing preliminary studies, designs, specifications, working drawings, and providing for general administration of construction contracts.</w:t>
            </w:r>
          </w:p>
        </w:tc>
        <w:tc>
          <w:tcPr>
            <w:tcW w:w="5360" w:type="dxa"/>
            <w:hideMark/>
          </w:tcPr>
          <w:p w14:paraId="717D63FF" w14:textId="77777777" w:rsidR="00A46571" w:rsidRPr="005F252C" w:rsidRDefault="00A46571" w:rsidP="00A46571">
            <w:pPr>
              <w:tabs>
                <w:tab w:val="left" w:pos="2038"/>
              </w:tabs>
            </w:pPr>
            <w:r w:rsidRPr="005F252C">
              <w:t xml:space="preserve">Landscaping design </w:t>
            </w:r>
          </w:p>
        </w:tc>
        <w:tc>
          <w:tcPr>
            <w:tcW w:w="760" w:type="dxa"/>
            <w:hideMark/>
          </w:tcPr>
          <w:p w14:paraId="72721509" w14:textId="77777777" w:rsidR="00A46571" w:rsidRPr="005F252C" w:rsidRDefault="00A46571" w:rsidP="00A46571">
            <w:pPr>
              <w:tabs>
                <w:tab w:val="left" w:pos="2038"/>
              </w:tabs>
            </w:pPr>
            <w:r w:rsidRPr="005F252C">
              <w:t>No</w:t>
            </w:r>
          </w:p>
        </w:tc>
        <w:tc>
          <w:tcPr>
            <w:tcW w:w="1380" w:type="dxa"/>
            <w:hideMark/>
          </w:tcPr>
          <w:p w14:paraId="1D9DED96" w14:textId="77777777" w:rsidR="00A46571" w:rsidRPr="005F252C" w:rsidRDefault="00A46571" w:rsidP="00A46571">
            <w:pPr>
              <w:tabs>
                <w:tab w:val="left" w:pos="2038"/>
              </w:tabs>
            </w:pPr>
            <w:r w:rsidRPr="005F252C">
              <w:t>Yes</w:t>
            </w:r>
          </w:p>
        </w:tc>
        <w:tc>
          <w:tcPr>
            <w:tcW w:w="1460" w:type="dxa"/>
            <w:hideMark/>
          </w:tcPr>
          <w:p w14:paraId="4EB05BF3" w14:textId="77777777" w:rsidR="00A46571" w:rsidRPr="005F252C" w:rsidRDefault="00A46571" w:rsidP="00A46571">
            <w:pPr>
              <w:tabs>
                <w:tab w:val="left" w:pos="2038"/>
              </w:tabs>
            </w:pPr>
            <w:r w:rsidRPr="005F252C">
              <w:t>S</w:t>
            </w:r>
          </w:p>
        </w:tc>
      </w:tr>
      <w:tr w:rsidR="00A46571" w:rsidRPr="005F252C" w14:paraId="7B63E0E2" w14:textId="77777777" w:rsidTr="009764B6">
        <w:trPr>
          <w:trHeight w:val="310"/>
        </w:trPr>
        <w:tc>
          <w:tcPr>
            <w:tcW w:w="5040" w:type="dxa"/>
            <w:vMerge/>
            <w:hideMark/>
          </w:tcPr>
          <w:p w14:paraId="2AAD2EFB" w14:textId="77777777" w:rsidR="00A46571" w:rsidRPr="005F252C" w:rsidRDefault="00A46571" w:rsidP="00A46571">
            <w:pPr>
              <w:tabs>
                <w:tab w:val="left" w:pos="2038"/>
              </w:tabs>
              <w:rPr>
                <w:b/>
                <w:bCs/>
              </w:rPr>
            </w:pPr>
          </w:p>
        </w:tc>
        <w:tc>
          <w:tcPr>
            <w:tcW w:w="2260" w:type="dxa"/>
            <w:vMerge/>
            <w:hideMark/>
          </w:tcPr>
          <w:p w14:paraId="50F01738" w14:textId="77777777" w:rsidR="00A46571" w:rsidRPr="005F252C" w:rsidRDefault="00A46571" w:rsidP="00A46571">
            <w:pPr>
              <w:tabs>
                <w:tab w:val="left" w:pos="2038"/>
              </w:tabs>
              <w:rPr>
                <w:b/>
                <w:bCs/>
              </w:rPr>
            </w:pPr>
          </w:p>
        </w:tc>
        <w:tc>
          <w:tcPr>
            <w:tcW w:w="11360" w:type="dxa"/>
            <w:vMerge/>
            <w:hideMark/>
          </w:tcPr>
          <w:p w14:paraId="25B7967D" w14:textId="77777777" w:rsidR="00A46571" w:rsidRPr="005F252C" w:rsidRDefault="00A46571" w:rsidP="00A46571">
            <w:pPr>
              <w:tabs>
                <w:tab w:val="left" w:pos="2038"/>
              </w:tabs>
            </w:pPr>
          </w:p>
        </w:tc>
        <w:tc>
          <w:tcPr>
            <w:tcW w:w="5360" w:type="dxa"/>
            <w:hideMark/>
          </w:tcPr>
          <w:p w14:paraId="0F14F668" w14:textId="77777777" w:rsidR="00A46571" w:rsidRPr="005F252C" w:rsidRDefault="00A46571" w:rsidP="00A46571">
            <w:pPr>
              <w:tabs>
                <w:tab w:val="left" w:pos="2038"/>
              </w:tabs>
            </w:pPr>
            <w:r w:rsidRPr="005F252C">
              <w:t xml:space="preserve">Interior design </w:t>
            </w:r>
          </w:p>
        </w:tc>
        <w:tc>
          <w:tcPr>
            <w:tcW w:w="760" w:type="dxa"/>
            <w:hideMark/>
          </w:tcPr>
          <w:p w14:paraId="323DA1B7" w14:textId="77777777" w:rsidR="00A46571" w:rsidRPr="005F252C" w:rsidRDefault="00A46571" w:rsidP="00A46571">
            <w:pPr>
              <w:tabs>
                <w:tab w:val="left" w:pos="2038"/>
              </w:tabs>
            </w:pPr>
            <w:r w:rsidRPr="005F252C">
              <w:t>No</w:t>
            </w:r>
          </w:p>
        </w:tc>
        <w:tc>
          <w:tcPr>
            <w:tcW w:w="1380" w:type="dxa"/>
            <w:hideMark/>
          </w:tcPr>
          <w:p w14:paraId="0171AA39" w14:textId="77777777" w:rsidR="00A46571" w:rsidRPr="005F252C" w:rsidRDefault="00A46571" w:rsidP="00A46571">
            <w:pPr>
              <w:tabs>
                <w:tab w:val="left" w:pos="2038"/>
              </w:tabs>
            </w:pPr>
            <w:r w:rsidRPr="005F252C">
              <w:t>Yes</w:t>
            </w:r>
          </w:p>
        </w:tc>
        <w:tc>
          <w:tcPr>
            <w:tcW w:w="1460" w:type="dxa"/>
            <w:hideMark/>
          </w:tcPr>
          <w:p w14:paraId="009BFDCA" w14:textId="77777777" w:rsidR="00A46571" w:rsidRPr="005F252C" w:rsidRDefault="00A46571" w:rsidP="00A46571">
            <w:pPr>
              <w:tabs>
                <w:tab w:val="left" w:pos="2038"/>
              </w:tabs>
            </w:pPr>
            <w:r w:rsidRPr="005F252C">
              <w:t>S</w:t>
            </w:r>
          </w:p>
        </w:tc>
      </w:tr>
      <w:tr w:rsidR="00A46571" w:rsidRPr="005F252C" w14:paraId="20C2C4A4" w14:textId="77777777" w:rsidTr="009764B6">
        <w:trPr>
          <w:trHeight w:val="310"/>
        </w:trPr>
        <w:tc>
          <w:tcPr>
            <w:tcW w:w="5040" w:type="dxa"/>
            <w:vMerge w:val="restart"/>
            <w:hideMark/>
          </w:tcPr>
          <w:p w14:paraId="41B733C6" w14:textId="77777777" w:rsidR="00A46571" w:rsidRPr="005F252C" w:rsidRDefault="00A46571" w:rsidP="00A46571">
            <w:pPr>
              <w:tabs>
                <w:tab w:val="left" w:pos="2038"/>
              </w:tabs>
              <w:rPr>
                <w:b/>
                <w:bCs/>
              </w:rPr>
            </w:pPr>
            <w:r w:rsidRPr="005F252C">
              <w:rPr>
                <w:b/>
                <w:bCs/>
              </w:rPr>
              <w:t xml:space="preserve">Legal </w:t>
            </w:r>
          </w:p>
        </w:tc>
        <w:tc>
          <w:tcPr>
            <w:tcW w:w="2260" w:type="dxa"/>
            <w:vMerge w:val="restart"/>
            <w:hideMark/>
          </w:tcPr>
          <w:p w14:paraId="2C4A1337" w14:textId="77777777" w:rsidR="00A46571" w:rsidRPr="005F252C" w:rsidRDefault="00A46571" w:rsidP="00A46571">
            <w:pPr>
              <w:tabs>
                <w:tab w:val="left" w:pos="2038"/>
              </w:tabs>
              <w:rPr>
                <w:b/>
                <w:bCs/>
              </w:rPr>
            </w:pPr>
            <w:r w:rsidRPr="005F252C">
              <w:rPr>
                <w:b/>
                <w:bCs/>
              </w:rPr>
              <w:t>Legal Services</w:t>
            </w:r>
          </w:p>
        </w:tc>
        <w:tc>
          <w:tcPr>
            <w:tcW w:w="11360" w:type="dxa"/>
            <w:vMerge w:val="restart"/>
            <w:hideMark/>
          </w:tcPr>
          <w:p w14:paraId="30CFE81E" w14:textId="77777777" w:rsidR="00A46571" w:rsidRPr="005F252C" w:rsidRDefault="00A46571" w:rsidP="00A46571">
            <w:pPr>
              <w:tabs>
                <w:tab w:val="left" w:pos="2038"/>
              </w:tabs>
            </w:pPr>
            <w:r w:rsidRPr="005F252C">
              <w:t xml:space="preserve"> Any service that may only be provided by a person licensed, admitted, or otherwise qualified to practice law in the jurisdiction in which the service is provided.</w:t>
            </w:r>
          </w:p>
        </w:tc>
        <w:tc>
          <w:tcPr>
            <w:tcW w:w="5360" w:type="dxa"/>
            <w:hideMark/>
          </w:tcPr>
          <w:p w14:paraId="33089726" w14:textId="77777777" w:rsidR="00A46571" w:rsidRPr="005F252C" w:rsidRDefault="00A46571" w:rsidP="00A46571">
            <w:pPr>
              <w:tabs>
                <w:tab w:val="left" w:pos="2038"/>
              </w:tabs>
            </w:pPr>
            <w:r w:rsidRPr="005F252C">
              <w:t>Manpower legal consultation</w:t>
            </w:r>
          </w:p>
        </w:tc>
        <w:tc>
          <w:tcPr>
            <w:tcW w:w="760" w:type="dxa"/>
            <w:hideMark/>
          </w:tcPr>
          <w:p w14:paraId="6B9B54E2" w14:textId="77777777" w:rsidR="00A46571" w:rsidRPr="005F252C" w:rsidRDefault="00A46571" w:rsidP="00A46571">
            <w:pPr>
              <w:tabs>
                <w:tab w:val="left" w:pos="2038"/>
              </w:tabs>
            </w:pPr>
            <w:r w:rsidRPr="005F252C">
              <w:t>No</w:t>
            </w:r>
          </w:p>
        </w:tc>
        <w:tc>
          <w:tcPr>
            <w:tcW w:w="1380" w:type="dxa"/>
            <w:hideMark/>
          </w:tcPr>
          <w:p w14:paraId="41145844" w14:textId="77777777" w:rsidR="00A46571" w:rsidRPr="005F252C" w:rsidRDefault="00A46571" w:rsidP="00A46571">
            <w:pPr>
              <w:tabs>
                <w:tab w:val="left" w:pos="2038"/>
              </w:tabs>
            </w:pPr>
            <w:r w:rsidRPr="005F252C">
              <w:t>Yes</w:t>
            </w:r>
          </w:p>
        </w:tc>
        <w:tc>
          <w:tcPr>
            <w:tcW w:w="1460" w:type="dxa"/>
            <w:hideMark/>
          </w:tcPr>
          <w:p w14:paraId="448AED6A" w14:textId="77777777" w:rsidR="00A46571" w:rsidRPr="005F252C" w:rsidRDefault="00A46571" w:rsidP="00A46571">
            <w:pPr>
              <w:tabs>
                <w:tab w:val="left" w:pos="2038"/>
              </w:tabs>
            </w:pPr>
            <w:r w:rsidRPr="005F252C">
              <w:t>S</w:t>
            </w:r>
          </w:p>
        </w:tc>
      </w:tr>
      <w:tr w:rsidR="00A46571" w:rsidRPr="005F252C" w14:paraId="3767624B" w14:textId="77777777" w:rsidTr="009764B6">
        <w:trPr>
          <w:trHeight w:val="310"/>
        </w:trPr>
        <w:tc>
          <w:tcPr>
            <w:tcW w:w="5040" w:type="dxa"/>
            <w:vMerge/>
            <w:hideMark/>
          </w:tcPr>
          <w:p w14:paraId="6AFE85D7" w14:textId="77777777" w:rsidR="00A46571" w:rsidRPr="005F252C" w:rsidRDefault="00A46571" w:rsidP="00A46571">
            <w:pPr>
              <w:tabs>
                <w:tab w:val="left" w:pos="2038"/>
              </w:tabs>
              <w:rPr>
                <w:b/>
                <w:bCs/>
              </w:rPr>
            </w:pPr>
          </w:p>
        </w:tc>
        <w:tc>
          <w:tcPr>
            <w:tcW w:w="2260" w:type="dxa"/>
            <w:vMerge/>
            <w:hideMark/>
          </w:tcPr>
          <w:p w14:paraId="41618723" w14:textId="77777777" w:rsidR="00A46571" w:rsidRPr="005F252C" w:rsidRDefault="00A46571" w:rsidP="00A46571">
            <w:pPr>
              <w:tabs>
                <w:tab w:val="left" w:pos="2038"/>
              </w:tabs>
              <w:rPr>
                <w:b/>
                <w:bCs/>
              </w:rPr>
            </w:pPr>
          </w:p>
        </w:tc>
        <w:tc>
          <w:tcPr>
            <w:tcW w:w="11360" w:type="dxa"/>
            <w:vMerge/>
            <w:hideMark/>
          </w:tcPr>
          <w:p w14:paraId="558A1145" w14:textId="77777777" w:rsidR="00A46571" w:rsidRPr="005F252C" w:rsidRDefault="00A46571" w:rsidP="00A46571">
            <w:pPr>
              <w:tabs>
                <w:tab w:val="left" w:pos="2038"/>
              </w:tabs>
            </w:pPr>
          </w:p>
        </w:tc>
        <w:tc>
          <w:tcPr>
            <w:tcW w:w="5360" w:type="dxa"/>
            <w:hideMark/>
          </w:tcPr>
          <w:p w14:paraId="2CC56FD1" w14:textId="77777777" w:rsidR="00A46571" w:rsidRPr="005F252C" w:rsidRDefault="00A46571" w:rsidP="00A46571">
            <w:pPr>
              <w:tabs>
                <w:tab w:val="left" w:pos="2038"/>
              </w:tabs>
            </w:pPr>
            <w:r w:rsidRPr="005F252C">
              <w:t>All Kinds of translation, including Media and Legal</w:t>
            </w:r>
          </w:p>
        </w:tc>
        <w:tc>
          <w:tcPr>
            <w:tcW w:w="760" w:type="dxa"/>
            <w:hideMark/>
          </w:tcPr>
          <w:p w14:paraId="2D5F600C" w14:textId="77777777" w:rsidR="00A46571" w:rsidRPr="005F252C" w:rsidRDefault="00A46571" w:rsidP="00A46571">
            <w:pPr>
              <w:tabs>
                <w:tab w:val="left" w:pos="2038"/>
              </w:tabs>
            </w:pPr>
            <w:r w:rsidRPr="005F252C">
              <w:t>No</w:t>
            </w:r>
          </w:p>
        </w:tc>
        <w:tc>
          <w:tcPr>
            <w:tcW w:w="1380" w:type="dxa"/>
            <w:hideMark/>
          </w:tcPr>
          <w:p w14:paraId="3EF46BE6" w14:textId="77777777" w:rsidR="00A46571" w:rsidRPr="005F252C" w:rsidRDefault="00A46571" w:rsidP="00A46571">
            <w:pPr>
              <w:tabs>
                <w:tab w:val="left" w:pos="2038"/>
              </w:tabs>
            </w:pPr>
            <w:r w:rsidRPr="005F252C">
              <w:t>Yes</w:t>
            </w:r>
          </w:p>
        </w:tc>
        <w:tc>
          <w:tcPr>
            <w:tcW w:w="1460" w:type="dxa"/>
            <w:hideMark/>
          </w:tcPr>
          <w:p w14:paraId="41DC3198" w14:textId="77777777" w:rsidR="00A46571" w:rsidRPr="005F252C" w:rsidRDefault="00A46571" w:rsidP="00A46571">
            <w:pPr>
              <w:tabs>
                <w:tab w:val="left" w:pos="2038"/>
              </w:tabs>
            </w:pPr>
            <w:r w:rsidRPr="005F252C">
              <w:t>S</w:t>
            </w:r>
          </w:p>
        </w:tc>
      </w:tr>
      <w:tr w:rsidR="00A46571" w:rsidRPr="005F252C" w14:paraId="34D28CF8" w14:textId="77777777" w:rsidTr="009764B6">
        <w:trPr>
          <w:trHeight w:val="620"/>
        </w:trPr>
        <w:tc>
          <w:tcPr>
            <w:tcW w:w="5040" w:type="dxa"/>
            <w:vMerge w:val="restart"/>
            <w:hideMark/>
          </w:tcPr>
          <w:p w14:paraId="1432BB6E" w14:textId="77777777" w:rsidR="00A46571" w:rsidRPr="005F252C" w:rsidRDefault="00A46571" w:rsidP="00A46571">
            <w:pPr>
              <w:tabs>
                <w:tab w:val="left" w:pos="2038"/>
              </w:tabs>
              <w:rPr>
                <w:b/>
                <w:bCs/>
              </w:rPr>
            </w:pPr>
            <w:r w:rsidRPr="005F252C">
              <w:rPr>
                <w:b/>
                <w:bCs/>
              </w:rPr>
              <w:t xml:space="preserve">Construction Material &amp; Services </w:t>
            </w:r>
          </w:p>
        </w:tc>
        <w:tc>
          <w:tcPr>
            <w:tcW w:w="2260" w:type="dxa"/>
            <w:hideMark/>
          </w:tcPr>
          <w:p w14:paraId="794D18D0" w14:textId="77777777" w:rsidR="00A46571" w:rsidRPr="005F252C" w:rsidRDefault="00A46571" w:rsidP="00A46571">
            <w:pPr>
              <w:tabs>
                <w:tab w:val="left" w:pos="2038"/>
              </w:tabs>
            </w:pPr>
            <w:r w:rsidRPr="005F252C">
              <w:t>Composite Materials</w:t>
            </w:r>
          </w:p>
        </w:tc>
        <w:tc>
          <w:tcPr>
            <w:tcW w:w="11360" w:type="dxa"/>
            <w:hideMark/>
          </w:tcPr>
          <w:p w14:paraId="1DBDEA10" w14:textId="77777777" w:rsidR="00A46571" w:rsidRPr="005F252C" w:rsidRDefault="00A46571" w:rsidP="00A46571">
            <w:pPr>
              <w:tabs>
                <w:tab w:val="left" w:pos="2038"/>
              </w:tabs>
            </w:pPr>
            <w:r w:rsidRPr="005F252C">
              <w:t>Includes glass reinforced plastic (GRP) and related composite materials used in construction, piping, and industrial applications.</w:t>
            </w:r>
          </w:p>
        </w:tc>
        <w:tc>
          <w:tcPr>
            <w:tcW w:w="5360" w:type="dxa"/>
            <w:hideMark/>
          </w:tcPr>
          <w:p w14:paraId="19C91D17" w14:textId="77777777" w:rsidR="00A46571" w:rsidRPr="005F252C" w:rsidRDefault="00A46571" w:rsidP="00A46571">
            <w:pPr>
              <w:tabs>
                <w:tab w:val="left" w:pos="2038"/>
              </w:tabs>
            </w:pPr>
            <w:r w:rsidRPr="005F252C">
              <w:t>Glass Reinforced Plastic (GRP)</w:t>
            </w:r>
          </w:p>
        </w:tc>
        <w:tc>
          <w:tcPr>
            <w:tcW w:w="760" w:type="dxa"/>
            <w:hideMark/>
          </w:tcPr>
          <w:p w14:paraId="536DB473" w14:textId="77777777" w:rsidR="00A46571" w:rsidRPr="005F252C" w:rsidRDefault="00A46571" w:rsidP="00A46571">
            <w:pPr>
              <w:tabs>
                <w:tab w:val="left" w:pos="2038"/>
              </w:tabs>
            </w:pPr>
            <w:r w:rsidRPr="005F252C">
              <w:t>Yes</w:t>
            </w:r>
          </w:p>
        </w:tc>
        <w:tc>
          <w:tcPr>
            <w:tcW w:w="1380" w:type="dxa"/>
            <w:hideMark/>
          </w:tcPr>
          <w:p w14:paraId="32B0895A" w14:textId="77777777" w:rsidR="00A46571" w:rsidRPr="005F252C" w:rsidRDefault="00A46571" w:rsidP="00A46571">
            <w:pPr>
              <w:tabs>
                <w:tab w:val="left" w:pos="2038"/>
              </w:tabs>
            </w:pPr>
            <w:r w:rsidRPr="005F252C">
              <w:t>Yes</w:t>
            </w:r>
          </w:p>
        </w:tc>
        <w:tc>
          <w:tcPr>
            <w:tcW w:w="1460" w:type="dxa"/>
            <w:hideMark/>
          </w:tcPr>
          <w:p w14:paraId="399218EA" w14:textId="77777777" w:rsidR="00A46571" w:rsidRPr="005F252C" w:rsidRDefault="00A46571" w:rsidP="00A46571">
            <w:pPr>
              <w:tabs>
                <w:tab w:val="left" w:pos="2038"/>
              </w:tabs>
            </w:pPr>
            <w:r w:rsidRPr="005F252C">
              <w:t>P</w:t>
            </w:r>
          </w:p>
        </w:tc>
      </w:tr>
      <w:tr w:rsidR="00A46571" w:rsidRPr="005F252C" w14:paraId="7A6529ED" w14:textId="77777777" w:rsidTr="009764B6">
        <w:trPr>
          <w:trHeight w:val="310"/>
        </w:trPr>
        <w:tc>
          <w:tcPr>
            <w:tcW w:w="5040" w:type="dxa"/>
            <w:vMerge/>
            <w:hideMark/>
          </w:tcPr>
          <w:p w14:paraId="0C76D645" w14:textId="77777777" w:rsidR="00A46571" w:rsidRPr="005F252C" w:rsidRDefault="00A46571" w:rsidP="00A46571">
            <w:pPr>
              <w:tabs>
                <w:tab w:val="left" w:pos="2038"/>
              </w:tabs>
              <w:rPr>
                <w:b/>
                <w:bCs/>
              </w:rPr>
            </w:pPr>
          </w:p>
        </w:tc>
        <w:tc>
          <w:tcPr>
            <w:tcW w:w="2260" w:type="dxa"/>
            <w:vMerge w:val="restart"/>
            <w:hideMark/>
          </w:tcPr>
          <w:p w14:paraId="4606D62E" w14:textId="77777777" w:rsidR="00A46571" w:rsidRPr="005F252C" w:rsidRDefault="00A46571" w:rsidP="00A46571">
            <w:pPr>
              <w:tabs>
                <w:tab w:val="left" w:pos="2038"/>
              </w:tabs>
            </w:pPr>
            <w:r w:rsidRPr="005F252C">
              <w:t>Doors</w:t>
            </w:r>
          </w:p>
        </w:tc>
        <w:tc>
          <w:tcPr>
            <w:tcW w:w="11360" w:type="dxa"/>
            <w:vMerge w:val="restart"/>
            <w:hideMark/>
          </w:tcPr>
          <w:p w14:paraId="0F5376A2" w14:textId="77777777" w:rsidR="00A46571" w:rsidRPr="005F252C" w:rsidRDefault="00A46571" w:rsidP="00A46571">
            <w:pPr>
              <w:tabs>
                <w:tab w:val="left" w:pos="2038"/>
              </w:tabs>
            </w:pPr>
            <w:r w:rsidRPr="005F252C">
              <w:t>Includes metal and wooden doors used in construction and building works, including interior and exterior applications for residential and commercial</w:t>
            </w:r>
          </w:p>
        </w:tc>
        <w:tc>
          <w:tcPr>
            <w:tcW w:w="5360" w:type="dxa"/>
            <w:hideMark/>
          </w:tcPr>
          <w:p w14:paraId="0FFAE91D" w14:textId="77777777" w:rsidR="00A46571" w:rsidRPr="005F252C" w:rsidRDefault="00A46571" w:rsidP="00A46571">
            <w:pPr>
              <w:tabs>
                <w:tab w:val="left" w:pos="2038"/>
              </w:tabs>
            </w:pPr>
            <w:r w:rsidRPr="005F252C">
              <w:t>Metal doors</w:t>
            </w:r>
          </w:p>
        </w:tc>
        <w:tc>
          <w:tcPr>
            <w:tcW w:w="760" w:type="dxa"/>
            <w:hideMark/>
          </w:tcPr>
          <w:p w14:paraId="27CDC338" w14:textId="77777777" w:rsidR="00A46571" w:rsidRPr="005F252C" w:rsidRDefault="00A46571" w:rsidP="00A46571">
            <w:pPr>
              <w:tabs>
                <w:tab w:val="left" w:pos="2038"/>
              </w:tabs>
            </w:pPr>
            <w:r w:rsidRPr="005F252C">
              <w:t>Yes</w:t>
            </w:r>
          </w:p>
        </w:tc>
        <w:tc>
          <w:tcPr>
            <w:tcW w:w="1380" w:type="dxa"/>
            <w:hideMark/>
          </w:tcPr>
          <w:p w14:paraId="1BC71257" w14:textId="77777777" w:rsidR="00A46571" w:rsidRPr="005F252C" w:rsidRDefault="00A46571" w:rsidP="00A46571">
            <w:pPr>
              <w:tabs>
                <w:tab w:val="left" w:pos="2038"/>
              </w:tabs>
            </w:pPr>
            <w:r w:rsidRPr="005F252C">
              <w:t>Yes</w:t>
            </w:r>
          </w:p>
        </w:tc>
        <w:tc>
          <w:tcPr>
            <w:tcW w:w="1460" w:type="dxa"/>
            <w:hideMark/>
          </w:tcPr>
          <w:p w14:paraId="3F1742A9" w14:textId="77777777" w:rsidR="00A46571" w:rsidRPr="005F252C" w:rsidRDefault="00A46571" w:rsidP="00A46571">
            <w:pPr>
              <w:tabs>
                <w:tab w:val="left" w:pos="2038"/>
              </w:tabs>
            </w:pPr>
            <w:r w:rsidRPr="005F252C">
              <w:t>P</w:t>
            </w:r>
          </w:p>
        </w:tc>
      </w:tr>
      <w:tr w:rsidR="00A46571" w:rsidRPr="005F252C" w14:paraId="0BD8E231" w14:textId="77777777" w:rsidTr="009764B6">
        <w:trPr>
          <w:trHeight w:val="310"/>
        </w:trPr>
        <w:tc>
          <w:tcPr>
            <w:tcW w:w="5040" w:type="dxa"/>
            <w:vMerge/>
            <w:hideMark/>
          </w:tcPr>
          <w:p w14:paraId="160675D1" w14:textId="77777777" w:rsidR="00A46571" w:rsidRPr="005F252C" w:rsidRDefault="00A46571" w:rsidP="00A46571">
            <w:pPr>
              <w:tabs>
                <w:tab w:val="left" w:pos="2038"/>
              </w:tabs>
              <w:rPr>
                <w:b/>
                <w:bCs/>
              </w:rPr>
            </w:pPr>
          </w:p>
        </w:tc>
        <w:tc>
          <w:tcPr>
            <w:tcW w:w="2260" w:type="dxa"/>
            <w:vMerge/>
            <w:hideMark/>
          </w:tcPr>
          <w:p w14:paraId="10E28B33" w14:textId="77777777" w:rsidR="00A46571" w:rsidRPr="005F252C" w:rsidRDefault="00A46571" w:rsidP="00A46571">
            <w:pPr>
              <w:tabs>
                <w:tab w:val="left" w:pos="2038"/>
              </w:tabs>
            </w:pPr>
          </w:p>
        </w:tc>
        <w:tc>
          <w:tcPr>
            <w:tcW w:w="11360" w:type="dxa"/>
            <w:vMerge/>
            <w:hideMark/>
          </w:tcPr>
          <w:p w14:paraId="5E02E6D0" w14:textId="77777777" w:rsidR="00A46571" w:rsidRPr="005F252C" w:rsidRDefault="00A46571" w:rsidP="00A46571">
            <w:pPr>
              <w:tabs>
                <w:tab w:val="left" w:pos="2038"/>
              </w:tabs>
            </w:pPr>
          </w:p>
        </w:tc>
        <w:tc>
          <w:tcPr>
            <w:tcW w:w="5360" w:type="dxa"/>
            <w:hideMark/>
          </w:tcPr>
          <w:p w14:paraId="305D97C0" w14:textId="77777777" w:rsidR="00A46571" w:rsidRPr="005F252C" w:rsidRDefault="00A46571" w:rsidP="00A46571">
            <w:pPr>
              <w:tabs>
                <w:tab w:val="left" w:pos="2038"/>
              </w:tabs>
            </w:pPr>
            <w:r w:rsidRPr="005F252C">
              <w:t>Wooden doors</w:t>
            </w:r>
          </w:p>
        </w:tc>
        <w:tc>
          <w:tcPr>
            <w:tcW w:w="760" w:type="dxa"/>
            <w:hideMark/>
          </w:tcPr>
          <w:p w14:paraId="11936098" w14:textId="77777777" w:rsidR="00A46571" w:rsidRPr="005F252C" w:rsidRDefault="00A46571" w:rsidP="00A46571">
            <w:pPr>
              <w:tabs>
                <w:tab w:val="left" w:pos="2038"/>
              </w:tabs>
            </w:pPr>
            <w:r w:rsidRPr="005F252C">
              <w:t>Yes</w:t>
            </w:r>
          </w:p>
        </w:tc>
        <w:tc>
          <w:tcPr>
            <w:tcW w:w="1380" w:type="dxa"/>
            <w:hideMark/>
          </w:tcPr>
          <w:p w14:paraId="5DED5167" w14:textId="77777777" w:rsidR="00A46571" w:rsidRPr="005F252C" w:rsidRDefault="00A46571" w:rsidP="00A46571">
            <w:pPr>
              <w:tabs>
                <w:tab w:val="left" w:pos="2038"/>
              </w:tabs>
            </w:pPr>
            <w:r w:rsidRPr="005F252C">
              <w:t>Yes</w:t>
            </w:r>
          </w:p>
        </w:tc>
        <w:tc>
          <w:tcPr>
            <w:tcW w:w="1460" w:type="dxa"/>
            <w:hideMark/>
          </w:tcPr>
          <w:p w14:paraId="7458C05F" w14:textId="77777777" w:rsidR="00A46571" w:rsidRPr="005F252C" w:rsidRDefault="00A46571" w:rsidP="00A46571">
            <w:pPr>
              <w:tabs>
                <w:tab w:val="left" w:pos="2038"/>
              </w:tabs>
            </w:pPr>
            <w:r w:rsidRPr="005F252C">
              <w:t>P</w:t>
            </w:r>
          </w:p>
        </w:tc>
      </w:tr>
      <w:tr w:rsidR="00A46571" w:rsidRPr="005F252C" w14:paraId="1C95DB61" w14:textId="77777777" w:rsidTr="009764B6">
        <w:trPr>
          <w:trHeight w:val="620"/>
        </w:trPr>
        <w:tc>
          <w:tcPr>
            <w:tcW w:w="5040" w:type="dxa"/>
            <w:vMerge/>
            <w:hideMark/>
          </w:tcPr>
          <w:p w14:paraId="1A6A3803" w14:textId="77777777" w:rsidR="00A46571" w:rsidRPr="005F252C" w:rsidRDefault="00A46571" w:rsidP="00A46571">
            <w:pPr>
              <w:tabs>
                <w:tab w:val="left" w:pos="2038"/>
              </w:tabs>
              <w:rPr>
                <w:b/>
                <w:bCs/>
              </w:rPr>
            </w:pPr>
          </w:p>
        </w:tc>
        <w:tc>
          <w:tcPr>
            <w:tcW w:w="2260" w:type="dxa"/>
            <w:hideMark/>
          </w:tcPr>
          <w:p w14:paraId="77F38621" w14:textId="77777777" w:rsidR="00A46571" w:rsidRPr="005F252C" w:rsidRDefault="00A46571" w:rsidP="00A46571">
            <w:pPr>
              <w:tabs>
                <w:tab w:val="left" w:pos="2038"/>
              </w:tabs>
            </w:pPr>
            <w:r w:rsidRPr="005F252C">
              <w:t>Adsorber Vessel</w:t>
            </w:r>
          </w:p>
        </w:tc>
        <w:tc>
          <w:tcPr>
            <w:tcW w:w="11360" w:type="dxa"/>
            <w:hideMark/>
          </w:tcPr>
          <w:p w14:paraId="546DA549" w14:textId="77777777" w:rsidR="00A46571" w:rsidRPr="005F252C" w:rsidRDefault="00A46571" w:rsidP="00A46571">
            <w:pPr>
              <w:tabs>
                <w:tab w:val="left" w:pos="2038"/>
              </w:tabs>
            </w:pPr>
            <w:r w:rsidRPr="005F252C">
              <w:t>Includes pressure vessels and related units such as absorbers and adsorbers used in gas treatment, air purification, and industrial processes</w:t>
            </w:r>
          </w:p>
        </w:tc>
        <w:tc>
          <w:tcPr>
            <w:tcW w:w="5360" w:type="dxa"/>
            <w:hideMark/>
          </w:tcPr>
          <w:p w14:paraId="0D6AC0C2" w14:textId="77777777" w:rsidR="00A46571" w:rsidRPr="005F252C" w:rsidRDefault="00A46571" w:rsidP="00A46571">
            <w:pPr>
              <w:tabs>
                <w:tab w:val="left" w:pos="2038"/>
              </w:tabs>
            </w:pPr>
            <w:r w:rsidRPr="005F252C">
              <w:t>Adsorber Vessel</w:t>
            </w:r>
          </w:p>
        </w:tc>
        <w:tc>
          <w:tcPr>
            <w:tcW w:w="760" w:type="dxa"/>
            <w:hideMark/>
          </w:tcPr>
          <w:p w14:paraId="537180C8" w14:textId="77777777" w:rsidR="00A46571" w:rsidRPr="005F252C" w:rsidRDefault="00A46571" w:rsidP="00A46571">
            <w:pPr>
              <w:tabs>
                <w:tab w:val="left" w:pos="2038"/>
              </w:tabs>
            </w:pPr>
            <w:r w:rsidRPr="005F252C">
              <w:t>Yes</w:t>
            </w:r>
          </w:p>
        </w:tc>
        <w:tc>
          <w:tcPr>
            <w:tcW w:w="1380" w:type="dxa"/>
            <w:hideMark/>
          </w:tcPr>
          <w:p w14:paraId="44665C3C" w14:textId="77777777" w:rsidR="00A46571" w:rsidRPr="005F252C" w:rsidRDefault="00A46571" w:rsidP="00A46571">
            <w:pPr>
              <w:tabs>
                <w:tab w:val="left" w:pos="2038"/>
              </w:tabs>
            </w:pPr>
            <w:r w:rsidRPr="005F252C">
              <w:t>Yes</w:t>
            </w:r>
          </w:p>
        </w:tc>
        <w:tc>
          <w:tcPr>
            <w:tcW w:w="1460" w:type="dxa"/>
            <w:hideMark/>
          </w:tcPr>
          <w:p w14:paraId="25ED5300" w14:textId="77777777" w:rsidR="00A46571" w:rsidRPr="005F252C" w:rsidRDefault="00A46571" w:rsidP="00A46571">
            <w:pPr>
              <w:tabs>
                <w:tab w:val="left" w:pos="2038"/>
              </w:tabs>
            </w:pPr>
            <w:r w:rsidRPr="005F252C">
              <w:t>P</w:t>
            </w:r>
          </w:p>
        </w:tc>
      </w:tr>
      <w:tr w:rsidR="00A46571" w:rsidRPr="005F252C" w14:paraId="3764E0BA" w14:textId="77777777" w:rsidTr="009764B6">
        <w:trPr>
          <w:trHeight w:val="310"/>
        </w:trPr>
        <w:tc>
          <w:tcPr>
            <w:tcW w:w="5040" w:type="dxa"/>
            <w:vMerge/>
            <w:hideMark/>
          </w:tcPr>
          <w:p w14:paraId="3C0DCA71" w14:textId="77777777" w:rsidR="00A46571" w:rsidRPr="005F252C" w:rsidRDefault="00A46571" w:rsidP="00A46571">
            <w:pPr>
              <w:tabs>
                <w:tab w:val="left" w:pos="2038"/>
              </w:tabs>
              <w:rPr>
                <w:b/>
                <w:bCs/>
              </w:rPr>
            </w:pPr>
          </w:p>
        </w:tc>
        <w:tc>
          <w:tcPr>
            <w:tcW w:w="2260" w:type="dxa"/>
            <w:vMerge w:val="restart"/>
            <w:hideMark/>
          </w:tcPr>
          <w:p w14:paraId="781C1F59" w14:textId="77777777" w:rsidR="00A46571" w:rsidRPr="005F252C" w:rsidRDefault="00A46571" w:rsidP="00A46571">
            <w:pPr>
              <w:tabs>
                <w:tab w:val="left" w:pos="2038"/>
              </w:tabs>
            </w:pPr>
            <w:r w:rsidRPr="005F252C">
              <w:t>Industrial Paint</w:t>
            </w:r>
          </w:p>
        </w:tc>
        <w:tc>
          <w:tcPr>
            <w:tcW w:w="11360" w:type="dxa"/>
            <w:vMerge w:val="restart"/>
            <w:hideMark/>
          </w:tcPr>
          <w:p w14:paraId="69EB926A" w14:textId="77777777" w:rsidR="00A46571" w:rsidRPr="005F252C" w:rsidRDefault="00A46571" w:rsidP="00A46571">
            <w:pPr>
              <w:tabs>
                <w:tab w:val="left" w:pos="2038"/>
              </w:tabs>
            </w:pPr>
            <w:r w:rsidRPr="005F252C">
              <w:t>Includes industrial-grade paint products and paint for metal structures and flooring applications</w:t>
            </w:r>
          </w:p>
        </w:tc>
        <w:tc>
          <w:tcPr>
            <w:tcW w:w="5360" w:type="dxa"/>
            <w:hideMark/>
          </w:tcPr>
          <w:p w14:paraId="0D5CDABB" w14:textId="77777777" w:rsidR="00A46571" w:rsidRPr="005F252C" w:rsidRDefault="00A46571" w:rsidP="00A46571">
            <w:pPr>
              <w:tabs>
                <w:tab w:val="left" w:pos="2038"/>
              </w:tabs>
            </w:pPr>
            <w:r w:rsidRPr="005F252C">
              <w:t>Epoxy Paint</w:t>
            </w:r>
          </w:p>
        </w:tc>
        <w:tc>
          <w:tcPr>
            <w:tcW w:w="760" w:type="dxa"/>
            <w:hideMark/>
          </w:tcPr>
          <w:p w14:paraId="3E3FF2D4" w14:textId="77777777" w:rsidR="00A46571" w:rsidRPr="005F252C" w:rsidRDefault="00A46571" w:rsidP="00A46571">
            <w:pPr>
              <w:tabs>
                <w:tab w:val="left" w:pos="2038"/>
              </w:tabs>
            </w:pPr>
            <w:r w:rsidRPr="005F252C">
              <w:t>No</w:t>
            </w:r>
          </w:p>
        </w:tc>
        <w:tc>
          <w:tcPr>
            <w:tcW w:w="1380" w:type="dxa"/>
            <w:hideMark/>
          </w:tcPr>
          <w:p w14:paraId="36538004" w14:textId="77777777" w:rsidR="00A46571" w:rsidRPr="005F252C" w:rsidRDefault="00A46571" w:rsidP="00A46571">
            <w:pPr>
              <w:tabs>
                <w:tab w:val="left" w:pos="2038"/>
              </w:tabs>
            </w:pPr>
            <w:r w:rsidRPr="005F252C">
              <w:t>Yes</w:t>
            </w:r>
          </w:p>
        </w:tc>
        <w:tc>
          <w:tcPr>
            <w:tcW w:w="1460" w:type="dxa"/>
            <w:hideMark/>
          </w:tcPr>
          <w:p w14:paraId="3C62DA7E" w14:textId="77777777" w:rsidR="00A46571" w:rsidRPr="005F252C" w:rsidRDefault="00A46571" w:rsidP="00A46571">
            <w:pPr>
              <w:tabs>
                <w:tab w:val="left" w:pos="2038"/>
              </w:tabs>
            </w:pPr>
            <w:r w:rsidRPr="005F252C">
              <w:t>P</w:t>
            </w:r>
          </w:p>
        </w:tc>
      </w:tr>
      <w:tr w:rsidR="00A46571" w:rsidRPr="005F252C" w14:paraId="2D2E26E2" w14:textId="77777777" w:rsidTr="009764B6">
        <w:trPr>
          <w:trHeight w:val="310"/>
        </w:trPr>
        <w:tc>
          <w:tcPr>
            <w:tcW w:w="5040" w:type="dxa"/>
            <w:vMerge/>
            <w:hideMark/>
          </w:tcPr>
          <w:p w14:paraId="340E07F4" w14:textId="77777777" w:rsidR="00A46571" w:rsidRPr="005F252C" w:rsidRDefault="00A46571" w:rsidP="00A46571">
            <w:pPr>
              <w:tabs>
                <w:tab w:val="left" w:pos="2038"/>
              </w:tabs>
              <w:rPr>
                <w:b/>
                <w:bCs/>
              </w:rPr>
            </w:pPr>
          </w:p>
        </w:tc>
        <w:tc>
          <w:tcPr>
            <w:tcW w:w="2260" w:type="dxa"/>
            <w:vMerge/>
            <w:hideMark/>
          </w:tcPr>
          <w:p w14:paraId="1953E0F4" w14:textId="77777777" w:rsidR="00A46571" w:rsidRPr="005F252C" w:rsidRDefault="00A46571" w:rsidP="00A46571">
            <w:pPr>
              <w:tabs>
                <w:tab w:val="left" w:pos="2038"/>
              </w:tabs>
            </w:pPr>
          </w:p>
        </w:tc>
        <w:tc>
          <w:tcPr>
            <w:tcW w:w="11360" w:type="dxa"/>
            <w:vMerge/>
            <w:hideMark/>
          </w:tcPr>
          <w:p w14:paraId="41E9A4CA" w14:textId="77777777" w:rsidR="00A46571" w:rsidRPr="005F252C" w:rsidRDefault="00A46571" w:rsidP="00A46571">
            <w:pPr>
              <w:tabs>
                <w:tab w:val="left" w:pos="2038"/>
              </w:tabs>
            </w:pPr>
          </w:p>
        </w:tc>
        <w:tc>
          <w:tcPr>
            <w:tcW w:w="5360" w:type="dxa"/>
            <w:hideMark/>
          </w:tcPr>
          <w:p w14:paraId="3B63C368" w14:textId="77777777" w:rsidR="00A46571" w:rsidRPr="005F252C" w:rsidRDefault="00A46571" w:rsidP="00A46571">
            <w:pPr>
              <w:tabs>
                <w:tab w:val="left" w:pos="2038"/>
              </w:tabs>
            </w:pPr>
            <w:r w:rsidRPr="005F252C">
              <w:t>Fireproof Paint</w:t>
            </w:r>
          </w:p>
        </w:tc>
        <w:tc>
          <w:tcPr>
            <w:tcW w:w="760" w:type="dxa"/>
            <w:hideMark/>
          </w:tcPr>
          <w:p w14:paraId="7D4C4771" w14:textId="77777777" w:rsidR="00A46571" w:rsidRPr="005F252C" w:rsidRDefault="00A46571" w:rsidP="00A46571">
            <w:pPr>
              <w:tabs>
                <w:tab w:val="left" w:pos="2038"/>
              </w:tabs>
            </w:pPr>
            <w:r w:rsidRPr="005F252C">
              <w:t>No</w:t>
            </w:r>
          </w:p>
        </w:tc>
        <w:tc>
          <w:tcPr>
            <w:tcW w:w="1380" w:type="dxa"/>
            <w:hideMark/>
          </w:tcPr>
          <w:p w14:paraId="725DB202" w14:textId="77777777" w:rsidR="00A46571" w:rsidRPr="005F252C" w:rsidRDefault="00A46571" w:rsidP="00A46571">
            <w:pPr>
              <w:tabs>
                <w:tab w:val="left" w:pos="2038"/>
              </w:tabs>
            </w:pPr>
            <w:r w:rsidRPr="005F252C">
              <w:t>Yes</w:t>
            </w:r>
          </w:p>
        </w:tc>
        <w:tc>
          <w:tcPr>
            <w:tcW w:w="1460" w:type="dxa"/>
            <w:hideMark/>
          </w:tcPr>
          <w:p w14:paraId="0F82EF97" w14:textId="77777777" w:rsidR="00A46571" w:rsidRPr="005F252C" w:rsidRDefault="00A46571" w:rsidP="00A46571">
            <w:pPr>
              <w:tabs>
                <w:tab w:val="left" w:pos="2038"/>
              </w:tabs>
            </w:pPr>
            <w:r w:rsidRPr="005F252C">
              <w:t>P</w:t>
            </w:r>
          </w:p>
        </w:tc>
      </w:tr>
      <w:tr w:rsidR="00A46571" w:rsidRPr="005F252C" w14:paraId="2EA0D619" w14:textId="77777777" w:rsidTr="009764B6">
        <w:trPr>
          <w:trHeight w:val="310"/>
        </w:trPr>
        <w:tc>
          <w:tcPr>
            <w:tcW w:w="5040" w:type="dxa"/>
            <w:vMerge/>
            <w:hideMark/>
          </w:tcPr>
          <w:p w14:paraId="5E967A53" w14:textId="77777777" w:rsidR="00A46571" w:rsidRPr="005F252C" w:rsidRDefault="00A46571" w:rsidP="00A46571">
            <w:pPr>
              <w:tabs>
                <w:tab w:val="left" w:pos="2038"/>
              </w:tabs>
              <w:rPr>
                <w:b/>
                <w:bCs/>
              </w:rPr>
            </w:pPr>
          </w:p>
        </w:tc>
        <w:tc>
          <w:tcPr>
            <w:tcW w:w="2260" w:type="dxa"/>
            <w:vMerge/>
            <w:hideMark/>
          </w:tcPr>
          <w:p w14:paraId="4DDFB445" w14:textId="77777777" w:rsidR="00A46571" w:rsidRPr="005F252C" w:rsidRDefault="00A46571" w:rsidP="00A46571">
            <w:pPr>
              <w:tabs>
                <w:tab w:val="left" w:pos="2038"/>
              </w:tabs>
            </w:pPr>
          </w:p>
        </w:tc>
        <w:tc>
          <w:tcPr>
            <w:tcW w:w="11360" w:type="dxa"/>
            <w:vMerge/>
            <w:hideMark/>
          </w:tcPr>
          <w:p w14:paraId="1A13870C" w14:textId="77777777" w:rsidR="00A46571" w:rsidRPr="005F252C" w:rsidRDefault="00A46571" w:rsidP="00A46571">
            <w:pPr>
              <w:tabs>
                <w:tab w:val="left" w:pos="2038"/>
              </w:tabs>
            </w:pPr>
          </w:p>
        </w:tc>
        <w:tc>
          <w:tcPr>
            <w:tcW w:w="5360" w:type="dxa"/>
            <w:hideMark/>
          </w:tcPr>
          <w:p w14:paraId="7A3091E0" w14:textId="77777777" w:rsidR="00A46571" w:rsidRPr="005F252C" w:rsidRDefault="00A46571" w:rsidP="00A46571">
            <w:pPr>
              <w:tabs>
                <w:tab w:val="left" w:pos="2038"/>
              </w:tabs>
            </w:pPr>
            <w:r w:rsidRPr="005F252C">
              <w:t>Industrial Metal Paint</w:t>
            </w:r>
          </w:p>
        </w:tc>
        <w:tc>
          <w:tcPr>
            <w:tcW w:w="760" w:type="dxa"/>
            <w:hideMark/>
          </w:tcPr>
          <w:p w14:paraId="34593942" w14:textId="77777777" w:rsidR="00A46571" w:rsidRPr="005F252C" w:rsidRDefault="00A46571" w:rsidP="00A46571">
            <w:pPr>
              <w:tabs>
                <w:tab w:val="left" w:pos="2038"/>
              </w:tabs>
            </w:pPr>
            <w:r w:rsidRPr="005F252C">
              <w:t>No</w:t>
            </w:r>
          </w:p>
        </w:tc>
        <w:tc>
          <w:tcPr>
            <w:tcW w:w="1380" w:type="dxa"/>
            <w:hideMark/>
          </w:tcPr>
          <w:p w14:paraId="5DF66E9E" w14:textId="77777777" w:rsidR="00A46571" w:rsidRPr="005F252C" w:rsidRDefault="00A46571" w:rsidP="00A46571">
            <w:pPr>
              <w:tabs>
                <w:tab w:val="left" w:pos="2038"/>
              </w:tabs>
            </w:pPr>
            <w:r w:rsidRPr="005F252C">
              <w:t>Yes</w:t>
            </w:r>
          </w:p>
        </w:tc>
        <w:tc>
          <w:tcPr>
            <w:tcW w:w="1460" w:type="dxa"/>
            <w:hideMark/>
          </w:tcPr>
          <w:p w14:paraId="51FE94D7" w14:textId="77777777" w:rsidR="00A46571" w:rsidRPr="005F252C" w:rsidRDefault="00A46571" w:rsidP="00A46571">
            <w:pPr>
              <w:tabs>
                <w:tab w:val="left" w:pos="2038"/>
              </w:tabs>
            </w:pPr>
            <w:r w:rsidRPr="005F252C">
              <w:t>P</w:t>
            </w:r>
          </w:p>
        </w:tc>
      </w:tr>
      <w:tr w:rsidR="00A46571" w:rsidRPr="005F252C" w14:paraId="1DF79B97" w14:textId="77777777" w:rsidTr="009764B6">
        <w:trPr>
          <w:trHeight w:val="310"/>
        </w:trPr>
        <w:tc>
          <w:tcPr>
            <w:tcW w:w="5040" w:type="dxa"/>
            <w:vMerge/>
            <w:hideMark/>
          </w:tcPr>
          <w:p w14:paraId="6B423653" w14:textId="77777777" w:rsidR="00A46571" w:rsidRPr="005F252C" w:rsidRDefault="00A46571" w:rsidP="00A46571">
            <w:pPr>
              <w:tabs>
                <w:tab w:val="left" w:pos="2038"/>
              </w:tabs>
              <w:rPr>
                <w:b/>
                <w:bCs/>
              </w:rPr>
            </w:pPr>
          </w:p>
        </w:tc>
        <w:tc>
          <w:tcPr>
            <w:tcW w:w="2260" w:type="dxa"/>
            <w:vMerge/>
            <w:hideMark/>
          </w:tcPr>
          <w:p w14:paraId="662B05A9" w14:textId="77777777" w:rsidR="00A46571" w:rsidRPr="005F252C" w:rsidRDefault="00A46571" w:rsidP="00A46571">
            <w:pPr>
              <w:tabs>
                <w:tab w:val="left" w:pos="2038"/>
              </w:tabs>
            </w:pPr>
          </w:p>
        </w:tc>
        <w:tc>
          <w:tcPr>
            <w:tcW w:w="11360" w:type="dxa"/>
            <w:vMerge/>
            <w:hideMark/>
          </w:tcPr>
          <w:p w14:paraId="1B8519CF" w14:textId="77777777" w:rsidR="00A46571" w:rsidRPr="005F252C" w:rsidRDefault="00A46571" w:rsidP="00A46571">
            <w:pPr>
              <w:tabs>
                <w:tab w:val="left" w:pos="2038"/>
              </w:tabs>
            </w:pPr>
          </w:p>
        </w:tc>
        <w:tc>
          <w:tcPr>
            <w:tcW w:w="5360" w:type="dxa"/>
            <w:hideMark/>
          </w:tcPr>
          <w:p w14:paraId="5C3BE5E0" w14:textId="77777777" w:rsidR="00A46571" w:rsidRPr="005F252C" w:rsidRDefault="00A46571" w:rsidP="00A46571">
            <w:pPr>
              <w:tabs>
                <w:tab w:val="left" w:pos="2038"/>
              </w:tabs>
            </w:pPr>
            <w:r w:rsidRPr="005F252C">
              <w:t>Epoxy Floor Paint</w:t>
            </w:r>
          </w:p>
        </w:tc>
        <w:tc>
          <w:tcPr>
            <w:tcW w:w="760" w:type="dxa"/>
            <w:hideMark/>
          </w:tcPr>
          <w:p w14:paraId="00EEADC0" w14:textId="77777777" w:rsidR="00A46571" w:rsidRPr="005F252C" w:rsidRDefault="00A46571" w:rsidP="00A46571">
            <w:pPr>
              <w:tabs>
                <w:tab w:val="left" w:pos="2038"/>
              </w:tabs>
            </w:pPr>
            <w:r w:rsidRPr="005F252C">
              <w:t>No</w:t>
            </w:r>
          </w:p>
        </w:tc>
        <w:tc>
          <w:tcPr>
            <w:tcW w:w="1380" w:type="dxa"/>
            <w:hideMark/>
          </w:tcPr>
          <w:p w14:paraId="5F8C5D63" w14:textId="77777777" w:rsidR="00A46571" w:rsidRPr="005F252C" w:rsidRDefault="00A46571" w:rsidP="00A46571">
            <w:pPr>
              <w:tabs>
                <w:tab w:val="left" w:pos="2038"/>
              </w:tabs>
            </w:pPr>
            <w:r w:rsidRPr="005F252C">
              <w:t>Yes</w:t>
            </w:r>
          </w:p>
        </w:tc>
        <w:tc>
          <w:tcPr>
            <w:tcW w:w="1460" w:type="dxa"/>
            <w:hideMark/>
          </w:tcPr>
          <w:p w14:paraId="26E7997A" w14:textId="77777777" w:rsidR="00A46571" w:rsidRPr="005F252C" w:rsidRDefault="00A46571" w:rsidP="00A46571">
            <w:pPr>
              <w:tabs>
                <w:tab w:val="left" w:pos="2038"/>
              </w:tabs>
            </w:pPr>
            <w:r w:rsidRPr="005F252C">
              <w:t>P</w:t>
            </w:r>
          </w:p>
        </w:tc>
      </w:tr>
      <w:tr w:rsidR="00A46571" w:rsidRPr="005F252C" w14:paraId="6816379B" w14:textId="77777777" w:rsidTr="009764B6">
        <w:trPr>
          <w:trHeight w:val="310"/>
        </w:trPr>
        <w:tc>
          <w:tcPr>
            <w:tcW w:w="5040" w:type="dxa"/>
            <w:vMerge w:val="restart"/>
            <w:hideMark/>
          </w:tcPr>
          <w:p w14:paraId="3F18A129" w14:textId="77777777" w:rsidR="00A46571" w:rsidRPr="005F252C" w:rsidRDefault="00A46571" w:rsidP="00A46571">
            <w:pPr>
              <w:tabs>
                <w:tab w:val="left" w:pos="2038"/>
              </w:tabs>
              <w:rPr>
                <w:b/>
                <w:bCs/>
              </w:rPr>
            </w:pPr>
            <w:r w:rsidRPr="005F252C">
              <w:rPr>
                <w:b/>
                <w:bCs/>
              </w:rPr>
              <w:t xml:space="preserve">Construction Material &amp; Services </w:t>
            </w:r>
          </w:p>
        </w:tc>
        <w:tc>
          <w:tcPr>
            <w:tcW w:w="2260" w:type="dxa"/>
            <w:vMerge w:val="restart"/>
            <w:hideMark/>
          </w:tcPr>
          <w:p w14:paraId="2EEB694D" w14:textId="77777777" w:rsidR="00A46571" w:rsidRPr="005F252C" w:rsidRDefault="00A46571" w:rsidP="00A46571">
            <w:pPr>
              <w:tabs>
                <w:tab w:val="left" w:pos="2038"/>
              </w:tabs>
              <w:rPr>
                <w:b/>
                <w:bCs/>
              </w:rPr>
            </w:pPr>
            <w:r w:rsidRPr="005F252C">
              <w:rPr>
                <w:b/>
                <w:bCs/>
              </w:rPr>
              <w:t>Paving and Building Materials</w:t>
            </w:r>
          </w:p>
        </w:tc>
        <w:tc>
          <w:tcPr>
            <w:tcW w:w="11360" w:type="dxa"/>
            <w:vMerge w:val="restart"/>
            <w:hideMark/>
          </w:tcPr>
          <w:p w14:paraId="18338CC9" w14:textId="77777777" w:rsidR="00A46571" w:rsidRPr="005F252C" w:rsidRDefault="00A46571" w:rsidP="00A46571">
            <w:pPr>
              <w:tabs>
                <w:tab w:val="left" w:pos="2038"/>
              </w:tabs>
            </w:pPr>
            <w:r w:rsidRPr="005F252C">
              <w:t> Includes construction materials like interlock tiles, bricks of various sizes, and ceramic tiles for flooring and paving </w:t>
            </w:r>
          </w:p>
        </w:tc>
        <w:tc>
          <w:tcPr>
            <w:tcW w:w="5360" w:type="dxa"/>
            <w:hideMark/>
          </w:tcPr>
          <w:p w14:paraId="0CACBE62" w14:textId="77777777" w:rsidR="00A46571" w:rsidRPr="005F252C" w:rsidRDefault="00A46571" w:rsidP="00A46571">
            <w:pPr>
              <w:tabs>
                <w:tab w:val="left" w:pos="2038"/>
              </w:tabs>
            </w:pPr>
            <w:r w:rsidRPr="005F252C">
              <w:t>Interlock</w:t>
            </w:r>
          </w:p>
        </w:tc>
        <w:tc>
          <w:tcPr>
            <w:tcW w:w="760" w:type="dxa"/>
            <w:hideMark/>
          </w:tcPr>
          <w:p w14:paraId="5A107464" w14:textId="77777777" w:rsidR="00A46571" w:rsidRPr="005F252C" w:rsidRDefault="00A46571" w:rsidP="00A46571">
            <w:pPr>
              <w:tabs>
                <w:tab w:val="left" w:pos="2038"/>
              </w:tabs>
            </w:pPr>
            <w:r w:rsidRPr="005F252C">
              <w:t>Yes</w:t>
            </w:r>
          </w:p>
        </w:tc>
        <w:tc>
          <w:tcPr>
            <w:tcW w:w="1380" w:type="dxa"/>
            <w:hideMark/>
          </w:tcPr>
          <w:p w14:paraId="444E0269" w14:textId="77777777" w:rsidR="00A46571" w:rsidRPr="005F252C" w:rsidRDefault="00A46571" w:rsidP="00A46571">
            <w:pPr>
              <w:tabs>
                <w:tab w:val="left" w:pos="2038"/>
              </w:tabs>
            </w:pPr>
            <w:r w:rsidRPr="005F252C">
              <w:t>Yes</w:t>
            </w:r>
          </w:p>
        </w:tc>
        <w:tc>
          <w:tcPr>
            <w:tcW w:w="1460" w:type="dxa"/>
            <w:hideMark/>
          </w:tcPr>
          <w:p w14:paraId="7FBF4710" w14:textId="77777777" w:rsidR="00A46571" w:rsidRPr="005F252C" w:rsidRDefault="00A46571" w:rsidP="00A46571">
            <w:pPr>
              <w:tabs>
                <w:tab w:val="left" w:pos="2038"/>
              </w:tabs>
            </w:pPr>
            <w:r w:rsidRPr="005F252C">
              <w:t>P</w:t>
            </w:r>
          </w:p>
        </w:tc>
      </w:tr>
      <w:tr w:rsidR="00A46571" w:rsidRPr="005F252C" w14:paraId="555E7A71" w14:textId="77777777" w:rsidTr="009764B6">
        <w:trPr>
          <w:trHeight w:val="310"/>
        </w:trPr>
        <w:tc>
          <w:tcPr>
            <w:tcW w:w="5040" w:type="dxa"/>
            <w:vMerge/>
            <w:hideMark/>
          </w:tcPr>
          <w:p w14:paraId="37602CD2" w14:textId="77777777" w:rsidR="00A46571" w:rsidRPr="005F252C" w:rsidRDefault="00A46571" w:rsidP="00A46571">
            <w:pPr>
              <w:tabs>
                <w:tab w:val="left" w:pos="2038"/>
              </w:tabs>
              <w:rPr>
                <w:b/>
                <w:bCs/>
              </w:rPr>
            </w:pPr>
          </w:p>
        </w:tc>
        <w:tc>
          <w:tcPr>
            <w:tcW w:w="2260" w:type="dxa"/>
            <w:vMerge/>
            <w:hideMark/>
          </w:tcPr>
          <w:p w14:paraId="7FA44343" w14:textId="77777777" w:rsidR="00A46571" w:rsidRPr="005F252C" w:rsidRDefault="00A46571" w:rsidP="00A46571">
            <w:pPr>
              <w:tabs>
                <w:tab w:val="left" w:pos="2038"/>
              </w:tabs>
              <w:rPr>
                <w:b/>
                <w:bCs/>
              </w:rPr>
            </w:pPr>
          </w:p>
        </w:tc>
        <w:tc>
          <w:tcPr>
            <w:tcW w:w="11360" w:type="dxa"/>
            <w:vMerge/>
            <w:hideMark/>
          </w:tcPr>
          <w:p w14:paraId="5BB54C69" w14:textId="77777777" w:rsidR="00A46571" w:rsidRPr="005F252C" w:rsidRDefault="00A46571" w:rsidP="00A46571">
            <w:pPr>
              <w:tabs>
                <w:tab w:val="left" w:pos="2038"/>
              </w:tabs>
            </w:pPr>
          </w:p>
        </w:tc>
        <w:tc>
          <w:tcPr>
            <w:tcW w:w="5360" w:type="dxa"/>
            <w:hideMark/>
          </w:tcPr>
          <w:p w14:paraId="554147B6" w14:textId="77777777" w:rsidR="00A46571" w:rsidRPr="005F252C" w:rsidRDefault="00A46571" w:rsidP="00A46571">
            <w:pPr>
              <w:tabs>
                <w:tab w:val="left" w:pos="2038"/>
              </w:tabs>
            </w:pPr>
            <w:r w:rsidRPr="005F252C">
              <w:t>Bricks of all sizes</w:t>
            </w:r>
          </w:p>
        </w:tc>
        <w:tc>
          <w:tcPr>
            <w:tcW w:w="760" w:type="dxa"/>
            <w:hideMark/>
          </w:tcPr>
          <w:p w14:paraId="4468FCB7" w14:textId="77777777" w:rsidR="00A46571" w:rsidRPr="005F252C" w:rsidRDefault="00A46571" w:rsidP="00A46571">
            <w:pPr>
              <w:tabs>
                <w:tab w:val="left" w:pos="2038"/>
              </w:tabs>
            </w:pPr>
            <w:r w:rsidRPr="005F252C">
              <w:t>Yes</w:t>
            </w:r>
          </w:p>
        </w:tc>
        <w:tc>
          <w:tcPr>
            <w:tcW w:w="1380" w:type="dxa"/>
            <w:hideMark/>
          </w:tcPr>
          <w:p w14:paraId="0AB3CC07" w14:textId="77777777" w:rsidR="00A46571" w:rsidRPr="005F252C" w:rsidRDefault="00A46571" w:rsidP="00A46571">
            <w:pPr>
              <w:tabs>
                <w:tab w:val="left" w:pos="2038"/>
              </w:tabs>
            </w:pPr>
            <w:r w:rsidRPr="005F252C">
              <w:t>Yes</w:t>
            </w:r>
          </w:p>
        </w:tc>
        <w:tc>
          <w:tcPr>
            <w:tcW w:w="1460" w:type="dxa"/>
            <w:hideMark/>
          </w:tcPr>
          <w:p w14:paraId="2EA6F053" w14:textId="77777777" w:rsidR="00A46571" w:rsidRPr="005F252C" w:rsidRDefault="00A46571" w:rsidP="00A46571">
            <w:pPr>
              <w:tabs>
                <w:tab w:val="left" w:pos="2038"/>
              </w:tabs>
            </w:pPr>
            <w:r w:rsidRPr="005F252C">
              <w:t>P</w:t>
            </w:r>
          </w:p>
        </w:tc>
      </w:tr>
      <w:tr w:rsidR="00A46571" w:rsidRPr="005F252C" w14:paraId="12DF301B" w14:textId="77777777" w:rsidTr="009764B6">
        <w:trPr>
          <w:trHeight w:val="310"/>
        </w:trPr>
        <w:tc>
          <w:tcPr>
            <w:tcW w:w="5040" w:type="dxa"/>
            <w:vMerge/>
            <w:hideMark/>
          </w:tcPr>
          <w:p w14:paraId="248C162C" w14:textId="77777777" w:rsidR="00A46571" w:rsidRPr="005F252C" w:rsidRDefault="00A46571" w:rsidP="00A46571">
            <w:pPr>
              <w:tabs>
                <w:tab w:val="left" w:pos="2038"/>
              </w:tabs>
              <w:rPr>
                <w:b/>
                <w:bCs/>
              </w:rPr>
            </w:pPr>
          </w:p>
        </w:tc>
        <w:tc>
          <w:tcPr>
            <w:tcW w:w="2260" w:type="dxa"/>
            <w:vMerge/>
            <w:hideMark/>
          </w:tcPr>
          <w:p w14:paraId="2D3B56A6" w14:textId="77777777" w:rsidR="00A46571" w:rsidRPr="005F252C" w:rsidRDefault="00A46571" w:rsidP="00A46571">
            <w:pPr>
              <w:tabs>
                <w:tab w:val="left" w:pos="2038"/>
              </w:tabs>
              <w:rPr>
                <w:b/>
                <w:bCs/>
              </w:rPr>
            </w:pPr>
          </w:p>
        </w:tc>
        <w:tc>
          <w:tcPr>
            <w:tcW w:w="11360" w:type="dxa"/>
            <w:vMerge/>
            <w:hideMark/>
          </w:tcPr>
          <w:p w14:paraId="5877EEC7" w14:textId="77777777" w:rsidR="00A46571" w:rsidRPr="005F252C" w:rsidRDefault="00A46571" w:rsidP="00A46571">
            <w:pPr>
              <w:tabs>
                <w:tab w:val="left" w:pos="2038"/>
              </w:tabs>
            </w:pPr>
          </w:p>
        </w:tc>
        <w:tc>
          <w:tcPr>
            <w:tcW w:w="5360" w:type="dxa"/>
            <w:hideMark/>
          </w:tcPr>
          <w:p w14:paraId="0C102548" w14:textId="77777777" w:rsidR="00A46571" w:rsidRPr="005F252C" w:rsidRDefault="00A46571" w:rsidP="00A46571">
            <w:pPr>
              <w:tabs>
                <w:tab w:val="left" w:pos="2038"/>
              </w:tabs>
            </w:pPr>
            <w:r w:rsidRPr="005F252C">
              <w:t>Tiles</w:t>
            </w:r>
          </w:p>
        </w:tc>
        <w:tc>
          <w:tcPr>
            <w:tcW w:w="760" w:type="dxa"/>
            <w:hideMark/>
          </w:tcPr>
          <w:p w14:paraId="6272FE97" w14:textId="77777777" w:rsidR="00A46571" w:rsidRPr="005F252C" w:rsidRDefault="00A46571" w:rsidP="00A46571">
            <w:pPr>
              <w:tabs>
                <w:tab w:val="left" w:pos="2038"/>
              </w:tabs>
            </w:pPr>
            <w:r w:rsidRPr="005F252C">
              <w:t>Yes</w:t>
            </w:r>
          </w:p>
        </w:tc>
        <w:tc>
          <w:tcPr>
            <w:tcW w:w="1380" w:type="dxa"/>
            <w:hideMark/>
          </w:tcPr>
          <w:p w14:paraId="709DD2F9" w14:textId="77777777" w:rsidR="00A46571" w:rsidRPr="005F252C" w:rsidRDefault="00A46571" w:rsidP="00A46571">
            <w:pPr>
              <w:tabs>
                <w:tab w:val="left" w:pos="2038"/>
              </w:tabs>
            </w:pPr>
            <w:r w:rsidRPr="005F252C">
              <w:t>Yes</w:t>
            </w:r>
          </w:p>
        </w:tc>
        <w:tc>
          <w:tcPr>
            <w:tcW w:w="1460" w:type="dxa"/>
            <w:hideMark/>
          </w:tcPr>
          <w:p w14:paraId="71B39EC7" w14:textId="77777777" w:rsidR="00A46571" w:rsidRPr="005F252C" w:rsidRDefault="00A46571" w:rsidP="00A46571">
            <w:pPr>
              <w:tabs>
                <w:tab w:val="left" w:pos="2038"/>
              </w:tabs>
            </w:pPr>
            <w:r w:rsidRPr="005F252C">
              <w:t>P</w:t>
            </w:r>
          </w:p>
        </w:tc>
      </w:tr>
      <w:tr w:rsidR="00A46571" w:rsidRPr="005F252C" w14:paraId="4BAA97DC" w14:textId="77777777" w:rsidTr="009764B6">
        <w:trPr>
          <w:trHeight w:val="310"/>
        </w:trPr>
        <w:tc>
          <w:tcPr>
            <w:tcW w:w="5040" w:type="dxa"/>
            <w:vMerge/>
            <w:hideMark/>
          </w:tcPr>
          <w:p w14:paraId="1745405F" w14:textId="77777777" w:rsidR="00A46571" w:rsidRPr="005F252C" w:rsidRDefault="00A46571" w:rsidP="00A46571">
            <w:pPr>
              <w:tabs>
                <w:tab w:val="left" w:pos="2038"/>
              </w:tabs>
              <w:rPr>
                <w:b/>
                <w:bCs/>
              </w:rPr>
            </w:pPr>
          </w:p>
        </w:tc>
        <w:tc>
          <w:tcPr>
            <w:tcW w:w="2260" w:type="dxa"/>
            <w:vMerge w:val="restart"/>
            <w:hideMark/>
          </w:tcPr>
          <w:p w14:paraId="56C337B4" w14:textId="77777777" w:rsidR="00A46571" w:rsidRPr="005F252C" w:rsidRDefault="00A46571" w:rsidP="00A46571">
            <w:pPr>
              <w:tabs>
                <w:tab w:val="left" w:pos="2038"/>
              </w:tabs>
              <w:rPr>
                <w:b/>
                <w:bCs/>
              </w:rPr>
            </w:pPr>
            <w:r w:rsidRPr="005F252C">
              <w:rPr>
                <w:b/>
                <w:bCs/>
              </w:rPr>
              <w:t>Insulation</w:t>
            </w:r>
          </w:p>
        </w:tc>
        <w:tc>
          <w:tcPr>
            <w:tcW w:w="11360" w:type="dxa"/>
            <w:vMerge w:val="restart"/>
            <w:hideMark/>
          </w:tcPr>
          <w:p w14:paraId="1A3CE144" w14:textId="77777777" w:rsidR="00A46571" w:rsidRPr="005F252C" w:rsidRDefault="00A46571" w:rsidP="00A46571">
            <w:pPr>
              <w:tabs>
                <w:tab w:val="left" w:pos="2038"/>
              </w:tabs>
            </w:pPr>
            <w:r w:rsidRPr="005F252C">
              <w:t>Covers thermal and acoustic insulation materials and systems used in construction and industrial applications</w:t>
            </w:r>
          </w:p>
        </w:tc>
        <w:tc>
          <w:tcPr>
            <w:tcW w:w="5360" w:type="dxa"/>
            <w:hideMark/>
          </w:tcPr>
          <w:p w14:paraId="2C9A9E42" w14:textId="77777777" w:rsidR="00A46571" w:rsidRPr="005F252C" w:rsidRDefault="00A46571" w:rsidP="00A46571">
            <w:pPr>
              <w:tabs>
                <w:tab w:val="left" w:pos="2038"/>
              </w:tabs>
            </w:pPr>
            <w:r w:rsidRPr="005F252C">
              <w:t>EPS Wall Insulation</w:t>
            </w:r>
          </w:p>
        </w:tc>
        <w:tc>
          <w:tcPr>
            <w:tcW w:w="760" w:type="dxa"/>
            <w:hideMark/>
          </w:tcPr>
          <w:p w14:paraId="42B6186D" w14:textId="77777777" w:rsidR="00A46571" w:rsidRPr="005F252C" w:rsidRDefault="00A46571" w:rsidP="00A46571">
            <w:pPr>
              <w:tabs>
                <w:tab w:val="left" w:pos="2038"/>
              </w:tabs>
            </w:pPr>
            <w:r w:rsidRPr="005F252C">
              <w:t>No</w:t>
            </w:r>
          </w:p>
        </w:tc>
        <w:tc>
          <w:tcPr>
            <w:tcW w:w="1380" w:type="dxa"/>
            <w:hideMark/>
          </w:tcPr>
          <w:p w14:paraId="5ED3EE41" w14:textId="77777777" w:rsidR="00A46571" w:rsidRPr="005F252C" w:rsidRDefault="00A46571" w:rsidP="00A46571">
            <w:pPr>
              <w:tabs>
                <w:tab w:val="left" w:pos="2038"/>
              </w:tabs>
            </w:pPr>
            <w:r w:rsidRPr="005F252C">
              <w:t>YES</w:t>
            </w:r>
          </w:p>
        </w:tc>
        <w:tc>
          <w:tcPr>
            <w:tcW w:w="1460" w:type="dxa"/>
            <w:hideMark/>
          </w:tcPr>
          <w:p w14:paraId="03681998" w14:textId="77777777" w:rsidR="00A46571" w:rsidRPr="005F252C" w:rsidRDefault="00A46571" w:rsidP="00A46571">
            <w:pPr>
              <w:tabs>
                <w:tab w:val="left" w:pos="2038"/>
              </w:tabs>
            </w:pPr>
            <w:r w:rsidRPr="005F252C">
              <w:t>P</w:t>
            </w:r>
          </w:p>
        </w:tc>
      </w:tr>
      <w:tr w:rsidR="00A46571" w:rsidRPr="005F252C" w14:paraId="4FFD2B55" w14:textId="77777777" w:rsidTr="009764B6">
        <w:trPr>
          <w:trHeight w:val="310"/>
        </w:trPr>
        <w:tc>
          <w:tcPr>
            <w:tcW w:w="5040" w:type="dxa"/>
            <w:vMerge/>
            <w:hideMark/>
          </w:tcPr>
          <w:p w14:paraId="6A90C33D" w14:textId="77777777" w:rsidR="00A46571" w:rsidRPr="005F252C" w:rsidRDefault="00A46571" w:rsidP="00A46571">
            <w:pPr>
              <w:tabs>
                <w:tab w:val="left" w:pos="2038"/>
              </w:tabs>
              <w:rPr>
                <w:b/>
                <w:bCs/>
              </w:rPr>
            </w:pPr>
          </w:p>
        </w:tc>
        <w:tc>
          <w:tcPr>
            <w:tcW w:w="2260" w:type="dxa"/>
            <w:vMerge/>
            <w:hideMark/>
          </w:tcPr>
          <w:p w14:paraId="4E9EDFB7" w14:textId="77777777" w:rsidR="00A46571" w:rsidRPr="005F252C" w:rsidRDefault="00A46571" w:rsidP="00A46571">
            <w:pPr>
              <w:tabs>
                <w:tab w:val="left" w:pos="2038"/>
              </w:tabs>
              <w:rPr>
                <w:b/>
                <w:bCs/>
              </w:rPr>
            </w:pPr>
          </w:p>
        </w:tc>
        <w:tc>
          <w:tcPr>
            <w:tcW w:w="11360" w:type="dxa"/>
            <w:vMerge/>
            <w:hideMark/>
          </w:tcPr>
          <w:p w14:paraId="3FF9402E" w14:textId="77777777" w:rsidR="00A46571" w:rsidRPr="005F252C" w:rsidRDefault="00A46571" w:rsidP="00A46571">
            <w:pPr>
              <w:tabs>
                <w:tab w:val="left" w:pos="2038"/>
              </w:tabs>
            </w:pPr>
          </w:p>
        </w:tc>
        <w:tc>
          <w:tcPr>
            <w:tcW w:w="5360" w:type="dxa"/>
            <w:hideMark/>
          </w:tcPr>
          <w:p w14:paraId="581FF03D" w14:textId="77777777" w:rsidR="00A46571" w:rsidRPr="005F252C" w:rsidRDefault="00A46571" w:rsidP="00A46571">
            <w:pPr>
              <w:tabs>
                <w:tab w:val="left" w:pos="2038"/>
              </w:tabs>
            </w:pPr>
            <w:r w:rsidRPr="005F252C">
              <w:t>ICF Wall Insulation</w:t>
            </w:r>
          </w:p>
        </w:tc>
        <w:tc>
          <w:tcPr>
            <w:tcW w:w="760" w:type="dxa"/>
            <w:hideMark/>
          </w:tcPr>
          <w:p w14:paraId="5C503198" w14:textId="77777777" w:rsidR="00A46571" w:rsidRPr="005F252C" w:rsidRDefault="00A46571" w:rsidP="00A46571">
            <w:pPr>
              <w:tabs>
                <w:tab w:val="left" w:pos="2038"/>
              </w:tabs>
            </w:pPr>
            <w:r w:rsidRPr="005F252C">
              <w:t>No</w:t>
            </w:r>
          </w:p>
        </w:tc>
        <w:tc>
          <w:tcPr>
            <w:tcW w:w="1380" w:type="dxa"/>
            <w:hideMark/>
          </w:tcPr>
          <w:p w14:paraId="0B8B8178" w14:textId="77777777" w:rsidR="00A46571" w:rsidRPr="005F252C" w:rsidRDefault="00A46571" w:rsidP="00A46571">
            <w:pPr>
              <w:tabs>
                <w:tab w:val="left" w:pos="2038"/>
              </w:tabs>
            </w:pPr>
            <w:r w:rsidRPr="005F252C">
              <w:t>YES</w:t>
            </w:r>
          </w:p>
        </w:tc>
        <w:tc>
          <w:tcPr>
            <w:tcW w:w="1460" w:type="dxa"/>
            <w:hideMark/>
          </w:tcPr>
          <w:p w14:paraId="01F285A1" w14:textId="77777777" w:rsidR="00A46571" w:rsidRPr="005F252C" w:rsidRDefault="00A46571" w:rsidP="00A46571">
            <w:pPr>
              <w:tabs>
                <w:tab w:val="left" w:pos="2038"/>
              </w:tabs>
            </w:pPr>
            <w:r w:rsidRPr="005F252C">
              <w:t>P</w:t>
            </w:r>
          </w:p>
        </w:tc>
      </w:tr>
      <w:tr w:rsidR="00A46571" w:rsidRPr="005F252C" w14:paraId="2395FBC9" w14:textId="77777777" w:rsidTr="009764B6">
        <w:trPr>
          <w:trHeight w:val="310"/>
        </w:trPr>
        <w:tc>
          <w:tcPr>
            <w:tcW w:w="5040" w:type="dxa"/>
            <w:vMerge/>
            <w:hideMark/>
          </w:tcPr>
          <w:p w14:paraId="3E743E6A" w14:textId="77777777" w:rsidR="00A46571" w:rsidRPr="005F252C" w:rsidRDefault="00A46571" w:rsidP="00A46571">
            <w:pPr>
              <w:tabs>
                <w:tab w:val="left" w:pos="2038"/>
              </w:tabs>
              <w:rPr>
                <w:b/>
                <w:bCs/>
              </w:rPr>
            </w:pPr>
          </w:p>
        </w:tc>
        <w:tc>
          <w:tcPr>
            <w:tcW w:w="2260" w:type="dxa"/>
            <w:vMerge/>
            <w:hideMark/>
          </w:tcPr>
          <w:p w14:paraId="0C8B2D85" w14:textId="77777777" w:rsidR="00A46571" w:rsidRPr="005F252C" w:rsidRDefault="00A46571" w:rsidP="00A46571">
            <w:pPr>
              <w:tabs>
                <w:tab w:val="left" w:pos="2038"/>
              </w:tabs>
              <w:rPr>
                <w:b/>
                <w:bCs/>
              </w:rPr>
            </w:pPr>
          </w:p>
        </w:tc>
        <w:tc>
          <w:tcPr>
            <w:tcW w:w="11360" w:type="dxa"/>
            <w:vMerge/>
            <w:hideMark/>
          </w:tcPr>
          <w:p w14:paraId="525E05F5" w14:textId="77777777" w:rsidR="00A46571" w:rsidRPr="005F252C" w:rsidRDefault="00A46571" w:rsidP="00A46571">
            <w:pPr>
              <w:tabs>
                <w:tab w:val="left" w:pos="2038"/>
              </w:tabs>
            </w:pPr>
          </w:p>
        </w:tc>
        <w:tc>
          <w:tcPr>
            <w:tcW w:w="5360" w:type="dxa"/>
            <w:hideMark/>
          </w:tcPr>
          <w:p w14:paraId="7C175C25" w14:textId="77777777" w:rsidR="00A46571" w:rsidRPr="005F252C" w:rsidRDefault="00A46571" w:rsidP="00A46571">
            <w:pPr>
              <w:tabs>
                <w:tab w:val="left" w:pos="2038"/>
              </w:tabs>
            </w:pPr>
            <w:r w:rsidRPr="005F252C">
              <w:t>Insopipe Insulation</w:t>
            </w:r>
          </w:p>
        </w:tc>
        <w:tc>
          <w:tcPr>
            <w:tcW w:w="760" w:type="dxa"/>
            <w:hideMark/>
          </w:tcPr>
          <w:p w14:paraId="2736F6F9" w14:textId="77777777" w:rsidR="00A46571" w:rsidRPr="005F252C" w:rsidRDefault="00A46571" w:rsidP="00A46571">
            <w:pPr>
              <w:tabs>
                <w:tab w:val="left" w:pos="2038"/>
              </w:tabs>
            </w:pPr>
            <w:r w:rsidRPr="005F252C">
              <w:t>No</w:t>
            </w:r>
          </w:p>
        </w:tc>
        <w:tc>
          <w:tcPr>
            <w:tcW w:w="1380" w:type="dxa"/>
            <w:hideMark/>
          </w:tcPr>
          <w:p w14:paraId="02AD67EE" w14:textId="77777777" w:rsidR="00A46571" w:rsidRPr="005F252C" w:rsidRDefault="00A46571" w:rsidP="00A46571">
            <w:pPr>
              <w:tabs>
                <w:tab w:val="left" w:pos="2038"/>
              </w:tabs>
            </w:pPr>
            <w:r w:rsidRPr="005F252C">
              <w:t>YES</w:t>
            </w:r>
          </w:p>
        </w:tc>
        <w:tc>
          <w:tcPr>
            <w:tcW w:w="1460" w:type="dxa"/>
            <w:hideMark/>
          </w:tcPr>
          <w:p w14:paraId="5178D526" w14:textId="77777777" w:rsidR="00A46571" w:rsidRPr="005F252C" w:rsidRDefault="00A46571" w:rsidP="00A46571">
            <w:pPr>
              <w:tabs>
                <w:tab w:val="left" w:pos="2038"/>
              </w:tabs>
            </w:pPr>
            <w:r w:rsidRPr="005F252C">
              <w:t>P</w:t>
            </w:r>
          </w:p>
        </w:tc>
      </w:tr>
      <w:tr w:rsidR="00A46571" w:rsidRPr="005F252C" w14:paraId="4C7682BF" w14:textId="77777777" w:rsidTr="009764B6">
        <w:trPr>
          <w:trHeight w:val="310"/>
        </w:trPr>
        <w:tc>
          <w:tcPr>
            <w:tcW w:w="5040" w:type="dxa"/>
            <w:vMerge/>
            <w:hideMark/>
          </w:tcPr>
          <w:p w14:paraId="4BE9047E" w14:textId="77777777" w:rsidR="00A46571" w:rsidRPr="005F252C" w:rsidRDefault="00A46571" w:rsidP="00A46571">
            <w:pPr>
              <w:tabs>
                <w:tab w:val="left" w:pos="2038"/>
              </w:tabs>
              <w:rPr>
                <w:b/>
                <w:bCs/>
              </w:rPr>
            </w:pPr>
          </w:p>
        </w:tc>
        <w:tc>
          <w:tcPr>
            <w:tcW w:w="2260" w:type="dxa"/>
            <w:vMerge/>
            <w:hideMark/>
          </w:tcPr>
          <w:p w14:paraId="455E31A3" w14:textId="77777777" w:rsidR="00A46571" w:rsidRPr="005F252C" w:rsidRDefault="00A46571" w:rsidP="00A46571">
            <w:pPr>
              <w:tabs>
                <w:tab w:val="left" w:pos="2038"/>
              </w:tabs>
              <w:rPr>
                <w:b/>
                <w:bCs/>
              </w:rPr>
            </w:pPr>
          </w:p>
        </w:tc>
        <w:tc>
          <w:tcPr>
            <w:tcW w:w="11360" w:type="dxa"/>
            <w:vMerge/>
            <w:hideMark/>
          </w:tcPr>
          <w:p w14:paraId="49A30837" w14:textId="77777777" w:rsidR="00A46571" w:rsidRPr="005F252C" w:rsidRDefault="00A46571" w:rsidP="00A46571">
            <w:pPr>
              <w:tabs>
                <w:tab w:val="left" w:pos="2038"/>
              </w:tabs>
            </w:pPr>
          </w:p>
        </w:tc>
        <w:tc>
          <w:tcPr>
            <w:tcW w:w="5360" w:type="dxa"/>
            <w:hideMark/>
          </w:tcPr>
          <w:p w14:paraId="0E7F0332" w14:textId="77777777" w:rsidR="00A46571" w:rsidRPr="005F252C" w:rsidRDefault="00A46571" w:rsidP="00A46571">
            <w:pPr>
              <w:tabs>
                <w:tab w:val="left" w:pos="2038"/>
              </w:tabs>
            </w:pPr>
            <w:r w:rsidRPr="005F252C">
              <w:t>Styrotop Roofing Sheets</w:t>
            </w:r>
          </w:p>
        </w:tc>
        <w:tc>
          <w:tcPr>
            <w:tcW w:w="760" w:type="dxa"/>
            <w:hideMark/>
          </w:tcPr>
          <w:p w14:paraId="39AA4724" w14:textId="77777777" w:rsidR="00A46571" w:rsidRPr="005F252C" w:rsidRDefault="00A46571" w:rsidP="00A46571">
            <w:pPr>
              <w:tabs>
                <w:tab w:val="left" w:pos="2038"/>
              </w:tabs>
            </w:pPr>
            <w:r w:rsidRPr="005F252C">
              <w:t>No</w:t>
            </w:r>
          </w:p>
        </w:tc>
        <w:tc>
          <w:tcPr>
            <w:tcW w:w="1380" w:type="dxa"/>
            <w:hideMark/>
          </w:tcPr>
          <w:p w14:paraId="54780FD6" w14:textId="77777777" w:rsidR="00A46571" w:rsidRPr="005F252C" w:rsidRDefault="00A46571" w:rsidP="00A46571">
            <w:pPr>
              <w:tabs>
                <w:tab w:val="left" w:pos="2038"/>
              </w:tabs>
            </w:pPr>
            <w:r w:rsidRPr="005F252C">
              <w:t>YES</w:t>
            </w:r>
          </w:p>
        </w:tc>
        <w:tc>
          <w:tcPr>
            <w:tcW w:w="1460" w:type="dxa"/>
            <w:hideMark/>
          </w:tcPr>
          <w:p w14:paraId="1D0463D4" w14:textId="77777777" w:rsidR="00A46571" w:rsidRPr="005F252C" w:rsidRDefault="00A46571" w:rsidP="00A46571">
            <w:pPr>
              <w:tabs>
                <w:tab w:val="left" w:pos="2038"/>
              </w:tabs>
            </w:pPr>
            <w:r w:rsidRPr="005F252C">
              <w:t>P</w:t>
            </w:r>
          </w:p>
        </w:tc>
      </w:tr>
      <w:tr w:rsidR="00A46571" w:rsidRPr="005F252C" w14:paraId="0414CAAC" w14:textId="77777777" w:rsidTr="009764B6">
        <w:trPr>
          <w:trHeight w:val="310"/>
        </w:trPr>
        <w:tc>
          <w:tcPr>
            <w:tcW w:w="5040" w:type="dxa"/>
            <w:vMerge/>
            <w:hideMark/>
          </w:tcPr>
          <w:p w14:paraId="7982C535" w14:textId="77777777" w:rsidR="00A46571" w:rsidRPr="005F252C" w:rsidRDefault="00A46571" w:rsidP="00A46571">
            <w:pPr>
              <w:tabs>
                <w:tab w:val="left" w:pos="2038"/>
              </w:tabs>
              <w:rPr>
                <w:b/>
                <w:bCs/>
              </w:rPr>
            </w:pPr>
          </w:p>
        </w:tc>
        <w:tc>
          <w:tcPr>
            <w:tcW w:w="2260" w:type="dxa"/>
            <w:vMerge w:val="restart"/>
            <w:hideMark/>
          </w:tcPr>
          <w:p w14:paraId="28D46AB5" w14:textId="77777777" w:rsidR="00A46571" w:rsidRPr="005F252C" w:rsidRDefault="00A46571" w:rsidP="00A46571">
            <w:pPr>
              <w:tabs>
                <w:tab w:val="left" w:pos="2038"/>
              </w:tabs>
            </w:pPr>
            <w:r w:rsidRPr="005F252C">
              <w:t>Paints &amp; Coatings</w:t>
            </w:r>
          </w:p>
        </w:tc>
        <w:tc>
          <w:tcPr>
            <w:tcW w:w="11360" w:type="dxa"/>
            <w:vMerge w:val="restart"/>
            <w:hideMark/>
          </w:tcPr>
          <w:p w14:paraId="780E5D52" w14:textId="77777777" w:rsidR="00A46571" w:rsidRPr="005F252C" w:rsidRDefault="00A46571" w:rsidP="00A46571">
            <w:pPr>
              <w:tabs>
                <w:tab w:val="left" w:pos="2038"/>
              </w:tabs>
            </w:pPr>
            <w:r w:rsidRPr="005F252C">
              <w:t>Includes industrial and protective paints, coatings, and related materials used for construction, infrastructure, and equipment protection.</w:t>
            </w:r>
          </w:p>
        </w:tc>
        <w:tc>
          <w:tcPr>
            <w:tcW w:w="5360" w:type="dxa"/>
            <w:hideMark/>
          </w:tcPr>
          <w:p w14:paraId="5A1EFC23" w14:textId="77777777" w:rsidR="00A46571" w:rsidRPr="005F252C" w:rsidRDefault="00A46571" w:rsidP="00A46571">
            <w:pPr>
              <w:tabs>
                <w:tab w:val="left" w:pos="2038"/>
              </w:tabs>
            </w:pPr>
            <w:r w:rsidRPr="005F252C">
              <w:t>Enamel Paints</w:t>
            </w:r>
          </w:p>
        </w:tc>
        <w:tc>
          <w:tcPr>
            <w:tcW w:w="760" w:type="dxa"/>
            <w:hideMark/>
          </w:tcPr>
          <w:p w14:paraId="71BBB389" w14:textId="77777777" w:rsidR="00A46571" w:rsidRPr="005F252C" w:rsidRDefault="00A46571" w:rsidP="00A46571">
            <w:pPr>
              <w:tabs>
                <w:tab w:val="left" w:pos="2038"/>
              </w:tabs>
            </w:pPr>
            <w:r w:rsidRPr="005F252C">
              <w:t>Yes</w:t>
            </w:r>
          </w:p>
        </w:tc>
        <w:tc>
          <w:tcPr>
            <w:tcW w:w="1380" w:type="dxa"/>
            <w:hideMark/>
          </w:tcPr>
          <w:p w14:paraId="48E39364" w14:textId="77777777" w:rsidR="00A46571" w:rsidRPr="005F252C" w:rsidRDefault="00A46571" w:rsidP="00A46571">
            <w:pPr>
              <w:tabs>
                <w:tab w:val="left" w:pos="2038"/>
              </w:tabs>
            </w:pPr>
            <w:r w:rsidRPr="005F252C">
              <w:t>Yes</w:t>
            </w:r>
          </w:p>
        </w:tc>
        <w:tc>
          <w:tcPr>
            <w:tcW w:w="1460" w:type="dxa"/>
            <w:hideMark/>
          </w:tcPr>
          <w:p w14:paraId="5D9A50A6" w14:textId="77777777" w:rsidR="00A46571" w:rsidRPr="005F252C" w:rsidRDefault="00A46571" w:rsidP="00A46571">
            <w:pPr>
              <w:tabs>
                <w:tab w:val="left" w:pos="2038"/>
              </w:tabs>
            </w:pPr>
            <w:r w:rsidRPr="005F252C">
              <w:t>P</w:t>
            </w:r>
          </w:p>
        </w:tc>
      </w:tr>
      <w:tr w:rsidR="00A46571" w:rsidRPr="005F252C" w14:paraId="7CB53DA5" w14:textId="77777777" w:rsidTr="009764B6">
        <w:trPr>
          <w:trHeight w:val="310"/>
        </w:trPr>
        <w:tc>
          <w:tcPr>
            <w:tcW w:w="5040" w:type="dxa"/>
            <w:vMerge/>
            <w:hideMark/>
          </w:tcPr>
          <w:p w14:paraId="2CAFDE36" w14:textId="77777777" w:rsidR="00A46571" w:rsidRPr="005F252C" w:rsidRDefault="00A46571" w:rsidP="00A46571">
            <w:pPr>
              <w:tabs>
                <w:tab w:val="left" w:pos="2038"/>
              </w:tabs>
              <w:rPr>
                <w:b/>
                <w:bCs/>
              </w:rPr>
            </w:pPr>
          </w:p>
        </w:tc>
        <w:tc>
          <w:tcPr>
            <w:tcW w:w="2260" w:type="dxa"/>
            <w:vMerge/>
            <w:hideMark/>
          </w:tcPr>
          <w:p w14:paraId="71EC7A28" w14:textId="77777777" w:rsidR="00A46571" w:rsidRPr="005F252C" w:rsidRDefault="00A46571" w:rsidP="00A46571">
            <w:pPr>
              <w:tabs>
                <w:tab w:val="left" w:pos="2038"/>
              </w:tabs>
            </w:pPr>
          </w:p>
        </w:tc>
        <w:tc>
          <w:tcPr>
            <w:tcW w:w="11360" w:type="dxa"/>
            <w:vMerge/>
            <w:hideMark/>
          </w:tcPr>
          <w:p w14:paraId="181747BF" w14:textId="77777777" w:rsidR="00A46571" w:rsidRPr="005F252C" w:rsidRDefault="00A46571" w:rsidP="00A46571">
            <w:pPr>
              <w:tabs>
                <w:tab w:val="left" w:pos="2038"/>
              </w:tabs>
            </w:pPr>
          </w:p>
        </w:tc>
        <w:tc>
          <w:tcPr>
            <w:tcW w:w="5360" w:type="dxa"/>
            <w:hideMark/>
          </w:tcPr>
          <w:p w14:paraId="50281D90" w14:textId="77777777" w:rsidR="00A46571" w:rsidRPr="005F252C" w:rsidRDefault="00A46571" w:rsidP="00A46571">
            <w:pPr>
              <w:tabs>
                <w:tab w:val="left" w:pos="2038"/>
              </w:tabs>
            </w:pPr>
            <w:r w:rsidRPr="005F252C">
              <w:t>Heavy Duty Coating</w:t>
            </w:r>
          </w:p>
        </w:tc>
        <w:tc>
          <w:tcPr>
            <w:tcW w:w="760" w:type="dxa"/>
            <w:hideMark/>
          </w:tcPr>
          <w:p w14:paraId="2E02F97A" w14:textId="77777777" w:rsidR="00A46571" w:rsidRPr="005F252C" w:rsidRDefault="00A46571" w:rsidP="00A46571">
            <w:pPr>
              <w:tabs>
                <w:tab w:val="left" w:pos="2038"/>
              </w:tabs>
            </w:pPr>
            <w:r w:rsidRPr="005F252C">
              <w:t>Yes</w:t>
            </w:r>
          </w:p>
        </w:tc>
        <w:tc>
          <w:tcPr>
            <w:tcW w:w="1380" w:type="dxa"/>
            <w:hideMark/>
          </w:tcPr>
          <w:p w14:paraId="432980D5" w14:textId="77777777" w:rsidR="00A46571" w:rsidRPr="005F252C" w:rsidRDefault="00A46571" w:rsidP="00A46571">
            <w:pPr>
              <w:tabs>
                <w:tab w:val="left" w:pos="2038"/>
              </w:tabs>
            </w:pPr>
            <w:r w:rsidRPr="005F252C">
              <w:t>Yes</w:t>
            </w:r>
          </w:p>
        </w:tc>
        <w:tc>
          <w:tcPr>
            <w:tcW w:w="1460" w:type="dxa"/>
            <w:hideMark/>
          </w:tcPr>
          <w:p w14:paraId="2A40381B" w14:textId="77777777" w:rsidR="00A46571" w:rsidRPr="005F252C" w:rsidRDefault="00A46571" w:rsidP="00A46571">
            <w:pPr>
              <w:tabs>
                <w:tab w:val="left" w:pos="2038"/>
              </w:tabs>
            </w:pPr>
            <w:r w:rsidRPr="005F252C">
              <w:t>P</w:t>
            </w:r>
          </w:p>
        </w:tc>
      </w:tr>
      <w:tr w:rsidR="00A46571" w:rsidRPr="005F252C" w14:paraId="4A366A69" w14:textId="77777777" w:rsidTr="009764B6">
        <w:trPr>
          <w:trHeight w:val="620"/>
        </w:trPr>
        <w:tc>
          <w:tcPr>
            <w:tcW w:w="5040" w:type="dxa"/>
            <w:vMerge w:val="restart"/>
            <w:hideMark/>
          </w:tcPr>
          <w:p w14:paraId="500ADAFA" w14:textId="77777777" w:rsidR="00A46571" w:rsidRPr="005F252C" w:rsidRDefault="00A46571" w:rsidP="00A46571">
            <w:pPr>
              <w:tabs>
                <w:tab w:val="left" w:pos="2038"/>
              </w:tabs>
              <w:rPr>
                <w:b/>
                <w:bCs/>
              </w:rPr>
            </w:pPr>
            <w:r w:rsidRPr="005F252C">
              <w:rPr>
                <w:b/>
                <w:bCs/>
              </w:rPr>
              <w:t xml:space="preserve">Construction Material &amp; Services </w:t>
            </w:r>
          </w:p>
        </w:tc>
        <w:tc>
          <w:tcPr>
            <w:tcW w:w="2260" w:type="dxa"/>
            <w:hideMark/>
          </w:tcPr>
          <w:p w14:paraId="4B7F825C" w14:textId="77777777" w:rsidR="00A46571" w:rsidRPr="005F252C" w:rsidRDefault="00A46571" w:rsidP="00A46571">
            <w:pPr>
              <w:tabs>
                <w:tab w:val="left" w:pos="2038"/>
              </w:tabs>
              <w:rPr>
                <w:b/>
                <w:bCs/>
              </w:rPr>
            </w:pPr>
            <w:r w:rsidRPr="005F252C">
              <w:rPr>
                <w:b/>
                <w:bCs/>
              </w:rPr>
              <w:t xml:space="preserve">Welding </w:t>
            </w:r>
          </w:p>
        </w:tc>
        <w:tc>
          <w:tcPr>
            <w:tcW w:w="11360" w:type="dxa"/>
            <w:hideMark/>
          </w:tcPr>
          <w:p w14:paraId="75B8DF95" w14:textId="77777777" w:rsidR="00A46571" w:rsidRPr="005F252C" w:rsidRDefault="00A46571" w:rsidP="00A46571">
            <w:pPr>
              <w:tabs>
                <w:tab w:val="left" w:pos="2038"/>
              </w:tabs>
            </w:pPr>
            <w:r w:rsidRPr="005F252C">
              <w:t>Includes welding materials and consumables such as electrodes, rods, and filler metals used in construction and industrial applications.</w:t>
            </w:r>
          </w:p>
        </w:tc>
        <w:tc>
          <w:tcPr>
            <w:tcW w:w="5360" w:type="dxa"/>
            <w:hideMark/>
          </w:tcPr>
          <w:p w14:paraId="50664100" w14:textId="77777777" w:rsidR="00A46571" w:rsidRPr="005F252C" w:rsidRDefault="00A46571" w:rsidP="00A46571">
            <w:pPr>
              <w:tabs>
                <w:tab w:val="left" w:pos="2038"/>
              </w:tabs>
            </w:pPr>
            <w:r w:rsidRPr="005F252C">
              <w:t>Welding electrodes</w:t>
            </w:r>
          </w:p>
        </w:tc>
        <w:tc>
          <w:tcPr>
            <w:tcW w:w="760" w:type="dxa"/>
            <w:hideMark/>
          </w:tcPr>
          <w:p w14:paraId="7DD89029" w14:textId="77777777" w:rsidR="00A46571" w:rsidRPr="005F252C" w:rsidRDefault="00A46571" w:rsidP="00A46571">
            <w:pPr>
              <w:tabs>
                <w:tab w:val="left" w:pos="2038"/>
              </w:tabs>
            </w:pPr>
            <w:r w:rsidRPr="005F252C">
              <w:t>Yes</w:t>
            </w:r>
          </w:p>
        </w:tc>
        <w:tc>
          <w:tcPr>
            <w:tcW w:w="1380" w:type="dxa"/>
            <w:hideMark/>
          </w:tcPr>
          <w:p w14:paraId="781F7C10" w14:textId="77777777" w:rsidR="00A46571" w:rsidRPr="005F252C" w:rsidRDefault="00A46571" w:rsidP="00A46571">
            <w:pPr>
              <w:tabs>
                <w:tab w:val="left" w:pos="2038"/>
              </w:tabs>
            </w:pPr>
            <w:r w:rsidRPr="005F252C">
              <w:t>Yes</w:t>
            </w:r>
          </w:p>
        </w:tc>
        <w:tc>
          <w:tcPr>
            <w:tcW w:w="1460" w:type="dxa"/>
            <w:hideMark/>
          </w:tcPr>
          <w:p w14:paraId="6AE765B9" w14:textId="77777777" w:rsidR="00A46571" w:rsidRPr="005F252C" w:rsidRDefault="00A46571" w:rsidP="00A46571">
            <w:pPr>
              <w:tabs>
                <w:tab w:val="left" w:pos="2038"/>
              </w:tabs>
            </w:pPr>
            <w:r w:rsidRPr="005F252C">
              <w:t>P</w:t>
            </w:r>
          </w:p>
        </w:tc>
      </w:tr>
      <w:tr w:rsidR="00A46571" w:rsidRPr="005F252C" w14:paraId="72E35F45" w14:textId="77777777" w:rsidTr="009764B6">
        <w:trPr>
          <w:trHeight w:val="310"/>
        </w:trPr>
        <w:tc>
          <w:tcPr>
            <w:tcW w:w="5040" w:type="dxa"/>
            <w:vMerge/>
            <w:hideMark/>
          </w:tcPr>
          <w:p w14:paraId="249D0FE5" w14:textId="77777777" w:rsidR="00A46571" w:rsidRPr="005F252C" w:rsidRDefault="00A46571" w:rsidP="00A46571">
            <w:pPr>
              <w:tabs>
                <w:tab w:val="left" w:pos="2038"/>
              </w:tabs>
              <w:rPr>
                <w:b/>
                <w:bCs/>
              </w:rPr>
            </w:pPr>
          </w:p>
        </w:tc>
        <w:tc>
          <w:tcPr>
            <w:tcW w:w="2260" w:type="dxa"/>
            <w:vMerge w:val="restart"/>
            <w:hideMark/>
          </w:tcPr>
          <w:p w14:paraId="38777E30" w14:textId="77777777" w:rsidR="00A46571" w:rsidRPr="005F252C" w:rsidRDefault="00A46571" w:rsidP="00A46571">
            <w:pPr>
              <w:tabs>
                <w:tab w:val="left" w:pos="2038"/>
              </w:tabs>
              <w:rPr>
                <w:b/>
                <w:bCs/>
              </w:rPr>
            </w:pPr>
            <w:r w:rsidRPr="005F252C">
              <w:rPr>
                <w:b/>
                <w:bCs/>
              </w:rPr>
              <w:t>Lighting</w:t>
            </w:r>
          </w:p>
        </w:tc>
        <w:tc>
          <w:tcPr>
            <w:tcW w:w="11360" w:type="dxa"/>
            <w:vMerge w:val="restart"/>
            <w:hideMark/>
          </w:tcPr>
          <w:p w14:paraId="5B30C18A" w14:textId="77777777" w:rsidR="00A46571" w:rsidRPr="005F252C" w:rsidRDefault="00A46571" w:rsidP="00A46571">
            <w:pPr>
              <w:tabs>
                <w:tab w:val="left" w:pos="2038"/>
              </w:tabs>
            </w:pPr>
            <w:r w:rsidRPr="005F252C">
              <w:t>Covers lighting products for residential, commercial, industrial, and outdoor applications including LED and solar lighting.</w:t>
            </w:r>
          </w:p>
        </w:tc>
        <w:tc>
          <w:tcPr>
            <w:tcW w:w="5360" w:type="dxa"/>
            <w:hideMark/>
          </w:tcPr>
          <w:p w14:paraId="787DBD9F" w14:textId="77777777" w:rsidR="00A46571" w:rsidRPr="005F252C" w:rsidRDefault="00A46571" w:rsidP="00A46571">
            <w:pPr>
              <w:tabs>
                <w:tab w:val="left" w:pos="2038"/>
              </w:tabs>
            </w:pPr>
            <w:r w:rsidRPr="005F252C">
              <w:t>LED range recessed modular</w:t>
            </w:r>
          </w:p>
        </w:tc>
        <w:tc>
          <w:tcPr>
            <w:tcW w:w="760" w:type="dxa"/>
            <w:hideMark/>
          </w:tcPr>
          <w:p w14:paraId="0AE06B96" w14:textId="77777777" w:rsidR="00A46571" w:rsidRPr="005F252C" w:rsidRDefault="00A46571" w:rsidP="00A46571">
            <w:pPr>
              <w:tabs>
                <w:tab w:val="left" w:pos="2038"/>
              </w:tabs>
            </w:pPr>
            <w:r w:rsidRPr="005F252C">
              <w:t>No</w:t>
            </w:r>
          </w:p>
        </w:tc>
        <w:tc>
          <w:tcPr>
            <w:tcW w:w="1380" w:type="dxa"/>
            <w:hideMark/>
          </w:tcPr>
          <w:p w14:paraId="5E8BFF7B" w14:textId="77777777" w:rsidR="00A46571" w:rsidRPr="005F252C" w:rsidRDefault="00A46571" w:rsidP="00A46571">
            <w:pPr>
              <w:tabs>
                <w:tab w:val="left" w:pos="2038"/>
              </w:tabs>
            </w:pPr>
            <w:r w:rsidRPr="005F252C">
              <w:t>YES</w:t>
            </w:r>
          </w:p>
        </w:tc>
        <w:tc>
          <w:tcPr>
            <w:tcW w:w="1460" w:type="dxa"/>
            <w:hideMark/>
          </w:tcPr>
          <w:p w14:paraId="3BD4EF0B" w14:textId="77777777" w:rsidR="00A46571" w:rsidRPr="005F252C" w:rsidRDefault="00A46571" w:rsidP="00A46571">
            <w:pPr>
              <w:tabs>
                <w:tab w:val="left" w:pos="2038"/>
              </w:tabs>
            </w:pPr>
            <w:r w:rsidRPr="005F252C">
              <w:t>P</w:t>
            </w:r>
          </w:p>
        </w:tc>
      </w:tr>
      <w:tr w:rsidR="00A46571" w:rsidRPr="005F252C" w14:paraId="7F896F99" w14:textId="77777777" w:rsidTr="009764B6">
        <w:trPr>
          <w:trHeight w:val="310"/>
        </w:trPr>
        <w:tc>
          <w:tcPr>
            <w:tcW w:w="5040" w:type="dxa"/>
            <w:vMerge/>
            <w:hideMark/>
          </w:tcPr>
          <w:p w14:paraId="17CAD7F3" w14:textId="77777777" w:rsidR="00A46571" w:rsidRPr="005F252C" w:rsidRDefault="00A46571" w:rsidP="00A46571">
            <w:pPr>
              <w:tabs>
                <w:tab w:val="left" w:pos="2038"/>
              </w:tabs>
              <w:rPr>
                <w:b/>
                <w:bCs/>
              </w:rPr>
            </w:pPr>
          </w:p>
        </w:tc>
        <w:tc>
          <w:tcPr>
            <w:tcW w:w="2260" w:type="dxa"/>
            <w:vMerge/>
            <w:hideMark/>
          </w:tcPr>
          <w:p w14:paraId="5BCB3EBF" w14:textId="77777777" w:rsidR="00A46571" w:rsidRPr="005F252C" w:rsidRDefault="00A46571" w:rsidP="00A46571">
            <w:pPr>
              <w:tabs>
                <w:tab w:val="left" w:pos="2038"/>
              </w:tabs>
              <w:rPr>
                <w:b/>
                <w:bCs/>
              </w:rPr>
            </w:pPr>
          </w:p>
        </w:tc>
        <w:tc>
          <w:tcPr>
            <w:tcW w:w="11360" w:type="dxa"/>
            <w:vMerge/>
            <w:hideMark/>
          </w:tcPr>
          <w:p w14:paraId="1F330B71" w14:textId="77777777" w:rsidR="00A46571" w:rsidRPr="005F252C" w:rsidRDefault="00A46571" w:rsidP="00A46571">
            <w:pPr>
              <w:tabs>
                <w:tab w:val="left" w:pos="2038"/>
              </w:tabs>
            </w:pPr>
          </w:p>
        </w:tc>
        <w:tc>
          <w:tcPr>
            <w:tcW w:w="5360" w:type="dxa"/>
            <w:hideMark/>
          </w:tcPr>
          <w:p w14:paraId="044AB0AA" w14:textId="77777777" w:rsidR="00A46571" w:rsidRPr="005F252C" w:rsidRDefault="00A46571" w:rsidP="00A46571">
            <w:pPr>
              <w:tabs>
                <w:tab w:val="left" w:pos="2038"/>
              </w:tabs>
            </w:pPr>
            <w:r w:rsidRPr="005F252C">
              <w:t>LED range surface &amp; suspended</w:t>
            </w:r>
          </w:p>
        </w:tc>
        <w:tc>
          <w:tcPr>
            <w:tcW w:w="760" w:type="dxa"/>
            <w:hideMark/>
          </w:tcPr>
          <w:p w14:paraId="40682F97" w14:textId="77777777" w:rsidR="00A46571" w:rsidRPr="005F252C" w:rsidRDefault="00A46571" w:rsidP="00A46571">
            <w:pPr>
              <w:tabs>
                <w:tab w:val="left" w:pos="2038"/>
              </w:tabs>
            </w:pPr>
            <w:r w:rsidRPr="005F252C">
              <w:t>No</w:t>
            </w:r>
          </w:p>
        </w:tc>
        <w:tc>
          <w:tcPr>
            <w:tcW w:w="1380" w:type="dxa"/>
            <w:hideMark/>
          </w:tcPr>
          <w:p w14:paraId="77F698C8" w14:textId="77777777" w:rsidR="00A46571" w:rsidRPr="005F252C" w:rsidRDefault="00A46571" w:rsidP="00A46571">
            <w:pPr>
              <w:tabs>
                <w:tab w:val="left" w:pos="2038"/>
              </w:tabs>
            </w:pPr>
            <w:r w:rsidRPr="005F252C">
              <w:t>YES</w:t>
            </w:r>
          </w:p>
        </w:tc>
        <w:tc>
          <w:tcPr>
            <w:tcW w:w="1460" w:type="dxa"/>
            <w:hideMark/>
          </w:tcPr>
          <w:p w14:paraId="4A502432" w14:textId="77777777" w:rsidR="00A46571" w:rsidRPr="005F252C" w:rsidRDefault="00A46571" w:rsidP="00A46571">
            <w:pPr>
              <w:tabs>
                <w:tab w:val="left" w:pos="2038"/>
              </w:tabs>
            </w:pPr>
            <w:r w:rsidRPr="005F252C">
              <w:t>P</w:t>
            </w:r>
          </w:p>
        </w:tc>
      </w:tr>
      <w:tr w:rsidR="00A46571" w:rsidRPr="005F252C" w14:paraId="49861FA8" w14:textId="77777777" w:rsidTr="009764B6">
        <w:trPr>
          <w:trHeight w:val="310"/>
        </w:trPr>
        <w:tc>
          <w:tcPr>
            <w:tcW w:w="5040" w:type="dxa"/>
            <w:vMerge/>
            <w:hideMark/>
          </w:tcPr>
          <w:p w14:paraId="568B2DD4" w14:textId="77777777" w:rsidR="00A46571" w:rsidRPr="005F252C" w:rsidRDefault="00A46571" w:rsidP="00A46571">
            <w:pPr>
              <w:tabs>
                <w:tab w:val="left" w:pos="2038"/>
              </w:tabs>
              <w:rPr>
                <w:b/>
                <w:bCs/>
              </w:rPr>
            </w:pPr>
          </w:p>
        </w:tc>
        <w:tc>
          <w:tcPr>
            <w:tcW w:w="2260" w:type="dxa"/>
            <w:vMerge/>
            <w:hideMark/>
          </w:tcPr>
          <w:p w14:paraId="3469F190" w14:textId="77777777" w:rsidR="00A46571" w:rsidRPr="005F252C" w:rsidRDefault="00A46571" w:rsidP="00A46571">
            <w:pPr>
              <w:tabs>
                <w:tab w:val="left" w:pos="2038"/>
              </w:tabs>
              <w:rPr>
                <w:b/>
                <w:bCs/>
              </w:rPr>
            </w:pPr>
          </w:p>
        </w:tc>
        <w:tc>
          <w:tcPr>
            <w:tcW w:w="11360" w:type="dxa"/>
            <w:vMerge/>
            <w:hideMark/>
          </w:tcPr>
          <w:p w14:paraId="5F64E918" w14:textId="77777777" w:rsidR="00A46571" w:rsidRPr="005F252C" w:rsidRDefault="00A46571" w:rsidP="00A46571">
            <w:pPr>
              <w:tabs>
                <w:tab w:val="left" w:pos="2038"/>
              </w:tabs>
            </w:pPr>
          </w:p>
        </w:tc>
        <w:tc>
          <w:tcPr>
            <w:tcW w:w="5360" w:type="dxa"/>
            <w:hideMark/>
          </w:tcPr>
          <w:p w14:paraId="3D4F1802" w14:textId="77777777" w:rsidR="00A46571" w:rsidRPr="005F252C" w:rsidRDefault="00A46571" w:rsidP="00A46571">
            <w:pPr>
              <w:tabs>
                <w:tab w:val="left" w:pos="2038"/>
              </w:tabs>
            </w:pPr>
            <w:r w:rsidRPr="005F252C">
              <w:t>LED range downlights</w:t>
            </w:r>
          </w:p>
        </w:tc>
        <w:tc>
          <w:tcPr>
            <w:tcW w:w="760" w:type="dxa"/>
            <w:hideMark/>
          </w:tcPr>
          <w:p w14:paraId="1E58D9D9" w14:textId="77777777" w:rsidR="00A46571" w:rsidRPr="005F252C" w:rsidRDefault="00A46571" w:rsidP="00A46571">
            <w:pPr>
              <w:tabs>
                <w:tab w:val="left" w:pos="2038"/>
              </w:tabs>
            </w:pPr>
            <w:r w:rsidRPr="005F252C">
              <w:t>No</w:t>
            </w:r>
          </w:p>
        </w:tc>
        <w:tc>
          <w:tcPr>
            <w:tcW w:w="1380" w:type="dxa"/>
            <w:hideMark/>
          </w:tcPr>
          <w:p w14:paraId="51AA1A7F" w14:textId="77777777" w:rsidR="00A46571" w:rsidRPr="005F252C" w:rsidRDefault="00A46571" w:rsidP="00A46571">
            <w:pPr>
              <w:tabs>
                <w:tab w:val="left" w:pos="2038"/>
              </w:tabs>
            </w:pPr>
            <w:r w:rsidRPr="005F252C">
              <w:t>YES</w:t>
            </w:r>
          </w:p>
        </w:tc>
        <w:tc>
          <w:tcPr>
            <w:tcW w:w="1460" w:type="dxa"/>
            <w:hideMark/>
          </w:tcPr>
          <w:p w14:paraId="05C74A9D" w14:textId="77777777" w:rsidR="00A46571" w:rsidRPr="005F252C" w:rsidRDefault="00A46571" w:rsidP="00A46571">
            <w:pPr>
              <w:tabs>
                <w:tab w:val="left" w:pos="2038"/>
              </w:tabs>
            </w:pPr>
            <w:r w:rsidRPr="005F252C">
              <w:t>P</w:t>
            </w:r>
          </w:p>
        </w:tc>
      </w:tr>
      <w:tr w:rsidR="00A46571" w:rsidRPr="005F252C" w14:paraId="267E7CEE" w14:textId="77777777" w:rsidTr="009764B6">
        <w:trPr>
          <w:trHeight w:val="310"/>
        </w:trPr>
        <w:tc>
          <w:tcPr>
            <w:tcW w:w="5040" w:type="dxa"/>
            <w:vMerge/>
            <w:hideMark/>
          </w:tcPr>
          <w:p w14:paraId="397959D5" w14:textId="77777777" w:rsidR="00A46571" w:rsidRPr="005F252C" w:rsidRDefault="00A46571" w:rsidP="00A46571">
            <w:pPr>
              <w:tabs>
                <w:tab w:val="left" w:pos="2038"/>
              </w:tabs>
              <w:rPr>
                <w:b/>
                <w:bCs/>
              </w:rPr>
            </w:pPr>
          </w:p>
        </w:tc>
        <w:tc>
          <w:tcPr>
            <w:tcW w:w="2260" w:type="dxa"/>
            <w:vMerge/>
            <w:hideMark/>
          </w:tcPr>
          <w:p w14:paraId="7F780622" w14:textId="77777777" w:rsidR="00A46571" w:rsidRPr="005F252C" w:rsidRDefault="00A46571" w:rsidP="00A46571">
            <w:pPr>
              <w:tabs>
                <w:tab w:val="left" w:pos="2038"/>
              </w:tabs>
              <w:rPr>
                <w:b/>
                <w:bCs/>
              </w:rPr>
            </w:pPr>
          </w:p>
        </w:tc>
        <w:tc>
          <w:tcPr>
            <w:tcW w:w="11360" w:type="dxa"/>
            <w:vMerge/>
            <w:hideMark/>
          </w:tcPr>
          <w:p w14:paraId="3A904AAD" w14:textId="77777777" w:rsidR="00A46571" w:rsidRPr="005F252C" w:rsidRDefault="00A46571" w:rsidP="00A46571">
            <w:pPr>
              <w:tabs>
                <w:tab w:val="left" w:pos="2038"/>
              </w:tabs>
            </w:pPr>
          </w:p>
        </w:tc>
        <w:tc>
          <w:tcPr>
            <w:tcW w:w="5360" w:type="dxa"/>
            <w:hideMark/>
          </w:tcPr>
          <w:p w14:paraId="4C8DA04B" w14:textId="77777777" w:rsidR="00A46571" w:rsidRPr="005F252C" w:rsidRDefault="00A46571" w:rsidP="00A46571">
            <w:pPr>
              <w:tabs>
                <w:tab w:val="left" w:pos="2038"/>
              </w:tabs>
            </w:pPr>
            <w:r w:rsidRPr="005F252C">
              <w:t>LED range area &amp; sports</w:t>
            </w:r>
          </w:p>
        </w:tc>
        <w:tc>
          <w:tcPr>
            <w:tcW w:w="760" w:type="dxa"/>
            <w:hideMark/>
          </w:tcPr>
          <w:p w14:paraId="704B4817" w14:textId="77777777" w:rsidR="00A46571" w:rsidRPr="005F252C" w:rsidRDefault="00A46571" w:rsidP="00A46571">
            <w:pPr>
              <w:tabs>
                <w:tab w:val="left" w:pos="2038"/>
              </w:tabs>
            </w:pPr>
            <w:r w:rsidRPr="005F252C">
              <w:t>No</w:t>
            </w:r>
          </w:p>
        </w:tc>
        <w:tc>
          <w:tcPr>
            <w:tcW w:w="1380" w:type="dxa"/>
            <w:hideMark/>
          </w:tcPr>
          <w:p w14:paraId="13199B4F" w14:textId="77777777" w:rsidR="00A46571" w:rsidRPr="005F252C" w:rsidRDefault="00A46571" w:rsidP="00A46571">
            <w:pPr>
              <w:tabs>
                <w:tab w:val="left" w:pos="2038"/>
              </w:tabs>
            </w:pPr>
            <w:r w:rsidRPr="005F252C">
              <w:t>YES</w:t>
            </w:r>
          </w:p>
        </w:tc>
        <w:tc>
          <w:tcPr>
            <w:tcW w:w="1460" w:type="dxa"/>
            <w:hideMark/>
          </w:tcPr>
          <w:p w14:paraId="5867F067" w14:textId="77777777" w:rsidR="00A46571" w:rsidRPr="005F252C" w:rsidRDefault="00A46571" w:rsidP="00A46571">
            <w:pPr>
              <w:tabs>
                <w:tab w:val="left" w:pos="2038"/>
              </w:tabs>
            </w:pPr>
            <w:r w:rsidRPr="005F252C">
              <w:t>P</w:t>
            </w:r>
          </w:p>
        </w:tc>
      </w:tr>
      <w:tr w:rsidR="00A46571" w:rsidRPr="005F252C" w14:paraId="299EB307" w14:textId="77777777" w:rsidTr="009764B6">
        <w:trPr>
          <w:trHeight w:val="310"/>
        </w:trPr>
        <w:tc>
          <w:tcPr>
            <w:tcW w:w="5040" w:type="dxa"/>
            <w:vMerge/>
            <w:hideMark/>
          </w:tcPr>
          <w:p w14:paraId="5D8B844F" w14:textId="77777777" w:rsidR="00A46571" w:rsidRPr="005F252C" w:rsidRDefault="00A46571" w:rsidP="00A46571">
            <w:pPr>
              <w:tabs>
                <w:tab w:val="left" w:pos="2038"/>
              </w:tabs>
              <w:rPr>
                <w:b/>
                <w:bCs/>
              </w:rPr>
            </w:pPr>
          </w:p>
        </w:tc>
        <w:tc>
          <w:tcPr>
            <w:tcW w:w="2260" w:type="dxa"/>
            <w:vMerge/>
            <w:hideMark/>
          </w:tcPr>
          <w:p w14:paraId="4C5FC056" w14:textId="77777777" w:rsidR="00A46571" w:rsidRPr="005F252C" w:rsidRDefault="00A46571" w:rsidP="00A46571">
            <w:pPr>
              <w:tabs>
                <w:tab w:val="left" w:pos="2038"/>
              </w:tabs>
              <w:rPr>
                <w:b/>
                <w:bCs/>
              </w:rPr>
            </w:pPr>
          </w:p>
        </w:tc>
        <w:tc>
          <w:tcPr>
            <w:tcW w:w="11360" w:type="dxa"/>
            <w:vMerge/>
            <w:hideMark/>
          </w:tcPr>
          <w:p w14:paraId="106283D4" w14:textId="77777777" w:rsidR="00A46571" w:rsidRPr="005F252C" w:rsidRDefault="00A46571" w:rsidP="00A46571">
            <w:pPr>
              <w:tabs>
                <w:tab w:val="left" w:pos="2038"/>
              </w:tabs>
            </w:pPr>
          </w:p>
        </w:tc>
        <w:tc>
          <w:tcPr>
            <w:tcW w:w="5360" w:type="dxa"/>
            <w:hideMark/>
          </w:tcPr>
          <w:p w14:paraId="2E6814AA" w14:textId="77777777" w:rsidR="00A46571" w:rsidRPr="005F252C" w:rsidRDefault="00A46571" w:rsidP="00A46571">
            <w:pPr>
              <w:tabs>
                <w:tab w:val="left" w:pos="2038"/>
              </w:tabs>
            </w:pPr>
            <w:r w:rsidRPr="005F252C">
              <w:t>LED range road &amp; solar</w:t>
            </w:r>
          </w:p>
        </w:tc>
        <w:tc>
          <w:tcPr>
            <w:tcW w:w="760" w:type="dxa"/>
            <w:hideMark/>
          </w:tcPr>
          <w:p w14:paraId="69ED7D85" w14:textId="77777777" w:rsidR="00A46571" w:rsidRPr="005F252C" w:rsidRDefault="00A46571" w:rsidP="00A46571">
            <w:pPr>
              <w:tabs>
                <w:tab w:val="left" w:pos="2038"/>
              </w:tabs>
            </w:pPr>
            <w:r w:rsidRPr="005F252C">
              <w:t>No</w:t>
            </w:r>
          </w:p>
        </w:tc>
        <w:tc>
          <w:tcPr>
            <w:tcW w:w="1380" w:type="dxa"/>
            <w:hideMark/>
          </w:tcPr>
          <w:p w14:paraId="56F54742" w14:textId="77777777" w:rsidR="00A46571" w:rsidRPr="005F252C" w:rsidRDefault="00A46571" w:rsidP="00A46571">
            <w:pPr>
              <w:tabs>
                <w:tab w:val="left" w:pos="2038"/>
              </w:tabs>
            </w:pPr>
            <w:r w:rsidRPr="005F252C">
              <w:t>YES</w:t>
            </w:r>
          </w:p>
        </w:tc>
        <w:tc>
          <w:tcPr>
            <w:tcW w:w="1460" w:type="dxa"/>
            <w:hideMark/>
          </w:tcPr>
          <w:p w14:paraId="1ABB970E" w14:textId="77777777" w:rsidR="00A46571" w:rsidRPr="005F252C" w:rsidRDefault="00A46571" w:rsidP="00A46571">
            <w:pPr>
              <w:tabs>
                <w:tab w:val="left" w:pos="2038"/>
              </w:tabs>
            </w:pPr>
            <w:r w:rsidRPr="005F252C">
              <w:t>P</w:t>
            </w:r>
          </w:p>
        </w:tc>
      </w:tr>
      <w:tr w:rsidR="00A46571" w:rsidRPr="005F252C" w14:paraId="38C8FD0F" w14:textId="77777777" w:rsidTr="009764B6">
        <w:trPr>
          <w:trHeight w:val="310"/>
        </w:trPr>
        <w:tc>
          <w:tcPr>
            <w:tcW w:w="5040" w:type="dxa"/>
            <w:vMerge/>
            <w:hideMark/>
          </w:tcPr>
          <w:p w14:paraId="4846DD33" w14:textId="77777777" w:rsidR="00A46571" w:rsidRPr="005F252C" w:rsidRDefault="00A46571" w:rsidP="00A46571">
            <w:pPr>
              <w:tabs>
                <w:tab w:val="left" w:pos="2038"/>
              </w:tabs>
              <w:rPr>
                <w:b/>
                <w:bCs/>
              </w:rPr>
            </w:pPr>
          </w:p>
        </w:tc>
        <w:tc>
          <w:tcPr>
            <w:tcW w:w="2260" w:type="dxa"/>
            <w:vMerge/>
            <w:hideMark/>
          </w:tcPr>
          <w:p w14:paraId="61A0B635" w14:textId="77777777" w:rsidR="00A46571" w:rsidRPr="005F252C" w:rsidRDefault="00A46571" w:rsidP="00A46571">
            <w:pPr>
              <w:tabs>
                <w:tab w:val="left" w:pos="2038"/>
              </w:tabs>
              <w:rPr>
                <w:b/>
                <w:bCs/>
              </w:rPr>
            </w:pPr>
          </w:p>
        </w:tc>
        <w:tc>
          <w:tcPr>
            <w:tcW w:w="11360" w:type="dxa"/>
            <w:vMerge/>
            <w:hideMark/>
          </w:tcPr>
          <w:p w14:paraId="6D7AF06F" w14:textId="77777777" w:rsidR="00A46571" w:rsidRPr="005F252C" w:rsidRDefault="00A46571" w:rsidP="00A46571">
            <w:pPr>
              <w:tabs>
                <w:tab w:val="left" w:pos="2038"/>
              </w:tabs>
            </w:pPr>
          </w:p>
        </w:tc>
        <w:tc>
          <w:tcPr>
            <w:tcW w:w="5360" w:type="dxa"/>
            <w:hideMark/>
          </w:tcPr>
          <w:p w14:paraId="2066C2B8" w14:textId="77777777" w:rsidR="00A46571" w:rsidRPr="005F252C" w:rsidRDefault="00A46571" w:rsidP="00A46571">
            <w:pPr>
              <w:tabs>
                <w:tab w:val="left" w:pos="2038"/>
              </w:tabs>
            </w:pPr>
            <w:r w:rsidRPr="005F252C">
              <w:t>LED range landscape</w:t>
            </w:r>
          </w:p>
        </w:tc>
        <w:tc>
          <w:tcPr>
            <w:tcW w:w="760" w:type="dxa"/>
            <w:hideMark/>
          </w:tcPr>
          <w:p w14:paraId="2148D201" w14:textId="77777777" w:rsidR="00A46571" w:rsidRPr="005F252C" w:rsidRDefault="00A46571" w:rsidP="00A46571">
            <w:pPr>
              <w:tabs>
                <w:tab w:val="left" w:pos="2038"/>
              </w:tabs>
            </w:pPr>
            <w:r w:rsidRPr="005F252C">
              <w:t>No</w:t>
            </w:r>
          </w:p>
        </w:tc>
        <w:tc>
          <w:tcPr>
            <w:tcW w:w="1380" w:type="dxa"/>
            <w:hideMark/>
          </w:tcPr>
          <w:p w14:paraId="01AD3CF2" w14:textId="77777777" w:rsidR="00A46571" w:rsidRPr="005F252C" w:rsidRDefault="00A46571" w:rsidP="00A46571">
            <w:pPr>
              <w:tabs>
                <w:tab w:val="left" w:pos="2038"/>
              </w:tabs>
            </w:pPr>
            <w:r w:rsidRPr="005F252C">
              <w:t>YES</w:t>
            </w:r>
          </w:p>
        </w:tc>
        <w:tc>
          <w:tcPr>
            <w:tcW w:w="1460" w:type="dxa"/>
            <w:hideMark/>
          </w:tcPr>
          <w:p w14:paraId="6E07B573" w14:textId="77777777" w:rsidR="00A46571" w:rsidRPr="005F252C" w:rsidRDefault="00A46571" w:rsidP="00A46571">
            <w:pPr>
              <w:tabs>
                <w:tab w:val="left" w:pos="2038"/>
              </w:tabs>
            </w:pPr>
            <w:r w:rsidRPr="005F252C">
              <w:t>P</w:t>
            </w:r>
          </w:p>
        </w:tc>
      </w:tr>
      <w:tr w:rsidR="00A46571" w:rsidRPr="005F252C" w14:paraId="67AAE227" w14:textId="77777777" w:rsidTr="009764B6">
        <w:trPr>
          <w:trHeight w:val="310"/>
        </w:trPr>
        <w:tc>
          <w:tcPr>
            <w:tcW w:w="5040" w:type="dxa"/>
            <w:vMerge/>
            <w:hideMark/>
          </w:tcPr>
          <w:p w14:paraId="11A0F1CF" w14:textId="77777777" w:rsidR="00A46571" w:rsidRPr="005F252C" w:rsidRDefault="00A46571" w:rsidP="00A46571">
            <w:pPr>
              <w:tabs>
                <w:tab w:val="left" w:pos="2038"/>
              </w:tabs>
              <w:rPr>
                <w:b/>
                <w:bCs/>
              </w:rPr>
            </w:pPr>
          </w:p>
        </w:tc>
        <w:tc>
          <w:tcPr>
            <w:tcW w:w="2260" w:type="dxa"/>
            <w:vMerge w:val="restart"/>
            <w:hideMark/>
          </w:tcPr>
          <w:p w14:paraId="66693F01" w14:textId="77777777" w:rsidR="00A46571" w:rsidRPr="005F252C" w:rsidRDefault="00A46571" w:rsidP="00A46571">
            <w:pPr>
              <w:tabs>
                <w:tab w:val="left" w:pos="2038"/>
              </w:tabs>
              <w:rPr>
                <w:b/>
                <w:bCs/>
              </w:rPr>
            </w:pPr>
            <w:r w:rsidRPr="005F252C">
              <w:rPr>
                <w:b/>
                <w:bCs/>
              </w:rPr>
              <w:t>Gypsum and Gypsum-Based Products</w:t>
            </w:r>
          </w:p>
        </w:tc>
        <w:tc>
          <w:tcPr>
            <w:tcW w:w="11360" w:type="dxa"/>
            <w:vMerge w:val="restart"/>
            <w:hideMark/>
          </w:tcPr>
          <w:p w14:paraId="6EA2FB07" w14:textId="77777777" w:rsidR="00A46571" w:rsidRPr="005F252C" w:rsidRDefault="00A46571" w:rsidP="00A46571">
            <w:pPr>
              <w:tabs>
                <w:tab w:val="left" w:pos="2038"/>
              </w:tabs>
            </w:pPr>
            <w:r w:rsidRPr="005F252C">
              <w:t>Covers marble stones, marble powder, and other processed stone products used in construction and decoration.</w:t>
            </w:r>
          </w:p>
        </w:tc>
        <w:tc>
          <w:tcPr>
            <w:tcW w:w="5360" w:type="dxa"/>
            <w:hideMark/>
          </w:tcPr>
          <w:p w14:paraId="7D852A6F" w14:textId="77777777" w:rsidR="00A46571" w:rsidRPr="005F252C" w:rsidRDefault="00A46571" w:rsidP="00A46571">
            <w:pPr>
              <w:tabs>
                <w:tab w:val="left" w:pos="2038"/>
              </w:tabs>
            </w:pPr>
            <w:r w:rsidRPr="005F252C">
              <w:t>Natural gypsum</w:t>
            </w:r>
          </w:p>
        </w:tc>
        <w:tc>
          <w:tcPr>
            <w:tcW w:w="760" w:type="dxa"/>
            <w:hideMark/>
          </w:tcPr>
          <w:p w14:paraId="78B9DDEE" w14:textId="77777777" w:rsidR="00A46571" w:rsidRPr="005F252C" w:rsidRDefault="00A46571" w:rsidP="00A46571">
            <w:pPr>
              <w:tabs>
                <w:tab w:val="left" w:pos="2038"/>
              </w:tabs>
            </w:pPr>
            <w:r w:rsidRPr="005F252C">
              <w:t>Yes</w:t>
            </w:r>
          </w:p>
        </w:tc>
        <w:tc>
          <w:tcPr>
            <w:tcW w:w="1380" w:type="dxa"/>
            <w:hideMark/>
          </w:tcPr>
          <w:p w14:paraId="0D83EC2C" w14:textId="77777777" w:rsidR="00A46571" w:rsidRPr="005F252C" w:rsidRDefault="00A46571" w:rsidP="00A46571">
            <w:pPr>
              <w:tabs>
                <w:tab w:val="left" w:pos="2038"/>
              </w:tabs>
            </w:pPr>
            <w:r w:rsidRPr="005F252C">
              <w:t>Yes</w:t>
            </w:r>
          </w:p>
        </w:tc>
        <w:tc>
          <w:tcPr>
            <w:tcW w:w="1460" w:type="dxa"/>
            <w:hideMark/>
          </w:tcPr>
          <w:p w14:paraId="19081F71" w14:textId="77777777" w:rsidR="00A46571" w:rsidRPr="005F252C" w:rsidRDefault="00A46571" w:rsidP="00A46571">
            <w:pPr>
              <w:tabs>
                <w:tab w:val="left" w:pos="2038"/>
              </w:tabs>
            </w:pPr>
            <w:r w:rsidRPr="005F252C">
              <w:t>P</w:t>
            </w:r>
          </w:p>
        </w:tc>
      </w:tr>
      <w:tr w:rsidR="00A46571" w:rsidRPr="005F252C" w14:paraId="1D100B51" w14:textId="77777777" w:rsidTr="009764B6">
        <w:trPr>
          <w:trHeight w:val="310"/>
        </w:trPr>
        <w:tc>
          <w:tcPr>
            <w:tcW w:w="5040" w:type="dxa"/>
            <w:vMerge/>
            <w:hideMark/>
          </w:tcPr>
          <w:p w14:paraId="21B2E389" w14:textId="77777777" w:rsidR="00A46571" w:rsidRPr="005F252C" w:rsidRDefault="00A46571" w:rsidP="00A46571">
            <w:pPr>
              <w:tabs>
                <w:tab w:val="left" w:pos="2038"/>
              </w:tabs>
              <w:rPr>
                <w:b/>
                <w:bCs/>
              </w:rPr>
            </w:pPr>
          </w:p>
        </w:tc>
        <w:tc>
          <w:tcPr>
            <w:tcW w:w="2260" w:type="dxa"/>
            <w:vMerge/>
            <w:hideMark/>
          </w:tcPr>
          <w:p w14:paraId="66CFD1CA" w14:textId="77777777" w:rsidR="00A46571" w:rsidRPr="005F252C" w:rsidRDefault="00A46571" w:rsidP="00A46571">
            <w:pPr>
              <w:tabs>
                <w:tab w:val="left" w:pos="2038"/>
              </w:tabs>
              <w:rPr>
                <w:b/>
                <w:bCs/>
              </w:rPr>
            </w:pPr>
          </w:p>
        </w:tc>
        <w:tc>
          <w:tcPr>
            <w:tcW w:w="11360" w:type="dxa"/>
            <w:vMerge/>
            <w:hideMark/>
          </w:tcPr>
          <w:p w14:paraId="4DB0161D" w14:textId="77777777" w:rsidR="00A46571" w:rsidRPr="005F252C" w:rsidRDefault="00A46571" w:rsidP="00A46571">
            <w:pPr>
              <w:tabs>
                <w:tab w:val="left" w:pos="2038"/>
              </w:tabs>
            </w:pPr>
          </w:p>
        </w:tc>
        <w:tc>
          <w:tcPr>
            <w:tcW w:w="5360" w:type="dxa"/>
            <w:hideMark/>
          </w:tcPr>
          <w:p w14:paraId="774D274E" w14:textId="77777777" w:rsidR="00A46571" w:rsidRPr="005F252C" w:rsidRDefault="00A46571" w:rsidP="00A46571">
            <w:pPr>
              <w:tabs>
                <w:tab w:val="left" w:pos="2038"/>
              </w:tabs>
            </w:pPr>
            <w:r w:rsidRPr="005F252C">
              <w:t>Agricultural gypsum</w:t>
            </w:r>
          </w:p>
        </w:tc>
        <w:tc>
          <w:tcPr>
            <w:tcW w:w="760" w:type="dxa"/>
            <w:hideMark/>
          </w:tcPr>
          <w:p w14:paraId="65E9D431" w14:textId="77777777" w:rsidR="00A46571" w:rsidRPr="005F252C" w:rsidRDefault="00A46571" w:rsidP="00A46571">
            <w:pPr>
              <w:tabs>
                <w:tab w:val="left" w:pos="2038"/>
              </w:tabs>
            </w:pPr>
            <w:r w:rsidRPr="005F252C">
              <w:t>Yes</w:t>
            </w:r>
          </w:p>
        </w:tc>
        <w:tc>
          <w:tcPr>
            <w:tcW w:w="1380" w:type="dxa"/>
            <w:hideMark/>
          </w:tcPr>
          <w:p w14:paraId="567E5B8D" w14:textId="77777777" w:rsidR="00A46571" w:rsidRPr="005F252C" w:rsidRDefault="00A46571" w:rsidP="00A46571">
            <w:pPr>
              <w:tabs>
                <w:tab w:val="left" w:pos="2038"/>
              </w:tabs>
            </w:pPr>
            <w:r w:rsidRPr="005F252C">
              <w:t>Yes</w:t>
            </w:r>
          </w:p>
        </w:tc>
        <w:tc>
          <w:tcPr>
            <w:tcW w:w="1460" w:type="dxa"/>
            <w:hideMark/>
          </w:tcPr>
          <w:p w14:paraId="488B24D0" w14:textId="77777777" w:rsidR="00A46571" w:rsidRPr="005F252C" w:rsidRDefault="00A46571" w:rsidP="00A46571">
            <w:pPr>
              <w:tabs>
                <w:tab w:val="left" w:pos="2038"/>
              </w:tabs>
            </w:pPr>
            <w:r w:rsidRPr="005F252C">
              <w:t>P</w:t>
            </w:r>
          </w:p>
        </w:tc>
      </w:tr>
      <w:tr w:rsidR="00A46571" w:rsidRPr="005F252C" w14:paraId="10BCB825" w14:textId="77777777" w:rsidTr="009764B6">
        <w:trPr>
          <w:trHeight w:val="310"/>
        </w:trPr>
        <w:tc>
          <w:tcPr>
            <w:tcW w:w="5040" w:type="dxa"/>
            <w:vMerge/>
            <w:hideMark/>
          </w:tcPr>
          <w:p w14:paraId="0B8EEE68" w14:textId="77777777" w:rsidR="00A46571" w:rsidRPr="005F252C" w:rsidRDefault="00A46571" w:rsidP="00A46571">
            <w:pPr>
              <w:tabs>
                <w:tab w:val="left" w:pos="2038"/>
              </w:tabs>
              <w:rPr>
                <w:b/>
                <w:bCs/>
              </w:rPr>
            </w:pPr>
          </w:p>
        </w:tc>
        <w:tc>
          <w:tcPr>
            <w:tcW w:w="2260" w:type="dxa"/>
            <w:vMerge/>
            <w:hideMark/>
          </w:tcPr>
          <w:p w14:paraId="055CC64E" w14:textId="77777777" w:rsidR="00A46571" w:rsidRPr="005F252C" w:rsidRDefault="00A46571" w:rsidP="00A46571">
            <w:pPr>
              <w:tabs>
                <w:tab w:val="left" w:pos="2038"/>
              </w:tabs>
              <w:rPr>
                <w:b/>
                <w:bCs/>
              </w:rPr>
            </w:pPr>
          </w:p>
        </w:tc>
        <w:tc>
          <w:tcPr>
            <w:tcW w:w="11360" w:type="dxa"/>
            <w:vMerge/>
            <w:hideMark/>
          </w:tcPr>
          <w:p w14:paraId="53304C7E" w14:textId="77777777" w:rsidR="00A46571" w:rsidRPr="005F252C" w:rsidRDefault="00A46571" w:rsidP="00A46571">
            <w:pPr>
              <w:tabs>
                <w:tab w:val="left" w:pos="2038"/>
              </w:tabs>
            </w:pPr>
          </w:p>
        </w:tc>
        <w:tc>
          <w:tcPr>
            <w:tcW w:w="5360" w:type="dxa"/>
            <w:hideMark/>
          </w:tcPr>
          <w:p w14:paraId="7EF3536A" w14:textId="77777777" w:rsidR="00A46571" w:rsidRPr="005F252C" w:rsidRDefault="00A46571" w:rsidP="00A46571">
            <w:pPr>
              <w:tabs>
                <w:tab w:val="left" w:pos="2038"/>
              </w:tabs>
            </w:pPr>
            <w:r w:rsidRPr="005F252C">
              <w:t>Calcined gypsum powder</w:t>
            </w:r>
          </w:p>
        </w:tc>
        <w:tc>
          <w:tcPr>
            <w:tcW w:w="760" w:type="dxa"/>
            <w:hideMark/>
          </w:tcPr>
          <w:p w14:paraId="57D3FAF3" w14:textId="77777777" w:rsidR="00A46571" w:rsidRPr="005F252C" w:rsidRDefault="00A46571" w:rsidP="00A46571">
            <w:pPr>
              <w:tabs>
                <w:tab w:val="left" w:pos="2038"/>
              </w:tabs>
            </w:pPr>
            <w:r w:rsidRPr="005F252C">
              <w:t>Yes</w:t>
            </w:r>
          </w:p>
        </w:tc>
        <w:tc>
          <w:tcPr>
            <w:tcW w:w="1380" w:type="dxa"/>
            <w:hideMark/>
          </w:tcPr>
          <w:p w14:paraId="7A4F166A" w14:textId="77777777" w:rsidR="00A46571" w:rsidRPr="005F252C" w:rsidRDefault="00A46571" w:rsidP="00A46571">
            <w:pPr>
              <w:tabs>
                <w:tab w:val="left" w:pos="2038"/>
              </w:tabs>
            </w:pPr>
            <w:r w:rsidRPr="005F252C">
              <w:t>Yes</w:t>
            </w:r>
          </w:p>
        </w:tc>
        <w:tc>
          <w:tcPr>
            <w:tcW w:w="1460" w:type="dxa"/>
            <w:hideMark/>
          </w:tcPr>
          <w:p w14:paraId="471BCE0E" w14:textId="77777777" w:rsidR="00A46571" w:rsidRPr="005F252C" w:rsidRDefault="00A46571" w:rsidP="00A46571">
            <w:pPr>
              <w:tabs>
                <w:tab w:val="left" w:pos="2038"/>
              </w:tabs>
            </w:pPr>
            <w:r w:rsidRPr="005F252C">
              <w:t>P</w:t>
            </w:r>
          </w:p>
        </w:tc>
      </w:tr>
      <w:tr w:rsidR="00A46571" w:rsidRPr="005F252C" w14:paraId="7DB556F6" w14:textId="77777777" w:rsidTr="009764B6">
        <w:trPr>
          <w:trHeight w:val="310"/>
        </w:trPr>
        <w:tc>
          <w:tcPr>
            <w:tcW w:w="5040" w:type="dxa"/>
            <w:vMerge/>
            <w:hideMark/>
          </w:tcPr>
          <w:p w14:paraId="32F11ABD" w14:textId="77777777" w:rsidR="00A46571" w:rsidRPr="005F252C" w:rsidRDefault="00A46571" w:rsidP="00A46571">
            <w:pPr>
              <w:tabs>
                <w:tab w:val="left" w:pos="2038"/>
              </w:tabs>
              <w:rPr>
                <w:b/>
                <w:bCs/>
              </w:rPr>
            </w:pPr>
          </w:p>
        </w:tc>
        <w:tc>
          <w:tcPr>
            <w:tcW w:w="2260" w:type="dxa"/>
            <w:vMerge/>
            <w:hideMark/>
          </w:tcPr>
          <w:p w14:paraId="669BA072" w14:textId="77777777" w:rsidR="00A46571" w:rsidRPr="005F252C" w:rsidRDefault="00A46571" w:rsidP="00A46571">
            <w:pPr>
              <w:tabs>
                <w:tab w:val="left" w:pos="2038"/>
              </w:tabs>
              <w:rPr>
                <w:b/>
                <w:bCs/>
              </w:rPr>
            </w:pPr>
          </w:p>
        </w:tc>
        <w:tc>
          <w:tcPr>
            <w:tcW w:w="11360" w:type="dxa"/>
            <w:vMerge/>
            <w:hideMark/>
          </w:tcPr>
          <w:p w14:paraId="7B6722CE" w14:textId="77777777" w:rsidR="00A46571" w:rsidRPr="005F252C" w:rsidRDefault="00A46571" w:rsidP="00A46571">
            <w:pPr>
              <w:tabs>
                <w:tab w:val="left" w:pos="2038"/>
              </w:tabs>
            </w:pPr>
          </w:p>
        </w:tc>
        <w:tc>
          <w:tcPr>
            <w:tcW w:w="5360" w:type="dxa"/>
            <w:hideMark/>
          </w:tcPr>
          <w:p w14:paraId="3EAF4088" w14:textId="77777777" w:rsidR="00A46571" w:rsidRPr="005F252C" w:rsidRDefault="00A46571" w:rsidP="00A46571">
            <w:pPr>
              <w:tabs>
                <w:tab w:val="left" w:pos="2038"/>
              </w:tabs>
            </w:pPr>
            <w:r w:rsidRPr="005F252C">
              <w:t>Gypsum blocks</w:t>
            </w:r>
          </w:p>
        </w:tc>
        <w:tc>
          <w:tcPr>
            <w:tcW w:w="760" w:type="dxa"/>
            <w:hideMark/>
          </w:tcPr>
          <w:p w14:paraId="644B7972" w14:textId="77777777" w:rsidR="00A46571" w:rsidRPr="005F252C" w:rsidRDefault="00A46571" w:rsidP="00A46571">
            <w:pPr>
              <w:tabs>
                <w:tab w:val="left" w:pos="2038"/>
              </w:tabs>
            </w:pPr>
            <w:r w:rsidRPr="005F252C">
              <w:t>Yes</w:t>
            </w:r>
          </w:p>
        </w:tc>
        <w:tc>
          <w:tcPr>
            <w:tcW w:w="1380" w:type="dxa"/>
            <w:hideMark/>
          </w:tcPr>
          <w:p w14:paraId="3E7EF4AA" w14:textId="77777777" w:rsidR="00A46571" w:rsidRPr="005F252C" w:rsidRDefault="00A46571" w:rsidP="00A46571">
            <w:pPr>
              <w:tabs>
                <w:tab w:val="left" w:pos="2038"/>
              </w:tabs>
            </w:pPr>
            <w:r w:rsidRPr="005F252C">
              <w:t>Yes</w:t>
            </w:r>
          </w:p>
        </w:tc>
        <w:tc>
          <w:tcPr>
            <w:tcW w:w="1460" w:type="dxa"/>
            <w:hideMark/>
          </w:tcPr>
          <w:p w14:paraId="277CE6F7" w14:textId="77777777" w:rsidR="00A46571" w:rsidRPr="005F252C" w:rsidRDefault="00A46571" w:rsidP="00A46571">
            <w:pPr>
              <w:tabs>
                <w:tab w:val="left" w:pos="2038"/>
              </w:tabs>
            </w:pPr>
            <w:r w:rsidRPr="005F252C">
              <w:t>P</w:t>
            </w:r>
          </w:p>
        </w:tc>
      </w:tr>
      <w:tr w:rsidR="00A46571" w:rsidRPr="005F252C" w14:paraId="64853B16" w14:textId="77777777" w:rsidTr="009764B6">
        <w:trPr>
          <w:trHeight w:val="310"/>
        </w:trPr>
        <w:tc>
          <w:tcPr>
            <w:tcW w:w="5040" w:type="dxa"/>
            <w:vMerge/>
            <w:hideMark/>
          </w:tcPr>
          <w:p w14:paraId="30D61547" w14:textId="77777777" w:rsidR="00A46571" w:rsidRPr="005F252C" w:rsidRDefault="00A46571" w:rsidP="00A46571">
            <w:pPr>
              <w:tabs>
                <w:tab w:val="left" w:pos="2038"/>
              </w:tabs>
              <w:rPr>
                <w:b/>
                <w:bCs/>
              </w:rPr>
            </w:pPr>
          </w:p>
        </w:tc>
        <w:tc>
          <w:tcPr>
            <w:tcW w:w="2260" w:type="dxa"/>
            <w:vMerge w:val="restart"/>
            <w:hideMark/>
          </w:tcPr>
          <w:p w14:paraId="1FFB0CA7" w14:textId="77777777" w:rsidR="00A46571" w:rsidRPr="005F252C" w:rsidRDefault="00A46571" w:rsidP="00A46571">
            <w:pPr>
              <w:tabs>
                <w:tab w:val="left" w:pos="2038"/>
              </w:tabs>
              <w:rPr>
                <w:b/>
                <w:bCs/>
              </w:rPr>
            </w:pPr>
            <w:r w:rsidRPr="005F252C">
              <w:rPr>
                <w:b/>
                <w:bCs/>
              </w:rPr>
              <w:t>Stone and Marble Products</w:t>
            </w:r>
          </w:p>
        </w:tc>
        <w:tc>
          <w:tcPr>
            <w:tcW w:w="11360" w:type="dxa"/>
            <w:vMerge w:val="restart"/>
            <w:hideMark/>
          </w:tcPr>
          <w:p w14:paraId="7D211D8F" w14:textId="77777777" w:rsidR="00A46571" w:rsidRPr="005F252C" w:rsidRDefault="00A46571" w:rsidP="00A46571">
            <w:pPr>
              <w:tabs>
                <w:tab w:val="left" w:pos="2038"/>
              </w:tabs>
            </w:pPr>
            <w:r w:rsidRPr="005F252C">
              <w:t>Covers marble stones, marble powder, and other stone-based products used for construction and decoration.</w:t>
            </w:r>
          </w:p>
        </w:tc>
        <w:tc>
          <w:tcPr>
            <w:tcW w:w="5360" w:type="dxa"/>
            <w:hideMark/>
          </w:tcPr>
          <w:p w14:paraId="7A77EE4F" w14:textId="77777777" w:rsidR="00A46571" w:rsidRPr="005F252C" w:rsidRDefault="00A46571" w:rsidP="00A46571">
            <w:pPr>
              <w:tabs>
                <w:tab w:val="left" w:pos="2038"/>
              </w:tabs>
            </w:pPr>
            <w:r w:rsidRPr="005F252C">
              <w:t>Marble stones</w:t>
            </w:r>
          </w:p>
        </w:tc>
        <w:tc>
          <w:tcPr>
            <w:tcW w:w="760" w:type="dxa"/>
            <w:hideMark/>
          </w:tcPr>
          <w:p w14:paraId="65FE342C" w14:textId="77777777" w:rsidR="00A46571" w:rsidRPr="005F252C" w:rsidRDefault="00A46571" w:rsidP="00A46571">
            <w:pPr>
              <w:tabs>
                <w:tab w:val="left" w:pos="2038"/>
              </w:tabs>
            </w:pPr>
            <w:r w:rsidRPr="005F252C">
              <w:t>Yes</w:t>
            </w:r>
          </w:p>
        </w:tc>
        <w:tc>
          <w:tcPr>
            <w:tcW w:w="1380" w:type="dxa"/>
            <w:hideMark/>
          </w:tcPr>
          <w:p w14:paraId="64247657" w14:textId="77777777" w:rsidR="00A46571" w:rsidRPr="005F252C" w:rsidRDefault="00A46571" w:rsidP="00A46571">
            <w:pPr>
              <w:tabs>
                <w:tab w:val="left" w:pos="2038"/>
              </w:tabs>
            </w:pPr>
            <w:r w:rsidRPr="005F252C">
              <w:t>Yes</w:t>
            </w:r>
          </w:p>
        </w:tc>
        <w:tc>
          <w:tcPr>
            <w:tcW w:w="1460" w:type="dxa"/>
            <w:hideMark/>
          </w:tcPr>
          <w:p w14:paraId="65DCD932" w14:textId="77777777" w:rsidR="00A46571" w:rsidRPr="005F252C" w:rsidRDefault="00A46571" w:rsidP="00A46571">
            <w:pPr>
              <w:tabs>
                <w:tab w:val="left" w:pos="2038"/>
              </w:tabs>
            </w:pPr>
            <w:r w:rsidRPr="005F252C">
              <w:t>P</w:t>
            </w:r>
          </w:p>
        </w:tc>
      </w:tr>
      <w:tr w:rsidR="00A46571" w:rsidRPr="005F252C" w14:paraId="2C56AC0C" w14:textId="77777777" w:rsidTr="009764B6">
        <w:trPr>
          <w:trHeight w:val="310"/>
        </w:trPr>
        <w:tc>
          <w:tcPr>
            <w:tcW w:w="5040" w:type="dxa"/>
            <w:vMerge/>
            <w:hideMark/>
          </w:tcPr>
          <w:p w14:paraId="6638B8B8" w14:textId="77777777" w:rsidR="00A46571" w:rsidRPr="005F252C" w:rsidRDefault="00A46571" w:rsidP="00A46571">
            <w:pPr>
              <w:tabs>
                <w:tab w:val="left" w:pos="2038"/>
              </w:tabs>
              <w:rPr>
                <w:b/>
                <w:bCs/>
              </w:rPr>
            </w:pPr>
          </w:p>
        </w:tc>
        <w:tc>
          <w:tcPr>
            <w:tcW w:w="2260" w:type="dxa"/>
            <w:vMerge/>
            <w:hideMark/>
          </w:tcPr>
          <w:p w14:paraId="2913631B" w14:textId="77777777" w:rsidR="00A46571" w:rsidRPr="005F252C" w:rsidRDefault="00A46571" w:rsidP="00A46571">
            <w:pPr>
              <w:tabs>
                <w:tab w:val="left" w:pos="2038"/>
              </w:tabs>
              <w:rPr>
                <w:b/>
                <w:bCs/>
              </w:rPr>
            </w:pPr>
          </w:p>
        </w:tc>
        <w:tc>
          <w:tcPr>
            <w:tcW w:w="11360" w:type="dxa"/>
            <w:vMerge/>
            <w:hideMark/>
          </w:tcPr>
          <w:p w14:paraId="67CDCABD" w14:textId="77777777" w:rsidR="00A46571" w:rsidRPr="005F252C" w:rsidRDefault="00A46571" w:rsidP="00A46571">
            <w:pPr>
              <w:tabs>
                <w:tab w:val="left" w:pos="2038"/>
              </w:tabs>
            </w:pPr>
          </w:p>
        </w:tc>
        <w:tc>
          <w:tcPr>
            <w:tcW w:w="5360" w:type="dxa"/>
            <w:hideMark/>
          </w:tcPr>
          <w:p w14:paraId="5CE79CE2" w14:textId="77777777" w:rsidR="00A46571" w:rsidRPr="005F252C" w:rsidRDefault="00A46571" w:rsidP="00A46571">
            <w:pPr>
              <w:tabs>
                <w:tab w:val="left" w:pos="2038"/>
              </w:tabs>
            </w:pPr>
            <w:r w:rsidRPr="005F252C">
              <w:t>Marble Powder</w:t>
            </w:r>
          </w:p>
        </w:tc>
        <w:tc>
          <w:tcPr>
            <w:tcW w:w="760" w:type="dxa"/>
            <w:hideMark/>
          </w:tcPr>
          <w:p w14:paraId="3C7A7D58" w14:textId="77777777" w:rsidR="00A46571" w:rsidRPr="005F252C" w:rsidRDefault="00A46571" w:rsidP="00A46571">
            <w:pPr>
              <w:tabs>
                <w:tab w:val="left" w:pos="2038"/>
              </w:tabs>
            </w:pPr>
            <w:r w:rsidRPr="005F252C">
              <w:t>Yes</w:t>
            </w:r>
          </w:p>
        </w:tc>
        <w:tc>
          <w:tcPr>
            <w:tcW w:w="1380" w:type="dxa"/>
            <w:hideMark/>
          </w:tcPr>
          <w:p w14:paraId="42275A62" w14:textId="77777777" w:rsidR="00A46571" w:rsidRPr="005F252C" w:rsidRDefault="00A46571" w:rsidP="00A46571">
            <w:pPr>
              <w:tabs>
                <w:tab w:val="left" w:pos="2038"/>
              </w:tabs>
            </w:pPr>
            <w:r w:rsidRPr="005F252C">
              <w:t>Yes</w:t>
            </w:r>
          </w:p>
        </w:tc>
        <w:tc>
          <w:tcPr>
            <w:tcW w:w="1460" w:type="dxa"/>
            <w:hideMark/>
          </w:tcPr>
          <w:p w14:paraId="7AC32B07" w14:textId="77777777" w:rsidR="00A46571" w:rsidRPr="005F252C" w:rsidRDefault="00A46571" w:rsidP="00A46571">
            <w:pPr>
              <w:tabs>
                <w:tab w:val="left" w:pos="2038"/>
              </w:tabs>
            </w:pPr>
            <w:r w:rsidRPr="005F252C">
              <w:t>P</w:t>
            </w:r>
          </w:p>
        </w:tc>
      </w:tr>
      <w:tr w:rsidR="00A46571" w:rsidRPr="005F252C" w14:paraId="7465F366" w14:textId="77777777" w:rsidTr="009764B6">
        <w:trPr>
          <w:trHeight w:val="310"/>
        </w:trPr>
        <w:tc>
          <w:tcPr>
            <w:tcW w:w="5040" w:type="dxa"/>
            <w:vMerge w:val="restart"/>
            <w:hideMark/>
          </w:tcPr>
          <w:p w14:paraId="14130F9F" w14:textId="77777777" w:rsidR="00A46571" w:rsidRPr="005F252C" w:rsidRDefault="00A46571" w:rsidP="00A46571">
            <w:pPr>
              <w:tabs>
                <w:tab w:val="left" w:pos="2038"/>
              </w:tabs>
              <w:rPr>
                <w:b/>
                <w:bCs/>
              </w:rPr>
            </w:pPr>
            <w:r w:rsidRPr="005F252C">
              <w:rPr>
                <w:b/>
                <w:bCs/>
              </w:rPr>
              <w:t xml:space="preserve">Construction Material &amp; Services </w:t>
            </w:r>
          </w:p>
        </w:tc>
        <w:tc>
          <w:tcPr>
            <w:tcW w:w="2260" w:type="dxa"/>
            <w:vMerge w:val="restart"/>
            <w:hideMark/>
          </w:tcPr>
          <w:p w14:paraId="3A4AF046" w14:textId="77777777" w:rsidR="00A46571" w:rsidRPr="005F252C" w:rsidRDefault="00A46571" w:rsidP="00A46571">
            <w:pPr>
              <w:tabs>
                <w:tab w:val="left" w:pos="2038"/>
              </w:tabs>
              <w:rPr>
                <w:b/>
                <w:bCs/>
              </w:rPr>
            </w:pPr>
            <w:r w:rsidRPr="005F252C">
              <w:rPr>
                <w:b/>
                <w:bCs/>
              </w:rPr>
              <w:t xml:space="preserve">Interior &amp; Landscaping works </w:t>
            </w:r>
          </w:p>
        </w:tc>
        <w:tc>
          <w:tcPr>
            <w:tcW w:w="11360" w:type="dxa"/>
            <w:vMerge w:val="restart"/>
            <w:hideMark/>
          </w:tcPr>
          <w:p w14:paraId="67F07908" w14:textId="77777777" w:rsidR="00A46571" w:rsidRPr="005F252C" w:rsidRDefault="00A46571" w:rsidP="00A46571">
            <w:pPr>
              <w:tabs>
                <w:tab w:val="left" w:pos="2038"/>
              </w:tabs>
            </w:pPr>
            <w:r w:rsidRPr="005F252C">
              <w:t>Services and products that are provided for Interior &amp; Landscaping .</w:t>
            </w:r>
          </w:p>
        </w:tc>
        <w:tc>
          <w:tcPr>
            <w:tcW w:w="5360" w:type="dxa"/>
            <w:hideMark/>
          </w:tcPr>
          <w:p w14:paraId="0F600C50" w14:textId="77777777" w:rsidR="00A46571" w:rsidRPr="005F252C" w:rsidRDefault="00A46571" w:rsidP="00A46571">
            <w:pPr>
              <w:tabs>
                <w:tab w:val="left" w:pos="2038"/>
              </w:tabs>
            </w:pPr>
            <w:r w:rsidRPr="005F252C">
              <w:t>Gypsum work</w:t>
            </w:r>
          </w:p>
        </w:tc>
        <w:tc>
          <w:tcPr>
            <w:tcW w:w="760" w:type="dxa"/>
            <w:hideMark/>
          </w:tcPr>
          <w:p w14:paraId="72C51BD2" w14:textId="77777777" w:rsidR="00A46571" w:rsidRPr="005F252C" w:rsidRDefault="00A46571" w:rsidP="00A46571">
            <w:pPr>
              <w:tabs>
                <w:tab w:val="left" w:pos="2038"/>
              </w:tabs>
            </w:pPr>
            <w:r w:rsidRPr="005F252C">
              <w:t>No</w:t>
            </w:r>
          </w:p>
        </w:tc>
        <w:tc>
          <w:tcPr>
            <w:tcW w:w="1380" w:type="dxa"/>
            <w:hideMark/>
          </w:tcPr>
          <w:p w14:paraId="0EC9416D" w14:textId="77777777" w:rsidR="00A46571" w:rsidRPr="005F252C" w:rsidRDefault="00A46571" w:rsidP="00A46571">
            <w:pPr>
              <w:tabs>
                <w:tab w:val="left" w:pos="2038"/>
              </w:tabs>
            </w:pPr>
            <w:r w:rsidRPr="005F252C">
              <w:t>Yes</w:t>
            </w:r>
          </w:p>
        </w:tc>
        <w:tc>
          <w:tcPr>
            <w:tcW w:w="1460" w:type="dxa"/>
            <w:hideMark/>
          </w:tcPr>
          <w:p w14:paraId="59DFA912" w14:textId="77777777" w:rsidR="00A46571" w:rsidRPr="005F252C" w:rsidRDefault="00A46571" w:rsidP="00A46571">
            <w:pPr>
              <w:tabs>
                <w:tab w:val="left" w:pos="2038"/>
              </w:tabs>
            </w:pPr>
            <w:r w:rsidRPr="005F252C">
              <w:t>S</w:t>
            </w:r>
          </w:p>
        </w:tc>
      </w:tr>
      <w:tr w:rsidR="00A46571" w:rsidRPr="005F252C" w14:paraId="5C6B671F" w14:textId="77777777" w:rsidTr="009764B6">
        <w:trPr>
          <w:trHeight w:val="310"/>
        </w:trPr>
        <w:tc>
          <w:tcPr>
            <w:tcW w:w="5040" w:type="dxa"/>
            <w:vMerge/>
            <w:hideMark/>
          </w:tcPr>
          <w:p w14:paraId="0637846C" w14:textId="77777777" w:rsidR="00A46571" w:rsidRPr="005F252C" w:rsidRDefault="00A46571" w:rsidP="00A46571">
            <w:pPr>
              <w:tabs>
                <w:tab w:val="left" w:pos="2038"/>
              </w:tabs>
              <w:rPr>
                <w:b/>
                <w:bCs/>
              </w:rPr>
            </w:pPr>
          </w:p>
        </w:tc>
        <w:tc>
          <w:tcPr>
            <w:tcW w:w="2260" w:type="dxa"/>
            <w:vMerge/>
            <w:hideMark/>
          </w:tcPr>
          <w:p w14:paraId="1ADFDA29" w14:textId="77777777" w:rsidR="00A46571" w:rsidRPr="005F252C" w:rsidRDefault="00A46571" w:rsidP="00A46571">
            <w:pPr>
              <w:tabs>
                <w:tab w:val="left" w:pos="2038"/>
              </w:tabs>
              <w:rPr>
                <w:b/>
                <w:bCs/>
              </w:rPr>
            </w:pPr>
          </w:p>
        </w:tc>
        <w:tc>
          <w:tcPr>
            <w:tcW w:w="11360" w:type="dxa"/>
            <w:vMerge/>
            <w:hideMark/>
          </w:tcPr>
          <w:p w14:paraId="18C10FD8" w14:textId="77777777" w:rsidR="00A46571" w:rsidRPr="005F252C" w:rsidRDefault="00A46571" w:rsidP="00A46571">
            <w:pPr>
              <w:tabs>
                <w:tab w:val="left" w:pos="2038"/>
              </w:tabs>
            </w:pPr>
          </w:p>
        </w:tc>
        <w:tc>
          <w:tcPr>
            <w:tcW w:w="5360" w:type="dxa"/>
            <w:hideMark/>
          </w:tcPr>
          <w:p w14:paraId="418986BE" w14:textId="77777777" w:rsidR="00A46571" w:rsidRPr="005F252C" w:rsidRDefault="00A46571" w:rsidP="00A46571">
            <w:pPr>
              <w:tabs>
                <w:tab w:val="left" w:pos="2038"/>
              </w:tabs>
            </w:pPr>
            <w:r w:rsidRPr="005F252C">
              <w:t>Offices Partition</w:t>
            </w:r>
          </w:p>
        </w:tc>
        <w:tc>
          <w:tcPr>
            <w:tcW w:w="760" w:type="dxa"/>
            <w:hideMark/>
          </w:tcPr>
          <w:p w14:paraId="5403067B" w14:textId="77777777" w:rsidR="00A46571" w:rsidRPr="005F252C" w:rsidRDefault="00A46571" w:rsidP="00A46571">
            <w:pPr>
              <w:tabs>
                <w:tab w:val="left" w:pos="2038"/>
              </w:tabs>
            </w:pPr>
            <w:r w:rsidRPr="005F252C">
              <w:t>No</w:t>
            </w:r>
          </w:p>
        </w:tc>
        <w:tc>
          <w:tcPr>
            <w:tcW w:w="1380" w:type="dxa"/>
            <w:hideMark/>
          </w:tcPr>
          <w:p w14:paraId="131C8643" w14:textId="77777777" w:rsidR="00A46571" w:rsidRPr="005F252C" w:rsidRDefault="00A46571" w:rsidP="00A46571">
            <w:pPr>
              <w:tabs>
                <w:tab w:val="left" w:pos="2038"/>
              </w:tabs>
            </w:pPr>
            <w:r w:rsidRPr="005F252C">
              <w:t>Yes</w:t>
            </w:r>
          </w:p>
        </w:tc>
        <w:tc>
          <w:tcPr>
            <w:tcW w:w="1460" w:type="dxa"/>
            <w:hideMark/>
          </w:tcPr>
          <w:p w14:paraId="48576931" w14:textId="77777777" w:rsidR="00A46571" w:rsidRPr="005F252C" w:rsidRDefault="00A46571" w:rsidP="00A46571">
            <w:pPr>
              <w:tabs>
                <w:tab w:val="left" w:pos="2038"/>
              </w:tabs>
            </w:pPr>
            <w:r w:rsidRPr="005F252C">
              <w:t>S</w:t>
            </w:r>
          </w:p>
        </w:tc>
      </w:tr>
      <w:tr w:rsidR="00A46571" w:rsidRPr="005F252C" w14:paraId="7B15B70C" w14:textId="77777777" w:rsidTr="009764B6">
        <w:trPr>
          <w:trHeight w:val="310"/>
        </w:trPr>
        <w:tc>
          <w:tcPr>
            <w:tcW w:w="5040" w:type="dxa"/>
            <w:vMerge/>
            <w:hideMark/>
          </w:tcPr>
          <w:p w14:paraId="1F6006CD" w14:textId="77777777" w:rsidR="00A46571" w:rsidRPr="005F252C" w:rsidRDefault="00A46571" w:rsidP="00A46571">
            <w:pPr>
              <w:tabs>
                <w:tab w:val="left" w:pos="2038"/>
              </w:tabs>
              <w:rPr>
                <w:b/>
                <w:bCs/>
              </w:rPr>
            </w:pPr>
          </w:p>
        </w:tc>
        <w:tc>
          <w:tcPr>
            <w:tcW w:w="2260" w:type="dxa"/>
            <w:vMerge/>
            <w:hideMark/>
          </w:tcPr>
          <w:p w14:paraId="41F1A796" w14:textId="77777777" w:rsidR="00A46571" w:rsidRPr="005F252C" w:rsidRDefault="00A46571" w:rsidP="00A46571">
            <w:pPr>
              <w:tabs>
                <w:tab w:val="left" w:pos="2038"/>
              </w:tabs>
              <w:rPr>
                <w:b/>
                <w:bCs/>
              </w:rPr>
            </w:pPr>
          </w:p>
        </w:tc>
        <w:tc>
          <w:tcPr>
            <w:tcW w:w="11360" w:type="dxa"/>
            <w:vMerge/>
            <w:hideMark/>
          </w:tcPr>
          <w:p w14:paraId="6EB6F969" w14:textId="77777777" w:rsidR="00A46571" w:rsidRPr="005F252C" w:rsidRDefault="00A46571" w:rsidP="00A46571">
            <w:pPr>
              <w:tabs>
                <w:tab w:val="left" w:pos="2038"/>
              </w:tabs>
            </w:pPr>
          </w:p>
        </w:tc>
        <w:tc>
          <w:tcPr>
            <w:tcW w:w="5360" w:type="dxa"/>
            <w:hideMark/>
          </w:tcPr>
          <w:p w14:paraId="7C8B1BC4" w14:textId="77777777" w:rsidR="00A46571" w:rsidRPr="005F252C" w:rsidRDefault="00A46571" w:rsidP="00A46571">
            <w:pPr>
              <w:tabs>
                <w:tab w:val="left" w:pos="2038"/>
              </w:tabs>
            </w:pPr>
            <w:r w:rsidRPr="005F252C">
              <w:t>Lawn Care and Maintenance</w:t>
            </w:r>
          </w:p>
        </w:tc>
        <w:tc>
          <w:tcPr>
            <w:tcW w:w="760" w:type="dxa"/>
            <w:hideMark/>
          </w:tcPr>
          <w:p w14:paraId="7FB51A52" w14:textId="77777777" w:rsidR="00A46571" w:rsidRPr="005F252C" w:rsidRDefault="00A46571" w:rsidP="00A46571">
            <w:pPr>
              <w:tabs>
                <w:tab w:val="left" w:pos="2038"/>
              </w:tabs>
            </w:pPr>
            <w:r w:rsidRPr="005F252C">
              <w:t>No</w:t>
            </w:r>
          </w:p>
        </w:tc>
        <w:tc>
          <w:tcPr>
            <w:tcW w:w="1380" w:type="dxa"/>
            <w:hideMark/>
          </w:tcPr>
          <w:p w14:paraId="61BFC030" w14:textId="77777777" w:rsidR="00A46571" w:rsidRPr="005F252C" w:rsidRDefault="00A46571" w:rsidP="00A46571">
            <w:pPr>
              <w:tabs>
                <w:tab w:val="left" w:pos="2038"/>
              </w:tabs>
            </w:pPr>
            <w:r w:rsidRPr="005F252C">
              <w:t>Yes</w:t>
            </w:r>
          </w:p>
        </w:tc>
        <w:tc>
          <w:tcPr>
            <w:tcW w:w="1460" w:type="dxa"/>
            <w:hideMark/>
          </w:tcPr>
          <w:p w14:paraId="143CC9C8" w14:textId="77777777" w:rsidR="00A46571" w:rsidRPr="005F252C" w:rsidRDefault="00A46571" w:rsidP="00A46571">
            <w:pPr>
              <w:tabs>
                <w:tab w:val="left" w:pos="2038"/>
              </w:tabs>
            </w:pPr>
            <w:r w:rsidRPr="005F252C">
              <w:t>S</w:t>
            </w:r>
          </w:p>
        </w:tc>
      </w:tr>
      <w:tr w:rsidR="00A46571" w:rsidRPr="005F252C" w14:paraId="56B584FD" w14:textId="77777777" w:rsidTr="009764B6">
        <w:trPr>
          <w:trHeight w:val="310"/>
        </w:trPr>
        <w:tc>
          <w:tcPr>
            <w:tcW w:w="5040" w:type="dxa"/>
            <w:vMerge/>
            <w:hideMark/>
          </w:tcPr>
          <w:p w14:paraId="0B1C4CCF" w14:textId="77777777" w:rsidR="00A46571" w:rsidRPr="005F252C" w:rsidRDefault="00A46571" w:rsidP="00A46571">
            <w:pPr>
              <w:tabs>
                <w:tab w:val="left" w:pos="2038"/>
              </w:tabs>
              <w:rPr>
                <w:b/>
                <w:bCs/>
              </w:rPr>
            </w:pPr>
          </w:p>
        </w:tc>
        <w:tc>
          <w:tcPr>
            <w:tcW w:w="2260" w:type="dxa"/>
            <w:vMerge/>
            <w:hideMark/>
          </w:tcPr>
          <w:p w14:paraId="57BB6801" w14:textId="77777777" w:rsidR="00A46571" w:rsidRPr="005F252C" w:rsidRDefault="00A46571" w:rsidP="00A46571">
            <w:pPr>
              <w:tabs>
                <w:tab w:val="left" w:pos="2038"/>
              </w:tabs>
              <w:rPr>
                <w:b/>
                <w:bCs/>
              </w:rPr>
            </w:pPr>
          </w:p>
        </w:tc>
        <w:tc>
          <w:tcPr>
            <w:tcW w:w="11360" w:type="dxa"/>
            <w:vMerge/>
            <w:hideMark/>
          </w:tcPr>
          <w:p w14:paraId="4B91E127" w14:textId="77777777" w:rsidR="00A46571" w:rsidRPr="005F252C" w:rsidRDefault="00A46571" w:rsidP="00A46571">
            <w:pPr>
              <w:tabs>
                <w:tab w:val="left" w:pos="2038"/>
              </w:tabs>
            </w:pPr>
          </w:p>
        </w:tc>
        <w:tc>
          <w:tcPr>
            <w:tcW w:w="5360" w:type="dxa"/>
            <w:hideMark/>
          </w:tcPr>
          <w:p w14:paraId="3677797F" w14:textId="77777777" w:rsidR="00A46571" w:rsidRPr="005F252C" w:rsidRDefault="00A46571" w:rsidP="00A46571">
            <w:pPr>
              <w:tabs>
                <w:tab w:val="left" w:pos="2038"/>
              </w:tabs>
            </w:pPr>
            <w:r w:rsidRPr="005F252C">
              <w:t>Planting and Garden Installation</w:t>
            </w:r>
          </w:p>
        </w:tc>
        <w:tc>
          <w:tcPr>
            <w:tcW w:w="760" w:type="dxa"/>
            <w:hideMark/>
          </w:tcPr>
          <w:p w14:paraId="207CDF4C" w14:textId="77777777" w:rsidR="00A46571" w:rsidRPr="005F252C" w:rsidRDefault="00A46571" w:rsidP="00A46571">
            <w:pPr>
              <w:tabs>
                <w:tab w:val="left" w:pos="2038"/>
              </w:tabs>
            </w:pPr>
            <w:r w:rsidRPr="005F252C">
              <w:t>No</w:t>
            </w:r>
          </w:p>
        </w:tc>
        <w:tc>
          <w:tcPr>
            <w:tcW w:w="1380" w:type="dxa"/>
            <w:hideMark/>
          </w:tcPr>
          <w:p w14:paraId="718F1822" w14:textId="77777777" w:rsidR="00A46571" w:rsidRPr="005F252C" w:rsidRDefault="00A46571" w:rsidP="00A46571">
            <w:pPr>
              <w:tabs>
                <w:tab w:val="left" w:pos="2038"/>
              </w:tabs>
            </w:pPr>
            <w:r w:rsidRPr="005F252C">
              <w:t>Yes</w:t>
            </w:r>
          </w:p>
        </w:tc>
        <w:tc>
          <w:tcPr>
            <w:tcW w:w="1460" w:type="dxa"/>
            <w:hideMark/>
          </w:tcPr>
          <w:p w14:paraId="199DD307" w14:textId="77777777" w:rsidR="00A46571" w:rsidRPr="005F252C" w:rsidRDefault="00A46571" w:rsidP="00A46571">
            <w:pPr>
              <w:tabs>
                <w:tab w:val="left" w:pos="2038"/>
              </w:tabs>
            </w:pPr>
            <w:r w:rsidRPr="005F252C">
              <w:t>S</w:t>
            </w:r>
          </w:p>
        </w:tc>
      </w:tr>
      <w:tr w:rsidR="00A46571" w:rsidRPr="005F252C" w14:paraId="01F0D5B4" w14:textId="77777777" w:rsidTr="009764B6">
        <w:trPr>
          <w:trHeight w:val="310"/>
        </w:trPr>
        <w:tc>
          <w:tcPr>
            <w:tcW w:w="5040" w:type="dxa"/>
            <w:vMerge/>
            <w:hideMark/>
          </w:tcPr>
          <w:p w14:paraId="0CBBC8C3" w14:textId="77777777" w:rsidR="00A46571" w:rsidRPr="005F252C" w:rsidRDefault="00A46571" w:rsidP="00A46571">
            <w:pPr>
              <w:tabs>
                <w:tab w:val="left" w:pos="2038"/>
              </w:tabs>
              <w:rPr>
                <w:b/>
                <w:bCs/>
              </w:rPr>
            </w:pPr>
          </w:p>
        </w:tc>
        <w:tc>
          <w:tcPr>
            <w:tcW w:w="2260" w:type="dxa"/>
            <w:vMerge/>
            <w:hideMark/>
          </w:tcPr>
          <w:p w14:paraId="1B119511" w14:textId="77777777" w:rsidR="00A46571" w:rsidRPr="005F252C" w:rsidRDefault="00A46571" w:rsidP="00A46571">
            <w:pPr>
              <w:tabs>
                <w:tab w:val="left" w:pos="2038"/>
              </w:tabs>
              <w:rPr>
                <w:b/>
                <w:bCs/>
              </w:rPr>
            </w:pPr>
          </w:p>
        </w:tc>
        <w:tc>
          <w:tcPr>
            <w:tcW w:w="11360" w:type="dxa"/>
            <w:vMerge/>
            <w:hideMark/>
          </w:tcPr>
          <w:p w14:paraId="0C9077CF" w14:textId="77777777" w:rsidR="00A46571" w:rsidRPr="005F252C" w:rsidRDefault="00A46571" w:rsidP="00A46571">
            <w:pPr>
              <w:tabs>
                <w:tab w:val="left" w:pos="2038"/>
              </w:tabs>
            </w:pPr>
          </w:p>
        </w:tc>
        <w:tc>
          <w:tcPr>
            <w:tcW w:w="5360" w:type="dxa"/>
            <w:hideMark/>
          </w:tcPr>
          <w:p w14:paraId="1D50F061" w14:textId="77777777" w:rsidR="00A46571" w:rsidRPr="005F252C" w:rsidRDefault="00A46571" w:rsidP="00A46571">
            <w:pPr>
              <w:tabs>
                <w:tab w:val="left" w:pos="2038"/>
              </w:tabs>
            </w:pPr>
            <w:r w:rsidRPr="005F252C">
              <w:t>landscape Construction</w:t>
            </w:r>
          </w:p>
        </w:tc>
        <w:tc>
          <w:tcPr>
            <w:tcW w:w="760" w:type="dxa"/>
            <w:hideMark/>
          </w:tcPr>
          <w:p w14:paraId="45228B36" w14:textId="77777777" w:rsidR="00A46571" w:rsidRPr="005F252C" w:rsidRDefault="00A46571" w:rsidP="00A46571">
            <w:pPr>
              <w:tabs>
                <w:tab w:val="left" w:pos="2038"/>
              </w:tabs>
            </w:pPr>
            <w:r w:rsidRPr="005F252C">
              <w:t>No</w:t>
            </w:r>
          </w:p>
        </w:tc>
        <w:tc>
          <w:tcPr>
            <w:tcW w:w="1380" w:type="dxa"/>
            <w:hideMark/>
          </w:tcPr>
          <w:p w14:paraId="59436584" w14:textId="77777777" w:rsidR="00A46571" w:rsidRPr="005F252C" w:rsidRDefault="00A46571" w:rsidP="00A46571">
            <w:pPr>
              <w:tabs>
                <w:tab w:val="left" w:pos="2038"/>
              </w:tabs>
            </w:pPr>
            <w:r w:rsidRPr="005F252C">
              <w:t>Yes</w:t>
            </w:r>
          </w:p>
        </w:tc>
        <w:tc>
          <w:tcPr>
            <w:tcW w:w="1460" w:type="dxa"/>
            <w:hideMark/>
          </w:tcPr>
          <w:p w14:paraId="099A5D10" w14:textId="77777777" w:rsidR="00A46571" w:rsidRPr="005F252C" w:rsidRDefault="00A46571" w:rsidP="00A46571">
            <w:pPr>
              <w:tabs>
                <w:tab w:val="left" w:pos="2038"/>
              </w:tabs>
            </w:pPr>
            <w:r w:rsidRPr="005F252C">
              <w:t>S</w:t>
            </w:r>
          </w:p>
        </w:tc>
      </w:tr>
      <w:tr w:rsidR="00A46571" w:rsidRPr="005F252C" w14:paraId="5CDCF334" w14:textId="77777777" w:rsidTr="009764B6">
        <w:trPr>
          <w:trHeight w:val="310"/>
        </w:trPr>
        <w:tc>
          <w:tcPr>
            <w:tcW w:w="5040" w:type="dxa"/>
            <w:vMerge/>
            <w:hideMark/>
          </w:tcPr>
          <w:p w14:paraId="0F431849" w14:textId="77777777" w:rsidR="00A46571" w:rsidRPr="005F252C" w:rsidRDefault="00A46571" w:rsidP="00A46571">
            <w:pPr>
              <w:tabs>
                <w:tab w:val="left" w:pos="2038"/>
              </w:tabs>
              <w:rPr>
                <w:b/>
                <w:bCs/>
              </w:rPr>
            </w:pPr>
          </w:p>
        </w:tc>
        <w:tc>
          <w:tcPr>
            <w:tcW w:w="2260" w:type="dxa"/>
            <w:vMerge/>
            <w:hideMark/>
          </w:tcPr>
          <w:p w14:paraId="1C075D59" w14:textId="77777777" w:rsidR="00A46571" w:rsidRPr="005F252C" w:rsidRDefault="00A46571" w:rsidP="00A46571">
            <w:pPr>
              <w:tabs>
                <w:tab w:val="left" w:pos="2038"/>
              </w:tabs>
              <w:rPr>
                <w:b/>
                <w:bCs/>
              </w:rPr>
            </w:pPr>
          </w:p>
        </w:tc>
        <w:tc>
          <w:tcPr>
            <w:tcW w:w="11360" w:type="dxa"/>
            <w:vMerge/>
            <w:hideMark/>
          </w:tcPr>
          <w:p w14:paraId="6194EBFB" w14:textId="77777777" w:rsidR="00A46571" w:rsidRPr="005F252C" w:rsidRDefault="00A46571" w:rsidP="00A46571">
            <w:pPr>
              <w:tabs>
                <w:tab w:val="left" w:pos="2038"/>
              </w:tabs>
            </w:pPr>
          </w:p>
        </w:tc>
        <w:tc>
          <w:tcPr>
            <w:tcW w:w="5360" w:type="dxa"/>
            <w:hideMark/>
          </w:tcPr>
          <w:p w14:paraId="292DF56B" w14:textId="77777777" w:rsidR="00A46571" w:rsidRPr="005F252C" w:rsidRDefault="00A46571" w:rsidP="00A46571">
            <w:pPr>
              <w:tabs>
                <w:tab w:val="left" w:pos="2038"/>
              </w:tabs>
            </w:pPr>
            <w:r w:rsidRPr="005F252C">
              <w:t>Field Irrigation Kit</w:t>
            </w:r>
          </w:p>
        </w:tc>
        <w:tc>
          <w:tcPr>
            <w:tcW w:w="760" w:type="dxa"/>
            <w:hideMark/>
          </w:tcPr>
          <w:p w14:paraId="632CDFAA" w14:textId="77777777" w:rsidR="00A46571" w:rsidRPr="005F252C" w:rsidRDefault="00A46571" w:rsidP="00A46571">
            <w:pPr>
              <w:tabs>
                <w:tab w:val="left" w:pos="2038"/>
              </w:tabs>
            </w:pPr>
            <w:r w:rsidRPr="005F252C">
              <w:t>Yes</w:t>
            </w:r>
          </w:p>
        </w:tc>
        <w:tc>
          <w:tcPr>
            <w:tcW w:w="1380" w:type="dxa"/>
            <w:hideMark/>
          </w:tcPr>
          <w:p w14:paraId="4B8D55C6" w14:textId="77777777" w:rsidR="00A46571" w:rsidRPr="005F252C" w:rsidRDefault="00A46571" w:rsidP="00A46571">
            <w:pPr>
              <w:tabs>
                <w:tab w:val="left" w:pos="2038"/>
              </w:tabs>
            </w:pPr>
            <w:r w:rsidRPr="005F252C">
              <w:t>Yes</w:t>
            </w:r>
          </w:p>
        </w:tc>
        <w:tc>
          <w:tcPr>
            <w:tcW w:w="1460" w:type="dxa"/>
            <w:hideMark/>
          </w:tcPr>
          <w:p w14:paraId="08205EAE" w14:textId="77777777" w:rsidR="00A46571" w:rsidRPr="005F252C" w:rsidRDefault="00A46571" w:rsidP="00A46571">
            <w:pPr>
              <w:tabs>
                <w:tab w:val="left" w:pos="2038"/>
              </w:tabs>
            </w:pPr>
            <w:r w:rsidRPr="005F252C">
              <w:t>P</w:t>
            </w:r>
          </w:p>
        </w:tc>
      </w:tr>
      <w:tr w:rsidR="00A46571" w:rsidRPr="005F252C" w14:paraId="20E4AFD2" w14:textId="77777777" w:rsidTr="009764B6">
        <w:trPr>
          <w:trHeight w:val="310"/>
        </w:trPr>
        <w:tc>
          <w:tcPr>
            <w:tcW w:w="5040" w:type="dxa"/>
            <w:vMerge/>
            <w:hideMark/>
          </w:tcPr>
          <w:p w14:paraId="236B025C" w14:textId="77777777" w:rsidR="00A46571" w:rsidRPr="005F252C" w:rsidRDefault="00A46571" w:rsidP="00A46571">
            <w:pPr>
              <w:tabs>
                <w:tab w:val="left" w:pos="2038"/>
              </w:tabs>
              <w:rPr>
                <w:b/>
                <w:bCs/>
              </w:rPr>
            </w:pPr>
          </w:p>
        </w:tc>
        <w:tc>
          <w:tcPr>
            <w:tcW w:w="2260" w:type="dxa"/>
            <w:vMerge/>
            <w:hideMark/>
          </w:tcPr>
          <w:p w14:paraId="5B464F8C" w14:textId="77777777" w:rsidR="00A46571" w:rsidRPr="005F252C" w:rsidRDefault="00A46571" w:rsidP="00A46571">
            <w:pPr>
              <w:tabs>
                <w:tab w:val="left" w:pos="2038"/>
              </w:tabs>
              <w:rPr>
                <w:b/>
                <w:bCs/>
              </w:rPr>
            </w:pPr>
          </w:p>
        </w:tc>
        <w:tc>
          <w:tcPr>
            <w:tcW w:w="11360" w:type="dxa"/>
            <w:vMerge/>
            <w:hideMark/>
          </w:tcPr>
          <w:p w14:paraId="33669CAE" w14:textId="77777777" w:rsidR="00A46571" w:rsidRPr="005F252C" w:rsidRDefault="00A46571" w:rsidP="00A46571">
            <w:pPr>
              <w:tabs>
                <w:tab w:val="left" w:pos="2038"/>
              </w:tabs>
            </w:pPr>
          </w:p>
        </w:tc>
        <w:tc>
          <w:tcPr>
            <w:tcW w:w="5360" w:type="dxa"/>
            <w:hideMark/>
          </w:tcPr>
          <w:p w14:paraId="02958B7E" w14:textId="77777777" w:rsidR="00A46571" w:rsidRPr="005F252C" w:rsidRDefault="00A46571" w:rsidP="00A46571">
            <w:pPr>
              <w:tabs>
                <w:tab w:val="left" w:pos="2038"/>
              </w:tabs>
            </w:pPr>
            <w:r w:rsidRPr="005F252C">
              <w:t>Irrigation Systems</w:t>
            </w:r>
          </w:p>
        </w:tc>
        <w:tc>
          <w:tcPr>
            <w:tcW w:w="760" w:type="dxa"/>
            <w:hideMark/>
          </w:tcPr>
          <w:p w14:paraId="3E1510CE" w14:textId="77777777" w:rsidR="00A46571" w:rsidRPr="005F252C" w:rsidRDefault="00A46571" w:rsidP="00A46571">
            <w:pPr>
              <w:tabs>
                <w:tab w:val="left" w:pos="2038"/>
              </w:tabs>
            </w:pPr>
            <w:r w:rsidRPr="005F252C">
              <w:t>Yes</w:t>
            </w:r>
          </w:p>
        </w:tc>
        <w:tc>
          <w:tcPr>
            <w:tcW w:w="1380" w:type="dxa"/>
            <w:hideMark/>
          </w:tcPr>
          <w:p w14:paraId="493272DF" w14:textId="77777777" w:rsidR="00A46571" w:rsidRPr="005F252C" w:rsidRDefault="00A46571" w:rsidP="00A46571">
            <w:pPr>
              <w:tabs>
                <w:tab w:val="left" w:pos="2038"/>
              </w:tabs>
            </w:pPr>
            <w:r w:rsidRPr="005F252C">
              <w:t>Yes</w:t>
            </w:r>
          </w:p>
        </w:tc>
        <w:tc>
          <w:tcPr>
            <w:tcW w:w="1460" w:type="dxa"/>
            <w:hideMark/>
          </w:tcPr>
          <w:p w14:paraId="2F6DC328" w14:textId="77777777" w:rsidR="00A46571" w:rsidRPr="005F252C" w:rsidRDefault="00A46571" w:rsidP="00A46571">
            <w:pPr>
              <w:tabs>
                <w:tab w:val="left" w:pos="2038"/>
              </w:tabs>
            </w:pPr>
            <w:r w:rsidRPr="005F252C">
              <w:t>P</w:t>
            </w:r>
          </w:p>
        </w:tc>
      </w:tr>
      <w:tr w:rsidR="00A46571" w:rsidRPr="005F252C" w14:paraId="15AB20CF" w14:textId="77777777" w:rsidTr="009764B6">
        <w:trPr>
          <w:trHeight w:val="310"/>
        </w:trPr>
        <w:tc>
          <w:tcPr>
            <w:tcW w:w="5040" w:type="dxa"/>
            <w:vMerge/>
            <w:hideMark/>
          </w:tcPr>
          <w:p w14:paraId="0039E069" w14:textId="77777777" w:rsidR="00A46571" w:rsidRPr="005F252C" w:rsidRDefault="00A46571" w:rsidP="00A46571">
            <w:pPr>
              <w:tabs>
                <w:tab w:val="left" w:pos="2038"/>
              </w:tabs>
              <w:rPr>
                <w:b/>
                <w:bCs/>
              </w:rPr>
            </w:pPr>
          </w:p>
        </w:tc>
        <w:tc>
          <w:tcPr>
            <w:tcW w:w="2260" w:type="dxa"/>
            <w:vMerge/>
            <w:hideMark/>
          </w:tcPr>
          <w:p w14:paraId="4762DCCF" w14:textId="77777777" w:rsidR="00A46571" w:rsidRPr="005F252C" w:rsidRDefault="00A46571" w:rsidP="00A46571">
            <w:pPr>
              <w:tabs>
                <w:tab w:val="left" w:pos="2038"/>
              </w:tabs>
              <w:rPr>
                <w:b/>
                <w:bCs/>
              </w:rPr>
            </w:pPr>
          </w:p>
        </w:tc>
        <w:tc>
          <w:tcPr>
            <w:tcW w:w="11360" w:type="dxa"/>
            <w:vMerge/>
            <w:hideMark/>
          </w:tcPr>
          <w:p w14:paraId="36BDC1AD" w14:textId="77777777" w:rsidR="00A46571" w:rsidRPr="005F252C" w:rsidRDefault="00A46571" w:rsidP="00A46571">
            <w:pPr>
              <w:tabs>
                <w:tab w:val="left" w:pos="2038"/>
              </w:tabs>
            </w:pPr>
          </w:p>
        </w:tc>
        <w:tc>
          <w:tcPr>
            <w:tcW w:w="5360" w:type="dxa"/>
            <w:hideMark/>
          </w:tcPr>
          <w:p w14:paraId="28BBCEDC" w14:textId="77777777" w:rsidR="00A46571" w:rsidRPr="005F252C" w:rsidRDefault="00A46571" w:rsidP="00A46571">
            <w:pPr>
              <w:tabs>
                <w:tab w:val="left" w:pos="2038"/>
              </w:tabs>
            </w:pPr>
            <w:r w:rsidRPr="005F252C">
              <w:t>Ceiling panels</w:t>
            </w:r>
          </w:p>
        </w:tc>
        <w:tc>
          <w:tcPr>
            <w:tcW w:w="760" w:type="dxa"/>
            <w:hideMark/>
          </w:tcPr>
          <w:p w14:paraId="47FB8C90" w14:textId="77777777" w:rsidR="00A46571" w:rsidRPr="005F252C" w:rsidRDefault="00A46571" w:rsidP="00A46571">
            <w:pPr>
              <w:tabs>
                <w:tab w:val="left" w:pos="2038"/>
              </w:tabs>
            </w:pPr>
            <w:r w:rsidRPr="005F252C">
              <w:t>Yes</w:t>
            </w:r>
          </w:p>
        </w:tc>
        <w:tc>
          <w:tcPr>
            <w:tcW w:w="1380" w:type="dxa"/>
            <w:hideMark/>
          </w:tcPr>
          <w:p w14:paraId="184C4476" w14:textId="77777777" w:rsidR="00A46571" w:rsidRPr="005F252C" w:rsidRDefault="00A46571" w:rsidP="00A46571">
            <w:pPr>
              <w:tabs>
                <w:tab w:val="left" w:pos="2038"/>
              </w:tabs>
            </w:pPr>
            <w:r w:rsidRPr="005F252C">
              <w:t>Yes</w:t>
            </w:r>
          </w:p>
        </w:tc>
        <w:tc>
          <w:tcPr>
            <w:tcW w:w="1460" w:type="dxa"/>
            <w:hideMark/>
          </w:tcPr>
          <w:p w14:paraId="40EB15AB" w14:textId="77777777" w:rsidR="00A46571" w:rsidRPr="005F252C" w:rsidRDefault="00A46571" w:rsidP="00A46571">
            <w:pPr>
              <w:tabs>
                <w:tab w:val="left" w:pos="2038"/>
              </w:tabs>
            </w:pPr>
            <w:r w:rsidRPr="005F252C">
              <w:t>P</w:t>
            </w:r>
          </w:p>
        </w:tc>
      </w:tr>
      <w:tr w:rsidR="00A46571" w:rsidRPr="005F252C" w14:paraId="033D2D3E" w14:textId="77777777" w:rsidTr="009764B6">
        <w:trPr>
          <w:trHeight w:val="620"/>
        </w:trPr>
        <w:tc>
          <w:tcPr>
            <w:tcW w:w="5040" w:type="dxa"/>
            <w:vMerge w:val="restart"/>
            <w:hideMark/>
          </w:tcPr>
          <w:p w14:paraId="611656F3" w14:textId="77777777" w:rsidR="00A46571" w:rsidRPr="005F252C" w:rsidRDefault="00A46571" w:rsidP="00A46571">
            <w:pPr>
              <w:tabs>
                <w:tab w:val="left" w:pos="2038"/>
              </w:tabs>
              <w:rPr>
                <w:b/>
                <w:bCs/>
              </w:rPr>
            </w:pPr>
            <w:r w:rsidRPr="005F252C">
              <w:rPr>
                <w:b/>
                <w:bCs/>
              </w:rPr>
              <w:t xml:space="preserve">Construction Material &amp; Services </w:t>
            </w:r>
          </w:p>
        </w:tc>
        <w:tc>
          <w:tcPr>
            <w:tcW w:w="2260" w:type="dxa"/>
            <w:vMerge w:val="restart"/>
            <w:hideMark/>
          </w:tcPr>
          <w:p w14:paraId="3112997F" w14:textId="77777777" w:rsidR="00A46571" w:rsidRPr="005F252C" w:rsidRDefault="00A46571" w:rsidP="00A46571">
            <w:pPr>
              <w:tabs>
                <w:tab w:val="left" w:pos="2038"/>
              </w:tabs>
              <w:rPr>
                <w:b/>
                <w:bCs/>
              </w:rPr>
            </w:pPr>
            <w:r w:rsidRPr="005F252C">
              <w:rPr>
                <w:b/>
                <w:bCs/>
              </w:rPr>
              <w:t xml:space="preserve">Metals &amp; Steel Products &amp; services </w:t>
            </w:r>
          </w:p>
        </w:tc>
        <w:tc>
          <w:tcPr>
            <w:tcW w:w="11360" w:type="dxa"/>
            <w:vMerge w:val="restart"/>
            <w:hideMark/>
          </w:tcPr>
          <w:p w14:paraId="31976239" w14:textId="77777777" w:rsidR="00A46571" w:rsidRPr="005F252C" w:rsidRDefault="00A46571" w:rsidP="00A46571">
            <w:pPr>
              <w:tabs>
                <w:tab w:val="left" w:pos="2038"/>
              </w:tabs>
            </w:pPr>
            <w:r w:rsidRPr="005F252C">
              <w:t>Includes design, fabrication, and erection of steel structures used in construction, oil &amp; gas, and industrial applications. Covers machining and welding works related to metal components and assemblies.</w:t>
            </w:r>
          </w:p>
        </w:tc>
        <w:tc>
          <w:tcPr>
            <w:tcW w:w="5360" w:type="dxa"/>
            <w:hideMark/>
          </w:tcPr>
          <w:p w14:paraId="179FEA51" w14:textId="77777777" w:rsidR="00A46571" w:rsidRPr="005F252C" w:rsidRDefault="00A46571" w:rsidP="00A46571">
            <w:pPr>
              <w:tabs>
                <w:tab w:val="left" w:pos="2038"/>
              </w:tabs>
            </w:pPr>
            <w:r w:rsidRPr="005F252C">
              <w:t>Lathe Work &amp; Metal Fabrication (turning, shaping, and precision machining of metal components</w:t>
            </w:r>
          </w:p>
        </w:tc>
        <w:tc>
          <w:tcPr>
            <w:tcW w:w="760" w:type="dxa"/>
            <w:hideMark/>
          </w:tcPr>
          <w:p w14:paraId="6CECF572" w14:textId="77777777" w:rsidR="00A46571" w:rsidRPr="005F252C" w:rsidRDefault="00A46571" w:rsidP="00A46571">
            <w:pPr>
              <w:tabs>
                <w:tab w:val="left" w:pos="2038"/>
              </w:tabs>
            </w:pPr>
            <w:r w:rsidRPr="005F252C">
              <w:t>Yes</w:t>
            </w:r>
          </w:p>
        </w:tc>
        <w:tc>
          <w:tcPr>
            <w:tcW w:w="1380" w:type="dxa"/>
            <w:hideMark/>
          </w:tcPr>
          <w:p w14:paraId="59911651" w14:textId="77777777" w:rsidR="00A46571" w:rsidRPr="005F252C" w:rsidRDefault="00A46571" w:rsidP="00A46571">
            <w:pPr>
              <w:tabs>
                <w:tab w:val="left" w:pos="2038"/>
              </w:tabs>
            </w:pPr>
            <w:r w:rsidRPr="005F252C">
              <w:t>Yes</w:t>
            </w:r>
          </w:p>
        </w:tc>
        <w:tc>
          <w:tcPr>
            <w:tcW w:w="1460" w:type="dxa"/>
            <w:hideMark/>
          </w:tcPr>
          <w:p w14:paraId="2E11FDAA" w14:textId="77777777" w:rsidR="00A46571" w:rsidRPr="005F252C" w:rsidRDefault="00A46571" w:rsidP="00A46571">
            <w:pPr>
              <w:tabs>
                <w:tab w:val="left" w:pos="2038"/>
              </w:tabs>
            </w:pPr>
            <w:r w:rsidRPr="005F252C">
              <w:t>P</w:t>
            </w:r>
          </w:p>
        </w:tc>
      </w:tr>
      <w:tr w:rsidR="00A46571" w:rsidRPr="005F252C" w14:paraId="185FDF1C" w14:textId="77777777" w:rsidTr="009764B6">
        <w:trPr>
          <w:trHeight w:val="310"/>
        </w:trPr>
        <w:tc>
          <w:tcPr>
            <w:tcW w:w="5040" w:type="dxa"/>
            <w:vMerge/>
            <w:hideMark/>
          </w:tcPr>
          <w:p w14:paraId="5CFD45C4" w14:textId="77777777" w:rsidR="00A46571" w:rsidRPr="005F252C" w:rsidRDefault="00A46571" w:rsidP="00A46571">
            <w:pPr>
              <w:tabs>
                <w:tab w:val="left" w:pos="2038"/>
              </w:tabs>
              <w:rPr>
                <w:b/>
                <w:bCs/>
              </w:rPr>
            </w:pPr>
          </w:p>
        </w:tc>
        <w:tc>
          <w:tcPr>
            <w:tcW w:w="2260" w:type="dxa"/>
            <w:vMerge/>
            <w:hideMark/>
          </w:tcPr>
          <w:p w14:paraId="7B6A4A6A" w14:textId="77777777" w:rsidR="00A46571" w:rsidRPr="005F252C" w:rsidRDefault="00A46571" w:rsidP="00A46571">
            <w:pPr>
              <w:tabs>
                <w:tab w:val="left" w:pos="2038"/>
              </w:tabs>
              <w:rPr>
                <w:b/>
                <w:bCs/>
              </w:rPr>
            </w:pPr>
          </w:p>
        </w:tc>
        <w:tc>
          <w:tcPr>
            <w:tcW w:w="11360" w:type="dxa"/>
            <w:vMerge/>
            <w:hideMark/>
          </w:tcPr>
          <w:p w14:paraId="37B5D006" w14:textId="77777777" w:rsidR="00A46571" w:rsidRPr="005F252C" w:rsidRDefault="00A46571" w:rsidP="00A46571">
            <w:pPr>
              <w:tabs>
                <w:tab w:val="left" w:pos="2038"/>
              </w:tabs>
            </w:pPr>
          </w:p>
        </w:tc>
        <w:tc>
          <w:tcPr>
            <w:tcW w:w="5360" w:type="dxa"/>
            <w:hideMark/>
          </w:tcPr>
          <w:p w14:paraId="54FA5869" w14:textId="77777777" w:rsidR="00A46571" w:rsidRPr="005F252C" w:rsidRDefault="00A46571" w:rsidP="00A46571">
            <w:pPr>
              <w:tabs>
                <w:tab w:val="left" w:pos="2038"/>
              </w:tabs>
            </w:pPr>
            <w:r w:rsidRPr="005F252C">
              <w:t>Steel Fabrication &amp; Structural Works</w:t>
            </w:r>
          </w:p>
        </w:tc>
        <w:tc>
          <w:tcPr>
            <w:tcW w:w="760" w:type="dxa"/>
            <w:hideMark/>
          </w:tcPr>
          <w:p w14:paraId="231E9301" w14:textId="77777777" w:rsidR="00A46571" w:rsidRPr="005F252C" w:rsidRDefault="00A46571" w:rsidP="00A46571">
            <w:pPr>
              <w:tabs>
                <w:tab w:val="left" w:pos="2038"/>
              </w:tabs>
            </w:pPr>
            <w:r w:rsidRPr="005F252C">
              <w:t>Yes</w:t>
            </w:r>
          </w:p>
        </w:tc>
        <w:tc>
          <w:tcPr>
            <w:tcW w:w="1380" w:type="dxa"/>
            <w:hideMark/>
          </w:tcPr>
          <w:p w14:paraId="66FA658D" w14:textId="77777777" w:rsidR="00A46571" w:rsidRPr="005F252C" w:rsidRDefault="00A46571" w:rsidP="00A46571">
            <w:pPr>
              <w:tabs>
                <w:tab w:val="left" w:pos="2038"/>
              </w:tabs>
            </w:pPr>
            <w:r w:rsidRPr="005F252C">
              <w:t>Yes</w:t>
            </w:r>
          </w:p>
        </w:tc>
        <w:tc>
          <w:tcPr>
            <w:tcW w:w="1460" w:type="dxa"/>
            <w:hideMark/>
          </w:tcPr>
          <w:p w14:paraId="2F16CA69" w14:textId="77777777" w:rsidR="00A46571" w:rsidRPr="005F252C" w:rsidRDefault="00A46571" w:rsidP="00A46571">
            <w:pPr>
              <w:tabs>
                <w:tab w:val="left" w:pos="2038"/>
              </w:tabs>
            </w:pPr>
            <w:r w:rsidRPr="005F252C">
              <w:t>P</w:t>
            </w:r>
          </w:p>
        </w:tc>
      </w:tr>
      <w:tr w:rsidR="00A46571" w:rsidRPr="005F252C" w14:paraId="5DC45507" w14:textId="77777777" w:rsidTr="009764B6">
        <w:trPr>
          <w:trHeight w:val="310"/>
        </w:trPr>
        <w:tc>
          <w:tcPr>
            <w:tcW w:w="5040" w:type="dxa"/>
            <w:vMerge/>
            <w:hideMark/>
          </w:tcPr>
          <w:p w14:paraId="30FEFB28" w14:textId="77777777" w:rsidR="00A46571" w:rsidRPr="005F252C" w:rsidRDefault="00A46571" w:rsidP="00A46571">
            <w:pPr>
              <w:tabs>
                <w:tab w:val="left" w:pos="2038"/>
              </w:tabs>
              <w:rPr>
                <w:b/>
                <w:bCs/>
              </w:rPr>
            </w:pPr>
          </w:p>
        </w:tc>
        <w:tc>
          <w:tcPr>
            <w:tcW w:w="2260" w:type="dxa"/>
            <w:vMerge/>
            <w:hideMark/>
          </w:tcPr>
          <w:p w14:paraId="40F5FA09" w14:textId="77777777" w:rsidR="00A46571" w:rsidRPr="005F252C" w:rsidRDefault="00A46571" w:rsidP="00A46571">
            <w:pPr>
              <w:tabs>
                <w:tab w:val="left" w:pos="2038"/>
              </w:tabs>
              <w:rPr>
                <w:b/>
                <w:bCs/>
              </w:rPr>
            </w:pPr>
          </w:p>
        </w:tc>
        <w:tc>
          <w:tcPr>
            <w:tcW w:w="11360" w:type="dxa"/>
            <w:vMerge/>
            <w:hideMark/>
          </w:tcPr>
          <w:p w14:paraId="3785F034" w14:textId="77777777" w:rsidR="00A46571" w:rsidRPr="005F252C" w:rsidRDefault="00A46571" w:rsidP="00A46571">
            <w:pPr>
              <w:tabs>
                <w:tab w:val="left" w:pos="2038"/>
              </w:tabs>
            </w:pPr>
          </w:p>
        </w:tc>
        <w:tc>
          <w:tcPr>
            <w:tcW w:w="5360" w:type="dxa"/>
            <w:hideMark/>
          </w:tcPr>
          <w:p w14:paraId="285CD8ED" w14:textId="77777777" w:rsidR="00A46571" w:rsidRPr="005F252C" w:rsidRDefault="00A46571" w:rsidP="00A46571">
            <w:pPr>
              <w:tabs>
                <w:tab w:val="left" w:pos="2038"/>
              </w:tabs>
            </w:pPr>
            <w:r w:rsidRPr="005F252C">
              <w:t xml:space="preserve">Skids </w:t>
            </w:r>
          </w:p>
        </w:tc>
        <w:tc>
          <w:tcPr>
            <w:tcW w:w="760" w:type="dxa"/>
            <w:hideMark/>
          </w:tcPr>
          <w:p w14:paraId="0CFAD45E" w14:textId="77777777" w:rsidR="00A46571" w:rsidRPr="005F252C" w:rsidRDefault="00A46571" w:rsidP="00A46571">
            <w:pPr>
              <w:tabs>
                <w:tab w:val="left" w:pos="2038"/>
              </w:tabs>
            </w:pPr>
            <w:r w:rsidRPr="005F252C">
              <w:t>Yes</w:t>
            </w:r>
          </w:p>
        </w:tc>
        <w:tc>
          <w:tcPr>
            <w:tcW w:w="1380" w:type="dxa"/>
            <w:hideMark/>
          </w:tcPr>
          <w:p w14:paraId="0DB1CC94" w14:textId="77777777" w:rsidR="00A46571" w:rsidRPr="005F252C" w:rsidRDefault="00A46571" w:rsidP="00A46571">
            <w:pPr>
              <w:tabs>
                <w:tab w:val="left" w:pos="2038"/>
              </w:tabs>
            </w:pPr>
            <w:r w:rsidRPr="005F252C">
              <w:t>Yes</w:t>
            </w:r>
          </w:p>
        </w:tc>
        <w:tc>
          <w:tcPr>
            <w:tcW w:w="1460" w:type="dxa"/>
            <w:hideMark/>
          </w:tcPr>
          <w:p w14:paraId="7902069B" w14:textId="77777777" w:rsidR="00A46571" w:rsidRPr="005F252C" w:rsidRDefault="00A46571" w:rsidP="00A46571">
            <w:pPr>
              <w:tabs>
                <w:tab w:val="left" w:pos="2038"/>
              </w:tabs>
            </w:pPr>
            <w:r w:rsidRPr="005F252C">
              <w:t>P</w:t>
            </w:r>
          </w:p>
        </w:tc>
      </w:tr>
      <w:tr w:rsidR="00A46571" w:rsidRPr="005F252C" w14:paraId="67ED77DE" w14:textId="77777777" w:rsidTr="009764B6">
        <w:trPr>
          <w:trHeight w:val="620"/>
        </w:trPr>
        <w:tc>
          <w:tcPr>
            <w:tcW w:w="5040" w:type="dxa"/>
            <w:vMerge/>
            <w:hideMark/>
          </w:tcPr>
          <w:p w14:paraId="4FFEDCF6" w14:textId="77777777" w:rsidR="00A46571" w:rsidRPr="005F252C" w:rsidRDefault="00A46571" w:rsidP="00A46571">
            <w:pPr>
              <w:tabs>
                <w:tab w:val="left" w:pos="2038"/>
              </w:tabs>
              <w:rPr>
                <w:b/>
                <w:bCs/>
              </w:rPr>
            </w:pPr>
          </w:p>
        </w:tc>
        <w:tc>
          <w:tcPr>
            <w:tcW w:w="2260" w:type="dxa"/>
            <w:vMerge/>
            <w:hideMark/>
          </w:tcPr>
          <w:p w14:paraId="7F6FA706" w14:textId="77777777" w:rsidR="00A46571" w:rsidRPr="005F252C" w:rsidRDefault="00A46571" w:rsidP="00A46571">
            <w:pPr>
              <w:tabs>
                <w:tab w:val="left" w:pos="2038"/>
              </w:tabs>
              <w:rPr>
                <w:b/>
                <w:bCs/>
              </w:rPr>
            </w:pPr>
          </w:p>
        </w:tc>
        <w:tc>
          <w:tcPr>
            <w:tcW w:w="11360" w:type="dxa"/>
            <w:vMerge/>
            <w:hideMark/>
          </w:tcPr>
          <w:p w14:paraId="79679354" w14:textId="77777777" w:rsidR="00A46571" w:rsidRPr="005F252C" w:rsidRDefault="00A46571" w:rsidP="00A46571">
            <w:pPr>
              <w:tabs>
                <w:tab w:val="left" w:pos="2038"/>
              </w:tabs>
            </w:pPr>
          </w:p>
        </w:tc>
        <w:tc>
          <w:tcPr>
            <w:tcW w:w="5360" w:type="dxa"/>
            <w:hideMark/>
          </w:tcPr>
          <w:p w14:paraId="158BEAFD" w14:textId="77777777" w:rsidR="00A46571" w:rsidRPr="005F252C" w:rsidRDefault="00A46571" w:rsidP="00A46571">
            <w:pPr>
              <w:tabs>
                <w:tab w:val="left" w:pos="2038"/>
              </w:tabs>
            </w:pPr>
            <w:r w:rsidRPr="005F252C">
              <w:t>Poles &amp; Supporting Steel Structures (Lighting, Camera, Flag Poles, Solar Supports)</w:t>
            </w:r>
          </w:p>
        </w:tc>
        <w:tc>
          <w:tcPr>
            <w:tcW w:w="760" w:type="dxa"/>
            <w:hideMark/>
          </w:tcPr>
          <w:p w14:paraId="33C2ADEC" w14:textId="77777777" w:rsidR="00A46571" w:rsidRPr="005F252C" w:rsidRDefault="00A46571" w:rsidP="00A46571">
            <w:pPr>
              <w:tabs>
                <w:tab w:val="left" w:pos="2038"/>
              </w:tabs>
            </w:pPr>
            <w:r w:rsidRPr="005F252C">
              <w:t>Yes</w:t>
            </w:r>
          </w:p>
        </w:tc>
        <w:tc>
          <w:tcPr>
            <w:tcW w:w="1380" w:type="dxa"/>
            <w:hideMark/>
          </w:tcPr>
          <w:p w14:paraId="4E97118C" w14:textId="77777777" w:rsidR="00A46571" w:rsidRPr="005F252C" w:rsidRDefault="00A46571" w:rsidP="00A46571">
            <w:pPr>
              <w:tabs>
                <w:tab w:val="left" w:pos="2038"/>
              </w:tabs>
            </w:pPr>
            <w:r w:rsidRPr="005F252C">
              <w:t>Yes</w:t>
            </w:r>
          </w:p>
        </w:tc>
        <w:tc>
          <w:tcPr>
            <w:tcW w:w="1460" w:type="dxa"/>
            <w:hideMark/>
          </w:tcPr>
          <w:p w14:paraId="14890765" w14:textId="77777777" w:rsidR="00A46571" w:rsidRPr="005F252C" w:rsidRDefault="00A46571" w:rsidP="00A46571">
            <w:pPr>
              <w:tabs>
                <w:tab w:val="left" w:pos="2038"/>
              </w:tabs>
            </w:pPr>
            <w:r w:rsidRPr="005F252C">
              <w:t>P</w:t>
            </w:r>
          </w:p>
        </w:tc>
      </w:tr>
      <w:tr w:rsidR="00A46571" w:rsidRPr="005F252C" w14:paraId="67382535" w14:textId="77777777" w:rsidTr="009764B6">
        <w:trPr>
          <w:trHeight w:val="310"/>
        </w:trPr>
        <w:tc>
          <w:tcPr>
            <w:tcW w:w="5040" w:type="dxa"/>
            <w:vMerge/>
            <w:hideMark/>
          </w:tcPr>
          <w:p w14:paraId="1C1C791C" w14:textId="77777777" w:rsidR="00A46571" w:rsidRPr="005F252C" w:rsidRDefault="00A46571" w:rsidP="00A46571">
            <w:pPr>
              <w:tabs>
                <w:tab w:val="left" w:pos="2038"/>
              </w:tabs>
              <w:rPr>
                <w:b/>
                <w:bCs/>
              </w:rPr>
            </w:pPr>
          </w:p>
        </w:tc>
        <w:tc>
          <w:tcPr>
            <w:tcW w:w="2260" w:type="dxa"/>
            <w:vMerge/>
            <w:hideMark/>
          </w:tcPr>
          <w:p w14:paraId="0B5EEB83" w14:textId="77777777" w:rsidR="00A46571" w:rsidRPr="005F252C" w:rsidRDefault="00A46571" w:rsidP="00A46571">
            <w:pPr>
              <w:tabs>
                <w:tab w:val="left" w:pos="2038"/>
              </w:tabs>
              <w:rPr>
                <w:b/>
                <w:bCs/>
              </w:rPr>
            </w:pPr>
          </w:p>
        </w:tc>
        <w:tc>
          <w:tcPr>
            <w:tcW w:w="11360" w:type="dxa"/>
            <w:vMerge/>
            <w:hideMark/>
          </w:tcPr>
          <w:p w14:paraId="537DA6E1" w14:textId="77777777" w:rsidR="00A46571" w:rsidRPr="005F252C" w:rsidRDefault="00A46571" w:rsidP="00A46571">
            <w:pPr>
              <w:tabs>
                <w:tab w:val="left" w:pos="2038"/>
              </w:tabs>
            </w:pPr>
          </w:p>
        </w:tc>
        <w:tc>
          <w:tcPr>
            <w:tcW w:w="5360" w:type="dxa"/>
            <w:hideMark/>
          </w:tcPr>
          <w:p w14:paraId="1677D89D" w14:textId="77777777" w:rsidR="00A46571" w:rsidRPr="005F252C" w:rsidRDefault="00A46571" w:rsidP="00A46571">
            <w:pPr>
              <w:tabs>
                <w:tab w:val="left" w:pos="2038"/>
              </w:tabs>
            </w:pPr>
            <w:r w:rsidRPr="005F252C">
              <w:t>Mobile &amp; Portable Steel Units</w:t>
            </w:r>
          </w:p>
        </w:tc>
        <w:tc>
          <w:tcPr>
            <w:tcW w:w="760" w:type="dxa"/>
            <w:hideMark/>
          </w:tcPr>
          <w:p w14:paraId="0EBDAE78" w14:textId="77777777" w:rsidR="00A46571" w:rsidRPr="005F252C" w:rsidRDefault="00A46571" w:rsidP="00A46571">
            <w:pPr>
              <w:tabs>
                <w:tab w:val="left" w:pos="2038"/>
              </w:tabs>
            </w:pPr>
            <w:r w:rsidRPr="005F252C">
              <w:t>Yes</w:t>
            </w:r>
          </w:p>
        </w:tc>
        <w:tc>
          <w:tcPr>
            <w:tcW w:w="1380" w:type="dxa"/>
            <w:hideMark/>
          </w:tcPr>
          <w:p w14:paraId="1DDAE43F" w14:textId="77777777" w:rsidR="00A46571" w:rsidRPr="005F252C" w:rsidRDefault="00A46571" w:rsidP="00A46571">
            <w:pPr>
              <w:tabs>
                <w:tab w:val="left" w:pos="2038"/>
              </w:tabs>
            </w:pPr>
            <w:r w:rsidRPr="005F252C">
              <w:t>Yes</w:t>
            </w:r>
          </w:p>
        </w:tc>
        <w:tc>
          <w:tcPr>
            <w:tcW w:w="1460" w:type="dxa"/>
            <w:hideMark/>
          </w:tcPr>
          <w:p w14:paraId="717316A1" w14:textId="77777777" w:rsidR="00A46571" w:rsidRPr="005F252C" w:rsidRDefault="00A46571" w:rsidP="00A46571">
            <w:pPr>
              <w:tabs>
                <w:tab w:val="left" w:pos="2038"/>
              </w:tabs>
            </w:pPr>
            <w:r w:rsidRPr="005F252C">
              <w:t>P</w:t>
            </w:r>
          </w:p>
        </w:tc>
      </w:tr>
      <w:tr w:rsidR="00A46571" w:rsidRPr="005F252C" w14:paraId="3B4261D0" w14:textId="77777777" w:rsidTr="009764B6">
        <w:trPr>
          <w:trHeight w:val="310"/>
        </w:trPr>
        <w:tc>
          <w:tcPr>
            <w:tcW w:w="5040" w:type="dxa"/>
            <w:vMerge w:val="restart"/>
            <w:hideMark/>
          </w:tcPr>
          <w:p w14:paraId="6FF852DE" w14:textId="77777777" w:rsidR="00A46571" w:rsidRPr="005F252C" w:rsidRDefault="00A46571" w:rsidP="00A46571">
            <w:pPr>
              <w:tabs>
                <w:tab w:val="left" w:pos="2038"/>
              </w:tabs>
              <w:rPr>
                <w:b/>
                <w:bCs/>
              </w:rPr>
            </w:pPr>
            <w:r w:rsidRPr="005F252C">
              <w:rPr>
                <w:b/>
                <w:bCs/>
              </w:rPr>
              <w:t xml:space="preserve">Construction Material &amp; Services </w:t>
            </w:r>
          </w:p>
        </w:tc>
        <w:tc>
          <w:tcPr>
            <w:tcW w:w="2260" w:type="dxa"/>
            <w:vMerge w:val="restart"/>
            <w:hideMark/>
          </w:tcPr>
          <w:p w14:paraId="24900F14" w14:textId="77777777" w:rsidR="00A46571" w:rsidRPr="005F252C" w:rsidRDefault="00A46571" w:rsidP="00A46571">
            <w:pPr>
              <w:tabs>
                <w:tab w:val="left" w:pos="2038"/>
              </w:tabs>
              <w:rPr>
                <w:b/>
                <w:bCs/>
              </w:rPr>
            </w:pPr>
            <w:r w:rsidRPr="005F252C">
              <w:rPr>
                <w:b/>
                <w:bCs/>
              </w:rPr>
              <w:t>Supply of Construction Materials &amp; Services</w:t>
            </w:r>
          </w:p>
        </w:tc>
        <w:tc>
          <w:tcPr>
            <w:tcW w:w="11360" w:type="dxa"/>
            <w:vMerge w:val="restart"/>
            <w:hideMark/>
          </w:tcPr>
          <w:p w14:paraId="459F32A1" w14:textId="77777777" w:rsidR="00A46571" w:rsidRPr="005F252C" w:rsidRDefault="00A46571" w:rsidP="00A46571">
            <w:pPr>
              <w:tabs>
                <w:tab w:val="left" w:pos="2038"/>
              </w:tabs>
            </w:pPr>
            <w:r w:rsidRPr="005F252C">
              <w:t>Includes steel bars, billets, cement, geotextiles, fasteners, and other construction input materials, as well as basic metal fabrication and machining works.</w:t>
            </w:r>
          </w:p>
        </w:tc>
        <w:tc>
          <w:tcPr>
            <w:tcW w:w="5360" w:type="dxa"/>
            <w:hideMark/>
          </w:tcPr>
          <w:p w14:paraId="07662574" w14:textId="77777777" w:rsidR="00A46571" w:rsidRPr="005F252C" w:rsidRDefault="00A46571" w:rsidP="00A46571">
            <w:pPr>
              <w:tabs>
                <w:tab w:val="left" w:pos="2038"/>
              </w:tabs>
            </w:pPr>
            <w:r w:rsidRPr="005F252C">
              <w:t>Reinforcement Steel Bars</w:t>
            </w:r>
          </w:p>
        </w:tc>
        <w:tc>
          <w:tcPr>
            <w:tcW w:w="760" w:type="dxa"/>
            <w:hideMark/>
          </w:tcPr>
          <w:p w14:paraId="74B79A3F" w14:textId="77777777" w:rsidR="00A46571" w:rsidRPr="005F252C" w:rsidRDefault="00A46571" w:rsidP="00A46571">
            <w:pPr>
              <w:tabs>
                <w:tab w:val="left" w:pos="2038"/>
              </w:tabs>
            </w:pPr>
            <w:r w:rsidRPr="005F252C">
              <w:t>Yes</w:t>
            </w:r>
          </w:p>
        </w:tc>
        <w:tc>
          <w:tcPr>
            <w:tcW w:w="1380" w:type="dxa"/>
            <w:hideMark/>
          </w:tcPr>
          <w:p w14:paraId="42A54B30" w14:textId="77777777" w:rsidR="00A46571" w:rsidRPr="005F252C" w:rsidRDefault="00A46571" w:rsidP="00A46571">
            <w:pPr>
              <w:tabs>
                <w:tab w:val="left" w:pos="2038"/>
              </w:tabs>
            </w:pPr>
            <w:r w:rsidRPr="005F252C">
              <w:t>Yes</w:t>
            </w:r>
          </w:p>
        </w:tc>
        <w:tc>
          <w:tcPr>
            <w:tcW w:w="1460" w:type="dxa"/>
            <w:hideMark/>
          </w:tcPr>
          <w:p w14:paraId="5A424448" w14:textId="77777777" w:rsidR="00A46571" w:rsidRPr="005F252C" w:rsidRDefault="00A46571" w:rsidP="00A46571">
            <w:pPr>
              <w:tabs>
                <w:tab w:val="left" w:pos="2038"/>
              </w:tabs>
            </w:pPr>
            <w:r w:rsidRPr="005F252C">
              <w:t>P</w:t>
            </w:r>
          </w:p>
        </w:tc>
      </w:tr>
      <w:tr w:rsidR="00A46571" w:rsidRPr="005F252C" w14:paraId="1212E59C" w14:textId="77777777" w:rsidTr="009764B6">
        <w:trPr>
          <w:trHeight w:val="310"/>
        </w:trPr>
        <w:tc>
          <w:tcPr>
            <w:tcW w:w="5040" w:type="dxa"/>
            <w:vMerge/>
            <w:hideMark/>
          </w:tcPr>
          <w:p w14:paraId="7CAF325D" w14:textId="77777777" w:rsidR="00A46571" w:rsidRPr="005F252C" w:rsidRDefault="00A46571" w:rsidP="00A46571">
            <w:pPr>
              <w:tabs>
                <w:tab w:val="left" w:pos="2038"/>
              </w:tabs>
              <w:rPr>
                <w:b/>
                <w:bCs/>
              </w:rPr>
            </w:pPr>
          </w:p>
        </w:tc>
        <w:tc>
          <w:tcPr>
            <w:tcW w:w="2260" w:type="dxa"/>
            <w:vMerge/>
            <w:hideMark/>
          </w:tcPr>
          <w:p w14:paraId="682C16C3" w14:textId="77777777" w:rsidR="00A46571" w:rsidRPr="005F252C" w:rsidRDefault="00A46571" w:rsidP="00A46571">
            <w:pPr>
              <w:tabs>
                <w:tab w:val="left" w:pos="2038"/>
              </w:tabs>
              <w:rPr>
                <w:b/>
                <w:bCs/>
              </w:rPr>
            </w:pPr>
          </w:p>
        </w:tc>
        <w:tc>
          <w:tcPr>
            <w:tcW w:w="11360" w:type="dxa"/>
            <w:vMerge/>
            <w:hideMark/>
          </w:tcPr>
          <w:p w14:paraId="7E723624" w14:textId="77777777" w:rsidR="00A46571" w:rsidRPr="005F252C" w:rsidRDefault="00A46571" w:rsidP="00A46571">
            <w:pPr>
              <w:tabs>
                <w:tab w:val="left" w:pos="2038"/>
              </w:tabs>
            </w:pPr>
          </w:p>
        </w:tc>
        <w:tc>
          <w:tcPr>
            <w:tcW w:w="5360" w:type="dxa"/>
            <w:hideMark/>
          </w:tcPr>
          <w:p w14:paraId="7E93F437" w14:textId="77777777" w:rsidR="00A46571" w:rsidRPr="005F252C" w:rsidRDefault="00A46571" w:rsidP="00A46571">
            <w:pPr>
              <w:tabs>
                <w:tab w:val="left" w:pos="2038"/>
              </w:tabs>
            </w:pPr>
            <w:r w:rsidRPr="005F252C">
              <w:t>Round Billets</w:t>
            </w:r>
          </w:p>
        </w:tc>
        <w:tc>
          <w:tcPr>
            <w:tcW w:w="760" w:type="dxa"/>
            <w:hideMark/>
          </w:tcPr>
          <w:p w14:paraId="0D0CECFA" w14:textId="77777777" w:rsidR="00A46571" w:rsidRPr="005F252C" w:rsidRDefault="00A46571" w:rsidP="00A46571">
            <w:pPr>
              <w:tabs>
                <w:tab w:val="left" w:pos="2038"/>
              </w:tabs>
            </w:pPr>
            <w:r w:rsidRPr="005F252C">
              <w:t>Yes</w:t>
            </w:r>
          </w:p>
        </w:tc>
        <w:tc>
          <w:tcPr>
            <w:tcW w:w="1380" w:type="dxa"/>
            <w:hideMark/>
          </w:tcPr>
          <w:p w14:paraId="43EBE433" w14:textId="77777777" w:rsidR="00A46571" w:rsidRPr="005F252C" w:rsidRDefault="00A46571" w:rsidP="00A46571">
            <w:pPr>
              <w:tabs>
                <w:tab w:val="left" w:pos="2038"/>
              </w:tabs>
            </w:pPr>
            <w:r w:rsidRPr="005F252C">
              <w:t>Yes</w:t>
            </w:r>
          </w:p>
        </w:tc>
        <w:tc>
          <w:tcPr>
            <w:tcW w:w="1460" w:type="dxa"/>
            <w:hideMark/>
          </w:tcPr>
          <w:p w14:paraId="4B9E46E7" w14:textId="77777777" w:rsidR="00A46571" w:rsidRPr="005F252C" w:rsidRDefault="00A46571" w:rsidP="00A46571">
            <w:pPr>
              <w:tabs>
                <w:tab w:val="left" w:pos="2038"/>
              </w:tabs>
            </w:pPr>
            <w:r w:rsidRPr="005F252C">
              <w:t>P</w:t>
            </w:r>
          </w:p>
        </w:tc>
      </w:tr>
      <w:tr w:rsidR="00A46571" w:rsidRPr="005F252C" w14:paraId="33E76ABE" w14:textId="77777777" w:rsidTr="009764B6">
        <w:trPr>
          <w:trHeight w:val="310"/>
        </w:trPr>
        <w:tc>
          <w:tcPr>
            <w:tcW w:w="5040" w:type="dxa"/>
            <w:vMerge/>
            <w:hideMark/>
          </w:tcPr>
          <w:p w14:paraId="79FF5567" w14:textId="77777777" w:rsidR="00A46571" w:rsidRPr="005F252C" w:rsidRDefault="00A46571" w:rsidP="00A46571">
            <w:pPr>
              <w:tabs>
                <w:tab w:val="left" w:pos="2038"/>
              </w:tabs>
              <w:rPr>
                <w:b/>
                <w:bCs/>
              </w:rPr>
            </w:pPr>
          </w:p>
        </w:tc>
        <w:tc>
          <w:tcPr>
            <w:tcW w:w="2260" w:type="dxa"/>
            <w:vMerge/>
            <w:hideMark/>
          </w:tcPr>
          <w:p w14:paraId="537C5869" w14:textId="77777777" w:rsidR="00A46571" w:rsidRPr="005F252C" w:rsidRDefault="00A46571" w:rsidP="00A46571">
            <w:pPr>
              <w:tabs>
                <w:tab w:val="left" w:pos="2038"/>
              </w:tabs>
              <w:rPr>
                <w:b/>
                <w:bCs/>
              </w:rPr>
            </w:pPr>
          </w:p>
        </w:tc>
        <w:tc>
          <w:tcPr>
            <w:tcW w:w="11360" w:type="dxa"/>
            <w:vMerge/>
            <w:hideMark/>
          </w:tcPr>
          <w:p w14:paraId="6458A80F" w14:textId="77777777" w:rsidR="00A46571" w:rsidRPr="005F252C" w:rsidRDefault="00A46571" w:rsidP="00A46571">
            <w:pPr>
              <w:tabs>
                <w:tab w:val="left" w:pos="2038"/>
              </w:tabs>
            </w:pPr>
          </w:p>
        </w:tc>
        <w:tc>
          <w:tcPr>
            <w:tcW w:w="5360" w:type="dxa"/>
            <w:hideMark/>
          </w:tcPr>
          <w:p w14:paraId="38342137" w14:textId="77777777" w:rsidR="00A46571" w:rsidRPr="005F252C" w:rsidRDefault="00A46571" w:rsidP="00A46571">
            <w:pPr>
              <w:tabs>
                <w:tab w:val="left" w:pos="2038"/>
              </w:tabs>
            </w:pPr>
            <w:r w:rsidRPr="005F252C">
              <w:t>Hot Briquetted Iron</w:t>
            </w:r>
          </w:p>
        </w:tc>
        <w:tc>
          <w:tcPr>
            <w:tcW w:w="760" w:type="dxa"/>
            <w:hideMark/>
          </w:tcPr>
          <w:p w14:paraId="42EB05AF" w14:textId="77777777" w:rsidR="00A46571" w:rsidRPr="005F252C" w:rsidRDefault="00A46571" w:rsidP="00A46571">
            <w:pPr>
              <w:tabs>
                <w:tab w:val="left" w:pos="2038"/>
              </w:tabs>
            </w:pPr>
            <w:r w:rsidRPr="005F252C">
              <w:t>Yes</w:t>
            </w:r>
          </w:p>
        </w:tc>
        <w:tc>
          <w:tcPr>
            <w:tcW w:w="1380" w:type="dxa"/>
            <w:hideMark/>
          </w:tcPr>
          <w:p w14:paraId="4D45E816" w14:textId="77777777" w:rsidR="00A46571" w:rsidRPr="005F252C" w:rsidRDefault="00A46571" w:rsidP="00A46571">
            <w:pPr>
              <w:tabs>
                <w:tab w:val="left" w:pos="2038"/>
              </w:tabs>
            </w:pPr>
            <w:r w:rsidRPr="005F252C">
              <w:t>Yes</w:t>
            </w:r>
          </w:p>
        </w:tc>
        <w:tc>
          <w:tcPr>
            <w:tcW w:w="1460" w:type="dxa"/>
            <w:hideMark/>
          </w:tcPr>
          <w:p w14:paraId="0DE561D9" w14:textId="77777777" w:rsidR="00A46571" w:rsidRPr="005F252C" w:rsidRDefault="00A46571" w:rsidP="00A46571">
            <w:pPr>
              <w:tabs>
                <w:tab w:val="left" w:pos="2038"/>
              </w:tabs>
            </w:pPr>
            <w:r w:rsidRPr="005F252C">
              <w:t>P</w:t>
            </w:r>
          </w:p>
        </w:tc>
      </w:tr>
      <w:tr w:rsidR="00A46571" w:rsidRPr="005F252C" w14:paraId="4BE2A19D" w14:textId="77777777" w:rsidTr="009764B6">
        <w:trPr>
          <w:trHeight w:val="310"/>
        </w:trPr>
        <w:tc>
          <w:tcPr>
            <w:tcW w:w="5040" w:type="dxa"/>
            <w:vMerge/>
            <w:hideMark/>
          </w:tcPr>
          <w:p w14:paraId="4FF6DB9B" w14:textId="77777777" w:rsidR="00A46571" w:rsidRPr="005F252C" w:rsidRDefault="00A46571" w:rsidP="00A46571">
            <w:pPr>
              <w:tabs>
                <w:tab w:val="left" w:pos="2038"/>
              </w:tabs>
              <w:rPr>
                <w:b/>
                <w:bCs/>
              </w:rPr>
            </w:pPr>
          </w:p>
        </w:tc>
        <w:tc>
          <w:tcPr>
            <w:tcW w:w="2260" w:type="dxa"/>
            <w:vMerge/>
            <w:hideMark/>
          </w:tcPr>
          <w:p w14:paraId="4C53A851" w14:textId="77777777" w:rsidR="00A46571" w:rsidRPr="005F252C" w:rsidRDefault="00A46571" w:rsidP="00A46571">
            <w:pPr>
              <w:tabs>
                <w:tab w:val="left" w:pos="2038"/>
              </w:tabs>
              <w:rPr>
                <w:b/>
                <w:bCs/>
              </w:rPr>
            </w:pPr>
          </w:p>
        </w:tc>
        <w:tc>
          <w:tcPr>
            <w:tcW w:w="11360" w:type="dxa"/>
            <w:vMerge/>
            <w:hideMark/>
          </w:tcPr>
          <w:p w14:paraId="406D118E" w14:textId="77777777" w:rsidR="00A46571" w:rsidRPr="005F252C" w:rsidRDefault="00A46571" w:rsidP="00A46571">
            <w:pPr>
              <w:tabs>
                <w:tab w:val="left" w:pos="2038"/>
              </w:tabs>
            </w:pPr>
          </w:p>
        </w:tc>
        <w:tc>
          <w:tcPr>
            <w:tcW w:w="5360" w:type="dxa"/>
            <w:hideMark/>
          </w:tcPr>
          <w:p w14:paraId="33473E2B" w14:textId="77777777" w:rsidR="00A46571" w:rsidRPr="005F252C" w:rsidRDefault="00A46571" w:rsidP="00A46571">
            <w:pPr>
              <w:tabs>
                <w:tab w:val="left" w:pos="2038"/>
              </w:tabs>
            </w:pPr>
            <w:r w:rsidRPr="005F252C">
              <w:t>Cement</w:t>
            </w:r>
          </w:p>
        </w:tc>
        <w:tc>
          <w:tcPr>
            <w:tcW w:w="760" w:type="dxa"/>
            <w:hideMark/>
          </w:tcPr>
          <w:p w14:paraId="4F28B955" w14:textId="77777777" w:rsidR="00A46571" w:rsidRPr="005F252C" w:rsidRDefault="00A46571" w:rsidP="00A46571">
            <w:pPr>
              <w:tabs>
                <w:tab w:val="left" w:pos="2038"/>
              </w:tabs>
            </w:pPr>
            <w:r w:rsidRPr="005F252C">
              <w:t>Yes</w:t>
            </w:r>
          </w:p>
        </w:tc>
        <w:tc>
          <w:tcPr>
            <w:tcW w:w="1380" w:type="dxa"/>
            <w:hideMark/>
          </w:tcPr>
          <w:p w14:paraId="685AD72E" w14:textId="77777777" w:rsidR="00A46571" w:rsidRPr="005F252C" w:rsidRDefault="00A46571" w:rsidP="00A46571">
            <w:pPr>
              <w:tabs>
                <w:tab w:val="left" w:pos="2038"/>
              </w:tabs>
            </w:pPr>
            <w:r w:rsidRPr="005F252C">
              <w:t>Yes</w:t>
            </w:r>
          </w:p>
        </w:tc>
        <w:tc>
          <w:tcPr>
            <w:tcW w:w="1460" w:type="dxa"/>
            <w:hideMark/>
          </w:tcPr>
          <w:p w14:paraId="7FFDEFBA" w14:textId="77777777" w:rsidR="00A46571" w:rsidRPr="005F252C" w:rsidRDefault="00A46571" w:rsidP="00A46571">
            <w:pPr>
              <w:tabs>
                <w:tab w:val="left" w:pos="2038"/>
              </w:tabs>
            </w:pPr>
            <w:r w:rsidRPr="005F252C">
              <w:t>P</w:t>
            </w:r>
          </w:p>
        </w:tc>
      </w:tr>
      <w:tr w:rsidR="00A46571" w:rsidRPr="005F252C" w14:paraId="5A500D17" w14:textId="77777777" w:rsidTr="009764B6">
        <w:trPr>
          <w:trHeight w:val="310"/>
        </w:trPr>
        <w:tc>
          <w:tcPr>
            <w:tcW w:w="5040" w:type="dxa"/>
            <w:vMerge/>
            <w:hideMark/>
          </w:tcPr>
          <w:p w14:paraId="505EE55E" w14:textId="77777777" w:rsidR="00A46571" w:rsidRPr="005F252C" w:rsidRDefault="00A46571" w:rsidP="00A46571">
            <w:pPr>
              <w:tabs>
                <w:tab w:val="left" w:pos="2038"/>
              </w:tabs>
              <w:rPr>
                <w:b/>
                <w:bCs/>
              </w:rPr>
            </w:pPr>
          </w:p>
        </w:tc>
        <w:tc>
          <w:tcPr>
            <w:tcW w:w="2260" w:type="dxa"/>
            <w:vMerge/>
            <w:hideMark/>
          </w:tcPr>
          <w:p w14:paraId="63921F1D" w14:textId="77777777" w:rsidR="00A46571" w:rsidRPr="005F252C" w:rsidRDefault="00A46571" w:rsidP="00A46571">
            <w:pPr>
              <w:tabs>
                <w:tab w:val="left" w:pos="2038"/>
              </w:tabs>
              <w:rPr>
                <w:b/>
                <w:bCs/>
              </w:rPr>
            </w:pPr>
          </w:p>
        </w:tc>
        <w:tc>
          <w:tcPr>
            <w:tcW w:w="11360" w:type="dxa"/>
            <w:vMerge/>
            <w:hideMark/>
          </w:tcPr>
          <w:p w14:paraId="77C07ED0" w14:textId="77777777" w:rsidR="00A46571" w:rsidRPr="005F252C" w:rsidRDefault="00A46571" w:rsidP="00A46571">
            <w:pPr>
              <w:tabs>
                <w:tab w:val="left" w:pos="2038"/>
              </w:tabs>
            </w:pPr>
          </w:p>
        </w:tc>
        <w:tc>
          <w:tcPr>
            <w:tcW w:w="5360" w:type="dxa"/>
            <w:hideMark/>
          </w:tcPr>
          <w:p w14:paraId="2ECDE541" w14:textId="77777777" w:rsidR="00A46571" w:rsidRPr="005F252C" w:rsidRDefault="00A46571" w:rsidP="00A46571">
            <w:pPr>
              <w:tabs>
                <w:tab w:val="left" w:pos="2038"/>
              </w:tabs>
            </w:pPr>
            <w:r w:rsidRPr="005F252C">
              <w:t>Geotextiles</w:t>
            </w:r>
          </w:p>
        </w:tc>
        <w:tc>
          <w:tcPr>
            <w:tcW w:w="760" w:type="dxa"/>
            <w:hideMark/>
          </w:tcPr>
          <w:p w14:paraId="2BE0B379" w14:textId="77777777" w:rsidR="00A46571" w:rsidRPr="005F252C" w:rsidRDefault="00A46571" w:rsidP="00A46571">
            <w:pPr>
              <w:tabs>
                <w:tab w:val="left" w:pos="2038"/>
              </w:tabs>
            </w:pPr>
            <w:r w:rsidRPr="005F252C">
              <w:t>Yes</w:t>
            </w:r>
          </w:p>
        </w:tc>
        <w:tc>
          <w:tcPr>
            <w:tcW w:w="1380" w:type="dxa"/>
            <w:hideMark/>
          </w:tcPr>
          <w:p w14:paraId="66520006" w14:textId="77777777" w:rsidR="00A46571" w:rsidRPr="005F252C" w:rsidRDefault="00A46571" w:rsidP="00A46571">
            <w:pPr>
              <w:tabs>
                <w:tab w:val="left" w:pos="2038"/>
              </w:tabs>
            </w:pPr>
            <w:r w:rsidRPr="005F252C">
              <w:t>Yes</w:t>
            </w:r>
          </w:p>
        </w:tc>
        <w:tc>
          <w:tcPr>
            <w:tcW w:w="1460" w:type="dxa"/>
            <w:hideMark/>
          </w:tcPr>
          <w:p w14:paraId="72D7C290" w14:textId="77777777" w:rsidR="00A46571" w:rsidRPr="005F252C" w:rsidRDefault="00A46571" w:rsidP="00A46571">
            <w:pPr>
              <w:tabs>
                <w:tab w:val="left" w:pos="2038"/>
              </w:tabs>
            </w:pPr>
            <w:r w:rsidRPr="005F252C">
              <w:t>P</w:t>
            </w:r>
          </w:p>
        </w:tc>
      </w:tr>
      <w:tr w:rsidR="00A46571" w:rsidRPr="005F252C" w14:paraId="7FA23747" w14:textId="77777777" w:rsidTr="009764B6">
        <w:trPr>
          <w:trHeight w:val="310"/>
        </w:trPr>
        <w:tc>
          <w:tcPr>
            <w:tcW w:w="5040" w:type="dxa"/>
            <w:vMerge/>
            <w:hideMark/>
          </w:tcPr>
          <w:p w14:paraId="4C131215" w14:textId="77777777" w:rsidR="00A46571" w:rsidRPr="005F252C" w:rsidRDefault="00A46571" w:rsidP="00A46571">
            <w:pPr>
              <w:tabs>
                <w:tab w:val="left" w:pos="2038"/>
              </w:tabs>
              <w:rPr>
                <w:b/>
                <w:bCs/>
              </w:rPr>
            </w:pPr>
          </w:p>
        </w:tc>
        <w:tc>
          <w:tcPr>
            <w:tcW w:w="2260" w:type="dxa"/>
            <w:vMerge/>
            <w:hideMark/>
          </w:tcPr>
          <w:p w14:paraId="12A98A98" w14:textId="77777777" w:rsidR="00A46571" w:rsidRPr="005F252C" w:rsidRDefault="00A46571" w:rsidP="00A46571">
            <w:pPr>
              <w:tabs>
                <w:tab w:val="left" w:pos="2038"/>
              </w:tabs>
              <w:rPr>
                <w:b/>
                <w:bCs/>
              </w:rPr>
            </w:pPr>
          </w:p>
        </w:tc>
        <w:tc>
          <w:tcPr>
            <w:tcW w:w="11360" w:type="dxa"/>
            <w:vMerge/>
            <w:hideMark/>
          </w:tcPr>
          <w:p w14:paraId="0D36B054" w14:textId="77777777" w:rsidR="00A46571" w:rsidRPr="005F252C" w:rsidRDefault="00A46571" w:rsidP="00A46571">
            <w:pPr>
              <w:tabs>
                <w:tab w:val="left" w:pos="2038"/>
              </w:tabs>
            </w:pPr>
          </w:p>
        </w:tc>
        <w:tc>
          <w:tcPr>
            <w:tcW w:w="5360" w:type="dxa"/>
            <w:hideMark/>
          </w:tcPr>
          <w:p w14:paraId="06174875" w14:textId="77777777" w:rsidR="00A46571" w:rsidRPr="005F252C" w:rsidRDefault="00A46571" w:rsidP="00A46571">
            <w:pPr>
              <w:tabs>
                <w:tab w:val="left" w:pos="2038"/>
              </w:tabs>
            </w:pPr>
            <w:r w:rsidRPr="005F252C">
              <w:t>Carbon steel SAE 1000 series cold drawn bar</w:t>
            </w:r>
          </w:p>
        </w:tc>
        <w:tc>
          <w:tcPr>
            <w:tcW w:w="760" w:type="dxa"/>
            <w:hideMark/>
          </w:tcPr>
          <w:p w14:paraId="46435DFC" w14:textId="77777777" w:rsidR="00A46571" w:rsidRPr="005F252C" w:rsidRDefault="00A46571" w:rsidP="00A46571">
            <w:pPr>
              <w:tabs>
                <w:tab w:val="left" w:pos="2038"/>
              </w:tabs>
            </w:pPr>
            <w:r w:rsidRPr="005F252C">
              <w:t>Yes</w:t>
            </w:r>
          </w:p>
        </w:tc>
        <w:tc>
          <w:tcPr>
            <w:tcW w:w="1380" w:type="dxa"/>
            <w:hideMark/>
          </w:tcPr>
          <w:p w14:paraId="21797034" w14:textId="77777777" w:rsidR="00A46571" w:rsidRPr="005F252C" w:rsidRDefault="00A46571" w:rsidP="00A46571">
            <w:pPr>
              <w:tabs>
                <w:tab w:val="left" w:pos="2038"/>
              </w:tabs>
            </w:pPr>
            <w:r w:rsidRPr="005F252C">
              <w:t>Yes</w:t>
            </w:r>
          </w:p>
        </w:tc>
        <w:tc>
          <w:tcPr>
            <w:tcW w:w="1460" w:type="dxa"/>
            <w:hideMark/>
          </w:tcPr>
          <w:p w14:paraId="4AD244B2" w14:textId="77777777" w:rsidR="00A46571" w:rsidRPr="005F252C" w:rsidRDefault="00A46571" w:rsidP="00A46571">
            <w:pPr>
              <w:tabs>
                <w:tab w:val="left" w:pos="2038"/>
              </w:tabs>
            </w:pPr>
            <w:r w:rsidRPr="005F252C">
              <w:t>P</w:t>
            </w:r>
          </w:p>
        </w:tc>
      </w:tr>
      <w:tr w:rsidR="00A46571" w:rsidRPr="005F252C" w14:paraId="7B033D23" w14:textId="77777777" w:rsidTr="009764B6">
        <w:trPr>
          <w:trHeight w:val="310"/>
        </w:trPr>
        <w:tc>
          <w:tcPr>
            <w:tcW w:w="5040" w:type="dxa"/>
            <w:vMerge/>
            <w:hideMark/>
          </w:tcPr>
          <w:p w14:paraId="0D2F9E19" w14:textId="77777777" w:rsidR="00A46571" w:rsidRPr="005F252C" w:rsidRDefault="00A46571" w:rsidP="00A46571">
            <w:pPr>
              <w:tabs>
                <w:tab w:val="left" w:pos="2038"/>
              </w:tabs>
              <w:rPr>
                <w:b/>
                <w:bCs/>
              </w:rPr>
            </w:pPr>
          </w:p>
        </w:tc>
        <w:tc>
          <w:tcPr>
            <w:tcW w:w="2260" w:type="dxa"/>
            <w:vMerge/>
            <w:hideMark/>
          </w:tcPr>
          <w:p w14:paraId="76D0EFEF" w14:textId="77777777" w:rsidR="00A46571" w:rsidRPr="005F252C" w:rsidRDefault="00A46571" w:rsidP="00A46571">
            <w:pPr>
              <w:tabs>
                <w:tab w:val="left" w:pos="2038"/>
              </w:tabs>
              <w:rPr>
                <w:b/>
                <w:bCs/>
              </w:rPr>
            </w:pPr>
          </w:p>
        </w:tc>
        <w:tc>
          <w:tcPr>
            <w:tcW w:w="11360" w:type="dxa"/>
            <w:vMerge/>
            <w:hideMark/>
          </w:tcPr>
          <w:p w14:paraId="48918F45" w14:textId="77777777" w:rsidR="00A46571" w:rsidRPr="005F252C" w:rsidRDefault="00A46571" w:rsidP="00A46571">
            <w:pPr>
              <w:tabs>
                <w:tab w:val="left" w:pos="2038"/>
              </w:tabs>
            </w:pPr>
          </w:p>
        </w:tc>
        <w:tc>
          <w:tcPr>
            <w:tcW w:w="5360" w:type="dxa"/>
            <w:hideMark/>
          </w:tcPr>
          <w:p w14:paraId="13323631" w14:textId="77777777" w:rsidR="00A46571" w:rsidRPr="005F252C" w:rsidRDefault="00A46571" w:rsidP="00A46571">
            <w:pPr>
              <w:tabs>
                <w:tab w:val="left" w:pos="2038"/>
              </w:tabs>
            </w:pPr>
            <w:r w:rsidRPr="005F252C">
              <w:t>Wire mesh sheet</w:t>
            </w:r>
          </w:p>
        </w:tc>
        <w:tc>
          <w:tcPr>
            <w:tcW w:w="760" w:type="dxa"/>
            <w:hideMark/>
          </w:tcPr>
          <w:p w14:paraId="0855AD67" w14:textId="77777777" w:rsidR="00A46571" w:rsidRPr="005F252C" w:rsidRDefault="00A46571" w:rsidP="00A46571">
            <w:pPr>
              <w:tabs>
                <w:tab w:val="left" w:pos="2038"/>
              </w:tabs>
            </w:pPr>
            <w:r w:rsidRPr="005F252C">
              <w:t>Yes</w:t>
            </w:r>
          </w:p>
        </w:tc>
        <w:tc>
          <w:tcPr>
            <w:tcW w:w="1380" w:type="dxa"/>
            <w:hideMark/>
          </w:tcPr>
          <w:p w14:paraId="59E9F35A" w14:textId="77777777" w:rsidR="00A46571" w:rsidRPr="005F252C" w:rsidRDefault="00A46571" w:rsidP="00A46571">
            <w:pPr>
              <w:tabs>
                <w:tab w:val="left" w:pos="2038"/>
              </w:tabs>
            </w:pPr>
            <w:r w:rsidRPr="005F252C">
              <w:t>Yes</w:t>
            </w:r>
          </w:p>
        </w:tc>
        <w:tc>
          <w:tcPr>
            <w:tcW w:w="1460" w:type="dxa"/>
            <w:hideMark/>
          </w:tcPr>
          <w:p w14:paraId="7F29A09A" w14:textId="77777777" w:rsidR="00A46571" w:rsidRPr="005F252C" w:rsidRDefault="00A46571" w:rsidP="00A46571">
            <w:pPr>
              <w:tabs>
                <w:tab w:val="left" w:pos="2038"/>
              </w:tabs>
            </w:pPr>
            <w:r w:rsidRPr="005F252C">
              <w:t>P</w:t>
            </w:r>
          </w:p>
        </w:tc>
      </w:tr>
      <w:tr w:rsidR="00A46571" w:rsidRPr="005F252C" w14:paraId="6F411557" w14:textId="77777777" w:rsidTr="009764B6">
        <w:trPr>
          <w:trHeight w:val="310"/>
        </w:trPr>
        <w:tc>
          <w:tcPr>
            <w:tcW w:w="5040" w:type="dxa"/>
            <w:vMerge/>
            <w:hideMark/>
          </w:tcPr>
          <w:p w14:paraId="464D5808" w14:textId="77777777" w:rsidR="00A46571" w:rsidRPr="005F252C" w:rsidRDefault="00A46571" w:rsidP="00A46571">
            <w:pPr>
              <w:tabs>
                <w:tab w:val="left" w:pos="2038"/>
              </w:tabs>
              <w:rPr>
                <w:b/>
                <w:bCs/>
              </w:rPr>
            </w:pPr>
          </w:p>
        </w:tc>
        <w:tc>
          <w:tcPr>
            <w:tcW w:w="2260" w:type="dxa"/>
            <w:vMerge/>
            <w:hideMark/>
          </w:tcPr>
          <w:p w14:paraId="20370F8A" w14:textId="77777777" w:rsidR="00A46571" w:rsidRPr="005F252C" w:rsidRDefault="00A46571" w:rsidP="00A46571">
            <w:pPr>
              <w:tabs>
                <w:tab w:val="left" w:pos="2038"/>
              </w:tabs>
              <w:rPr>
                <w:b/>
                <w:bCs/>
              </w:rPr>
            </w:pPr>
          </w:p>
        </w:tc>
        <w:tc>
          <w:tcPr>
            <w:tcW w:w="11360" w:type="dxa"/>
            <w:vMerge/>
            <w:hideMark/>
          </w:tcPr>
          <w:p w14:paraId="7B5BD26F" w14:textId="77777777" w:rsidR="00A46571" w:rsidRPr="005F252C" w:rsidRDefault="00A46571" w:rsidP="00A46571">
            <w:pPr>
              <w:tabs>
                <w:tab w:val="left" w:pos="2038"/>
              </w:tabs>
            </w:pPr>
          </w:p>
        </w:tc>
        <w:tc>
          <w:tcPr>
            <w:tcW w:w="5360" w:type="dxa"/>
            <w:hideMark/>
          </w:tcPr>
          <w:p w14:paraId="0CA4DA19" w14:textId="77777777" w:rsidR="00A46571" w:rsidRPr="005F252C" w:rsidRDefault="00A46571" w:rsidP="00A46571">
            <w:pPr>
              <w:tabs>
                <w:tab w:val="left" w:pos="2038"/>
              </w:tabs>
            </w:pPr>
            <w:r w:rsidRPr="005F252C">
              <w:t>Galvanized wire</w:t>
            </w:r>
          </w:p>
        </w:tc>
        <w:tc>
          <w:tcPr>
            <w:tcW w:w="760" w:type="dxa"/>
            <w:hideMark/>
          </w:tcPr>
          <w:p w14:paraId="2B4FA89B" w14:textId="77777777" w:rsidR="00A46571" w:rsidRPr="005F252C" w:rsidRDefault="00A46571" w:rsidP="00A46571">
            <w:pPr>
              <w:tabs>
                <w:tab w:val="left" w:pos="2038"/>
              </w:tabs>
            </w:pPr>
            <w:r w:rsidRPr="005F252C">
              <w:t>Yes</w:t>
            </w:r>
          </w:p>
        </w:tc>
        <w:tc>
          <w:tcPr>
            <w:tcW w:w="1380" w:type="dxa"/>
            <w:hideMark/>
          </w:tcPr>
          <w:p w14:paraId="2A040CA4" w14:textId="77777777" w:rsidR="00A46571" w:rsidRPr="005F252C" w:rsidRDefault="00A46571" w:rsidP="00A46571">
            <w:pPr>
              <w:tabs>
                <w:tab w:val="left" w:pos="2038"/>
              </w:tabs>
            </w:pPr>
            <w:r w:rsidRPr="005F252C">
              <w:t>Yes</w:t>
            </w:r>
          </w:p>
        </w:tc>
        <w:tc>
          <w:tcPr>
            <w:tcW w:w="1460" w:type="dxa"/>
            <w:hideMark/>
          </w:tcPr>
          <w:p w14:paraId="7865AA3E" w14:textId="77777777" w:rsidR="00A46571" w:rsidRPr="005F252C" w:rsidRDefault="00A46571" w:rsidP="00A46571">
            <w:pPr>
              <w:tabs>
                <w:tab w:val="left" w:pos="2038"/>
              </w:tabs>
            </w:pPr>
            <w:r w:rsidRPr="005F252C">
              <w:t>P</w:t>
            </w:r>
          </w:p>
        </w:tc>
      </w:tr>
      <w:tr w:rsidR="00A46571" w:rsidRPr="005F252C" w14:paraId="3E4A0A27" w14:textId="77777777" w:rsidTr="009764B6">
        <w:trPr>
          <w:trHeight w:val="310"/>
        </w:trPr>
        <w:tc>
          <w:tcPr>
            <w:tcW w:w="5040" w:type="dxa"/>
            <w:vMerge/>
            <w:hideMark/>
          </w:tcPr>
          <w:p w14:paraId="2EDC9E85" w14:textId="77777777" w:rsidR="00A46571" w:rsidRPr="005F252C" w:rsidRDefault="00A46571" w:rsidP="00A46571">
            <w:pPr>
              <w:tabs>
                <w:tab w:val="left" w:pos="2038"/>
              </w:tabs>
              <w:rPr>
                <w:b/>
                <w:bCs/>
              </w:rPr>
            </w:pPr>
          </w:p>
        </w:tc>
        <w:tc>
          <w:tcPr>
            <w:tcW w:w="2260" w:type="dxa"/>
            <w:vMerge/>
            <w:hideMark/>
          </w:tcPr>
          <w:p w14:paraId="60BA2E27" w14:textId="77777777" w:rsidR="00A46571" w:rsidRPr="005F252C" w:rsidRDefault="00A46571" w:rsidP="00A46571">
            <w:pPr>
              <w:tabs>
                <w:tab w:val="left" w:pos="2038"/>
              </w:tabs>
              <w:rPr>
                <w:b/>
                <w:bCs/>
              </w:rPr>
            </w:pPr>
          </w:p>
        </w:tc>
        <w:tc>
          <w:tcPr>
            <w:tcW w:w="11360" w:type="dxa"/>
            <w:vMerge/>
            <w:hideMark/>
          </w:tcPr>
          <w:p w14:paraId="61898634" w14:textId="77777777" w:rsidR="00A46571" w:rsidRPr="005F252C" w:rsidRDefault="00A46571" w:rsidP="00A46571">
            <w:pPr>
              <w:tabs>
                <w:tab w:val="left" w:pos="2038"/>
              </w:tabs>
            </w:pPr>
          </w:p>
        </w:tc>
        <w:tc>
          <w:tcPr>
            <w:tcW w:w="5360" w:type="dxa"/>
            <w:hideMark/>
          </w:tcPr>
          <w:p w14:paraId="73EE5247" w14:textId="77777777" w:rsidR="00A46571" w:rsidRPr="005F252C" w:rsidRDefault="00A46571" w:rsidP="00A46571">
            <w:pPr>
              <w:tabs>
                <w:tab w:val="left" w:pos="2038"/>
              </w:tabs>
            </w:pPr>
            <w:r w:rsidRPr="005F252C">
              <w:t>Stud Bolts</w:t>
            </w:r>
          </w:p>
        </w:tc>
        <w:tc>
          <w:tcPr>
            <w:tcW w:w="760" w:type="dxa"/>
            <w:hideMark/>
          </w:tcPr>
          <w:p w14:paraId="18D76262" w14:textId="77777777" w:rsidR="00A46571" w:rsidRPr="005F252C" w:rsidRDefault="00A46571" w:rsidP="00A46571">
            <w:pPr>
              <w:tabs>
                <w:tab w:val="left" w:pos="2038"/>
              </w:tabs>
            </w:pPr>
            <w:r w:rsidRPr="005F252C">
              <w:t>Yes</w:t>
            </w:r>
          </w:p>
        </w:tc>
        <w:tc>
          <w:tcPr>
            <w:tcW w:w="1380" w:type="dxa"/>
            <w:hideMark/>
          </w:tcPr>
          <w:p w14:paraId="19E6155B" w14:textId="77777777" w:rsidR="00A46571" w:rsidRPr="005F252C" w:rsidRDefault="00A46571" w:rsidP="00A46571">
            <w:pPr>
              <w:tabs>
                <w:tab w:val="left" w:pos="2038"/>
              </w:tabs>
            </w:pPr>
            <w:r w:rsidRPr="005F252C">
              <w:t>Yes</w:t>
            </w:r>
          </w:p>
        </w:tc>
        <w:tc>
          <w:tcPr>
            <w:tcW w:w="1460" w:type="dxa"/>
            <w:hideMark/>
          </w:tcPr>
          <w:p w14:paraId="2ACE100A" w14:textId="77777777" w:rsidR="00A46571" w:rsidRPr="005F252C" w:rsidRDefault="00A46571" w:rsidP="00A46571">
            <w:pPr>
              <w:tabs>
                <w:tab w:val="left" w:pos="2038"/>
              </w:tabs>
            </w:pPr>
            <w:r w:rsidRPr="005F252C">
              <w:t>P</w:t>
            </w:r>
          </w:p>
        </w:tc>
      </w:tr>
      <w:tr w:rsidR="00A46571" w:rsidRPr="005F252C" w14:paraId="7B5B0A3B" w14:textId="77777777" w:rsidTr="009764B6">
        <w:trPr>
          <w:trHeight w:val="310"/>
        </w:trPr>
        <w:tc>
          <w:tcPr>
            <w:tcW w:w="5040" w:type="dxa"/>
            <w:vMerge/>
            <w:hideMark/>
          </w:tcPr>
          <w:p w14:paraId="39744EB0" w14:textId="77777777" w:rsidR="00A46571" w:rsidRPr="005F252C" w:rsidRDefault="00A46571" w:rsidP="00A46571">
            <w:pPr>
              <w:tabs>
                <w:tab w:val="left" w:pos="2038"/>
              </w:tabs>
              <w:rPr>
                <w:b/>
                <w:bCs/>
              </w:rPr>
            </w:pPr>
          </w:p>
        </w:tc>
        <w:tc>
          <w:tcPr>
            <w:tcW w:w="2260" w:type="dxa"/>
            <w:vMerge w:val="restart"/>
            <w:hideMark/>
          </w:tcPr>
          <w:p w14:paraId="3DFB8B95" w14:textId="77777777" w:rsidR="00A46571" w:rsidRPr="005F252C" w:rsidRDefault="00A46571" w:rsidP="00A46571">
            <w:pPr>
              <w:tabs>
                <w:tab w:val="left" w:pos="2038"/>
              </w:tabs>
              <w:rPr>
                <w:b/>
                <w:bCs/>
              </w:rPr>
            </w:pPr>
            <w:r w:rsidRPr="005F252C">
              <w:rPr>
                <w:b/>
                <w:bCs/>
              </w:rPr>
              <w:t>Scaffold</w:t>
            </w:r>
          </w:p>
        </w:tc>
        <w:tc>
          <w:tcPr>
            <w:tcW w:w="11360" w:type="dxa"/>
            <w:vMerge w:val="restart"/>
            <w:hideMark/>
          </w:tcPr>
          <w:p w14:paraId="76269E34" w14:textId="77777777" w:rsidR="00A46571" w:rsidRPr="005F252C" w:rsidRDefault="00A46571" w:rsidP="00A46571">
            <w:pPr>
              <w:tabs>
                <w:tab w:val="left" w:pos="2038"/>
              </w:tabs>
            </w:pPr>
            <w:r w:rsidRPr="005F252C">
              <w:t>Temporary structure that is typically made from metal poles and wood planks and is used to support construction workers, inspectors, cleaners, and others who need to work at height</w:t>
            </w:r>
          </w:p>
        </w:tc>
        <w:tc>
          <w:tcPr>
            <w:tcW w:w="5360" w:type="dxa"/>
            <w:hideMark/>
          </w:tcPr>
          <w:p w14:paraId="4290313E" w14:textId="77777777" w:rsidR="00A46571" w:rsidRPr="005F252C" w:rsidRDefault="00A46571" w:rsidP="00A46571">
            <w:pPr>
              <w:tabs>
                <w:tab w:val="left" w:pos="2038"/>
              </w:tabs>
            </w:pPr>
            <w:r w:rsidRPr="005F252C">
              <w:t>Single Scaffold</w:t>
            </w:r>
          </w:p>
        </w:tc>
        <w:tc>
          <w:tcPr>
            <w:tcW w:w="760" w:type="dxa"/>
            <w:hideMark/>
          </w:tcPr>
          <w:p w14:paraId="30BDF735" w14:textId="77777777" w:rsidR="00A46571" w:rsidRPr="005F252C" w:rsidRDefault="00A46571" w:rsidP="00A46571">
            <w:pPr>
              <w:tabs>
                <w:tab w:val="left" w:pos="2038"/>
              </w:tabs>
            </w:pPr>
            <w:r w:rsidRPr="005F252C">
              <w:t>Yes</w:t>
            </w:r>
          </w:p>
        </w:tc>
        <w:tc>
          <w:tcPr>
            <w:tcW w:w="1380" w:type="dxa"/>
            <w:hideMark/>
          </w:tcPr>
          <w:p w14:paraId="02C18460" w14:textId="77777777" w:rsidR="00A46571" w:rsidRPr="005F252C" w:rsidRDefault="00A46571" w:rsidP="00A46571">
            <w:pPr>
              <w:tabs>
                <w:tab w:val="left" w:pos="2038"/>
              </w:tabs>
            </w:pPr>
            <w:r w:rsidRPr="005F252C">
              <w:t>Yes</w:t>
            </w:r>
          </w:p>
        </w:tc>
        <w:tc>
          <w:tcPr>
            <w:tcW w:w="1460" w:type="dxa"/>
            <w:hideMark/>
          </w:tcPr>
          <w:p w14:paraId="54FFFB5D" w14:textId="77777777" w:rsidR="00A46571" w:rsidRPr="005F252C" w:rsidRDefault="00A46571" w:rsidP="00A46571">
            <w:pPr>
              <w:tabs>
                <w:tab w:val="left" w:pos="2038"/>
              </w:tabs>
            </w:pPr>
            <w:r w:rsidRPr="005F252C">
              <w:t>P</w:t>
            </w:r>
          </w:p>
        </w:tc>
      </w:tr>
      <w:tr w:rsidR="00A46571" w:rsidRPr="005F252C" w14:paraId="7B92B245" w14:textId="77777777" w:rsidTr="009764B6">
        <w:trPr>
          <w:trHeight w:val="310"/>
        </w:trPr>
        <w:tc>
          <w:tcPr>
            <w:tcW w:w="5040" w:type="dxa"/>
            <w:vMerge/>
            <w:hideMark/>
          </w:tcPr>
          <w:p w14:paraId="6EA47C68" w14:textId="77777777" w:rsidR="00A46571" w:rsidRPr="005F252C" w:rsidRDefault="00A46571" w:rsidP="00A46571">
            <w:pPr>
              <w:tabs>
                <w:tab w:val="left" w:pos="2038"/>
              </w:tabs>
              <w:rPr>
                <w:b/>
                <w:bCs/>
              </w:rPr>
            </w:pPr>
          </w:p>
        </w:tc>
        <w:tc>
          <w:tcPr>
            <w:tcW w:w="2260" w:type="dxa"/>
            <w:vMerge/>
            <w:hideMark/>
          </w:tcPr>
          <w:p w14:paraId="37458F1A" w14:textId="77777777" w:rsidR="00A46571" w:rsidRPr="005F252C" w:rsidRDefault="00A46571" w:rsidP="00A46571">
            <w:pPr>
              <w:tabs>
                <w:tab w:val="left" w:pos="2038"/>
              </w:tabs>
              <w:rPr>
                <w:b/>
                <w:bCs/>
              </w:rPr>
            </w:pPr>
          </w:p>
        </w:tc>
        <w:tc>
          <w:tcPr>
            <w:tcW w:w="11360" w:type="dxa"/>
            <w:vMerge/>
            <w:hideMark/>
          </w:tcPr>
          <w:p w14:paraId="028FB2E3" w14:textId="77777777" w:rsidR="00A46571" w:rsidRPr="005F252C" w:rsidRDefault="00A46571" w:rsidP="00A46571">
            <w:pPr>
              <w:tabs>
                <w:tab w:val="left" w:pos="2038"/>
              </w:tabs>
            </w:pPr>
          </w:p>
        </w:tc>
        <w:tc>
          <w:tcPr>
            <w:tcW w:w="5360" w:type="dxa"/>
            <w:hideMark/>
          </w:tcPr>
          <w:p w14:paraId="5DCE6B28" w14:textId="77777777" w:rsidR="00A46571" w:rsidRPr="005F252C" w:rsidRDefault="00A46571" w:rsidP="00A46571">
            <w:pPr>
              <w:tabs>
                <w:tab w:val="left" w:pos="2038"/>
              </w:tabs>
            </w:pPr>
            <w:r w:rsidRPr="005F252C">
              <w:t>Double Scaffold</w:t>
            </w:r>
          </w:p>
        </w:tc>
        <w:tc>
          <w:tcPr>
            <w:tcW w:w="760" w:type="dxa"/>
            <w:hideMark/>
          </w:tcPr>
          <w:p w14:paraId="52F1BC51" w14:textId="77777777" w:rsidR="00A46571" w:rsidRPr="005F252C" w:rsidRDefault="00A46571" w:rsidP="00A46571">
            <w:pPr>
              <w:tabs>
                <w:tab w:val="left" w:pos="2038"/>
              </w:tabs>
            </w:pPr>
            <w:r w:rsidRPr="005F252C">
              <w:t>Yes</w:t>
            </w:r>
          </w:p>
        </w:tc>
        <w:tc>
          <w:tcPr>
            <w:tcW w:w="1380" w:type="dxa"/>
            <w:hideMark/>
          </w:tcPr>
          <w:p w14:paraId="1ED257A7" w14:textId="77777777" w:rsidR="00A46571" w:rsidRPr="005F252C" w:rsidRDefault="00A46571" w:rsidP="00A46571">
            <w:pPr>
              <w:tabs>
                <w:tab w:val="left" w:pos="2038"/>
              </w:tabs>
            </w:pPr>
            <w:r w:rsidRPr="005F252C">
              <w:t>Yes</w:t>
            </w:r>
          </w:p>
        </w:tc>
        <w:tc>
          <w:tcPr>
            <w:tcW w:w="1460" w:type="dxa"/>
            <w:hideMark/>
          </w:tcPr>
          <w:p w14:paraId="06796E8C" w14:textId="77777777" w:rsidR="00A46571" w:rsidRPr="005F252C" w:rsidRDefault="00A46571" w:rsidP="00A46571">
            <w:pPr>
              <w:tabs>
                <w:tab w:val="left" w:pos="2038"/>
              </w:tabs>
            </w:pPr>
            <w:r w:rsidRPr="005F252C">
              <w:t>P</w:t>
            </w:r>
          </w:p>
        </w:tc>
      </w:tr>
      <w:tr w:rsidR="00A46571" w:rsidRPr="005F252C" w14:paraId="1F51A4E9" w14:textId="77777777" w:rsidTr="009764B6">
        <w:trPr>
          <w:trHeight w:val="310"/>
        </w:trPr>
        <w:tc>
          <w:tcPr>
            <w:tcW w:w="5040" w:type="dxa"/>
            <w:vMerge/>
            <w:hideMark/>
          </w:tcPr>
          <w:p w14:paraId="45CDF0DC" w14:textId="77777777" w:rsidR="00A46571" w:rsidRPr="005F252C" w:rsidRDefault="00A46571" w:rsidP="00A46571">
            <w:pPr>
              <w:tabs>
                <w:tab w:val="left" w:pos="2038"/>
              </w:tabs>
              <w:rPr>
                <w:b/>
                <w:bCs/>
              </w:rPr>
            </w:pPr>
          </w:p>
        </w:tc>
        <w:tc>
          <w:tcPr>
            <w:tcW w:w="2260" w:type="dxa"/>
            <w:vMerge/>
            <w:hideMark/>
          </w:tcPr>
          <w:p w14:paraId="089E0210" w14:textId="77777777" w:rsidR="00A46571" w:rsidRPr="005F252C" w:rsidRDefault="00A46571" w:rsidP="00A46571">
            <w:pPr>
              <w:tabs>
                <w:tab w:val="left" w:pos="2038"/>
              </w:tabs>
              <w:rPr>
                <w:b/>
                <w:bCs/>
              </w:rPr>
            </w:pPr>
          </w:p>
        </w:tc>
        <w:tc>
          <w:tcPr>
            <w:tcW w:w="11360" w:type="dxa"/>
            <w:vMerge/>
            <w:hideMark/>
          </w:tcPr>
          <w:p w14:paraId="30C1E6FF" w14:textId="77777777" w:rsidR="00A46571" w:rsidRPr="005F252C" w:rsidRDefault="00A46571" w:rsidP="00A46571">
            <w:pPr>
              <w:tabs>
                <w:tab w:val="left" w:pos="2038"/>
              </w:tabs>
            </w:pPr>
          </w:p>
        </w:tc>
        <w:tc>
          <w:tcPr>
            <w:tcW w:w="5360" w:type="dxa"/>
            <w:hideMark/>
          </w:tcPr>
          <w:p w14:paraId="19C78D8B" w14:textId="77777777" w:rsidR="00A46571" w:rsidRPr="005F252C" w:rsidRDefault="00A46571" w:rsidP="00A46571">
            <w:pPr>
              <w:tabs>
                <w:tab w:val="left" w:pos="2038"/>
              </w:tabs>
            </w:pPr>
            <w:r w:rsidRPr="005F252C">
              <w:t>Cantilever Scaffold</w:t>
            </w:r>
          </w:p>
        </w:tc>
        <w:tc>
          <w:tcPr>
            <w:tcW w:w="760" w:type="dxa"/>
            <w:hideMark/>
          </w:tcPr>
          <w:p w14:paraId="178DDD39" w14:textId="77777777" w:rsidR="00A46571" w:rsidRPr="005F252C" w:rsidRDefault="00A46571" w:rsidP="00A46571">
            <w:pPr>
              <w:tabs>
                <w:tab w:val="left" w:pos="2038"/>
              </w:tabs>
            </w:pPr>
            <w:r w:rsidRPr="005F252C">
              <w:t>Yes</w:t>
            </w:r>
          </w:p>
        </w:tc>
        <w:tc>
          <w:tcPr>
            <w:tcW w:w="1380" w:type="dxa"/>
            <w:hideMark/>
          </w:tcPr>
          <w:p w14:paraId="386C9160" w14:textId="77777777" w:rsidR="00A46571" w:rsidRPr="005F252C" w:rsidRDefault="00A46571" w:rsidP="00A46571">
            <w:pPr>
              <w:tabs>
                <w:tab w:val="left" w:pos="2038"/>
              </w:tabs>
            </w:pPr>
            <w:r w:rsidRPr="005F252C">
              <w:t>Yes</w:t>
            </w:r>
          </w:p>
        </w:tc>
        <w:tc>
          <w:tcPr>
            <w:tcW w:w="1460" w:type="dxa"/>
            <w:hideMark/>
          </w:tcPr>
          <w:p w14:paraId="3811D629" w14:textId="77777777" w:rsidR="00A46571" w:rsidRPr="005F252C" w:rsidRDefault="00A46571" w:rsidP="00A46571">
            <w:pPr>
              <w:tabs>
                <w:tab w:val="left" w:pos="2038"/>
              </w:tabs>
            </w:pPr>
            <w:r w:rsidRPr="005F252C">
              <w:t>P</w:t>
            </w:r>
          </w:p>
        </w:tc>
      </w:tr>
      <w:tr w:rsidR="00A46571" w:rsidRPr="005F252C" w14:paraId="35AA82D2" w14:textId="77777777" w:rsidTr="009764B6">
        <w:trPr>
          <w:trHeight w:val="310"/>
        </w:trPr>
        <w:tc>
          <w:tcPr>
            <w:tcW w:w="5040" w:type="dxa"/>
            <w:vMerge/>
            <w:hideMark/>
          </w:tcPr>
          <w:p w14:paraId="1A303319" w14:textId="77777777" w:rsidR="00A46571" w:rsidRPr="005F252C" w:rsidRDefault="00A46571" w:rsidP="00A46571">
            <w:pPr>
              <w:tabs>
                <w:tab w:val="left" w:pos="2038"/>
              </w:tabs>
              <w:rPr>
                <w:b/>
                <w:bCs/>
              </w:rPr>
            </w:pPr>
          </w:p>
        </w:tc>
        <w:tc>
          <w:tcPr>
            <w:tcW w:w="2260" w:type="dxa"/>
            <w:vMerge/>
            <w:hideMark/>
          </w:tcPr>
          <w:p w14:paraId="4624FF41" w14:textId="77777777" w:rsidR="00A46571" w:rsidRPr="005F252C" w:rsidRDefault="00A46571" w:rsidP="00A46571">
            <w:pPr>
              <w:tabs>
                <w:tab w:val="left" w:pos="2038"/>
              </w:tabs>
              <w:rPr>
                <w:b/>
                <w:bCs/>
              </w:rPr>
            </w:pPr>
          </w:p>
        </w:tc>
        <w:tc>
          <w:tcPr>
            <w:tcW w:w="11360" w:type="dxa"/>
            <w:vMerge/>
            <w:hideMark/>
          </w:tcPr>
          <w:p w14:paraId="14612ACC" w14:textId="77777777" w:rsidR="00A46571" w:rsidRPr="005F252C" w:rsidRDefault="00A46571" w:rsidP="00A46571">
            <w:pPr>
              <w:tabs>
                <w:tab w:val="left" w:pos="2038"/>
              </w:tabs>
            </w:pPr>
          </w:p>
        </w:tc>
        <w:tc>
          <w:tcPr>
            <w:tcW w:w="5360" w:type="dxa"/>
            <w:hideMark/>
          </w:tcPr>
          <w:p w14:paraId="6EB380D7" w14:textId="77777777" w:rsidR="00A46571" w:rsidRPr="005F252C" w:rsidRDefault="00A46571" w:rsidP="00A46571">
            <w:pPr>
              <w:tabs>
                <w:tab w:val="left" w:pos="2038"/>
              </w:tabs>
            </w:pPr>
            <w:r w:rsidRPr="005F252C">
              <w:t>Suspended Scaffold</w:t>
            </w:r>
          </w:p>
        </w:tc>
        <w:tc>
          <w:tcPr>
            <w:tcW w:w="760" w:type="dxa"/>
            <w:hideMark/>
          </w:tcPr>
          <w:p w14:paraId="7762A2CD" w14:textId="77777777" w:rsidR="00A46571" w:rsidRPr="005F252C" w:rsidRDefault="00A46571" w:rsidP="00A46571">
            <w:pPr>
              <w:tabs>
                <w:tab w:val="left" w:pos="2038"/>
              </w:tabs>
            </w:pPr>
            <w:r w:rsidRPr="005F252C">
              <w:t>Yes</w:t>
            </w:r>
          </w:p>
        </w:tc>
        <w:tc>
          <w:tcPr>
            <w:tcW w:w="1380" w:type="dxa"/>
            <w:hideMark/>
          </w:tcPr>
          <w:p w14:paraId="1E0C857D" w14:textId="77777777" w:rsidR="00A46571" w:rsidRPr="005F252C" w:rsidRDefault="00A46571" w:rsidP="00A46571">
            <w:pPr>
              <w:tabs>
                <w:tab w:val="left" w:pos="2038"/>
              </w:tabs>
            </w:pPr>
            <w:r w:rsidRPr="005F252C">
              <w:t>Yes</w:t>
            </w:r>
          </w:p>
        </w:tc>
        <w:tc>
          <w:tcPr>
            <w:tcW w:w="1460" w:type="dxa"/>
            <w:hideMark/>
          </w:tcPr>
          <w:p w14:paraId="6169DF5B" w14:textId="77777777" w:rsidR="00A46571" w:rsidRPr="005F252C" w:rsidRDefault="00A46571" w:rsidP="00A46571">
            <w:pPr>
              <w:tabs>
                <w:tab w:val="left" w:pos="2038"/>
              </w:tabs>
            </w:pPr>
            <w:r w:rsidRPr="005F252C">
              <w:t>P</w:t>
            </w:r>
          </w:p>
        </w:tc>
      </w:tr>
      <w:tr w:rsidR="00A46571" w:rsidRPr="005F252C" w14:paraId="114C4644" w14:textId="77777777" w:rsidTr="009764B6">
        <w:trPr>
          <w:trHeight w:val="310"/>
        </w:trPr>
        <w:tc>
          <w:tcPr>
            <w:tcW w:w="5040" w:type="dxa"/>
            <w:vMerge/>
            <w:hideMark/>
          </w:tcPr>
          <w:p w14:paraId="6969872E" w14:textId="77777777" w:rsidR="00A46571" w:rsidRPr="005F252C" w:rsidRDefault="00A46571" w:rsidP="00A46571">
            <w:pPr>
              <w:tabs>
                <w:tab w:val="left" w:pos="2038"/>
              </w:tabs>
              <w:rPr>
                <w:b/>
                <w:bCs/>
              </w:rPr>
            </w:pPr>
          </w:p>
        </w:tc>
        <w:tc>
          <w:tcPr>
            <w:tcW w:w="2260" w:type="dxa"/>
            <w:vMerge/>
            <w:hideMark/>
          </w:tcPr>
          <w:p w14:paraId="1073E833" w14:textId="77777777" w:rsidR="00A46571" w:rsidRPr="005F252C" w:rsidRDefault="00A46571" w:rsidP="00A46571">
            <w:pPr>
              <w:tabs>
                <w:tab w:val="left" w:pos="2038"/>
              </w:tabs>
              <w:rPr>
                <w:b/>
                <w:bCs/>
              </w:rPr>
            </w:pPr>
          </w:p>
        </w:tc>
        <w:tc>
          <w:tcPr>
            <w:tcW w:w="11360" w:type="dxa"/>
            <w:vMerge/>
            <w:hideMark/>
          </w:tcPr>
          <w:p w14:paraId="499FA300" w14:textId="77777777" w:rsidR="00A46571" w:rsidRPr="005F252C" w:rsidRDefault="00A46571" w:rsidP="00A46571">
            <w:pPr>
              <w:tabs>
                <w:tab w:val="left" w:pos="2038"/>
              </w:tabs>
            </w:pPr>
          </w:p>
        </w:tc>
        <w:tc>
          <w:tcPr>
            <w:tcW w:w="5360" w:type="dxa"/>
            <w:hideMark/>
          </w:tcPr>
          <w:p w14:paraId="0C3D12DE" w14:textId="77777777" w:rsidR="00A46571" w:rsidRPr="005F252C" w:rsidRDefault="00A46571" w:rsidP="00A46571">
            <w:pPr>
              <w:tabs>
                <w:tab w:val="left" w:pos="2038"/>
              </w:tabs>
            </w:pPr>
            <w:r w:rsidRPr="005F252C">
              <w:t>Modular Scaffold</w:t>
            </w:r>
          </w:p>
        </w:tc>
        <w:tc>
          <w:tcPr>
            <w:tcW w:w="760" w:type="dxa"/>
            <w:hideMark/>
          </w:tcPr>
          <w:p w14:paraId="1E09764A" w14:textId="77777777" w:rsidR="00A46571" w:rsidRPr="005F252C" w:rsidRDefault="00A46571" w:rsidP="00A46571">
            <w:pPr>
              <w:tabs>
                <w:tab w:val="left" w:pos="2038"/>
              </w:tabs>
            </w:pPr>
            <w:r w:rsidRPr="005F252C">
              <w:t>Yes</w:t>
            </w:r>
          </w:p>
        </w:tc>
        <w:tc>
          <w:tcPr>
            <w:tcW w:w="1380" w:type="dxa"/>
            <w:hideMark/>
          </w:tcPr>
          <w:p w14:paraId="6C0BABBA" w14:textId="77777777" w:rsidR="00A46571" w:rsidRPr="005F252C" w:rsidRDefault="00A46571" w:rsidP="00A46571">
            <w:pPr>
              <w:tabs>
                <w:tab w:val="left" w:pos="2038"/>
              </w:tabs>
            </w:pPr>
            <w:r w:rsidRPr="005F252C">
              <w:t>Yes</w:t>
            </w:r>
          </w:p>
        </w:tc>
        <w:tc>
          <w:tcPr>
            <w:tcW w:w="1460" w:type="dxa"/>
            <w:hideMark/>
          </w:tcPr>
          <w:p w14:paraId="16C7FD47" w14:textId="77777777" w:rsidR="00A46571" w:rsidRPr="005F252C" w:rsidRDefault="00A46571" w:rsidP="00A46571">
            <w:pPr>
              <w:tabs>
                <w:tab w:val="left" w:pos="2038"/>
              </w:tabs>
            </w:pPr>
            <w:r w:rsidRPr="005F252C">
              <w:t>P</w:t>
            </w:r>
          </w:p>
        </w:tc>
      </w:tr>
      <w:tr w:rsidR="00A46571" w:rsidRPr="005F252C" w14:paraId="788A87D8" w14:textId="77777777" w:rsidTr="009764B6">
        <w:trPr>
          <w:trHeight w:val="310"/>
        </w:trPr>
        <w:tc>
          <w:tcPr>
            <w:tcW w:w="5040" w:type="dxa"/>
            <w:vMerge/>
            <w:hideMark/>
          </w:tcPr>
          <w:p w14:paraId="36305E65" w14:textId="77777777" w:rsidR="00A46571" w:rsidRPr="005F252C" w:rsidRDefault="00A46571" w:rsidP="00A46571">
            <w:pPr>
              <w:tabs>
                <w:tab w:val="left" w:pos="2038"/>
              </w:tabs>
              <w:rPr>
                <w:b/>
                <w:bCs/>
              </w:rPr>
            </w:pPr>
          </w:p>
        </w:tc>
        <w:tc>
          <w:tcPr>
            <w:tcW w:w="2260" w:type="dxa"/>
            <w:vMerge/>
            <w:hideMark/>
          </w:tcPr>
          <w:p w14:paraId="78A20B4D" w14:textId="77777777" w:rsidR="00A46571" w:rsidRPr="005F252C" w:rsidRDefault="00A46571" w:rsidP="00A46571">
            <w:pPr>
              <w:tabs>
                <w:tab w:val="left" w:pos="2038"/>
              </w:tabs>
              <w:rPr>
                <w:b/>
                <w:bCs/>
              </w:rPr>
            </w:pPr>
          </w:p>
        </w:tc>
        <w:tc>
          <w:tcPr>
            <w:tcW w:w="11360" w:type="dxa"/>
            <w:vMerge/>
            <w:hideMark/>
          </w:tcPr>
          <w:p w14:paraId="7B98752A" w14:textId="77777777" w:rsidR="00A46571" w:rsidRPr="005F252C" w:rsidRDefault="00A46571" w:rsidP="00A46571">
            <w:pPr>
              <w:tabs>
                <w:tab w:val="left" w:pos="2038"/>
              </w:tabs>
            </w:pPr>
          </w:p>
        </w:tc>
        <w:tc>
          <w:tcPr>
            <w:tcW w:w="5360" w:type="dxa"/>
            <w:hideMark/>
          </w:tcPr>
          <w:p w14:paraId="22D3D78D" w14:textId="77777777" w:rsidR="00A46571" w:rsidRPr="005F252C" w:rsidRDefault="00A46571" w:rsidP="00A46571">
            <w:pPr>
              <w:tabs>
                <w:tab w:val="left" w:pos="2038"/>
              </w:tabs>
            </w:pPr>
            <w:r w:rsidRPr="005F252C">
              <w:t>Rolling Scaffold</w:t>
            </w:r>
          </w:p>
        </w:tc>
        <w:tc>
          <w:tcPr>
            <w:tcW w:w="760" w:type="dxa"/>
            <w:hideMark/>
          </w:tcPr>
          <w:p w14:paraId="3401097A" w14:textId="77777777" w:rsidR="00A46571" w:rsidRPr="005F252C" w:rsidRDefault="00A46571" w:rsidP="00A46571">
            <w:pPr>
              <w:tabs>
                <w:tab w:val="left" w:pos="2038"/>
              </w:tabs>
            </w:pPr>
            <w:r w:rsidRPr="005F252C">
              <w:t>Yes</w:t>
            </w:r>
          </w:p>
        </w:tc>
        <w:tc>
          <w:tcPr>
            <w:tcW w:w="1380" w:type="dxa"/>
            <w:hideMark/>
          </w:tcPr>
          <w:p w14:paraId="26D54B37" w14:textId="77777777" w:rsidR="00A46571" w:rsidRPr="005F252C" w:rsidRDefault="00A46571" w:rsidP="00A46571">
            <w:pPr>
              <w:tabs>
                <w:tab w:val="left" w:pos="2038"/>
              </w:tabs>
            </w:pPr>
            <w:r w:rsidRPr="005F252C">
              <w:t>Yes</w:t>
            </w:r>
          </w:p>
        </w:tc>
        <w:tc>
          <w:tcPr>
            <w:tcW w:w="1460" w:type="dxa"/>
            <w:hideMark/>
          </w:tcPr>
          <w:p w14:paraId="5FB331CE" w14:textId="77777777" w:rsidR="00A46571" w:rsidRPr="005F252C" w:rsidRDefault="00A46571" w:rsidP="00A46571">
            <w:pPr>
              <w:tabs>
                <w:tab w:val="left" w:pos="2038"/>
              </w:tabs>
            </w:pPr>
            <w:r w:rsidRPr="005F252C">
              <w:t>P</w:t>
            </w:r>
          </w:p>
        </w:tc>
      </w:tr>
      <w:tr w:rsidR="00A46571" w:rsidRPr="005F252C" w14:paraId="1018D96D" w14:textId="77777777" w:rsidTr="009764B6">
        <w:trPr>
          <w:trHeight w:val="310"/>
        </w:trPr>
        <w:tc>
          <w:tcPr>
            <w:tcW w:w="5040" w:type="dxa"/>
            <w:vMerge w:val="restart"/>
            <w:hideMark/>
          </w:tcPr>
          <w:p w14:paraId="758A6BC4" w14:textId="77777777" w:rsidR="00A46571" w:rsidRPr="005F252C" w:rsidRDefault="00A46571" w:rsidP="00A46571">
            <w:pPr>
              <w:tabs>
                <w:tab w:val="left" w:pos="2038"/>
              </w:tabs>
              <w:rPr>
                <w:b/>
                <w:bCs/>
              </w:rPr>
            </w:pPr>
            <w:r w:rsidRPr="005F252C">
              <w:rPr>
                <w:b/>
                <w:bCs/>
              </w:rPr>
              <w:t>Maintenance Services &amp; Spare Parts</w:t>
            </w:r>
          </w:p>
        </w:tc>
        <w:tc>
          <w:tcPr>
            <w:tcW w:w="2260" w:type="dxa"/>
            <w:vMerge w:val="restart"/>
            <w:hideMark/>
          </w:tcPr>
          <w:p w14:paraId="5A55399C" w14:textId="77777777" w:rsidR="00A46571" w:rsidRPr="005F252C" w:rsidRDefault="00A46571" w:rsidP="00A46571">
            <w:pPr>
              <w:tabs>
                <w:tab w:val="left" w:pos="2038"/>
              </w:tabs>
            </w:pPr>
            <w:r w:rsidRPr="005F252C">
              <w:t>MRO Consumables &amp; Spare Parts</w:t>
            </w:r>
          </w:p>
        </w:tc>
        <w:tc>
          <w:tcPr>
            <w:tcW w:w="11360" w:type="dxa"/>
            <w:vMerge w:val="restart"/>
            <w:hideMark/>
          </w:tcPr>
          <w:p w14:paraId="128FF5CF" w14:textId="77777777" w:rsidR="00A46571" w:rsidRPr="005F252C" w:rsidRDefault="00A46571" w:rsidP="00A46571">
            <w:pPr>
              <w:tabs>
                <w:tab w:val="left" w:pos="2038"/>
              </w:tabs>
            </w:pPr>
            <w:r w:rsidRPr="005F252C">
              <w:t xml:space="preserve">Includes consumable materials and spare parts used in regular maintenance and repair activities such as gaskets, seals, filters, and related products. </w:t>
            </w:r>
          </w:p>
        </w:tc>
        <w:tc>
          <w:tcPr>
            <w:tcW w:w="5360" w:type="dxa"/>
            <w:hideMark/>
          </w:tcPr>
          <w:p w14:paraId="37D5BB66" w14:textId="77777777" w:rsidR="00A46571" w:rsidRPr="005F252C" w:rsidRDefault="00A46571" w:rsidP="00A46571">
            <w:pPr>
              <w:tabs>
                <w:tab w:val="left" w:pos="2038"/>
              </w:tabs>
            </w:pPr>
            <w:r w:rsidRPr="005F252C">
              <w:t>Spiral Wound Gasket</w:t>
            </w:r>
          </w:p>
        </w:tc>
        <w:tc>
          <w:tcPr>
            <w:tcW w:w="760" w:type="dxa"/>
            <w:hideMark/>
          </w:tcPr>
          <w:p w14:paraId="1D83108C" w14:textId="77777777" w:rsidR="00A46571" w:rsidRPr="005F252C" w:rsidRDefault="00A46571" w:rsidP="00A46571">
            <w:pPr>
              <w:tabs>
                <w:tab w:val="left" w:pos="2038"/>
              </w:tabs>
            </w:pPr>
            <w:r w:rsidRPr="005F252C">
              <w:t>Yes</w:t>
            </w:r>
          </w:p>
        </w:tc>
        <w:tc>
          <w:tcPr>
            <w:tcW w:w="1380" w:type="dxa"/>
            <w:hideMark/>
          </w:tcPr>
          <w:p w14:paraId="481E9231" w14:textId="77777777" w:rsidR="00A46571" w:rsidRPr="005F252C" w:rsidRDefault="00A46571" w:rsidP="00A46571">
            <w:pPr>
              <w:tabs>
                <w:tab w:val="left" w:pos="2038"/>
              </w:tabs>
            </w:pPr>
            <w:r w:rsidRPr="005F252C">
              <w:t>Yes</w:t>
            </w:r>
          </w:p>
        </w:tc>
        <w:tc>
          <w:tcPr>
            <w:tcW w:w="1460" w:type="dxa"/>
            <w:hideMark/>
          </w:tcPr>
          <w:p w14:paraId="57DB38A4" w14:textId="77777777" w:rsidR="00A46571" w:rsidRPr="005F252C" w:rsidRDefault="00A46571" w:rsidP="00A46571">
            <w:pPr>
              <w:tabs>
                <w:tab w:val="left" w:pos="2038"/>
              </w:tabs>
            </w:pPr>
            <w:r w:rsidRPr="005F252C">
              <w:t>P</w:t>
            </w:r>
          </w:p>
        </w:tc>
      </w:tr>
      <w:tr w:rsidR="00A46571" w:rsidRPr="005F252C" w14:paraId="7447E0BC" w14:textId="77777777" w:rsidTr="009764B6">
        <w:trPr>
          <w:trHeight w:val="310"/>
        </w:trPr>
        <w:tc>
          <w:tcPr>
            <w:tcW w:w="5040" w:type="dxa"/>
            <w:vMerge/>
            <w:hideMark/>
          </w:tcPr>
          <w:p w14:paraId="2459E904" w14:textId="77777777" w:rsidR="00A46571" w:rsidRPr="005F252C" w:rsidRDefault="00A46571" w:rsidP="00A46571">
            <w:pPr>
              <w:tabs>
                <w:tab w:val="left" w:pos="2038"/>
              </w:tabs>
              <w:rPr>
                <w:b/>
                <w:bCs/>
              </w:rPr>
            </w:pPr>
          </w:p>
        </w:tc>
        <w:tc>
          <w:tcPr>
            <w:tcW w:w="2260" w:type="dxa"/>
            <w:vMerge/>
            <w:hideMark/>
          </w:tcPr>
          <w:p w14:paraId="284CFDB2" w14:textId="77777777" w:rsidR="00A46571" w:rsidRPr="005F252C" w:rsidRDefault="00A46571" w:rsidP="00A46571">
            <w:pPr>
              <w:tabs>
                <w:tab w:val="left" w:pos="2038"/>
              </w:tabs>
            </w:pPr>
          </w:p>
        </w:tc>
        <w:tc>
          <w:tcPr>
            <w:tcW w:w="11360" w:type="dxa"/>
            <w:vMerge/>
            <w:hideMark/>
          </w:tcPr>
          <w:p w14:paraId="2CAD54D5" w14:textId="77777777" w:rsidR="00A46571" w:rsidRPr="005F252C" w:rsidRDefault="00A46571" w:rsidP="00A46571">
            <w:pPr>
              <w:tabs>
                <w:tab w:val="left" w:pos="2038"/>
              </w:tabs>
            </w:pPr>
          </w:p>
        </w:tc>
        <w:tc>
          <w:tcPr>
            <w:tcW w:w="5360" w:type="dxa"/>
            <w:hideMark/>
          </w:tcPr>
          <w:p w14:paraId="109C2794" w14:textId="77777777" w:rsidR="00A46571" w:rsidRPr="005F252C" w:rsidRDefault="00A46571" w:rsidP="00A46571">
            <w:pPr>
              <w:tabs>
                <w:tab w:val="left" w:pos="2038"/>
              </w:tabs>
            </w:pPr>
            <w:r w:rsidRPr="005F252C">
              <w:t>Ring Type Joint Gasket</w:t>
            </w:r>
          </w:p>
        </w:tc>
        <w:tc>
          <w:tcPr>
            <w:tcW w:w="760" w:type="dxa"/>
            <w:hideMark/>
          </w:tcPr>
          <w:p w14:paraId="51A71515" w14:textId="77777777" w:rsidR="00A46571" w:rsidRPr="005F252C" w:rsidRDefault="00A46571" w:rsidP="00A46571">
            <w:pPr>
              <w:tabs>
                <w:tab w:val="left" w:pos="2038"/>
              </w:tabs>
            </w:pPr>
            <w:r w:rsidRPr="005F252C">
              <w:t>Yes</w:t>
            </w:r>
          </w:p>
        </w:tc>
        <w:tc>
          <w:tcPr>
            <w:tcW w:w="1380" w:type="dxa"/>
            <w:hideMark/>
          </w:tcPr>
          <w:p w14:paraId="11E0A8F0" w14:textId="77777777" w:rsidR="00A46571" w:rsidRPr="005F252C" w:rsidRDefault="00A46571" w:rsidP="00A46571">
            <w:pPr>
              <w:tabs>
                <w:tab w:val="left" w:pos="2038"/>
              </w:tabs>
            </w:pPr>
            <w:r w:rsidRPr="005F252C">
              <w:t>Yes</w:t>
            </w:r>
          </w:p>
        </w:tc>
        <w:tc>
          <w:tcPr>
            <w:tcW w:w="1460" w:type="dxa"/>
            <w:hideMark/>
          </w:tcPr>
          <w:p w14:paraId="72BDBEA6" w14:textId="77777777" w:rsidR="00A46571" w:rsidRPr="005F252C" w:rsidRDefault="00A46571" w:rsidP="00A46571">
            <w:pPr>
              <w:tabs>
                <w:tab w:val="left" w:pos="2038"/>
              </w:tabs>
            </w:pPr>
            <w:r w:rsidRPr="005F252C">
              <w:t>P</w:t>
            </w:r>
          </w:p>
        </w:tc>
      </w:tr>
      <w:tr w:rsidR="00A46571" w:rsidRPr="005F252C" w14:paraId="583567C0" w14:textId="77777777" w:rsidTr="009764B6">
        <w:trPr>
          <w:trHeight w:val="310"/>
        </w:trPr>
        <w:tc>
          <w:tcPr>
            <w:tcW w:w="5040" w:type="dxa"/>
            <w:vMerge/>
            <w:hideMark/>
          </w:tcPr>
          <w:p w14:paraId="04858503" w14:textId="77777777" w:rsidR="00A46571" w:rsidRPr="005F252C" w:rsidRDefault="00A46571" w:rsidP="00A46571">
            <w:pPr>
              <w:tabs>
                <w:tab w:val="left" w:pos="2038"/>
              </w:tabs>
              <w:rPr>
                <w:b/>
                <w:bCs/>
              </w:rPr>
            </w:pPr>
          </w:p>
        </w:tc>
        <w:tc>
          <w:tcPr>
            <w:tcW w:w="2260" w:type="dxa"/>
            <w:vMerge/>
            <w:hideMark/>
          </w:tcPr>
          <w:p w14:paraId="114C692F" w14:textId="77777777" w:rsidR="00A46571" w:rsidRPr="005F252C" w:rsidRDefault="00A46571" w:rsidP="00A46571">
            <w:pPr>
              <w:tabs>
                <w:tab w:val="left" w:pos="2038"/>
              </w:tabs>
            </w:pPr>
          </w:p>
        </w:tc>
        <w:tc>
          <w:tcPr>
            <w:tcW w:w="11360" w:type="dxa"/>
            <w:vMerge/>
            <w:hideMark/>
          </w:tcPr>
          <w:p w14:paraId="3B6BE02E" w14:textId="77777777" w:rsidR="00A46571" w:rsidRPr="005F252C" w:rsidRDefault="00A46571" w:rsidP="00A46571">
            <w:pPr>
              <w:tabs>
                <w:tab w:val="left" w:pos="2038"/>
              </w:tabs>
            </w:pPr>
          </w:p>
        </w:tc>
        <w:tc>
          <w:tcPr>
            <w:tcW w:w="5360" w:type="dxa"/>
            <w:hideMark/>
          </w:tcPr>
          <w:p w14:paraId="34840FB7" w14:textId="77777777" w:rsidR="00A46571" w:rsidRPr="005F252C" w:rsidRDefault="00A46571" w:rsidP="00A46571">
            <w:pPr>
              <w:tabs>
                <w:tab w:val="left" w:pos="2038"/>
              </w:tabs>
            </w:pPr>
            <w:r w:rsidRPr="005F252C">
              <w:t>Rubber Gasket (NBR, EPDM, Viton)</w:t>
            </w:r>
          </w:p>
        </w:tc>
        <w:tc>
          <w:tcPr>
            <w:tcW w:w="760" w:type="dxa"/>
            <w:hideMark/>
          </w:tcPr>
          <w:p w14:paraId="495BB280" w14:textId="77777777" w:rsidR="00A46571" w:rsidRPr="005F252C" w:rsidRDefault="00A46571" w:rsidP="00A46571">
            <w:pPr>
              <w:tabs>
                <w:tab w:val="left" w:pos="2038"/>
              </w:tabs>
            </w:pPr>
            <w:r w:rsidRPr="005F252C">
              <w:t>Yes</w:t>
            </w:r>
          </w:p>
        </w:tc>
        <w:tc>
          <w:tcPr>
            <w:tcW w:w="1380" w:type="dxa"/>
            <w:hideMark/>
          </w:tcPr>
          <w:p w14:paraId="5DDBBC3A" w14:textId="77777777" w:rsidR="00A46571" w:rsidRPr="005F252C" w:rsidRDefault="00A46571" w:rsidP="00A46571">
            <w:pPr>
              <w:tabs>
                <w:tab w:val="left" w:pos="2038"/>
              </w:tabs>
            </w:pPr>
            <w:r w:rsidRPr="005F252C">
              <w:t>Yes</w:t>
            </w:r>
          </w:p>
        </w:tc>
        <w:tc>
          <w:tcPr>
            <w:tcW w:w="1460" w:type="dxa"/>
            <w:hideMark/>
          </w:tcPr>
          <w:p w14:paraId="51D0F435" w14:textId="77777777" w:rsidR="00A46571" w:rsidRPr="005F252C" w:rsidRDefault="00A46571" w:rsidP="00A46571">
            <w:pPr>
              <w:tabs>
                <w:tab w:val="left" w:pos="2038"/>
              </w:tabs>
            </w:pPr>
            <w:r w:rsidRPr="005F252C">
              <w:t>P</w:t>
            </w:r>
          </w:p>
        </w:tc>
      </w:tr>
      <w:tr w:rsidR="00A46571" w:rsidRPr="005F252C" w14:paraId="3129EA7B" w14:textId="77777777" w:rsidTr="009764B6">
        <w:trPr>
          <w:trHeight w:val="310"/>
        </w:trPr>
        <w:tc>
          <w:tcPr>
            <w:tcW w:w="5040" w:type="dxa"/>
            <w:vMerge/>
            <w:hideMark/>
          </w:tcPr>
          <w:p w14:paraId="13DA0A11" w14:textId="77777777" w:rsidR="00A46571" w:rsidRPr="005F252C" w:rsidRDefault="00A46571" w:rsidP="00A46571">
            <w:pPr>
              <w:tabs>
                <w:tab w:val="left" w:pos="2038"/>
              </w:tabs>
              <w:rPr>
                <w:b/>
                <w:bCs/>
              </w:rPr>
            </w:pPr>
          </w:p>
        </w:tc>
        <w:tc>
          <w:tcPr>
            <w:tcW w:w="2260" w:type="dxa"/>
            <w:vMerge/>
            <w:hideMark/>
          </w:tcPr>
          <w:p w14:paraId="2EC0F56F" w14:textId="77777777" w:rsidR="00A46571" w:rsidRPr="005F252C" w:rsidRDefault="00A46571" w:rsidP="00A46571">
            <w:pPr>
              <w:tabs>
                <w:tab w:val="left" w:pos="2038"/>
              </w:tabs>
            </w:pPr>
          </w:p>
        </w:tc>
        <w:tc>
          <w:tcPr>
            <w:tcW w:w="11360" w:type="dxa"/>
            <w:vMerge/>
            <w:hideMark/>
          </w:tcPr>
          <w:p w14:paraId="3B947333" w14:textId="77777777" w:rsidR="00A46571" w:rsidRPr="005F252C" w:rsidRDefault="00A46571" w:rsidP="00A46571">
            <w:pPr>
              <w:tabs>
                <w:tab w:val="left" w:pos="2038"/>
              </w:tabs>
            </w:pPr>
          </w:p>
        </w:tc>
        <w:tc>
          <w:tcPr>
            <w:tcW w:w="5360" w:type="dxa"/>
            <w:hideMark/>
          </w:tcPr>
          <w:p w14:paraId="49143721" w14:textId="77777777" w:rsidR="00A46571" w:rsidRPr="005F252C" w:rsidRDefault="00A46571" w:rsidP="00A46571">
            <w:pPr>
              <w:tabs>
                <w:tab w:val="left" w:pos="2038"/>
              </w:tabs>
            </w:pPr>
            <w:r w:rsidRPr="005F252C">
              <w:t>PTFE Gasket</w:t>
            </w:r>
          </w:p>
        </w:tc>
        <w:tc>
          <w:tcPr>
            <w:tcW w:w="760" w:type="dxa"/>
            <w:hideMark/>
          </w:tcPr>
          <w:p w14:paraId="2793D165" w14:textId="77777777" w:rsidR="00A46571" w:rsidRPr="005F252C" w:rsidRDefault="00A46571" w:rsidP="00A46571">
            <w:pPr>
              <w:tabs>
                <w:tab w:val="left" w:pos="2038"/>
              </w:tabs>
            </w:pPr>
            <w:r w:rsidRPr="005F252C">
              <w:t>Yes</w:t>
            </w:r>
          </w:p>
        </w:tc>
        <w:tc>
          <w:tcPr>
            <w:tcW w:w="1380" w:type="dxa"/>
            <w:hideMark/>
          </w:tcPr>
          <w:p w14:paraId="6CD4D273" w14:textId="77777777" w:rsidR="00A46571" w:rsidRPr="005F252C" w:rsidRDefault="00A46571" w:rsidP="00A46571">
            <w:pPr>
              <w:tabs>
                <w:tab w:val="left" w:pos="2038"/>
              </w:tabs>
            </w:pPr>
            <w:r w:rsidRPr="005F252C">
              <w:t>Yes</w:t>
            </w:r>
          </w:p>
        </w:tc>
        <w:tc>
          <w:tcPr>
            <w:tcW w:w="1460" w:type="dxa"/>
            <w:hideMark/>
          </w:tcPr>
          <w:p w14:paraId="3B9A7FE9" w14:textId="77777777" w:rsidR="00A46571" w:rsidRPr="005F252C" w:rsidRDefault="00A46571" w:rsidP="00A46571">
            <w:pPr>
              <w:tabs>
                <w:tab w:val="left" w:pos="2038"/>
              </w:tabs>
            </w:pPr>
            <w:r w:rsidRPr="005F252C">
              <w:t>P</w:t>
            </w:r>
          </w:p>
        </w:tc>
      </w:tr>
      <w:tr w:rsidR="00A46571" w:rsidRPr="005F252C" w14:paraId="5DE2B51A" w14:textId="77777777" w:rsidTr="009764B6">
        <w:trPr>
          <w:trHeight w:val="310"/>
        </w:trPr>
        <w:tc>
          <w:tcPr>
            <w:tcW w:w="5040" w:type="dxa"/>
            <w:vMerge/>
            <w:hideMark/>
          </w:tcPr>
          <w:p w14:paraId="30154C8C" w14:textId="77777777" w:rsidR="00A46571" w:rsidRPr="005F252C" w:rsidRDefault="00A46571" w:rsidP="00A46571">
            <w:pPr>
              <w:tabs>
                <w:tab w:val="left" w:pos="2038"/>
              </w:tabs>
              <w:rPr>
                <w:b/>
                <w:bCs/>
              </w:rPr>
            </w:pPr>
          </w:p>
        </w:tc>
        <w:tc>
          <w:tcPr>
            <w:tcW w:w="2260" w:type="dxa"/>
            <w:vMerge/>
            <w:hideMark/>
          </w:tcPr>
          <w:p w14:paraId="3C2664DC" w14:textId="77777777" w:rsidR="00A46571" w:rsidRPr="005F252C" w:rsidRDefault="00A46571" w:rsidP="00A46571">
            <w:pPr>
              <w:tabs>
                <w:tab w:val="left" w:pos="2038"/>
              </w:tabs>
            </w:pPr>
          </w:p>
        </w:tc>
        <w:tc>
          <w:tcPr>
            <w:tcW w:w="11360" w:type="dxa"/>
            <w:vMerge/>
            <w:hideMark/>
          </w:tcPr>
          <w:p w14:paraId="27F82922" w14:textId="77777777" w:rsidR="00A46571" w:rsidRPr="005F252C" w:rsidRDefault="00A46571" w:rsidP="00A46571">
            <w:pPr>
              <w:tabs>
                <w:tab w:val="left" w:pos="2038"/>
              </w:tabs>
            </w:pPr>
          </w:p>
        </w:tc>
        <w:tc>
          <w:tcPr>
            <w:tcW w:w="5360" w:type="dxa"/>
            <w:hideMark/>
          </w:tcPr>
          <w:p w14:paraId="764ED5B0" w14:textId="77777777" w:rsidR="00A46571" w:rsidRPr="005F252C" w:rsidRDefault="00A46571" w:rsidP="00A46571">
            <w:pPr>
              <w:tabs>
                <w:tab w:val="left" w:pos="2038"/>
              </w:tabs>
            </w:pPr>
            <w:r w:rsidRPr="005F252C">
              <w:t>Graphite Gasket</w:t>
            </w:r>
          </w:p>
        </w:tc>
        <w:tc>
          <w:tcPr>
            <w:tcW w:w="760" w:type="dxa"/>
            <w:hideMark/>
          </w:tcPr>
          <w:p w14:paraId="4968C70F" w14:textId="77777777" w:rsidR="00A46571" w:rsidRPr="005F252C" w:rsidRDefault="00A46571" w:rsidP="00A46571">
            <w:pPr>
              <w:tabs>
                <w:tab w:val="left" w:pos="2038"/>
              </w:tabs>
            </w:pPr>
            <w:r w:rsidRPr="005F252C">
              <w:t>Yes</w:t>
            </w:r>
          </w:p>
        </w:tc>
        <w:tc>
          <w:tcPr>
            <w:tcW w:w="1380" w:type="dxa"/>
            <w:hideMark/>
          </w:tcPr>
          <w:p w14:paraId="53A969AF" w14:textId="77777777" w:rsidR="00A46571" w:rsidRPr="005F252C" w:rsidRDefault="00A46571" w:rsidP="00A46571">
            <w:pPr>
              <w:tabs>
                <w:tab w:val="left" w:pos="2038"/>
              </w:tabs>
            </w:pPr>
            <w:r w:rsidRPr="005F252C">
              <w:t>Yes</w:t>
            </w:r>
          </w:p>
        </w:tc>
        <w:tc>
          <w:tcPr>
            <w:tcW w:w="1460" w:type="dxa"/>
            <w:hideMark/>
          </w:tcPr>
          <w:p w14:paraId="2548333F" w14:textId="77777777" w:rsidR="00A46571" w:rsidRPr="005F252C" w:rsidRDefault="00A46571" w:rsidP="00A46571">
            <w:pPr>
              <w:tabs>
                <w:tab w:val="left" w:pos="2038"/>
              </w:tabs>
            </w:pPr>
            <w:r w:rsidRPr="005F252C">
              <w:t>P</w:t>
            </w:r>
          </w:p>
        </w:tc>
      </w:tr>
      <w:tr w:rsidR="00A46571" w:rsidRPr="005F252C" w14:paraId="6FB0B3A1" w14:textId="77777777" w:rsidTr="009764B6">
        <w:trPr>
          <w:trHeight w:val="310"/>
        </w:trPr>
        <w:tc>
          <w:tcPr>
            <w:tcW w:w="5040" w:type="dxa"/>
            <w:vMerge/>
            <w:hideMark/>
          </w:tcPr>
          <w:p w14:paraId="5D4A8FA5" w14:textId="77777777" w:rsidR="00A46571" w:rsidRPr="005F252C" w:rsidRDefault="00A46571" w:rsidP="00A46571">
            <w:pPr>
              <w:tabs>
                <w:tab w:val="left" w:pos="2038"/>
              </w:tabs>
              <w:rPr>
                <w:b/>
                <w:bCs/>
              </w:rPr>
            </w:pPr>
          </w:p>
        </w:tc>
        <w:tc>
          <w:tcPr>
            <w:tcW w:w="2260" w:type="dxa"/>
            <w:vMerge/>
            <w:hideMark/>
          </w:tcPr>
          <w:p w14:paraId="107587AF" w14:textId="77777777" w:rsidR="00A46571" w:rsidRPr="005F252C" w:rsidRDefault="00A46571" w:rsidP="00A46571">
            <w:pPr>
              <w:tabs>
                <w:tab w:val="left" w:pos="2038"/>
              </w:tabs>
            </w:pPr>
          </w:p>
        </w:tc>
        <w:tc>
          <w:tcPr>
            <w:tcW w:w="11360" w:type="dxa"/>
            <w:vMerge/>
            <w:hideMark/>
          </w:tcPr>
          <w:p w14:paraId="07E2F6C8" w14:textId="77777777" w:rsidR="00A46571" w:rsidRPr="005F252C" w:rsidRDefault="00A46571" w:rsidP="00A46571">
            <w:pPr>
              <w:tabs>
                <w:tab w:val="left" w:pos="2038"/>
              </w:tabs>
            </w:pPr>
          </w:p>
        </w:tc>
        <w:tc>
          <w:tcPr>
            <w:tcW w:w="5360" w:type="dxa"/>
            <w:hideMark/>
          </w:tcPr>
          <w:p w14:paraId="2921FE98" w14:textId="77777777" w:rsidR="00A46571" w:rsidRPr="005F252C" w:rsidRDefault="00A46571" w:rsidP="00A46571">
            <w:pPr>
              <w:tabs>
                <w:tab w:val="left" w:pos="2038"/>
              </w:tabs>
            </w:pPr>
            <w:r w:rsidRPr="005F252C">
              <w:t xml:space="preserve">CNAF Gasket </w:t>
            </w:r>
          </w:p>
        </w:tc>
        <w:tc>
          <w:tcPr>
            <w:tcW w:w="760" w:type="dxa"/>
            <w:hideMark/>
          </w:tcPr>
          <w:p w14:paraId="1830DFF1" w14:textId="77777777" w:rsidR="00A46571" w:rsidRPr="005F252C" w:rsidRDefault="00A46571" w:rsidP="00A46571">
            <w:pPr>
              <w:tabs>
                <w:tab w:val="left" w:pos="2038"/>
              </w:tabs>
            </w:pPr>
            <w:r w:rsidRPr="005F252C">
              <w:t>Yes</w:t>
            </w:r>
          </w:p>
        </w:tc>
        <w:tc>
          <w:tcPr>
            <w:tcW w:w="1380" w:type="dxa"/>
            <w:hideMark/>
          </w:tcPr>
          <w:p w14:paraId="260BE869" w14:textId="77777777" w:rsidR="00A46571" w:rsidRPr="005F252C" w:rsidRDefault="00A46571" w:rsidP="00A46571">
            <w:pPr>
              <w:tabs>
                <w:tab w:val="left" w:pos="2038"/>
              </w:tabs>
            </w:pPr>
            <w:r w:rsidRPr="005F252C">
              <w:t>Yes</w:t>
            </w:r>
          </w:p>
        </w:tc>
        <w:tc>
          <w:tcPr>
            <w:tcW w:w="1460" w:type="dxa"/>
            <w:hideMark/>
          </w:tcPr>
          <w:p w14:paraId="31DFBF0A" w14:textId="77777777" w:rsidR="00A46571" w:rsidRPr="005F252C" w:rsidRDefault="00A46571" w:rsidP="00A46571">
            <w:pPr>
              <w:tabs>
                <w:tab w:val="left" w:pos="2038"/>
              </w:tabs>
            </w:pPr>
            <w:r w:rsidRPr="005F252C">
              <w:t>P</w:t>
            </w:r>
          </w:p>
        </w:tc>
      </w:tr>
      <w:tr w:rsidR="00A46571" w:rsidRPr="005F252C" w14:paraId="3F2F9D90" w14:textId="77777777" w:rsidTr="009764B6">
        <w:trPr>
          <w:trHeight w:val="310"/>
        </w:trPr>
        <w:tc>
          <w:tcPr>
            <w:tcW w:w="5040" w:type="dxa"/>
            <w:vMerge/>
            <w:hideMark/>
          </w:tcPr>
          <w:p w14:paraId="68E80EE3" w14:textId="77777777" w:rsidR="00A46571" w:rsidRPr="005F252C" w:rsidRDefault="00A46571" w:rsidP="00A46571">
            <w:pPr>
              <w:tabs>
                <w:tab w:val="left" w:pos="2038"/>
              </w:tabs>
              <w:rPr>
                <w:b/>
                <w:bCs/>
              </w:rPr>
            </w:pPr>
          </w:p>
        </w:tc>
        <w:tc>
          <w:tcPr>
            <w:tcW w:w="2260" w:type="dxa"/>
            <w:vMerge w:val="restart"/>
            <w:hideMark/>
          </w:tcPr>
          <w:p w14:paraId="29900DC8" w14:textId="77777777" w:rsidR="00A46571" w:rsidRPr="005F252C" w:rsidRDefault="00A46571" w:rsidP="00A46571">
            <w:pPr>
              <w:tabs>
                <w:tab w:val="left" w:pos="2038"/>
              </w:tabs>
            </w:pPr>
            <w:r w:rsidRPr="005F252C">
              <w:t>Vehicles</w:t>
            </w:r>
            <w:r w:rsidRPr="005F252C">
              <w:rPr>
                <w:b/>
                <w:bCs/>
              </w:rPr>
              <w:t xml:space="preserve"> </w:t>
            </w:r>
            <w:r w:rsidRPr="005F252C">
              <w:t>Spare Parts</w:t>
            </w:r>
          </w:p>
        </w:tc>
        <w:tc>
          <w:tcPr>
            <w:tcW w:w="11360" w:type="dxa"/>
            <w:vMerge w:val="restart"/>
            <w:hideMark/>
          </w:tcPr>
          <w:p w14:paraId="166D7A0A" w14:textId="77777777" w:rsidR="00A46571" w:rsidRPr="005F252C" w:rsidRDefault="00A46571" w:rsidP="00A46571">
            <w:pPr>
              <w:tabs>
                <w:tab w:val="left" w:pos="2038"/>
              </w:tabs>
            </w:pPr>
            <w:r w:rsidRPr="005F252C">
              <w:t>Spare Parts include replacement components used to maintain, repair, or restore the functionality of vehicles.</w:t>
            </w:r>
          </w:p>
        </w:tc>
        <w:tc>
          <w:tcPr>
            <w:tcW w:w="5360" w:type="dxa"/>
            <w:hideMark/>
          </w:tcPr>
          <w:p w14:paraId="00EF96F2" w14:textId="77777777" w:rsidR="00A46571" w:rsidRPr="005F252C" w:rsidRDefault="00A46571" w:rsidP="00A46571">
            <w:pPr>
              <w:tabs>
                <w:tab w:val="left" w:pos="2038"/>
              </w:tabs>
            </w:pPr>
            <w:r w:rsidRPr="005F252C">
              <w:t>Vehicle Tires</w:t>
            </w:r>
          </w:p>
        </w:tc>
        <w:tc>
          <w:tcPr>
            <w:tcW w:w="760" w:type="dxa"/>
            <w:hideMark/>
          </w:tcPr>
          <w:p w14:paraId="027E7611" w14:textId="77777777" w:rsidR="00A46571" w:rsidRPr="005F252C" w:rsidRDefault="00A46571" w:rsidP="00A46571">
            <w:pPr>
              <w:tabs>
                <w:tab w:val="left" w:pos="2038"/>
              </w:tabs>
            </w:pPr>
            <w:r w:rsidRPr="005F252C">
              <w:t>No</w:t>
            </w:r>
          </w:p>
        </w:tc>
        <w:tc>
          <w:tcPr>
            <w:tcW w:w="1380" w:type="dxa"/>
            <w:hideMark/>
          </w:tcPr>
          <w:p w14:paraId="48842DD6" w14:textId="77777777" w:rsidR="00A46571" w:rsidRPr="005F252C" w:rsidRDefault="00A46571" w:rsidP="00A46571">
            <w:pPr>
              <w:tabs>
                <w:tab w:val="left" w:pos="2038"/>
              </w:tabs>
            </w:pPr>
            <w:r w:rsidRPr="005F252C">
              <w:t>Yes</w:t>
            </w:r>
          </w:p>
        </w:tc>
        <w:tc>
          <w:tcPr>
            <w:tcW w:w="1460" w:type="dxa"/>
            <w:hideMark/>
          </w:tcPr>
          <w:p w14:paraId="11DF50E8" w14:textId="77777777" w:rsidR="00A46571" w:rsidRPr="005F252C" w:rsidRDefault="00A46571" w:rsidP="00A46571">
            <w:pPr>
              <w:tabs>
                <w:tab w:val="left" w:pos="2038"/>
              </w:tabs>
            </w:pPr>
            <w:r w:rsidRPr="005F252C">
              <w:t>P</w:t>
            </w:r>
          </w:p>
        </w:tc>
      </w:tr>
      <w:tr w:rsidR="00A46571" w:rsidRPr="005F252C" w14:paraId="31733440" w14:textId="77777777" w:rsidTr="009764B6">
        <w:trPr>
          <w:trHeight w:val="310"/>
        </w:trPr>
        <w:tc>
          <w:tcPr>
            <w:tcW w:w="5040" w:type="dxa"/>
            <w:vMerge/>
            <w:hideMark/>
          </w:tcPr>
          <w:p w14:paraId="20BC6984" w14:textId="77777777" w:rsidR="00A46571" w:rsidRPr="005F252C" w:rsidRDefault="00A46571" w:rsidP="00A46571">
            <w:pPr>
              <w:tabs>
                <w:tab w:val="left" w:pos="2038"/>
              </w:tabs>
              <w:rPr>
                <w:b/>
                <w:bCs/>
              </w:rPr>
            </w:pPr>
          </w:p>
        </w:tc>
        <w:tc>
          <w:tcPr>
            <w:tcW w:w="2260" w:type="dxa"/>
            <w:vMerge/>
            <w:hideMark/>
          </w:tcPr>
          <w:p w14:paraId="7728BC60" w14:textId="77777777" w:rsidR="00A46571" w:rsidRPr="005F252C" w:rsidRDefault="00A46571" w:rsidP="00A46571">
            <w:pPr>
              <w:tabs>
                <w:tab w:val="left" w:pos="2038"/>
              </w:tabs>
            </w:pPr>
          </w:p>
        </w:tc>
        <w:tc>
          <w:tcPr>
            <w:tcW w:w="11360" w:type="dxa"/>
            <w:vMerge/>
            <w:hideMark/>
          </w:tcPr>
          <w:p w14:paraId="70CF9D64" w14:textId="77777777" w:rsidR="00A46571" w:rsidRPr="005F252C" w:rsidRDefault="00A46571" w:rsidP="00A46571">
            <w:pPr>
              <w:tabs>
                <w:tab w:val="left" w:pos="2038"/>
              </w:tabs>
            </w:pPr>
          </w:p>
        </w:tc>
        <w:tc>
          <w:tcPr>
            <w:tcW w:w="5360" w:type="dxa"/>
            <w:hideMark/>
          </w:tcPr>
          <w:p w14:paraId="67D60288" w14:textId="77777777" w:rsidR="00A46571" w:rsidRPr="005F252C" w:rsidRDefault="00A46571" w:rsidP="00A46571">
            <w:pPr>
              <w:tabs>
                <w:tab w:val="left" w:pos="2038"/>
              </w:tabs>
            </w:pPr>
            <w:r w:rsidRPr="005F252C">
              <w:t>Vehicle oil</w:t>
            </w:r>
          </w:p>
        </w:tc>
        <w:tc>
          <w:tcPr>
            <w:tcW w:w="760" w:type="dxa"/>
            <w:hideMark/>
          </w:tcPr>
          <w:p w14:paraId="182C0954" w14:textId="77777777" w:rsidR="00A46571" w:rsidRPr="005F252C" w:rsidRDefault="00A46571" w:rsidP="00A46571">
            <w:pPr>
              <w:tabs>
                <w:tab w:val="left" w:pos="2038"/>
              </w:tabs>
            </w:pPr>
            <w:r w:rsidRPr="005F252C">
              <w:t>No</w:t>
            </w:r>
          </w:p>
        </w:tc>
        <w:tc>
          <w:tcPr>
            <w:tcW w:w="1380" w:type="dxa"/>
            <w:hideMark/>
          </w:tcPr>
          <w:p w14:paraId="6C6EA0E6" w14:textId="77777777" w:rsidR="00A46571" w:rsidRPr="005F252C" w:rsidRDefault="00A46571" w:rsidP="00A46571">
            <w:pPr>
              <w:tabs>
                <w:tab w:val="left" w:pos="2038"/>
              </w:tabs>
            </w:pPr>
            <w:r w:rsidRPr="005F252C">
              <w:t>Yes</w:t>
            </w:r>
          </w:p>
        </w:tc>
        <w:tc>
          <w:tcPr>
            <w:tcW w:w="1460" w:type="dxa"/>
            <w:hideMark/>
          </w:tcPr>
          <w:p w14:paraId="6B1F7909" w14:textId="77777777" w:rsidR="00A46571" w:rsidRPr="005F252C" w:rsidRDefault="00A46571" w:rsidP="00A46571">
            <w:pPr>
              <w:tabs>
                <w:tab w:val="left" w:pos="2038"/>
              </w:tabs>
            </w:pPr>
            <w:r w:rsidRPr="005F252C">
              <w:t>P</w:t>
            </w:r>
          </w:p>
        </w:tc>
      </w:tr>
      <w:tr w:rsidR="00A46571" w:rsidRPr="005F252C" w14:paraId="43876D72" w14:textId="77777777" w:rsidTr="009764B6">
        <w:trPr>
          <w:trHeight w:val="310"/>
        </w:trPr>
        <w:tc>
          <w:tcPr>
            <w:tcW w:w="5040" w:type="dxa"/>
            <w:vMerge/>
            <w:hideMark/>
          </w:tcPr>
          <w:p w14:paraId="2BA836F8" w14:textId="77777777" w:rsidR="00A46571" w:rsidRPr="005F252C" w:rsidRDefault="00A46571" w:rsidP="00A46571">
            <w:pPr>
              <w:tabs>
                <w:tab w:val="left" w:pos="2038"/>
              </w:tabs>
              <w:rPr>
                <w:b/>
                <w:bCs/>
              </w:rPr>
            </w:pPr>
          </w:p>
        </w:tc>
        <w:tc>
          <w:tcPr>
            <w:tcW w:w="2260" w:type="dxa"/>
            <w:vMerge/>
            <w:hideMark/>
          </w:tcPr>
          <w:p w14:paraId="6F519904" w14:textId="77777777" w:rsidR="00A46571" w:rsidRPr="005F252C" w:rsidRDefault="00A46571" w:rsidP="00A46571">
            <w:pPr>
              <w:tabs>
                <w:tab w:val="left" w:pos="2038"/>
              </w:tabs>
            </w:pPr>
          </w:p>
        </w:tc>
        <w:tc>
          <w:tcPr>
            <w:tcW w:w="11360" w:type="dxa"/>
            <w:vMerge/>
            <w:hideMark/>
          </w:tcPr>
          <w:p w14:paraId="28680EE3" w14:textId="77777777" w:rsidR="00A46571" w:rsidRPr="005F252C" w:rsidRDefault="00A46571" w:rsidP="00A46571">
            <w:pPr>
              <w:tabs>
                <w:tab w:val="left" w:pos="2038"/>
              </w:tabs>
            </w:pPr>
          </w:p>
        </w:tc>
        <w:tc>
          <w:tcPr>
            <w:tcW w:w="5360" w:type="dxa"/>
            <w:hideMark/>
          </w:tcPr>
          <w:p w14:paraId="3B0FEB9D" w14:textId="77777777" w:rsidR="00A46571" w:rsidRPr="005F252C" w:rsidRDefault="00A46571" w:rsidP="00A46571">
            <w:pPr>
              <w:tabs>
                <w:tab w:val="left" w:pos="2038"/>
              </w:tabs>
            </w:pPr>
            <w:r w:rsidRPr="005F252C">
              <w:t>All types of vehicle batteries</w:t>
            </w:r>
          </w:p>
        </w:tc>
        <w:tc>
          <w:tcPr>
            <w:tcW w:w="760" w:type="dxa"/>
            <w:hideMark/>
          </w:tcPr>
          <w:p w14:paraId="6CCEB502" w14:textId="77777777" w:rsidR="00A46571" w:rsidRPr="005F252C" w:rsidRDefault="00A46571" w:rsidP="00A46571">
            <w:pPr>
              <w:tabs>
                <w:tab w:val="left" w:pos="2038"/>
              </w:tabs>
            </w:pPr>
            <w:r w:rsidRPr="005F252C">
              <w:t>No</w:t>
            </w:r>
          </w:p>
        </w:tc>
        <w:tc>
          <w:tcPr>
            <w:tcW w:w="1380" w:type="dxa"/>
            <w:hideMark/>
          </w:tcPr>
          <w:p w14:paraId="5102F8CC" w14:textId="77777777" w:rsidR="00A46571" w:rsidRPr="005F252C" w:rsidRDefault="00A46571" w:rsidP="00A46571">
            <w:pPr>
              <w:tabs>
                <w:tab w:val="left" w:pos="2038"/>
              </w:tabs>
            </w:pPr>
            <w:r w:rsidRPr="005F252C">
              <w:t>Yes</w:t>
            </w:r>
          </w:p>
        </w:tc>
        <w:tc>
          <w:tcPr>
            <w:tcW w:w="1460" w:type="dxa"/>
            <w:hideMark/>
          </w:tcPr>
          <w:p w14:paraId="7A0F99AD" w14:textId="77777777" w:rsidR="00A46571" w:rsidRPr="005F252C" w:rsidRDefault="00A46571" w:rsidP="00A46571">
            <w:pPr>
              <w:tabs>
                <w:tab w:val="left" w:pos="2038"/>
              </w:tabs>
            </w:pPr>
            <w:r w:rsidRPr="005F252C">
              <w:t>P</w:t>
            </w:r>
          </w:p>
        </w:tc>
      </w:tr>
      <w:tr w:rsidR="00A46571" w:rsidRPr="005F252C" w14:paraId="59B8AC32" w14:textId="77777777" w:rsidTr="009764B6">
        <w:trPr>
          <w:trHeight w:val="310"/>
        </w:trPr>
        <w:tc>
          <w:tcPr>
            <w:tcW w:w="5040" w:type="dxa"/>
            <w:vMerge w:val="restart"/>
            <w:hideMark/>
          </w:tcPr>
          <w:p w14:paraId="3D7E81F6" w14:textId="77777777" w:rsidR="00A46571" w:rsidRPr="005F252C" w:rsidRDefault="00A46571" w:rsidP="00A46571">
            <w:pPr>
              <w:tabs>
                <w:tab w:val="left" w:pos="2038"/>
              </w:tabs>
              <w:rPr>
                <w:b/>
                <w:bCs/>
              </w:rPr>
            </w:pPr>
            <w:r w:rsidRPr="005F252C">
              <w:rPr>
                <w:b/>
                <w:bCs/>
              </w:rPr>
              <w:t>Maintenance Services &amp; Spare Parts</w:t>
            </w:r>
          </w:p>
        </w:tc>
        <w:tc>
          <w:tcPr>
            <w:tcW w:w="2260" w:type="dxa"/>
            <w:vMerge w:val="restart"/>
            <w:hideMark/>
          </w:tcPr>
          <w:p w14:paraId="394C8226" w14:textId="77777777" w:rsidR="00A46571" w:rsidRPr="005F252C" w:rsidRDefault="00A46571" w:rsidP="00A46571">
            <w:pPr>
              <w:tabs>
                <w:tab w:val="left" w:pos="2038"/>
              </w:tabs>
              <w:rPr>
                <w:b/>
                <w:bCs/>
              </w:rPr>
            </w:pPr>
            <w:r w:rsidRPr="005F252C">
              <w:rPr>
                <w:b/>
                <w:bCs/>
              </w:rPr>
              <w:t>Facility Maintenance</w:t>
            </w:r>
          </w:p>
        </w:tc>
        <w:tc>
          <w:tcPr>
            <w:tcW w:w="11360" w:type="dxa"/>
            <w:vMerge w:val="restart"/>
            <w:hideMark/>
          </w:tcPr>
          <w:p w14:paraId="4729C618" w14:textId="77777777" w:rsidR="00A46571" w:rsidRPr="005F252C" w:rsidRDefault="00A46571" w:rsidP="00A46571">
            <w:pPr>
              <w:tabs>
                <w:tab w:val="left" w:pos="2038"/>
              </w:tabs>
            </w:pPr>
            <w:r w:rsidRPr="005F252C">
              <w:t xml:space="preserve"> The process of preserving a condition or situation or the state of being preserved</w:t>
            </w:r>
          </w:p>
        </w:tc>
        <w:tc>
          <w:tcPr>
            <w:tcW w:w="5360" w:type="dxa"/>
            <w:hideMark/>
          </w:tcPr>
          <w:p w14:paraId="28A15BD7" w14:textId="77777777" w:rsidR="00A46571" w:rsidRPr="005F252C" w:rsidRDefault="00A46571" w:rsidP="00A46571">
            <w:pPr>
              <w:tabs>
                <w:tab w:val="left" w:pos="2038"/>
              </w:tabs>
            </w:pPr>
            <w:r w:rsidRPr="005F252C">
              <w:t xml:space="preserve">Electrical Repair and Maintenance services </w:t>
            </w:r>
          </w:p>
        </w:tc>
        <w:tc>
          <w:tcPr>
            <w:tcW w:w="760" w:type="dxa"/>
            <w:hideMark/>
          </w:tcPr>
          <w:p w14:paraId="514D07C5" w14:textId="77777777" w:rsidR="00A46571" w:rsidRPr="005F252C" w:rsidRDefault="00A46571" w:rsidP="00A46571">
            <w:pPr>
              <w:tabs>
                <w:tab w:val="left" w:pos="2038"/>
              </w:tabs>
            </w:pPr>
            <w:r w:rsidRPr="005F252C">
              <w:t>No</w:t>
            </w:r>
          </w:p>
        </w:tc>
        <w:tc>
          <w:tcPr>
            <w:tcW w:w="1380" w:type="dxa"/>
            <w:hideMark/>
          </w:tcPr>
          <w:p w14:paraId="132FE10B" w14:textId="77777777" w:rsidR="00A46571" w:rsidRPr="005F252C" w:rsidRDefault="00A46571" w:rsidP="00A46571">
            <w:pPr>
              <w:tabs>
                <w:tab w:val="left" w:pos="2038"/>
              </w:tabs>
            </w:pPr>
            <w:r w:rsidRPr="005F252C">
              <w:t>Yes</w:t>
            </w:r>
          </w:p>
        </w:tc>
        <w:tc>
          <w:tcPr>
            <w:tcW w:w="1460" w:type="dxa"/>
            <w:hideMark/>
          </w:tcPr>
          <w:p w14:paraId="2ED9199F" w14:textId="77777777" w:rsidR="00A46571" w:rsidRPr="005F252C" w:rsidRDefault="00A46571" w:rsidP="00A46571">
            <w:pPr>
              <w:tabs>
                <w:tab w:val="left" w:pos="2038"/>
              </w:tabs>
            </w:pPr>
            <w:r w:rsidRPr="005F252C">
              <w:t>S</w:t>
            </w:r>
          </w:p>
        </w:tc>
      </w:tr>
      <w:tr w:rsidR="00A46571" w:rsidRPr="005F252C" w14:paraId="187E7178" w14:textId="77777777" w:rsidTr="009764B6">
        <w:trPr>
          <w:trHeight w:val="310"/>
        </w:trPr>
        <w:tc>
          <w:tcPr>
            <w:tcW w:w="5040" w:type="dxa"/>
            <w:vMerge/>
            <w:hideMark/>
          </w:tcPr>
          <w:p w14:paraId="1CB2E64A" w14:textId="77777777" w:rsidR="00A46571" w:rsidRPr="005F252C" w:rsidRDefault="00A46571" w:rsidP="00A46571">
            <w:pPr>
              <w:tabs>
                <w:tab w:val="left" w:pos="2038"/>
              </w:tabs>
              <w:rPr>
                <w:b/>
                <w:bCs/>
              </w:rPr>
            </w:pPr>
          </w:p>
        </w:tc>
        <w:tc>
          <w:tcPr>
            <w:tcW w:w="2260" w:type="dxa"/>
            <w:vMerge/>
            <w:hideMark/>
          </w:tcPr>
          <w:p w14:paraId="16395C7C" w14:textId="77777777" w:rsidR="00A46571" w:rsidRPr="005F252C" w:rsidRDefault="00A46571" w:rsidP="00A46571">
            <w:pPr>
              <w:tabs>
                <w:tab w:val="left" w:pos="2038"/>
              </w:tabs>
              <w:rPr>
                <w:b/>
                <w:bCs/>
              </w:rPr>
            </w:pPr>
          </w:p>
        </w:tc>
        <w:tc>
          <w:tcPr>
            <w:tcW w:w="11360" w:type="dxa"/>
            <w:vMerge/>
            <w:hideMark/>
          </w:tcPr>
          <w:p w14:paraId="319DABFB" w14:textId="77777777" w:rsidR="00A46571" w:rsidRPr="005F252C" w:rsidRDefault="00A46571" w:rsidP="00A46571">
            <w:pPr>
              <w:tabs>
                <w:tab w:val="left" w:pos="2038"/>
              </w:tabs>
            </w:pPr>
          </w:p>
        </w:tc>
        <w:tc>
          <w:tcPr>
            <w:tcW w:w="5360" w:type="dxa"/>
            <w:hideMark/>
          </w:tcPr>
          <w:p w14:paraId="08DB9919" w14:textId="77777777" w:rsidR="00A46571" w:rsidRPr="005F252C" w:rsidRDefault="00A46571" w:rsidP="00A46571">
            <w:pPr>
              <w:tabs>
                <w:tab w:val="left" w:pos="2038"/>
              </w:tabs>
            </w:pPr>
            <w:r w:rsidRPr="005F252C">
              <w:t xml:space="preserve">Mechanical Repair and Maintenance services </w:t>
            </w:r>
          </w:p>
        </w:tc>
        <w:tc>
          <w:tcPr>
            <w:tcW w:w="760" w:type="dxa"/>
            <w:hideMark/>
          </w:tcPr>
          <w:p w14:paraId="6B8D108C" w14:textId="77777777" w:rsidR="00A46571" w:rsidRPr="005F252C" w:rsidRDefault="00A46571" w:rsidP="00A46571">
            <w:pPr>
              <w:tabs>
                <w:tab w:val="left" w:pos="2038"/>
              </w:tabs>
            </w:pPr>
            <w:r w:rsidRPr="005F252C">
              <w:t>No</w:t>
            </w:r>
          </w:p>
        </w:tc>
        <w:tc>
          <w:tcPr>
            <w:tcW w:w="1380" w:type="dxa"/>
            <w:hideMark/>
          </w:tcPr>
          <w:p w14:paraId="1DC0BB1B" w14:textId="77777777" w:rsidR="00A46571" w:rsidRPr="005F252C" w:rsidRDefault="00A46571" w:rsidP="00A46571">
            <w:pPr>
              <w:tabs>
                <w:tab w:val="left" w:pos="2038"/>
              </w:tabs>
            </w:pPr>
            <w:r w:rsidRPr="005F252C">
              <w:t>Yes</w:t>
            </w:r>
          </w:p>
        </w:tc>
        <w:tc>
          <w:tcPr>
            <w:tcW w:w="1460" w:type="dxa"/>
            <w:hideMark/>
          </w:tcPr>
          <w:p w14:paraId="05D6B22F" w14:textId="77777777" w:rsidR="00A46571" w:rsidRPr="005F252C" w:rsidRDefault="00A46571" w:rsidP="00A46571">
            <w:pPr>
              <w:tabs>
                <w:tab w:val="left" w:pos="2038"/>
              </w:tabs>
            </w:pPr>
            <w:r w:rsidRPr="005F252C">
              <w:t>S</w:t>
            </w:r>
          </w:p>
        </w:tc>
      </w:tr>
      <w:tr w:rsidR="00A46571" w:rsidRPr="005F252C" w14:paraId="3CF54F0B" w14:textId="77777777" w:rsidTr="009764B6">
        <w:trPr>
          <w:trHeight w:val="310"/>
        </w:trPr>
        <w:tc>
          <w:tcPr>
            <w:tcW w:w="5040" w:type="dxa"/>
            <w:vMerge/>
            <w:hideMark/>
          </w:tcPr>
          <w:p w14:paraId="45D3CB81" w14:textId="77777777" w:rsidR="00A46571" w:rsidRPr="005F252C" w:rsidRDefault="00A46571" w:rsidP="00A46571">
            <w:pPr>
              <w:tabs>
                <w:tab w:val="left" w:pos="2038"/>
              </w:tabs>
              <w:rPr>
                <w:b/>
                <w:bCs/>
              </w:rPr>
            </w:pPr>
          </w:p>
        </w:tc>
        <w:tc>
          <w:tcPr>
            <w:tcW w:w="2260" w:type="dxa"/>
            <w:vMerge/>
            <w:hideMark/>
          </w:tcPr>
          <w:p w14:paraId="6932F591" w14:textId="77777777" w:rsidR="00A46571" w:rsidRPr="005F252C" w:rsidRDefault="00A46571" w:rsidP="00A46571">
            <w:pPr>
              <w:tabs>
                <w:tab w:val="left" w:pos="2038"/>
              </w:tabs>
              <w:rPr>
                <w:b/>
                <w:bCs/>
              </w:rPr>
            </w:pPr>
          </w:p>
        </w:tc>
        <w:tc>
          <w:tcPr>
            <w:tcW w:w="11360" w:type="dxa"/>
            <w:vMerge/>
            <w:hideMark/>
          </w:tcPr>
          <w:p w14:paraId="6303B67B" w14:textId="77777777" w:rsidR="00A46571" w:rsidRPr="005F252C" w:rsidRDefault="00A46571" w:rsidP="00A46571">
            <w:pPr>
              <w:tabs>
                <w:tab w:val="left" w:pos="2038"/>
              </w:tabs>
            </w:pPr>
          </w:p>
        </w:tc>
        <w:tc>
          <w:tcPr>
            <w:tcW w:w="5360" w:type="dxa"/>
            <w:hideMark/>
          </w:tcPr>
          <w:p w14:paraId="207C81B9" w14:textId="77777777" w:rsidR="00A46571" w:rsidRPr="005F252C" w:rsidRDefault="00A46571" w:rsidP="00A46571">
            <w:pPr>
              <w:tabs>
                <w:tab w:val="left" w:pos="2038"/>
              </w:tabs>
            </w:pPr>
            <w:r w:rsidRPr="005F252C">
              <w:t xml:space="preserve">Refrigeration Repair and Maintenance services </w:t>
            </w:r>
          </w:p>
        </w:tc>
        <w:tc>
          <w:tcPr>
            <w:tcW w:w="760" w:type="dxa"/>
            <w:hideMark/>
          </w:tcPr>
          <w:p w14:paraId="63896568" w14:textId="77777777" w:rsidR="00A46571" w:rsidRPr="005F252C" w:rsidRDefault="00A46571" w:rsidP="00A46571">
            <w:pPr>
              <w:tabs>
                <w:tab w:val="left" w:pos="2038"/>
              </w:tabs>
            </w:pPr>
            <w:r w:rsidRPr="005F252C">
              <w:t>No</w:t>
            </w:r>
          </w:p>
        </w:tc>
        <w:tc>
          <w:tcPr>
            <w:tcW w:w="1380" w:type="dxa"/>
            <w:hideMark/>
          </w:tcPr>
          <w:p w14:paraId="29042066" w14:textId="77777777" w:rsidR="00A46571" w:rsidRPr="005F252C" w:rsidRDefault="00A46571" w:rsidP="00A46571">
            <w:pPr>
              <w:tabs>
                <w:tab w:val="left" w:pos="2038"/>
              </w:tabs>
            </w:pPr>
            <w:r w:rsidRPr="005F252C">
              <w:t>Yes</w:t>
            </w:r>
          </w:p>
        </w:tc>
        <w:tc>
          <w:tcPr>
            <w:tcW w:w="1460" w:type="dxa"/>
            <w:hideMark/>
          </w:tcPr>
          <w:p w14:paraId="1E5BA5D3" w14:textId="77777777" w:rsidR="00A46571" w:rsidRPr="005F252C" w:rsidRDefault="00A46571" w:rsidP="00A46571">
            <w:pPr>
              <w:tabs>
                <w:tab w:val="left" w:pos="2038"/>
              </w:tabs>
            </w:pPr>
            <w:r w:rsidRPr="005F252C">
              <w:t>S</w:t>
            </w:r>
          </w:p>
        </w:tc>
      </w:tr>
      <w:tr w:rsidR="00A46571" w:rsidRPr="005F252C" w14:paraId="32BA6567" w14:textId="77777777" w:rsidTr="009764B6">
        <w:trPr>
          <w:trHeight w:val="310"/>
        </w:trPr>
        <w:tc>
          <w:tcPr>
            <w:tcW w:w="5040" w:type="dxa"/>
            <w:vMerge/>
            <w:hideMark/>
          </w:tcPr>
          <w:p w14:paraId="29E62619" w14:textId="77777777" w:rsidR="00A46571" w:rsidRPr="005F252C" w:rsidRDefault="00A46571" w:rsidP="00A46571">
            <w:pPr>
              <w:tabs>
                <w:tab w:val="left" w:pos="2038"/>
              </w:tabs>
              <w:rPr>
                <w:b/>
                <w:bCs/>
              </w:rPr>
            </w:pPr>
          </w:p>
        </w:tc>
        <w:tc>
          <w:tcPr>
            <w:tcW w:w="2260" w:type="dxa"/>
            <w:vMerge/>
            <w:hideMark/>
          </w:tcPr>
          <w:p w14:paraId="7D506365" w14:textId="77777777" w:rsidR="00A46571" w:rsidRPr="005F252C" w:rsidRDefault="00A46571" w:rsidP="00A46571">
            <w:pPr>
              <w:tabs>
                <w:tab w:val="left" w:pos="2038"/>
              </w:tabs>
              <w:rPr>
                <w:b/>
                <w:bCs/>
              </w:rPr>
            </w:pPr>
          </w:p>
        </w:tc>
        <w:tc>
          <w:tcPr>
            <w:tcW w:w="11360" w:type="dxa"/>
            <w:vMerge/>
            <w:hideMark/>
          </w:tcPr>
          <w:p w14:paraId="1002237D" w14:textId="77777777" w:rsidR="00A46571" w:rsidRPr="005F252C" w:rsidRDefault="00A46571" w:rsidP="00A46571">
            <w:pPr>
              <w:tabs>
                <w:tab w:val="left" w:pos="2038"/>
              </w:tabs>
            </w:pPr>
          </w:p>
        </w:tc>
        <w:tc>
          <w:tcPr>
            <w:tcW w:w="5360" w:type="dxa"/>
            <w:hideMark/>
          </w:tcPr>
          <w:p w14:paraId="3D182763" w14:textId="77777777" w:rsidR="00A46571" w:rsidRPr="005F252C" w:rsidRDefault="00A46571" w:rsidP="00A46571">
            <w:pPr>
              <w:tabs>
                <w:tab w:val="left" w:pos="2038"/>
              </w:tabs>
            </w:pPr>
            <w:r w:rsidRPr="005F252C">
              <w:t xml:space="preserve">Annual Maintenance Contract for Fire Alarm System </w:t>
            </w:r>
          </w:p>
        </w:tc>
        <w:tc>
          <w:tcPr>
            <w:tcW w:w="760" w:type="dxa"/>
            <w:hideMark/>
          </w:tcPr>
          <w:p w14:paraId="62ABC48C" w14:textId="77777777" w:rsidR="00A46571" w:rsidRPr="005F252C" w:rsidRDefault="00A46571" w:rsidP="00A46571">
            <w:pPr>
              <w:tabs>
                <w:tab w:val="left" w:pos="2038"/>
              </w:tabs>
            </w:pPr>
            <w:r w:rsidRPr="005F252C">
              <w:t>No</w:t>
            </w:r>
          </w:p>
        </w:tc>
        <w:tc>
          <w:tcPr>
            <w:tcW w:w="1380" w:type="dxa"/>
            <w:hideMark/>
          </w:tcPr>
          <w:p w14:paraId="72A028EA" w14:textId="77777777" w:rsidR="00A46571" w:rsidRPr="005F252C" w:rsidRDefault="00A46571" w:rsidP="00A46571">
            <w:pPr>
              <w:tabs>
                <w:tab w:val="left" w:pos="2038"/>
              </w:tabs>
            </w:pPr>
            <w:r w:rsidRPr="005F252C">
              <w:t>Yes</w:t>
            </w:r>
          </w:p>
        </w:tc>
        <w:tc>
          <w:tcPr>
            <w:tcW w:w="1460" w:type="dxa"/>
            <w:hideMark/>
          </w:tcPr>
          <w:p w14:paraId="054E9518" w14:textId="77777777" w:rsidR="00A46571" w:rsidRPr="005F252C" w:rsidRDefault="00A46571" w:rsidP="00A46571">
            <w:pPr>
              <w:tabs>
                <w:tab w:val="left" w:pos="2038"/>
              </w:tabs>
            </w:pPr>
            <w:r w:rsidRPr="005F252C">
              <w:t>S</w:t>
            </w:r>
          </w:p>
        </w:tc>
      </w:tr>
      <w:tr w:rsidR="00A46571" w:rsidRPr="005F252C" w14:paraId="435C9619" w14:textId="77777777" w:rsidTr="009764B6">
        <w:trPr>
          <w:trHeight w:val="310"/>
        </w:trPr>
        <w:tc>
          <w:tcPr>
            <w:tcW w:w="5040" w:type="dxa"/>
            <w:vMerge/>
            <w:hideMark/>
          </w:tcPr>
          <w:p w14:paraId="33D0F649" w14:textId="77777777" w:rsidR="00A46571" w:rsidRPr="005F252C" w:rsidRDefault="00A46571" w:rsidP="00A46571">
            <w:pPr>
              <w:tabs>
                <w:tab w:val="left" w:pos="2038"/>
              </w:tabs>
              <w:rPr>
                <w:b/>
                <w:bCs/>
              </w:rPr>
            </w:pPr>
          </w:p>
        </w:tc>
        <w:tc>
          <w:tcPr>
            <w:tcW w:w="2260" w:type="dxa"/>
            <w:vMerge/>
            <w:hideMark/>
          </w:tcPr>
          <w:p w14:paraId="72852E80" w14:textId="77777777" w:rsidR="00A46571" w:rsidRPr="005F252C" w:rsidRDefault="00A46571" w:rsidP="00A46571">
            <w:pPr>
              <w:tabs>
                <w:tab w:val="left" w:pos="2038"/>
              </w:tabs>
              <w:rPr>
                <w:b/>
                <w:bCs/>
              </w:rPr>
            </w:pPr>
          </w:p>
        </w:tc>
        <w:tc>
          <w:tcPr>
            <w:tcW w:w="11360" w:type="dxa"/>
            <w:vMerge/>
            <w:hideMark/>
          </w:tcPr>
          <w:p w14:paraId="7A55D87C" w14:textId="77777777" w:rsidR="00A46571" w:rsidRPr="005F252C" w:rsidRDefault="00A46571" w:rsidP="00A46571">
            <w:pPr>
              <w:tabs>
                <w:tab w:val="left" w:pos="2038"/>
              </w:tabs>
            </w:pPr>
          </w:p>
        </w:tc>
        <w:tc>
          <w:tcPr>
            <w:tcW w:w="5360" w:type="dxa"/>
            <w:hideMark/>
          </w:tcPr>
          <w:p w14:paraId="4A5F1424" w14:textId="77777777" w:rsidR="00A46571" w:rsidRPr="005F252C" w:rsidRDefault="00A46571" w:rsidP="00A46571">
            <w:pPr>
              <w:tabs>
                <w:tab w:val="left" w:pos="2038"/>
              </w:tabs>
            </w:pPr>
            <w:r w:rsidRPr="005F252C">
              <w:t>Car Maintenance</w:t>
            </w:r>
          </w:p>
        </w:tc>
        <w:tc>
          <w:tcPr>
            <w:tcW w:w="760" w:type="dxa"/>
            <w:hideMark/>
          </w:tcPr>
          <w:p w14:paraId="3C949619" w14:textId="77777777" w:rsidR="00A46571" w:rsidRPr="005F252C" w:rsidRDefault="00A46571" w:rsidP="00A46571">
            <w:pPr>
              <w:tabs>
                <w:tab w:val="left" w:pos="2038"/>
              </w:tabs>
            </w:pPr>
            <w:r w:rsidRPr="005F252C">
              <w:t>No</w:t>
            </w:r>
          </w:p>
        </w:tc>
        <w:tc>
          <w:tcPr>
            <w:tcW w:w="1380" w:type="dxa"/>
            <w:hideMark/>
          </w:tcPr>
          <w:p w14:paraId="2B4F21F0" w14:textId="77777777" w:rsidR="00A46571" w:rsidRPr="005F252C" w:rsidRDefault="00A46571" w:rsidP="00A46571">
            <w:pPr>
              <w:tabs>
                <w:tab w:val="left" w:pos="2038"/>
              </w:tabs>
            </w:pPr>
            <w:r w:rsidRPr="005F252C">
              <w:t>Yes</w:t>
            </w:r>
          </w:p>
        </w:tc>
        <w:tc>
          <w:tcPr>
            <w:tcW w:w="1460" w:type="dxa"/>
            <w:hideMark/>
          </w:tcPr>
          <w:p w14:paraId="15D5BA66" w14:textId="77777777" w:rsidR="00A46571" w:rsidRPr="005F252C" w:rsidRDefault="00A46571" w:rsidP="00A46571">
            <w:pPr>
              <w:tabs>
                <w:tab w:val="left" w:pos="2038"/>
              </w:tabs>
            </w:pPr>
            <w:r w:rsidRPr="005F252C">
              <w:t>S</w:t>
            </w:r>
          </w:p>
        </w:tc>
      </w:tr>
      <w:tr w:rsidR="00A46571" w:rsidRPr="005F252C" w14:paraId="0571D19D" w14:textId="77777777" w:rsidTr="009764B6">
        <w:trPr>
          <w:trHeight w:val="310"/>
        </w:trPr>
        <w:tc>
          <w:tcPr>
            <w:tcW w:w="5040" w:type="dxa"/>
            <w:vMerge/>
            <w:hideMark/>
          </w:tcPr>
          <w:p w14:paraId="51F71C04" w14:textId="77777777" w:rsidR="00A46571" w:rsidRPr="005F252C" w:rsidRDefault="00A46571" w:rsidP="00A46571">
            <w:pPr>
              <w:tabs>
                <w:tab w:val="left" w:pos="2038"/>
              </w:tabs>
              <w:rPr>
                <w:b/>
                <w:bCs/>
              </w:rPr>
            </w:pPr>
          </w:p>
        </w:tc>
        <w:tc>
          <w:tcPr>
            <w:tcW w:w="2260" w:type="dxa"/>
            <w:vMerge/>
            <w:hideMark/>
          </w:tcPr>
          <w:p w14:paraId="0FFAA49E" w14:textId="77777777" w:rsidR="00A46571" w:rsidRPr="005F252C" w:rsidRDefault="00A46571" w:rsidP="00A46571">
            <w:pPr>
              <w:tabs>
                <w:tab w:val="left" w:pos="2038"/>
              </w:tabs>
              <w:rPr>
                <w:b/>
                <w:bCs/>
              </w:rPr>
            </w:pPr>
          </w:p>
        </w:tc>
        <w:tc>
          <w:tcPr>
            <w:tcW w:w="11360" w:type="dxa"/>
            <w:vMerge/>
            <w:hideMark/>
          </w:tcPr>
          <w:p w14:paraId="1D89E8BD" w14:textId="77777777" w:rsidR="00A46571" w:rsidRPr="005F252C" w:rsidRDefault="00A46571" w:rsidP="00A46571">
            <w:pPr>
              <w:tabs>
                <w:tab w:val="left" w:pos="2038"/>
              </w:tabs>
            </w:pPr>
          </w:p>
        </w:tc>
        <w:tc>
          <w:tcPr>
            <w:tcW w:w="5360" w:type="dxa"/>
            <w:hideMark/>
          </w:tcPr>
          <w:p w14:paraId="4EB25BFF" w14:textId="77777777" w:rsidR="00A46571" w:rsidRPr="005F252C" w:rsidRDefault="00A46571" w:rsidP="00A46571">
            <w:pPr>
              <w:tabs>
                <w:tab w:val="left" w:pos="2038"/>
              </w:tabs>
            </w:pPr>
            <w:r w:rsidRPr="005F252C">
              <w:t>Car Repair</w:t>
            </w:r>
          </w:p>
        </w:tc>
        <w:tc>
          <w:tcPr>
            <w:tcW w:w="760" w:type="dxa"/>
            <w:hideMark/>
          </w:tcPr>
          <w:p w14:paraId="2B802E77" w14:textId="77777777" w:rsidR="00A46571" w:rsidRPr="005F252C" w:rsidRDefault="00A46571" w:rsidP="00A46571">
            <w:pPr>
              <w:tabs>
                <w:tab w:val="left" w:pos="2038"/>
              </w:tabs>
            </w:pPr>
            <w:r w:rsidRPr="005F252C">
              <w:t>No</w:t>
            </w:r>
          </w:p>
        </w:tc>
        <w:tc>
          <w:tcPr>
            <w:tcW w:w="1380" w:type="dxa"/>
            <w:hideMark/>
          </w:tcPr>
          <w:p w14:paraId="6F834320" w14:textId="77777777" w:rsidR="00A46571" w:rsidRPr="005F252C" w:rsidRDefault="00A46571" w:rsidP="00A46571">
            <w:pPr>
              <w:tabs>
                <w:tab w:val="left" w:pos="2038"/>
              </w:tabs>
            </w:pPr>
            <w:r w:rsidRPr="005F252C">
              <w:t>Yes</w:t>
            </w:r>
          </w:p>
        </w:tc>
        <w:tc>
          <w:tcPr>
            <w:tcW w:w="1460" w:type="dxa"/>
            <w:hideMark/>
          </w:tcPr>
          <w:p w14:paraId="19B30FCC" w14:textId="77777777" w:rsidR="00A46571" w:rsidRPr="005F252C" w:rsidRDefault="00A46571" w:rsidP="00A46571">
            <w:pPr>
              <w:tabs>
                <w:tab w:val="left" w:pos="2038"/>
              </w:tabs>
            </w:pPr>
            <w:r w:rsidRPr="005F252C">
              <w:t>S</w:t>
            </w:r>
          </w:p>
        </w:tc>
      </w:tr>
      <w:tr w:rsidR="00A46571" w:rsidRPr="005F252C" w14:paraId="360E7E24" w14:textId="77777777" w:rsidTr="009764B6">
        <w:trPr>
          <w:trHeight w:val="310"/>
        </w:trPr>
        <w:tc>
          <w:tcPr>
            <w:tcW w:w="5040" w:type="dxa"/>
            <w:vMerge/>
            <w:hideMark/>
          </w:tcPr>
          <w:p w14:paraId="7A8338F7" w14:textId="77777777" w:rsidR="00A46571" w:rsidRPr="005F252C" w:rsidRDefault="00A46571" w:rsidP="00A46571">
            <w:pPr>
              <w:tabs>
                <w:tab w:val="left" w:pos="2038"/>
              </w:tabs>
              <w:rPr>
                <w:b/>
                <w:bCs/>
              </w:rPr>
            </w:pPr>
          </w:p>
        </w:tc>
        <w:tc>
          <w:tcPr>
            <w:tcW w:w="2260" w:type="dxa"/>
            <w:vMerge w:val="restart"/>
            <w:hideMark/>
          </w:tcPr>
          <w:p w14:paraId="172D6022" w14:textId="77777777" w:rsidR="00A46571" w:rsidRPr="005F252C" w:rsidRDefault="00A46571" w:rsidP="00A46571">
            <w:pPr>
              <w:tabs>
                <w:tab w:val="left" w:pos="2038"/>
              </w:tabs>
              <w:rPr>
                <w:b/>
                <w:bCs/>
              </w:rPr>
            </w:pPr>
            <w:r w:rsidRPr="005F252C">
              <w:rPr>
                <w:b/>
                <w:bCs/>
              </w:rPr>
              <w:t>IT Maintenance</w:t>
            </w:r>
          </w:p>
        </w:tc>
        <w:tc>
          <w:tcPr>
            <w:tcW w:w="11360" w:type="dxa"/>
            <w:vMerge w:val="restart"/>
            <w:hideMark/>
          </w:tcPr>
          <w:p w14:paraId="42CDAA54" w14:textId="77777777" w:rsidR="00A46571" w:rsidRPr="005F252C" w:rsidRDefault="00A46571" w:rsidP="00A46571">
            <w:pPr>
              <w:tabs>
                <w:tab w:val="left" w:pos="2038"/>
              </w:tabs>
            </w:pPr>
            <w:r w:rsidRPr="005F252C">
              <w:t xml:space="preserve"> Maintenance needed in case of an equipment/serve fail. </w:t>
            </w:r>
          </w:p>
        </w:tc>
        <w:tc>
          <w:tcPr>
            <w:tcW w:w="5360" w:type="dxa"/>
            <w:hideMark/>
          </w:tcPr>
          <w:p w14:paraId="670C3846" w14:textId="77777777" w:rsidR="00A46571" w:rsidRPr="005F252C" w:rsidRDefault="00A46571" w:rsidP="00A46571">
            <w:pPr>
              <w:tabs>
                <w:tab w:val="left" w:pos="2038"/>
              </w:tabs>
            </w:pPr>
            <w:r w:rsidRPr="005F252C">
              <w:t>Hardware Maintenance</w:t>
            </w:r>
          </w:p>
        </w:tc>
        <w:tc>
          <w:tcPr>
            <w:tcW w:w="760" w:type="dxa"/>
            <w:hideMark/>
          </w:tcPr>
          <w:p w14:paraId="5AD7B483" w14:textId="77777777" w:rsidR="00A46571" w:rsidRPr="005F252C" w:rsidRDefault="00A46571" w:rsidP="00A46571">
            <w:pPr>
              <w:tabs>
                <w:tab w:val="left" w:pos="2038"/>
              </w:tabs>
            </w:pPr>
            <w:r w:rsidRPr="005F252C">
              <w:t>No</w:t>
            </w:r>
          </w:p>
        </w:tc>
        <w:tc>
          <w:tcPr>
            <w:tcW w:w="1380" w:type="dxa"/>
            <w:hideMark/>
          </w:tcPr>
          <w:p w14:paraId="2034F2B0" w14:textId="77777777" w:rsidR="00A46571" w:rsidRPr="005F252C" w:rsidRDefault="00A46571" w:rsidP="00A46571">
            <w:pPr>
              <w:tabs>
                <w:tab w:val="left" w:pos="2038"/>
              </w:tabs>
            </w:pPr>
            <w:r w:rsidRPr="005F252C">
              <w:t>Yes</w:t>
            </w:r>
          </w:p>
        </w:tc>
        <w:tc>
          <w:tcPr>
            <w:tcW w:w="1460" w:type="dxa"/>
            <w:hideMark/>
          </w:tcPr>
          <w:p w14:paraId="2A4F0F66" w14:textId="77777777" w:rsidR="00A46571" w:rsidRPr="005F252C" w:rsidRDefault="00A46571" w:rsidP="00A46571">
            <w:pPr>
              <w:tabs>
                <w:tab w:val="left" w:pos="2038"/>
              </w:tabs>
            </w:pPr>
            <w:r w:rsidRPr="005F252C">
              <w:t>S</w:t>
            </w:r>
          </w:p>
        </w:tc>
      </w:tr>
      <w:tr w:rsidR="00A46571" w:rsidRPr="005F252C" w14:paraId="6EE313AD" w14:textId="77777777" w:rsidTr="009764B6">
        <w:trPr>
          <w:trHeight w:val="310"/>
        </w:trPr>
        <w:tc>
          <w:tcPr>
            <w:tcW w:w="5040" w:type="dxa"/>
            <w:vMerge/>
            <w:hideMark/>
          </w:tcPr>
          <w:p w14:paraId="650A0CDC" w14:textId="77777777" w:rsidR="00A46571" w:rsidRPr="005F252C" w:rsidRDefault="00A46571" w:rsidP="00A46571">
            <w:pPr>
              <w:tabs>
                <w:tab w:val="left" w:pos="2038"/>
              </w:tabs>
              <w:rPr>
                <w:b/>
                <w:bCs/>
              </w:rPr>
            </w:pPr>
          </w:p>
        </w:tc>
        <w:tc>
          <w:tcPr>
            <w:tcW w:w="2260" w:type="dxa"/>
            <w:vMerge/>
            <w:hideMark/>
          </w:tcPr>
          <w:p w14:paraId="4D9C2F55" w14:textId="77777777" w:rsidR="00A46571" w:rsidRPr="005F252C" w:rsidRDefault="00A46571" w:rsidP="00A46571">
            <w:pPr>
              <w:tabs>
                <w:tab w:val="left" w:pos="2038"/>
              </w:tabs>
              <w:rPr>
                <w:b/>
                <w:bCs/>
              </w:rPr>
            </w:pPr>
          </w:p>
        </w:tc>
        <w:tc>
          <w:tcPr>
            <w:tcW w:w="11360" w:type="dxa"/>
            <w:vMerge/>
            <w:hideMark/>
          </w:tcPr>
          <w:p w14:paraId="7BD0C0CB" w14:textId="77777777" w:rsidR="00A46571" w:rsidRPr="005F252C" w:rsidRDefault="00A46571" w:rsidP="00A46571">
            <w:pPr>
              <w:tabs>
                <w:tab w:val="left" w:pos="2038"/>
              </w:tabs>
            </w:pPr>
          </w:p>
        </w:tc>
        <w:tc>
          <w:tcPr>
            <w:tcW w:w="5360" w:type="dxa"/>
            <w:hideMark/>
          </w:tcPr>
          <w:p w14:paraId="128121B0" w14:textId="77777777" w:rsidR="00A46571" w:rsidRPr="005F252C" w:rsidRDefault="00A46571" w:rsidP="00A46571">
            <w:pPr>
              <w:tabs>
                <w:tab w:val="left" w:pos="2038"/>
              </w:tabs>
            </w:pPr>
            <w:r w:rsidRPr="005F252C">
              <w:t>Software Maintenance (on - premises)</w:t>
            </w:r>
          </w:p>
        </w:tc>
        <w:tc>
          <w:tcPr>
            <w:tcW w:w="760" w:type="dxa"/>
            <w:hideMark/>
          </w:tcPr>
          <w:p w14:paraId="7EF60CD0" w14:textId="77777777" w:rsidR="00A46571" w:rsidRPr="005F252C" w:rsidRDefault="00A46571" w:rsidP="00A46571">
            <w:pPr>
              <w:tabs>
                <w:tab w:val="left" w:pos="2038"/>
              </w:tabs>
            </w:pPr>
            <w:r w:rsidRPr="005F252C">
              <w:t>No</w:t>
            </w:r>
          </w:p>
        </w:tc>
        <w:tc>
          <w:tcPr>
            <w:tcW w:w="1380" w:type="dxa"/>
            <w:hideMark/>
          </w:tcPr>
          <w:p w14:paraId="40568A63" w14:textId="77777777" w:rsidR="00A46571" w:rsidRPr="005F252C" w:rsidRDefault="00A46571" w:rsidP="00A46571">
            <w:pPr>
              <w:tabs>
                <w:tab w:val="left" w:pos="2038"/>
              </w:tabs>
            </w:pPr>
            <w:r w:rsidRPr="005F252C">
              <w:t>Yes</w:t>
            </w:r>
          </w:p>
        </w:tc>
        <w:tc>
          <w:tcPr>
            <w:tcW w:w="1460" w:type="dxa"/>
            <w:hideMark/>
          </w:tcPr>
          <w:p w14:paraId="5307D77F" w14:textId="77777777" w:rsidR="00A46571" w:rsidRPr="005F252C" w:rsidRDefault="00A46571" w:rsidP="00A46571">
            <w:pPr>
              <w:tabs>
                <w:tab w:val="left" w:pos="2038"/>
              </w:tabs>
            </w:pPr>
            <w:r w:rsidRPr="005F252C">
              <w:t>S</w:t>
            </w:r>
          </w:p>
        </w:tc>
      </w:tr>
      <w:tr w:rsidR="00A46571" w:rsidRPr="005F252C" w14:paraId="3D7DDAC0" w14:textId="77777777" w:rsidTr="009764B6">
        <w:trPr>
          <w:trHeight w:val="310"/>
        </w:trPr>
        <w:tc>
          <w:tcPr>
            <w:tcW w:w="5040" w:type="dxa"/>
            <w:vMerge w:val="restart"/>
            <w:hideMark/>
          </w:tcPr>
          <w:p w14:paraId="1876CD4F" w14:textId="77777777" w:rsidR="00A46571" w:rsidRPr="005F252C" w:rsidRDefault="00A46571" w:rsidP="00A46571">
            <w:pPr>
              <w:tabs>
                <w:tab w:val="left" w:pos="2038"/>
              </w:tabs>
              <w:rPr>
                <w:b/>
                <w:bCs/>
              </w:rPr>
            </w:pPr>
            <w:r w:rsidRPr="005F252C">
              <w:rPr>
                <w:b/>
                <w:bCs/>
              </w:rPr>
              <w:t>IT Equipment</w:t>
            </w:r>
          </w:p>
        </w:tc>
        <w:tc>
          <w:tcPr>
            <w:tcW w:w="2260" w:type="dxa"/>
            <w:vMerge w:val="restart"/>
            <w:hideMark/>
          </w:tcPr>
          <w:p w14:paraId="20AF141C" w14:textId="77777777" w:rsidR="00A46571" w:rsidRPr="005F252C" w:rsidRDefault="00A46571" w:rsidP="00A46571">
            <w:pPr>
              <w:tabs>
                <w:tab w:val="left" w:pos="2038"/>
              </w:tabs>
              <w:rPr>
                <w:b/>
                <w:bCs/>
              </w:rPr>
            </w:pPr>
            <w:r w:rsidRPr="005F252C">
              <w:rPr>
                <w:b/>
                <w:bCs/>
              </w:rPr>
              <w:t>IT Equipment</w:t>
            </w:r>
          </w:p>
        </w:tc>
        <w:tc>
          <w:tcPr>
            <w:tcW w:w="11360" w:type="dxa"/>
            <w:vMerge w:val="restart"/>
            <w:hideMark/>
          </w:tcPr>
          <w:p w14:paraId="77A349CA" w14:textId="77777777" w:rsidR="00A46571" w:rsidRPr="005F252C" w:rsidRDefault="00A46571" w:rsidP="00A46571">
            <w:pPr>
              <w:tabs>
                <w:tab w:val="left" w:pos="2038"/>
              </w:tabs>
            </w:pPr>
            <w:r w:rsidRPr="005F252C">
              <w:t xml:space="preserve">  IT equipment used in offices.</w:t>
            </w:r>
          </w:p>
        </w:tc>
        <w:tc>
          <w:tcPr>
            <w:tcW w:w="5360" w:type="dxa"/>
            <w:hideMark/>
          </w:tcPr>
          <w:p w14:paraId="4E52BF7F" w14:textId="77777777" w:rsidR="00A46571" w:rsidRPr="005F252C" w:rsidRDefault="00A46571" w:rsidP="00A46571">
            <w:pPr>
              <w:tabs>
                <w:tab w:val="left" w:pos="2038"/>
              </w:tabs>
            </w:pPr>
            <w:r w:rsidRPr="005F252C">
              <w:t>Computer</w:t>
            </w:r>
          </w:p>
        </w:tc>
        <w:tc>
          <w:tcPr>
            <w:tcW w:w="760" w:type="dxa"/>
            <w:hideMark/>
          </w:tcPr>
          <w:p w14:paraId="57894161" w14:textId="77777777" w:rsidR="00A46571" w:rsidRPr="005F252C" w:rsidRDefault="00A46571" w:rsidP="00A46571">
            <w:pPr>
              <w:tabs>
                <w:tab w:val="left" w:pos="2038"/>
              </w:tabs>
            </w:pPr>
            <w:r w:rsidRPr="005F252C">
              <w:t>No</w:t>
            </w:r>
          </w:p>
        </w:tc>
        <w:tc>
          <w:tcPr>
            <w:tcW w:w="1380" w:type="dxa"/>
            <w:hideMark/>
          </w:tcPr>
          <w:p w14:paraId="479E02B3" w14:textId="77777777" w:rsidR="00A46571" w:rsidRPr="005F252C" w:rsidRDefault="00A46571" w:rsidP="00A46571">
            <w:pPr>
              <w:tabs>
                <w:tab w:val="left" w:pos="2038"/>
              </w:tabs>
            </w:pPr>
            <w:r w:rsidRPr="005F252C">
              <w:t>Yes</w:t>
            </w:r>
          </w:p>
        </w:tc>
        <w:tc>
          <w:tcPr>
            <w:tcW w:w="1460" w:type="dxa"/>
            <w:hideMark/>
          </w:tcPr>
          <w:p w14:paraId="13DA6C6A" w14:textId="77777777" w:rsidR="00A46571" w:rsidRPr="005F252C" w:rsidRDefault="00A46571" w:rsidP="00A46571">
            <w:pPr>
              <w:tabs>
                <w:tab w:val="left" w:pos="2038"/>
              </w:tabs>
            </w:pPr>
            <w:r w:rsidRPr="005F252C">
              <w:t>P</w:t>
            </w:r>
          </w:p>
        </w:tc>
      </w:tr>
      <w:tr w:rsidR="00A46571" w:rsidRPr="005F252C" w14:paraId="710D3191" w14:textId="77777777" w:rsidTr="009764B6">
        <w:trPr>
          <w:trHeight w:val="310"/>
        </w:trPr>
        <w:tc>
          <w:tcPr>
            <w:tcW w:w="5040" w:type="dxa"/>
            <w:vMerge/>
            <w:hideMark/>
          </w:tcPr>
          <w:p w14:paraId="203DD317" w14:textId="77777777" w:rsidR="00A46571" w:rsidRPr="005F252C" w:rsidRDefault="00A46571" w:rsidP="00A46571">
            <w:pPr>
              <w:tabs>
                <w:tab w:val="left" w:pos="2038"/>
              </w:tabs>
              <w:rPr>
                <w:b/>
                <w:bCs/>
              </w:rPr>
            </w:pPr>
          </w:p>
        </w:tc>
        <w:tc>
          <w:tcPr>
            <w:tcW w:w="2260" w:type="dxa"/>
            <w:vMerge/>
            <w:hideMark/>
          </w:tcPr>
          <w:p w14:paraId="7ED7DCF0" w14:textId="77777777" w:rsidR="00A46571" w:rsidRPr="005F252C" w:rsidRDefault="00A46571" w:rsidP="00A46571">
            <w:pPr>
              <w:tabs>
                <w:tab w:val="left" w:pos="2038"/>
              </w:tabs>
              <w:rPr>
                <w:b/>
                <w:bCs/>
              </w:rPr>
            </w:pPr>
          </w:p>
        </w:tc>
        <w:tc>
          <w:tcPr>
            <w:tcW w:w="11360" w:type="dxa"/>
            <w:vMerge/>
            <w:hideMark/>
          </w:tcPr>
          <w:p w14:paraId="3A43DD3F" w14:textId="77777777" w:rsidR="00A46571" w:rsidRPr="005F252C" w:rsidRDefault="00A46571" w:rsidP="00A46571">
            <w:pPr>
              <w:tabs>
                <w:tab w:val="left" w:pos="2038"/>
              </w:tabs>
            </w:pPr>
          </w:p>
        </w:tc>
        <w:tc>
          <w:tcPr>
            <w:tcW w:w="5360" w:type="dxa"/>
            <w:hideMark/>
          </w:tcPr>
          <w:p w14:paraId="588B8FAE" w14:textId="77777777" w:rsidR="00A46571" w:rsidRPr="005F252C" w:rsidRDefault="00A46571" w:rsidP="00A46571">
            <w:pPr>
              <w:tabs>
                <w:tab w:val="left" w:pos="2038"/>
              </w:tabs>
            </w:pPr>
            <w:r w:rsidRPr="005F252C">
              <w:t>Scanner</w:t>
            </w:r>
          </w:p>
        </w:tc>
        <w:tc>
          <w:tcPr>
            <w:tcW w:w="760" w:type="dxa"/>
            <w:hideMark/>
          </w:tcPr>
          <w:p w14:paraId="7D13DF39" w14:textId="77777777" w:rsidR="00A46571" w:rsidRPr="005F252C" w:rsidRDefault="00A46571" w:rsidP="00A46571">
            <w:pPr>
              <w:tabs>
                <w:tab w:val="left" w:pos="2038"/>
              </w:tabs>
            </w:pPr>
            <w:r w:rsidRPr="005F252C">
              <w:t>No</w:t>
            </w:r>
          </w:p>
        </w:tc>
        <w:tc>
          <w:tcPr>
            <w:tcW w:w="1380" w:type="dxa"/>
            <w:hideMark/>
          </w:tcPr>
          <w:p w14:paraId="7E6785D0" w14:textId="77777777" w:rsidR="00A46571" w:rsidRPr="005F252C" w:rsidRDefault="00A46571" w:rsidP="00A46571">
            <w:pPr>
              <w:tabs>
                <w:tab w:val="left" w:pos="2038"/>
              </w:tabs>
            </w:pPr>
            <w:r w:rsidRPr="005F252C">
              <w:t>Yes</w:t>
            </w:r>
          </w:p>
        </w:tc>
        <w:tc>
          <w:tcPr>
            <w:tcW w:w="1460" w:type="dxa"/>
            <w:hideMark/>
          </w:tcPr>
          <w:p w14:paraId="6485835B" w14:textId="77777777" w:rsidR="00A46571" w:rsidRPr="005F252C" w:rsidRDefault="00A46571" w:rsidP="00A46571">
            <w:pPr>
              <w:tabs>
                <w:tab w:val="left" w:pos="2038"/>
              </w:tabs>
            </w:pPr>
            <w:r w:rsidRPr="005F252C">
              <w:t>P</w:t>
            </w:r>
          </w:p>
        </w:tc>
      </w:tr>
      <w:tr w:rsidR="00A46571" w:rsidRPr="005F252C" w14:paraId="7AE15052" w14:textId="77777777" w:rsidTr="009764B6">
        <w:trPr>
          <w:trHeight w:val="310"/>
        </w:trPr>
        <w:tc>
          <w:tcPr>
            <w:tcW w:w="5040" w:type="dxa"/>
            <w:vMerge/>
            <w:hideMark/>
          </w:tcPr>
          <w:p w14:paraId="22337D04" w14:textId="77777777" w:rsidR="00A46571" w:rsidRPr="005F252C" w:rsidRDefault="00A46571" w:rsidP="00A46571">
            <w:pPr>
              <w:tabs>
                <w:tab w:val="left" w:pos="2038"/>
              </w:tabs>
              <w:rPr>
                <w:b/>
                <w:bCs/>
              </w:rPr>
            </w:pPr>
          </w:p>
        </w:tc>
        <w:tc>
          <w:tcPr>
            <w:tcW w:w="2260" w:type="dxa"/>
            <w:vMerge/>
            <w:hideMark/>
          </w:tcPr>
          <w:p w14:paraId="2C4FC750" w14:textId="77777777" w:rsidR="00A46571" w:rsidRPr="005F252C" w:rsidRDefault="00A46571" w:rsidP="00A46571">
            <w:pPr>
              <w:tabs>
                <w:tab w:val="left" w:pos="2038"/>
              </w:tabs>
              <w:rPr>
                <w:b/>
                <w:bCs/>
              </w:rPr>
            </w:pPr>
          </w:p>
        </w:tc>
        <w:tc>
          <w:tcPr>
            <w:tcW w:w="11360" w:type="dxa"/>
            <w:vMerge/>
            <w:hideMark/>
          </w:tcPr>
          <w:p w14:paraId="0B9E1F22" w14:textId="77777777" w:rsidR="00A46571" w:rsidRPr="005F252C" w:rsidRDefault="00A46571" w:rsidP="00A46571">
            <w:pPr>
              <w:tabs>
                <w:tab w:val="left" w:pos="2038"/>
              </w:tabs>
            </w:pPr>
          </w:p>
        </w:tc>
        <w:tc>
          <w:tcPr>
            <w:tcW w:w="5360" w:type="dxa"/>
            <w:hideMark/>
          </w:tcPr>
          <w:p w14:paraId="4C1D1160" w14:textId="77777777" w:rsidR="00A46571" w:rsidRPr="005F252C" w:rsidRDefault="00A46571" w:rsidP="00A46571">
            <w:pPr>
              <w:tabs>
                <w:tab w:val="left" w:pos="2038"/>
              </w:tabs>
            </w:pPr>
            <w:r w:rsidRPr="005F252C">
              <w:t>Printer</w:t>
            </w:r>
          </w:p>
        </w:tc>
        <w:tc>
          <w:tcPr>
            <w:tcW w:w="760" w:type="dxa"/>
            <w:hideMark/>
          </w:tcPr>
          <w:p w14:paraId="1230684B" w14:textId="77777777" w:rsidR="00A46571" w:rsidRPr="005F252C" w:rsidRDefault="00A46571" w:rsidP="00A46571">
            <w:pPr>
              <w:tabs>
                <w:tab w:val="left" w:pos="2038"/>
              </w:tabs>
            </w:pPr>
            <w:r w:rsidRPr="005F252C">
              <w:t>No</w:t>
            </w:r>
          </w:p>
        </w:tc>
        <w:tc>
          <w:tcPr>
            <w:tcW w:w="1380" w:type="dxa"/>
            <w:hideMark/>
          </w:tcPr>
          <w:p w14:paraId="661DC59C" w14:textId="77777777" w:rsidR="00A46571" w:rsidRPr="005F252C" w:rsidRDefault="00A46571" w:rsidP="00A46571">
            <w:pPr>
              <w:tabs>
                <w:tab w:val="left" w:pos="2038"/>
              </w:tabs>
            </w:pPr>
            <w:r w:rsidRPr="005F252C">
              <w:t>Yes</w:t>
            </w:r>
          </w:p>
        </w:tc>
        <w:tc>
          <w:tcPr>
            <w:tcW w:w="1460" w:type="dxa"/>
            <w:hideMark/>
          </w:tcPr>
          <w:p w14:paraId="1F32CCA3" w14:textId="77777777" w:rsidR="00A46571" w:rsidRPr="005F252C" w:rsidRDefault="00A46571" w:rsidP="00A46571">
            <w:pPr>
              <w:tabs>
                <w:tab w:val="left" w:pos="2038"/>
              </w:tabs>
            </w:pPr>
            <w:r w:rsidRPr="005F252C">
              <w:t>P</w:t>
            </w:r>
          </w:p>
        </w:tc>
      </w:tr>
      <w:tr w:rsidR="00A46571" w:rsidRPr="005F252C" w14:paraId="388376C6" w14:textId="77777777" w:rsidTr="009764B6">
        <w:trPr>
          <w:trHeight w:val="310"/>
        </w:trPr>
        <w:tc>
          <w:tcPr>
            <w:tcW w:w="5040" w:type="dxa"/>
            <w:vMerge/>
            <w:hideMark/>
          </w:tcPr>
          <w:p w14:paraId="30D34217" w14:textId="77777777" w:rsidR="00A46571" w:rsidRPr="005F252C" w:rsidRDefault="00A46571" w:rsidP="00A46571">
            <w:pPr>
              <w:tabs>
                <w:tab w:val="left" w:pos="2038"/>
              </w:tabs>
              <w:rPr>
                <w:b/>
                <w:bCs/>
              </w:rPr>
            </w:pPr>
          </w:p>
        </w:tc>
        <w:tc>
          <w:tcPr>
            <w:tcW w:w="2260" w:type="dxa"/>
            <w:vMerge/>
            <w:hideMark/>
          </w:tcPr>
          <w:p w14:paraId="339B4034" w14:textId="77777777" w:rsidR="00A46571" w:rsidRPr="005F252C" w:rsidRDefault="00A46571" w:rsidP="00A46571">
            <w:pPr>
              <w:tabs>
                <w:tab w:val="left" w:pos="2038"/>
              </w:tabs>
              <w:rPr>
                <w:b/>
                <w:bCs/>
              </w:rPr>
            </w:pPr>
          </w:p>
        </w:tc>
        <w:tc>
          <w:tcPr>
            <w:tcW w:w="11360" w:type="dxa"/>
            <w:vMerge/>
            <w:hideMark/>
          </w:tcPr>
          <w:p w14:paraId="65FAC82E" w14:textId="77777777" w:rsidR="00A46571" w:rsidRPr="005F252C" w:rsidRDefault="00A46571" w:rsidP="00A46571">
            <w:pPr>
              <w:tabs>
                <w:tab w:val="left" w:pos="2038"/>
              </w:tabs>
            </w:pPr>
          </w:p>
        </w:tc>
        <w:tc>
          <w:tcPr>
            <w:tcW w:w="5360" w:type="dxa"/>
            <w:hideMark/>
          </w:tcPr>
          <w:p w14:paraId="60DE7CE0" w14:textId="77777777" w:rsidR="00A46571" w:rsidRPr="005F252C" w:rsidRDefault="00A46571" w:rsidP="00A46571">
            <w:pPr>
              <w:tabs>
                <w:tab w:val="left" w:pos="2038"/>
              </w:tabs>
            </w:pPr>
            <w:r w:rsidRPr="005F252C">
              <w:t xml:space="preserve">Laptops (Entry level laptops) </w:t>
            </w:r>
          </w:p>
        </w:tc>
        <w:tc>
          <w:tcPr>
            <w:tcW w:w="760" w:type="dxa"/>
            <w:hideMark/>
          </w:tcPr>
          <w:p w14:paraId="52699A5B" w14:textId="77777777" w:rsidR="00A46571" w:rsidRPr="005F252C" w:rsidRDefault="00A46571" w:rsidP="00A46571">
            <w:pPr>
              <w:tabs>
                <w:tab w:val="left" w:pos="2038"/>
              </w:tabs>
            </w:pPr>
            <w:r w:rsidRPr="005F252C">
              <w:t>Yes</w:t>
            </w:r>
          </w:p>
        </w:tc>
        <w:tc>
          <w:tcPr>
            <w:tcW w:w="1380" w:type="dxa"/>
            <w:hideMark/>
          </w:tcPr>
          <w:p w14:paraId="38536E00" w14:textId="77777777" w:rsidR="00A46571" w:rsidRPr="005F252C" w:rsidRDefault="00A46571" w:rsidP="00A46571">
            <w:pPr>
              <w:tabs>
                <w:tab w:val="left" w:pos="2038"/>
              </w:tabs>
            </w:pPr>
            <w:r w:rsidRPr="005F252C">
              <w:t>Yes</w:t>
            </w:r>
          </w:p>
        </w:tc>
        <w:tc>
          <w:tcPr>
            <w:tcW w:w="1460" w:type="dxa"/>
            <w:hideMark/>
          </w:tcPr>
          <w:p w14:paraId="73AFC0C7" w14:textId="77777777" w:rsidR="00A46571" w:rsidRPr="005F252C" w:rsidRDefault="00A46571" w:rsidP="00A46571">
            <w:pPr>
              <w:tabs>
                <w:tab w:val="left" w:pos="2038"/>
              </w:tabs>
            </w:pPr>
            <w:r w:rsidRPr="005F252C">
              <w:t>P</w:t>
            </w:r>
          </w:p>
        </w:tc>
      </w:tr>
      <w:tr w:rsidR="00A46571" w:rsidRPr="005F252C" w14:paraId="6057B106" w14:textId="77777777" w:rsidTr="009764B6">
        <w:trPr>
          <w:trHeight w:val="310"/>
        </w:trPr>
        <w:tc>
          <w:tcPr>
            <w:tcW w:w="5040" w:type="dxa"/>
            <w:vMerge/>
            <w:hideMark/>
          </w:tcPr>
          <w:p w14:paraId="267053BC" w14:textId="77777777" w:rsidR="00A46571" w:rsidRPr="005F252C" w:rsidRDefault="00A46571" w:rsidP="00A46571">
            <w:pPr>
              <w:tabs>
                <w:tab w:val="left" w:pos="2038"/>
              </w:tabs>
              <w:rPr>
                <w:b/>
                <w:bCs/>
              </w:rPr>
            </w:pPr>
          </w:p>
        </w:tc>
        <w:tc>
          <w:tcPr>
            <w:tcW w:w="2260" w:type="dxa"/>
            <w:vMerge/>
            <w:hideMark/>
          </w:tcPr>
          <w:p w14:paraId="3E4929EA" w14:textId="77777777" w:rsidR="00A46571" w:rsidRPr="005F252C" w:rsidRDefault="00A46571" w:rsidP="00A46571">
            <w:pPr>
              <w:tabs>
                <w:tab w:val="left" w:pos="2038"/>
              </w:tabs>
              <w:rPr>
                <w:b/>
                <w:bCs/>
              </w:rPr>
            </w:pPr>
          </w:p>
        </w:tc>
        <w:tc>
          <w:tcPr>
            <w:tcW w:w="11360" w:type="dxa"/>
            <w:vMerge/>
            <w:hideMark/>
          </w:tcPr>
          <w:p w14:paraId="17D9CEF3" w14:textId="77777777" w:rsidR="00A46571" w:rsidRPr="005F252C" w:rsidRDefault="00A46571" w:rsidP="00A46571">
            <w:pPr>
              <w:tabs>
                <w:tab w:val="left" w:pos="2038"/>
              </w:tabs>
            </w:pPr>
          </w:p>
        </w:tc>
        <w:tc>
          <w:tcPr>
            <w:tcW w:w="5360" w:type="dxa"/>
            <w:hideMark/>
          </w:tcPr>
          <w:p w14:paraId="19E50B0F" w14:textId="77777777" w:rsidR="00A46571" w:rsidRPr="005F252C" w:rsidRDefault="00A46571" w:rsidP="00A46571">
            <w:pPr>
              <w:tabs>
                <w:tab w:val="left" w:pos="2038"/>
              </w:tabs>
            </w:pPr>
            <w:r w:rsidRPr="005F252C">
              <w:t>CCTV</w:t>
            </w:r>
          </w:p>
        </w:tc>
        <w:tc>
          <w:tcPr>
            <w:tcW w:w="760" w:type="dxa"/>
            <w:hideMark/>
          </w:tcPr>
          <w:p w14:paraId="02E5FC92" w14:textId="77777777" w:rsidR="00A46571" w:rsidRPr="005F252C" w:rsidRDefault="00A46571" w:rsidP="00A46571">
            <w:pPr>
              <w:tabs>
                <w:tab w:val="left" w:pos="2038"/>
              </w:tabs>
            </w:pPr>
            <w:r w:rsidRPr="005F252C">
              <w:t>No</w:t>
            </w:r>
          </w:p>
        </w:tc>
        <w:tc>
          <w:tcPr>
            <w:tcW w:w="1380" w:type="dxa"/>
            <w:hideMark/>
          </w:tcPr>
          <w:p w14:paraId="4C171068" w14:textId="77777777" w:rsidR="00A46571" w:rsidRPr="005F252C" w:rsidRDefault="00A46571" w:rsidP="00A46571">
            <w:pPr>
              <w:tabs>
                <w:tab w:val="left" w:pos="2038"/>
              </w:tabs>
            </w:pPr>
            <w:r w:rsidRPr="005F252C">
              <w:t>Yes</w:t>
            </w:r>
          </w:p>
        </w:tc>
        <w:tc>
          <w:tcPr>
            <w:tcW w:w="1460" w:type="dxa"/>
            <w:hideMark/>
          </w:tcPr>
          <w:p w14:paraId="2BDD356F" w14:textId="77777777" w:rsidR="00A46571" w:rsidRPr="005F252C" w:rsidRDefault="00A46571" w:rsidP="00A46571">
            <w:pPr>
              <w:tabs>
                <w:tab w:val="left" w:pos="2038"/>
              </w:tabs>
            </w:pPr>
            <w:r w:rsidRPr="005F252C">
              <w:t>P</w:t>
            </w:r>
          </w:p>
        </w:tc>
      </w:tr>
      <w:tr w:rsidR="00A46571" w:rsidRPr="005F252C" w14:paraId="08E66F55" w14:textId="77777777" w:rsidTr="009764B6">
        <w:trPr>
          <w:trHeight w:val="310"/>
        </w:trPr>
        <w:tc>
          <w:tcPr>
            <w:tcW w:w="5040" w:type="dxa"/>
            <w:vMerge w:val="restart"/>
            <w:hideMark/>
          </w:tcPr>
          <w:p w14:paraId="1F2F1AE2" w14:textId="77777777" w:rsidR="00A46571" w:rsidRPr="005F252C" w:rsidRDefault="00A46571" w:rsidP="00A46571">
            <w:pPr>
              <w:tabs>
                <w:tab w:val="left" w:pos="2038"/>
              </w:tabs>
              <w:rPr>
                <w:b/>
                <w:bCs/>
              </w:rPr>
            </w:pPr>
            <w:r w:rsidRPr="005F252C">
              <w:rPr>
                <w:b/>
                <w:bCs/>
              </w:rPr>
              <w:t>Media</w:t>
            </w:r>
          </w:p>
        </w:tc>
        <w:tc>
          <w:tcPr>
            <w:tcW w:w="2260" w:type="dxa"/>
            <w:vMerge w:val="restart"/>
            <w:hideMark/>
          </w:tcPr>
          <w:p w14:paraId="6D27128F" w14:textId="77777777" w:rsidR="00A46571" w:rsidRPr="005F252C" w:rsidRDefault="00A46571" w:rsidP="00A46571">
            <w:pPr>
              <w:tabs>
                <w:tab w:val="left" w:pos="2038"/>
              </w:tabs>
              <w:rPr>
                <w:b/>
                <w:bCs/>
              </w:rPr>
            </w:pPr>
            <w:r w:rsidRPr="005F252C">
              <w:rPr>
                <w:b/>
                <w:bCs/>
              </w:rPr>
              <w:t>Marketing</w:t>
            </w:r>
          </w:p>
        </w:tc>
        <w:tc>
          <w:tcPr>
            <w:tcW w:w="11360" w:type="dxa"/>
            <w:vMerge w:val="restart"/>
            <w:hideMark/>
          </w:tcPr>
          <w:p w14:paraId="0EFFFC93" w14:textId="77777777" w:rsidR="00A46571" w:rsidRPr="005F252C" w:rsidRDefault="00A46571" w:rsidP="00A46571">
            <w:pPr>
              <w:tabs>
                <w:tab w:val="left" w:pos="2038"/>
              </w:tabs>
            </w:pPr>
            <w:r w:rsidRPr="005F252C">
              <w:t>Business of promoting products and selling services including market research and advertisement.</w:t>
            </w:r>
          </w:p>
        </w:tc>
        <w:tc>
          <w:tcPr>
            <w:tcW w:w="5360" w:type="dxa"/>
            <w:hideMark/>
          </w:tcPr>
          <w:p w14:paraId="0D895A5D" w14:textId="77777777" w:rsidR="00A46571" w:rsidRPr="005F252C" w:rsidRDefault="00A46571" w:rsidP="00A46571">
            <w:pPr>
              <w:tabs>
                <w:tab w:val="left" w:pos="2038"/>
              </w:tabs>
            </w:pPr>
            <w:r w:rsidRPr="005F252C">
              <w:t>Social Media Marketing</w:t>
            </w:r>
          </w:p>
        </w:tc>
        <w:tc>
          <w:tcPr>
            <w:tcW w:w="760" w:type="dxa"/>
            <w:hideMark/>
          </w:tcPr>
          <w:p w14:paraId="695C55C8" w14:textId="77777777" w:rsidR="00A46571" w:rsidRPr="005F252C" w:rsidRDefault="00A46571" w:rsidP="00A46571">
            <w:pPr>
              <w:tabs>
                <w:tab w:val="left" w:pos="2038"/>
              </w:tabs>
            </w:pPr>
            <w:r w:rsidRPr="005F252C">
              <w:t>No</w:t>
            </w:r>
          </w:p>
        </w:tc>
        <w:tc>
          <w:tcPr>
            <w:tcW w:w="1380" w:type="dxa"/>
            <w:hideMark/>
          </w:tcPr>
          <w:p w14:paraId="1653DC1C" w14:textId="77777777" w:rsidR="00A46571" w:rsidRPr="005F252C" w:rsidRDefault="00A46571" w:rsidP="00A46571">
            <w:pPr>
              <w:tabs>
                <w:tab w:val="left" w:pos="2038"/>
              </w:tabs>
            </w:pPr>
            <w:r w:rsidRPr="005F252C">
              <w:t>Yes</w:t>
            </w:r>
          </w:p>
        </w:tc>
        <w:tc>
          <w:tcPr>
            <w:tcW w:w="1460" w:type="dxa"/>
            <w:hideMark/>
          </w:tcPr>
          <w:p w14:paraId="2A2FDAB7" w14:textId="77777777" w:rsidR="00A46571" w:rsidRPr="005F252C" w:rsidRDefault="00A46571" w:rsidP="00A46571">
            <w:pPr>
              <w:tabs>
                <w:tab w:val="left" w:pos="2038"/>
              </w:tabs>
            </w:pPr>
            <w:r w:rsidRPr="005F252C">
              <w:t>S</w:t>
            </w:r>
          </w:p>
        </w:tc>
      </w:tr>
      <w:tr w:rsidR="00A46571" w:rsidRPr="005F252C" w14:paraId="5377E841" w14:textId="77777777" w:rsidTr="009764B6">
        <w:trPr>
          <w:trHeight w:val="310"/>
        </w:trPr>
        <w:tc>
          <w:tcPr>
            <w:tcW w:w="5040" w:type="dxa"/>
            <w:vMerge/>
            <w:hideMark/>
          </w:tcPr>
          <w:p w14:paraId="0B49C2FC" w14:textId="77777777" w:rsidR="00A46571" w:rsidRPr="005F252C" w:rsidRDefault="00A46571" w:rsidP="00A46571">
            <w:pPr>
              <w:tabs>
                <w:tab w:val="left" w:pos="2038"/>
              </w:tabs>
              <w:rPr>
                <w:b/>
                <w:bCs/>
              </w:rPr>
            </w:pPr>
          </w:p>
        </w:tc>
        <w:tc>
          <w:tcPr>
            <w:tcW w:w="2260" w:type="dxa"/>
            <w:vMerge/>
            <w:hideMark/>
          </w:tcPr>
          <w:p w14:paraId="27C9EC61" w14:textId="77777777" w:rsidR="00A46571" w:rsidRPr="005F252C" w:rsidRDefault="00A46571" w:rsidP="00A46571">
            <w:pPr>
              <w:tabs>
                <w:tab w:val="left" w:pos="2038"/>
              </w:tabs>
              <w:rPr>
                <w:b/>
                <w:bCs/>
              </w:rPr>
            </w:pPr>
          </w:p>
        </w:tc>
        <w:tc>
          <w:tcPr>
            <w:tcW w:w="11360" w:type="dxa"/>
            <w:vMerge/>
            <w:hideMark/>
          </w:tcPr>
          <w:p w14:paraId="087E0CE0" w14:textId="77777777" w:rsidR="00A46571" w:rsidRPr="005F252C" w:rsidRDefault="00A46571" w:rsidP="00A46571">
            <w:pPr>
              <w:tabs>
                <w:tab w:val="left" w:pos="2038"/>
              </w:tabs>
            </w:pPr>
          </w:p>
        </w:tc>
        <w:tc>
          <w:tcPr>
            <w:tcW w:w="5360" w:type="dxa"/>
            <w:hideMark/>
          </w:tcPr>
          <w:p w14:paraId="66C0935D" w14:textId="77777777" w:rsidR="00A46571" w:rsidRPr="005F252C" w:rsidRDefault="00A46571" w:rsidP="00A46571">
            <w:pPr>
              <w:tabs>
                <w:tab w:val="left" w:pos="2038"/>
              </w:tabs>
            </w:pPr>
            <w:r w:rsidRPr="005F252C">
              <w:t>Promotions</w:t>
            </w:r>
          </w:p>
        </w:tc>
        <w:tc>
          <w:tcPr>
            <w:tcW w:w="760" w:type="dxa"/>
            <w:hideMark/>
          </w:tcPr>
          <w:p w14:paraId="04E23426" w14:textId="77777777" w:rsidR="00A46571" w:rsidRPr="005F252C" w:rsidRDefault="00A46571" w:rsidP="00A46571">
            <w:pPr>
              <w:tabs>
                <w:tab w:val="left" w:pos="2038"/>
              </w:tabs>
            </w:pPr>
            <w:r w:rsidRPr="005F252C">
              <w:t>No</w:t>
            </w:r>
          </w:p>
        </w:tc>
        <w:tc>
          <w:tcPr>
            <w:tcW w:w="1380" w:type="dxa"/>
            <w:hideMark/>
          </w:tcPr>
          <w:p w14:paraId="74F755B7" w14:textId="77777777" w:rsidR="00A46571" w:rsidRPr="005F252C" w:rsidRDefault="00A46571" w:rsidP="00A46571">
            <w:pPr>
              <w:tabs>
                <w:tab w:val="left" w:pos="2038"/>
              </w:tabs>
            </w:pPr>
            <w:r w:rsidRPr="005F252C">
              <w:t>Yes</w:t>
            </w:r>
          </w:p>
        </w:tc>
        <w:tc>
          <w:tcPr>
            <w:tcW w:w="1460" w:type="dxa"/>
            <w:hideMark/>
          </w:tcPr>
          <w:p w14:paraId="4FA04B5C" w14:textId="77777777" w:rsidR="00A46571" w:rsidRPr="005F252C" w:rsidRDefault="00A46571" w:rsidP="00A46571">
            <w:pPr>
              <w:tabs>
                <w:tab w:val="left" w:pos="2038"/>
              </w:tabs>
            </w:pPr>
            <w:r w:rsidRPr="005F252C">
              <w:t>S</w:t>
            </w:r>
          </w:p>
        </w:tc>
      </w:tr>
      <w:tr w:rsidR="00A46571" w:rsidRPr="005F252C" w14:paraId="76AB6862" w14:textId="77777777" w:rsidTr="009764B6">
        <w:trPr>
          <w:trHeight w:val="310"/>
        </w:trPr>
        <w:tc>
          <w:tcPr>
            <w:tcW w:w="5040" w:type="dxa"/>
            <w:vMerge/>
            <w:hideMark/>
          </w:tcPr>
          <w:p w14:paraId="3A15EBAB" w14:textId="77777777" w:rsidR="00A46571" w:rsidRPr="005F252C" w:rsidRDefault="00A46571" w:rsidP="00A46571">
            <w:pPr>
              <w:tabs>
                <w:tab w:val="left" w:pos="2038"/>
              </w:tabs>
              <w:rPr>
                <w:b/>
                <w:bCs/>
              </w:rPr>
            </w:pPr>
          </w:p>
        </w:tc>
        <w:tc>
          <w:tcPr>
            <w:tcW w:w="2260" w:type="dxa"/>
            <w:vMerge/>
            <w:hideMark/>
          </w:tcPr>
          <w:p w14:paraId="75FEC1BB" w14:textId="77777777" w:rsidR="00A46571" w:rsidRPr="005F252C" w:rsidRDefault="00A46571" w:rsidP="00A46571">
            <w:pPr>
              <w:tabs>
                <w:tab w:val="left" w:pos="2038"/>
              </w:tabs>
              <w:rPr>
                <w:b/>
                <w:bCs/>
              </w:rPr>
            </w:pPr>
          </w:p>
        </w:tc>
        <w:tc>
          <w:tcPr>
            <w:tcW w:w="11360" w:type="dxa"/>
            <w:vMerge/>
            <w:hideMark/>
          </w:tcPr>
          <w:p w14:paraId="495B0F21" w14:textId="77777777" w:rsidR="00A46571" w:rsidRPr="005F252C" w:rsidRDefault="00A46571" w:rsidP="00A46571">
            <w:pPr>
              <w:tabs>
                <w:tab w:val="left" w:pos="2038"/>
              </w:tabs>
            </w:pPr>
          </w:p>
        </w:tc>
        <w:tc>
          <w:tcPr>
            <w:tcW w:w="5360" w:type="dxa"/>
            <w:hideMark/>
          </w:tcPr>
          <w:p w14:paraId="456049EB" w14:textId="77777777" w:rsidR="00A46571" w:rsidRPr="005F252C" w:rsidRDefault="00A46571" w:rsidP="00A46571">
            <w:pPr>
              <w:tabs>
                <w:tab w:val="left" w:pos="2038"/>
              </w:tabs>
            </w:pPr>
            <w:r w:rsidRPr="005F252C">
              <w:t>Banners and Brochures</w:t>
            </w:r>
          </w:p>
        </w:tc>
        <w:tc>
          <w:tcPr>
            <w:tcW w:w="760" w:type="dxa"/>
            <w:hideMark/>
          </w:tcPr>
          <w:p w14:paraId="1A00898D" w14:textId="77777777" w:rsidR="00A46571" w:rsidRPr="005F252C" w:rsidRDefault="00A46571" w:rsidP="00A46571">
            <w:pPr>
              <w:tabs>
                <w:tab w:val="left" w:pos="2038"/>
              </w:tabs>
            </w:pPr>
            <w:r w:rsidRPr="005F252C">
              <w:t>No</w:t>
            </w:r>
          </w:p>
        </w:tc>
        <w:tc>
          <w:tcPr>
            <w:tcW w:w="1380" w:type="dxa"/>
            <w:hideMark/>
          </w:tcPr>
          <w:p w14:paraId="21A99D26" w14:textId="77777777" w:rsidR="00A46571" w:rsidRPr="005F252C" w:rsidRDefault="00A46571" w:rsidP="00A46571">
            <w:pPr>
              <w:tabs>
                <w:tab w:val="left" w:pos="2038"/>
              </w:tabs>
            </w:pPr>
            <w:r w:rsidRPr="005F252C">
              <w:t>Yes</w:t>
            </w:r>
          </w:p>
        </w:tc>
        <w:tc>
          <w:tcPr>
            <w:tcW w:w="1460" w:type="dxa"/>
            <w:hideMark/>
          </w:tcPr>
          <w:p w14:paraId="02FE73C1" w14:textId="77777777" w:rsidR="00A46571" w:rsidRPr="005F252C" w:rsidRDefault="00A46571" w:rsidP="00A46571">
            <w:pPr>
              <w:tabs>
                <w:tab w:val="left" w:pos="2038"/>
              </w:tabs>
            </w:pPr>
            <w:r w:rsidRPr="005F252C">
              <w:t>S</w:t>
            </w:r>
          </w:p>
        </w:tc>
      </w:tr>
      <w:tr w:rsidR="00A46571" w:rsidRPr="005F252C" w14:paraId="7F944BFA" w14:textId="77777777" w:rsidTr="009764B6">
        <w:trPr>
          <w:trHeight w:val="310"/>
        </w:trPr>
        <w:tc>
          <w:tcPr>
            <w:tcW w:w="5040" w:type="dxa"/>
            <w:vMerge/>
            <w:hideMark/>
          </w:tcPr>
          <w:p w14:paraId="28D07D6D" w14:textId="77777777" w:rsidR="00A46571" w:rsidRPr="005F252C" w:rsidRDefault="00A46571" w:rsidP="00A46571">
            <w:pPr>
              <w:tabs>
                <w:tab w:val="left" w:pos="2038"/>
              </w:tabs>
              <w:rPr>
                <w:b/>
                <w:bCs/>
              </w:rPr>
            </w:pPr>
          </w:p>
        </w:tc>
        <w:tc>
          <w:tcPr>
            <w:tcW w:w="2260" w:type="dxa"/>
            <w:vMerge/>
            <w:hideMark/>
          </w:tcPr>
          <w:p w14:paraId="616898E2" w14:textId="77777777" w:rsidR="00A46571" w:rsidRPr="005F252C" w:rsidRDefault="00A46571" w:rsidP="00A46571">
            <w:pPr>
              <w:tabs>
                <w:tab w:val="left" w:pos="2038"/>
              </w:tabs>
              <w:rPr>
                <w:b/>
                <w:bCs/>
              </w:rPr>
            </w:pPr>
          </w:p>
        </w:tc>
        <w:tc>
          <w:tcPr>
            <w:tcW w:w="11360" w:type="dxa"/>
            <w:vMerge/>
            <w:hideMark/>
          </w:tcPr>
          <w:p w14:paraId="04BE1196" w14:textId="77777777" w:rsidR="00A46571" w:rsidRPr="005F252C" w:rsidRDefault="00A46571" w:rsidP="00A46571">
            <w:pPr>
              <w:tabs>
                <w:tab w:val="left" w:pos="2038"/>
              </w:tabs>
            </w:pPr>
          </w:p>
        </w:tc>
        <w:tc>
          <w:tcPr>
            <w:tcW w:w="5360" w:type="dxa"/>
            <w:hideMark/>
          </w:tcPr>
          <w:p w14:paraId="0AB56829" w14:textId="77777777" w:rsidR="00A46571" w:rsidRPr="005F252C" w:rsidRDefault="00A46571" w:rsidP="00A46571">
            <w:pPr>
              <w:tabs>
                <w:tab w:val="left" w:pos="2038"/>
              </w:tabs>
            </w:pPr>
            <w:r w:rsidRPr="005F252C">
              <w:t>Marketing Plan</w:t>
            </w:r>
          </w:p>
        </w:tc>
        <w:tc>
          <w:tcPr>
            <w:tcW w:w="760" w:type="dxa"/>
            <w:hideMark/>
          </w:tcPr>
          <w:p w14:paraId="6C699700" w14:textId="77777777" w:rsidR="00A46571" w:rsidRPr="005F252C" w:rsidRDefault="00A46571" w:rsidP="00A46571">
            <w:pPr>
              <w:tabs>
                <w:tab w:val="left" w:pos="2038"/>
              </w:tabs>
            </w:pPr>
            <w:r w:rsidRPr="005F252C">
              <w:t>No</w:t>
            </w:r>
          </w:p>
        </w:tc>
        <w:tc>
          <w:tcPr>
            <w:tcW w:w="1380" w:type="dxa"/>
            <w:hideMark/>
          </w:tcPr>
          <w:p w14:paraId="29D2DE5A" w14:textId="77777777" w:rsidR="00A46571" w:rsidRPr="005F252C" w:rsidRDefault="00A46571" w:rsidP="00A46571">
            <w:pPr>
              <w:tabs>
                <w:tab w:val="left" w:pos="2038"/>
              </w:tabs>
            </w:pPr>
            <w:r w:rsidRPr="005F252C">
              <w:t>Yes</w:t>
            </w:r>
          </w:p>
        </w:tc>
        <w:tc>
          <w:tcPr>
            <w:tcW w:w="1460" w:type="dxa"/>
            <w:hideMark/>
          </w:tcPr>
          <w:p w14:paraId="19A8E635" w14:textId="77777777" w:rsidR="00A46571" w:rsidRPr="005F252C" w:rsidRDefault="00A46571" w:rsidP="00A46571">
            <w:pPr>
              <w:tabs>
                <w:tab w:val="left" w:pos="2038"/>
              </w:tabs>
            </w:pPr>
            <w:r w:rsidRPr="005F252C">
              <w:t>S</w:t>
            </w:r>
          </w:p>
        </w:tc>
      </w:tr>
      <w:tr w:rsidR="00A46571" w:rsidRPr="005F252C" w14:paraId="52D4F908" w14:textId="77777777" w:rsidTr="009764B6">
        <w:trPr>
          <w:trHeight w:val="310"/>
        </w:trPr>
        <w:tc>
          <w:tcPr>
            <w:tcW w:w="5040" w:type="dxa"/>
            <w:vMerge w:val="restart"/>
            <w:hideMark/>
          </w:tcPr>
          <w:p w14:paraId="7733B605" w14:textId="77777777" w:rsidR="00A46571" w:rsidRPr="005F252C" w:rsidRDefault="00A46571" w:rsidP="00A46571">
            <w:pPr>
              <w:tabs>
                <w:tab w:val="left" w:pos="2038"/>
              </w:tabs>
              <w:rPr>
                <w:b/>
                <w:bCs/>
              </w:rPr>
            </w:pPr>
            <w:r w:rsidRPr="005F252C">
              <w:rPr>
                <w:b/>
                <w:bCs/>
              </w:rPr>
              <w:t>Media</w:t>
            </w:r>
          </w:p>
        </w:tc>
        <w:tc>
          <w:tcPr>
            <w:tcW w:w="2260" w:type="dxa"/>
            <w:vMerge w:val="restart"/>
            <w:hideMark/>
          </w:tcPr>
          <w:p w14:paraId="15DAD5EE" w14:textId="77777777" w:rsidR="00A46571" w:rsidRPr="005F252C" w:rsidRDefault="00A46571" w:rsidP="00A46571">
            <w:pPr>
              <w:tabs>
                <w:tab w:val="left" w:pos="2038"/>
              </w:tabs>
              <w:rPr>
                <w:b/>
                <w:bCs/>
              </w:rPr>
            </w:pPr>
            <w:r w:rsidRPr="005F252C">
              <w:rPr>
                <w:b/>
                <w:bCs/>
              </w:rPr>
              <w:t xml:space="preserve">Branding </w:t>
            </w:r>
          </w:p>
        </w:tc>
        <w:tc>
          <w:tcPr>
            <w:tcW w:w="11360" w:type="dxa"/>
            <w:vMerge w:val="restart"/>
            <w:hideMark/>
          </w:tcPr>
          <w:p w14:paraId="074DC589" w14:textId="77777777" w:rsidR="00A46571" w:rsidRPr="005F252C" w:rsidRDefault="00A46571" w:rsidP="00A46571">
            <w:pPr>
              <w:tabs>
                <w:tab w:val="left" w:pos="2038"/>
              </w:tabs>
            </w:pPr>
            <w:r w:rsidRPr="005F252C">
              <w:t>The promotion of a particular product or company by means of advertising and distinctive design.</w:t>
            </w:r>
          </w:p>
        </w:tc>
        <w:tc>
          <w:tcPr>
            <w:tcW w:w="5360" w:type="dxa"/>
            <w:hideMark/>
          </w:tcPr>
          <w:p w14:paraId="4D9FC37A" w14:textId="77777777" w:rsidR="00A46571" w:rsidRPr="005F252C" w:rsidRDefault="00A46571" w:rsidP="00A46571">
            <w:pPr>
              <w:tabs>
                <w:tab w:val="left" w:pos="2038"/>
              </w:tabs>
            </w:pPr>
            <w:r w:rsidRPr="005F252C">
              <w:t>Brand Logo</w:t>
            </w:r>
          </w:p>
        </w:tc>
        <w:tc>
          <w:tcPr>
            <w:tcW w:w="760" w:type="dxa"/>
            <w:hideMark/>
          </w:tcPr>
          <w:p w14:paraId="051B0DB2" w14:textId="77777777" w:rsidR="00A46571" w:rsidRPr="005F252C" w:rsidRDefault="00A46571" w:rsidP="00A46571">
            <w:pPr>
              <w:tabs>
                <w:tab w:val="left" w:pos="2038"/>
              </w:tabs>
            </w:pPr>
            <w:r w:rsidRPr="005F252C">
              <w:t>No</w:t>
            </w:r>
          </w:p>
        </w:tc>
        <w:tc>
          <w:tcPr>
            <w:tcW w:w="1380" w:type="dxa"/>
            <w:hideMark/>
          </w:tcPr>
          <w:p w14:paraId="79E90821" w14:textId="77777777" w:rsidR="00A46571" w:rsidRPr="005F252C" w:rsidRDefault="00A46571" w:rsidP="00A46571">
            <w:pPr>
              <w:tabs>
                <w:tab w:val="left" w:pos="2038"/>
              </w:tabs>
            </w:pPr>
            <w:r w:rsidRPr="005F252C">
              <w:t>Yes</w:t>
            </w:r>
          </w:p>
        </w:tc>
        <w:tc>
          <w:tcPr>
            <w:tcW w:w="1460" w:type="dxa"/>
            <w:hideMark/>
          </w:tcPr>
          <w:p w14:paraId="7BE9C91B" w14:textId="77777777" w:rsidR="00A46571" w:rsidRPr="005F252C" w:rsidRDefault="00A46571" w:rsidP="00A46571">
            <w:pPr>
              <w:tabs>
                <w:tab w:val="left" w:pos="2038"/>
              </w:tabs>
            </w:pPr>
            <w:r w:rsidRPr="005F252C">
              <w:t>S</w:t>
            </w:r>
          </w:p>
        </w:tc>
      </w:tr>
      <w:tr w:rsidR="00A46571" w:rsidRPr="005F252C" w14:paraId="6A606CED" w14:textId="77777777" w:rsidTr="009764B6">
        <w:trPr>
          <w:trHeight w:val="310"/>
        </w:trPr>
        <w:tc>
          <w:tcPr>
            <w:tcW w:w="5040" w:type="dxa"/>
            <w:vMerge/>
            <w:hideMark/>
          </w:tcPr>
          <w:p w14:paraId="4F629B38" w14:textId="77777777" w:rsidR="00A46571" w:rsidRPr="005F252C" w:rsidRDefault="00A46571" w:rsidP="00A46571">
            <w:pPr>
              <w:tabs>
                <w:tab w:val="left" w:pos="2038"/>
              </w:tabs>
              <w:rPr>
                <w:b/>
                <w:bCs/>
              </w:rPr>
            </w:pPr>
          </w:p>
        </w:tc>
        <w:tc>
          <w:tcPr>
            <w:tcW w:w="2260" w:type="dxa"/>
            <w:vMerge/>
            <w:hideMark/>
          </w:tcPr>
          <w:p w14:paraId="14E9A217" w14:textId="77777777" w:rsidR="00A46571" w:rsidRPr="005F252C" w:rsidRDefault="00A46571" w:rsidP="00A46571">
            <w:pPr>
              <w:tabs>
                <w:tab w:val="left" w:pos="2038"/>
              </w:tabs>
              <w:rPr>
                <w:b/>
                <w:bCs/>
              </w:rPr>
            </w:pPr>
          </w:p>
        </w:tc>
        <w:tc>
          <w:tcPr>
            <w:tcW w:w="11360" w:type="dxa"/>
            <w:vMerge/>
            <w:hideMark/>
          </w:tcPr>
          <w:p w14:paraId="61FC11AA" w14:textId="77777777" w:rsidR="00A46571" w:rsidRPr="005F252C" w:rsidRDefault="00A46571" w:rsidP="00A46571">
            <w:pPr>
              <w:tabs>
                <w:tab w:val="left" w:pos="2038"/>
              </w:tabs>
            </w:pPr>
          </w:p>
        </w:tc>
        <w:tc>
          <w:tcPr>
            <w:tcW w:w="5360" w:type="dxa"/>
            <w:hideMark/>
          </w:tcPr>
          <w:p w14:paraId="1E3E8146" w14:textId="77777777" w:rsidR="00A46571" w:rsidRPr="005F252C" w:rsidRDefault="00A46571" w:rsidP="00A46571">
            <w:pPr>
              <w:tabs>
                <w:tab w:val="left" w:pos="2038"/>
              </w:tabs>
            </w:pPr>
            <w:r w:rsidRPr="005F252C">
              <w:t>Imagery</w:t>
            </w:r>
          </w:p>
        </w:tc>
        <w:tc>
          <w:tcPr>
            <w:tcW w:w="760" w:type="dxa"/>
            <w:hideMark/>
          </w:tcPr>
          <w:p w14:paraId="5EF21E17" w14:textId="77777777" w:rsidR="00A46571" w:rsidRPr="005F252C" w:rsidRDefault="00A46571" w:rsidP="00A46571">
            <w:pPr>
              <w:tabs>
                <w:tab w:val="left" w:pos="2038"/>
              </w:tabs>
            </w:pPr>
            <w:r w:rsidRPr="005F252C">
              <w:t>No</w:t>
            </w:r>
          </w:p>
        </w:tc>
        <w:tc>
          <w:tcPr>
            <w:tcW w:w="1380" w:type="dxa"/>
            <w:hideMark/>
          </w:tcPr>
          <w:p w14:paraId="09793306" w14:textId="77777777" w:rsidR="00A46571" w:rsidRPr="005F252C" w:rsidRDefault="00A46571" w:rsidP="00A46571">
            <w:pPr>
              <w:tabs>
                <w:tab w:val="left" w:pos="2038"/>
              </w:tabs>
            </w:pPr>
            <w:r w:rsidRPr="005F252C">
              <w:t>Yes</w:t>
            </w:r>
          </w:p>
        </w:tc>
        <w:tc>
          <w:tcPr>
            <w:tcW w:w="1460" w:type="dxa"/>
            <w:hideMark/>
          </w:tcPr>
          <w:p w14:paraId="09A7186B" w14:textId="77777777" w:rsidR="00A46571" w:rsidRPr="005F252C" w:rsidRDefault="00A46571" w:rsidP="00A46571">
            <w:pPr>
              <w:tabs>
                <w:tab w:val="left" w:pos="2038"/>
              </w:tabs>
            </w:pPr>
            <w:r w:rsidRPr="005F252C">
              <w:t>S</w:t>
            </w:r>
          </w:p>
        </w:tc>
      </w:tr>
      <w:tr w:rsidR="00A46571" w:rsidRPr="005F252C" w14:paraId="0B8401C9" w14:textId="77777777" w:rsidTr="009764B6">
        <w:trPr>
          <w:trHeight w:val="310"/>
        </w:trPr>
        <w:tc>
          <w:tcPr>
            <w:tcW w:w="5040" w:type="dxa"/>
            <w:vMerge/>
            <w:hideMark/>
          </w:tcPr>
          <w:p w14:paraId="103FB8CF" w14:textId="77777777" w:rsidR="00A46571" w:rsidRPr="005F252C" w:rsidRDefault="00A46571" w:rsidP="00A46571">
            <w:pPr>
              <w:tabs>
                <w:tab w:val="left" w:pos="2038"/>
              </w:tabs>
              <w:rPr>
                <w:b/>
                <w:bCs/>
              </w:rPr>
            </w:pPr>
          </w:p>
        </w:tc>
        <w:tc>
          <w:tcPr>
            <w:tcW w:w="2260" w:type="dxa"/>
            <w:vMerge/>
            <w:hideMark/>
          </w:tcPr>
          <w:p w14:paraId="77A1A893" w14:textId="77777777" w:rsidR="00A46571" w:rsidRPr="005F252C" w:rsidRDefault="00A46571" w:rsidP="00A46571">
            <w:pPr>
              <w:tabs>
                <w:tab w:val="left" w:pos="2038"/>
              </w:tabs>
              <w:rPr>
                <w:b/>
                <w:bCs/>
              </w:rPr>
            </w:pPr>
          </w:p>
        </w:tc>
        <w:tc>
          <w:tcPr>
            <w:tcW w:w="11360" w:type="dxa"/>
            <w:vMerge/>
            <w:hideMark/>
          </w:tcPr>
          <w:p w14:paraId="0FCD0545" w14:textId="77777777" w:rsidR="00A46571" w:rsidRPr="005F252C" w:rsidRDefault="00A46571" w:rsidP="00A46571">
            <w:pPr>
              <w:tabs>
                <w:tab w:val="left" w:pos="2038"/>
              </w:tabs>
            </w:pPr>
          </w:p>
        </w:tc>
        <w:tc>
          <w:tcPr>
            <w:tcW w:w="5360" w:type="dxa"/>
            <w:hideMark/>
          </w:tcPr>
          <w:p w14:paraId="474FD0E7" w14:textId="77777777" w:rsidR="00A46571" w:rsidRPr="005F252C" w:rsidRDefault="00A46571" w:rsidP="00A46571">
            <w:pPr>
              <w:tabs>
                <w:tab w:val="left" w:pos="2038"/>
              </w:tabs>
            </w:pPr>
            <w:r w:rsidRPr="005F252C">
              <w:t>Identity</w:t>
            </w:r>
          </w:p>
        </w:tc>
        <w:tc>
          <w:tcPr>
            <w:tcW w:w="760" w:type="dxa"/>
            <w:hideMark/>
          </w:tcPr>
          <w:p w14:paraId="5C0E0788" w14:textId="77777777" w:rsidR="00A46571" w:rsidRPr="005F252C" w:rsidRDefault="00A46571" w:rsidP="00A46571">
            <w:pPr>
              <w:tabs>
                <w:tab w:val="left" w:pos="2038"/>
              </w:tabs>
            </w:pPr>
            <w:r w:rsidRPr="005F252C">
              <w:t>No</w:t>
            </w:r>
          </w:p>
        </w:tc>
        <w:tc>
          <w:tcPr>
            <w:tcW w:w="1380" w:type="dxa"/>
            <w:hideMark/>
          </w:tcPr>
          <w:p w14:paraId="2143CF8A" w14:textId="77777777" w:rsidR="00A46571" w:rsidRPr="005F252C" w:rsidRDefault="00A46571" w:rsidP="00A46571">
            <w:pPr>
              <w:tabs>
                <w:tab w:val="left" w:pos="2038"/>
              </w:tabs>
            </w:pPr>
            <w:r w:rsidRPr="005F252C">
              <w:t>Yes</w:t>
            </w:r>
          </w:p>
        </w:tc>
        <w:tc>
          <w:tcPr>
            <w:tcW w:w="1460" w:type="dxa"/>
            <w:hideMark/>
          </w:tcPr>
          <w:p w14:paraId="417DA086" w14:textId="77777777" w:rsidR="00A46571" w:rsidRPr="005F252C" w:rsidRDefault="00A46571" w:rsidP="00A46571">
            <w:pPr>
              <w:tabs>
                <w:tab w:val="left" w:pos="2038"/>
              </w:tabs>
            </w:pPr>
            <w:r w:rsidRPr="005F252C">
              <w:t>S</w:t>
            </w:r>
          </w:p>
        </w:tc>
      </w:tr>
      <w:tr w:rsidR="00A46571" w:rsidRPr="005F252C" w14:paraId="11E48471" w14:textId="77777777" w:rsidTr="009764B6">
        <w:trPr>
          <w:trHeight w:val="310"/>
        </w:trPr>
        <w:tc>
          <w:tcPr>
            <w:tcW w:w="5040" w:type="dxa"/>
            <w:vMerge/>
            <w:hideMark/>
          </w:tcPr>
          <w:p w14:paraId="62452BF9" w14:textId="77777777" w:rsidR="00A46571" w:rsidRPr="005F252C" w:rsidRDefault="00A46571" w:rsidP="00A46571">
            <w:pPr>
              <w:tabs>
                <w:tab w:val="left" w:pos="2038"/>
              </w:tabs>
              <w:rPr>
                <w:b/>
                <w:bCs/>
              </w:rPr>
            </w:pPr>
          </w:p>
        </w:tc>
        <w:tc>
          <w:tcPr>
            <w:tcW w:w="2260" w:type="dxa"/>
            <w:vMerge/>
            <w:hideMark/>
          </w:tcPr>
          <w:p w14:paraId="12B4D2E4" w14:textId="77777777" w:rsidR="00A46571" w:rsidRPr="005F252C" w:rsidRDefault="00A46571" w:rsidP="00A46571">
            <w:pPr>
              <w:tabs>
                <w:tab w:val="left" w:pos="2038"/>
              </w:tabs>
              <w:rPr>
                <w:b/>
                <w:bCs/>
              </w:rPr>
            </w:pPr>
          </w:p>
        </w:tc>
        <w:tc>
          <w:tcPr>
            <w:tcW w:w="11360" w:type="dxa"/>
            <w:vMerge/>
            <w:hideMark/>
          </w:tcPr>
          <w:p w14:paraId="3E0B29BA" w14:textId="77777777" w:rsidR="00A46571" w:rsidRPr="005F252C" w:rsidRDefault="00A46571" w:rsidP="00A46571">
            <w:pPr>
              <w:tabs>
                <w:tab w:val="left" w:pos="2038"/>
              </w:tabs>
            </w:pPr>
          </w:p>
        </w:tc>
        <w:tc>
          <w:tcPr>
            <w:tcW w:w="5360" w:type="dxa"/>
            <w:hideMark/>
          </w:tcPr>
          <w:p w14:paraId="4D4CA78D" w14:textId="77777777" w:rsidR="00A46571" w:rsidRPr="005F252C" w:rsidRDefault="00A46571" w:rsidP="00A46571">
            <w:pPr>
              <w:tabs>
                <w:tab w:val="left" w:pos="2038"/>
              </w:tabs>
            </w:pPr>
            <w:r w:rsidRPr="005F252C">
              <w:t>Tagline</w:t>
            </w:r>
          </w:p>
        </w:tc>
        <w:tc>
          <w:tcPr>
            <w:tcW w:w="760" w:type="dxa"/>
            <w:hideMark/>
          </w:tcPr>
          <w:p w14:paraId="10C4A40B" w14:textId="77777777" w:rsidR="00A46571" w:rsidRPr="005F252C" w:rsidRDefault="00A46571" w:rsidP="00A46571">
            <w:pPr>
              <w:tabs>
                <w:tab w:val="left" w:pos="2038"/>
              </w:tabs>
            </w:pPr>
            <w:r w:rsidRPr="005F252C">
              <w:t>No</w:t>
            </w:r>
          </w:p>
        </w:tc>
        <w:tc>
          <w:tcPr>
            <w:tcW w:w="1380" w:type="dxa"/>
            <w:hideMark/>
          </w:tcPr>
          <w:p w14:paraId="62D5E8F9" w14:textId="77777777" w:rsidR="00A46571" w:rsidRPr="005F252C" w:rsidRDefault="00A46571" w:rsidP="00A46571">
            <w:pPr>
              <w:tabs>
                <w:tab w:val="left" w:pos="2038"/>
              </w:tabs>
            </w:pPr>
            <w:r w:rsidRPr="005F252C">
              <w:t>Yes</w:t>
            </w:r>
          </w:p>
        </w:tc>
        <w:tc>
          <w:tcPr>
            <w:tcW w:w="1460" w:type="dxa"/>
            <w:hideMark/>
          </w:tcPr>
          <w:p w14:paraId="43579463" w14:textId="77777777" w:rsidR="00A46571" w:rsidRPr="005F252C" w:rsidRDefault="00A46571" w:rsidP="00A46571">
            <w:pPr>
              <w:tabs>
                <w:tab w:val="left" w:pos="2038"/>
              </w:tabs>
            </w:pPr>
            <w:r w:rsidRPr="005F252C">
              <w:t>S</w:t>
            </w:r>
          </w:p>
        </w:tc>
      </w:tr>
      <w:tr w:rsidR="00A46571" w:rsidRPr="005F252C" w14:paraId="459D8FF8" w14:textId="77777777" w:rsidTr="009764B6">
        <w:trPr>
          <w:trHeight w:val="310"/>
        </w:trPr>
        <w:tc>
          <w:tcPr>
            <w:tcW w:w="5040" w:type="dxa"/>
            <w:vMerge/>
            <w:hideMark/>
          </w:tcPr>
          <w:p w14:paraId="06B99ACD" w14:textId="77777777" w:rsidR="00A46571" w:rsidRPr="005F252C" w:rsidRDefault="00A46571" w:rsidP="00A46571">
            <w:pPr>
              <w:tabs>
                <w:tab w:val="left" w:pos="2038"/>
              </w:tabs>
              <w:rPr>
                <w:b/>
                <w:bCs/>
              </w:rPr>
            </w:pPr>
          </w:p>
        </w:tc>
        <w:tc>
          <w:tcPr>
            <w:tcW w:w="2260" w:type="dxa"/>
            <w:vMerge w:val="restart"/>
            <w:hideMark/>
          </w:tcPr>
          <w:p w14:paraId="19746359" w14:textId="77777777" w:rsidR="00A46571" w:rsidRPr="005F252C" w:rsidRDefault="00A46571" w:rsidP="00A46571">
            <w:pPr>
              <w:tabs>
                <w:tab w:val="left" w:pos="2038"/>
              </w:tabs>
              <w:rPr>
                <w:b/>
                <w:bCs/>
              </w:rPr>
            </w:pPr>
            <w:r w:rsidRPr="005F252C">
              <w:rPr>
                <w:b/>
                <w:bCs/>
              </w:rPr>
              <w:t>Event Management</w:t>
            </w:r>
          </w:p>
        </w:tc>
        <w:tc>
          <w:tcPr>
            <w:tcW w:w="11360" w:type="dxa"/>
            <w:vMerge w:val="restart"/>
            <w:hideMark/>
          </w:tcPr>
          <w:p w14:paraId="2113FBA4" w14:textId="77777777" w:rsidR="00A46571" w:rsidRPr="005F252C" w:rsidRDefault="00A46571" w:rsidP="00A46571">
            <w:pPr>
              <w:tabs>
                <w:tab w:val="left" w:pos="2038"/>
              </w:tabs>
            </w:pPr>
            <w:r w:rsidRPr="005F252C">
              <w:t>Managing the development, creation of small/large events such as ceremonies, conferences, etc.</w:t>
            </w:r>
          </w:p>
        </w:tc>
        <w:tc>
          <w:tcPr>
            <w:tcW w:w="5360" w:type="dxa"/>
            <w:hideMark/>
          </w:tcPr>
          <w:p w14:paraId="16A97FCC" w14:textId="77777777" w:rsidR="00A46571" w:rsidRPr="005F252C" w:rsidRDefault="00A46571" w:rsidP="00A46571">
            <w:pPr>
              <w:tabs>
                <w:tab w:val="left" w:pos="2038"/>
              </w:tabs>
            </w:pPr>
            <w:r w:rsidRPr="005F252C">
              <w:t>Event Concept</w:t>
            </w:r>
          </w:p>
        </w:tc>
        <w:tc>
          <w:tcPr>
            <w:tcW w:w="760" w:type="dxa"/>
            <w:hideMark/>
          </w:tcPr>
          <w:p w14:paraId="7F9877F1" w14:textId="77777777" w:rsidR="00A46571" w:rsidRPr="005F252C" w:rsidRDefault="00A46571" w:rsidP="00A46571">
            <w:pPr>
              <w:tabs>
                <w:tab w:val="left" w:pos="2038"/>
              </w:tabs>
            </w:pPr>
            <w:r w:rsidRPr="005F252C">
              <w:t>No</w:t>
            </w:r>
          </w:p>
        </w:tc>
        <w:tc>
          <w:tcPr>
            <w:tcW w:w="1380" w:type="dxa"/>
            <w:hideMark/>
          </w:tcPr>
          <w:p w14:paraId="173E59A8" w14:textId="77777777" w:rsidR="00A46571" w:rsidRPr="005F252C" w:rsidRDefault="00A46571" w:rsidP="00A46571">
            <w:pPr>
              <w:tabs>
                <w:tab w:val="left" w:pos="2038"/>
              </w:tabs>
            </w:pPr>
            <w:r w:rsidRPr="005F252C">
              <w:t>Yes</w:t>
            </w:r>
          </w:p>
        </w:tc>
        <w:tc>
          <w:tcPr>
            <w:tcW w:w="1460" w:type="dxa"/>
            <w:hideMark/>
          </w:tcPr>
          <w:p w14:paraId="4E02344F" w14:textId="77777777" w:rsidR="00A46571" w:rsidRPr="005F252C" w:rsidRDefault="00A46571" w:rsidP="00A46571">
            <w:pPr>
              <w:tabs>
                <w:tab w:val="left" w:pos="2038"/>
              </w:tabs>
            </w:pPr>
            <w:r w:rsidRPr="005F252C">
              <w:t>S</w:t>
            </w:r>
          </w:p>
        </w:tc>
      </w:tr>
      <w:tr w:rsidR="00A46571" w:rsidRPr="005F252C" w14:paraId="3DE97DF4" w14:textId="77777777" w:rsidTr="009764B6">
        <w:trPr>
          <w:trHeight w:val="310"/>
        </w:trPr>
        <w:tc>
          <w:tcPr>
            <w:tcW w:w="5040" w:type="dxa"/>
            <w:vMerge/>
            <w:hideMark/>
          </w:tcPr>
          <w:p w14:paraId="48A8EBB1" w14:textId="77777777" w:rsidR="00A46571" w:rsidRPr="005F252C" w:rsidRDefault="00A46571" w:rsidP="00A46571">
            <w:pPr>
              <w:tabs>
                <w:tab w:val="left" w:pos="2038"/>
              </w:tabs>
              <w:rPr>
                <w:b/>
                <w:bCs/>
              </w:rPr>
            </w:pPr>
          </w:p>
        </w:tc>
        <w:tc>
          <w:tcPr>
            <w:tcW w:w="2260" w:type="dxa"/>
            <w:vMerge/>
            <w:hideMark/>
          </w:tcPr>
          <w:p w14:paraId="1366D3E6" w14:textId="77777777" w:rsidR="00A46571" w:rsidRPr="005F252C" w:rsidRDefault="00A46571" w:rsidP="00A46571">
            <w:pPr>
              <w:tabs>
                <w:tab w:val="left" w:pos="2038"/>
              </w:tabs>
              <w:rPr>
                <w:b/>
                <w:bCs/>
              </w:rPr>
            </w:pPr>
          </w:p>
        </w:tc>
        <w:tc>
          <w:tcPr>
            <w:tcW w:w="11360" w:type="dxa"/>
            <w:vMerge/>
            <w:hideMark/>
          </w:tcPr>
          <w:p w14:paraId="6ADBD5ED" w14:textId="77777777" w:rsidR="00A46571" w:rsidRPr="005F252C" w:rsidRDefault="00A46571" w:rsidP="00A46571">
            <w:pPr>
              <w:tabs>
                <w:tab w:val="left" w:pos="2038"/>
              </w:tabs>
            </w:pPr>
          </w:p>
        </w:tc>
        <w:tc>
          <w:tcPr>
            <w:tcW w:w="5360" w:type="dxa"/>
            <w:hideMark/>
          </w:tcPr>
          <w:p w14:paraId="0EAAC7DB" w14:textId="77777777" w:rsidR="00A46571" w:rsidRPr="005F252C" w:rsidRDefault="00A46571" w:rsidP="00A46571">
            <w:pPr>
              <w:tabs>
                <w:tab w:val="left" w:pos="2038"/>
              </w:tabs>
            </w:pPr>
            <w:r w:rsidRPr="005F252C">
              <w:t>Event Coordination</w:t>
            </w:r>
          </w:p>
        </w:tc>
        <w:tc>
          <w:tcPr>
            <w:tcW w:w="760" w:type="dxa"/>
            <w:hideMark/>
          </w:tcPr>
          <w:p w14:paraId="48C1DF9F" w14:textId="77777777" w:rsidR="00A46571" w:rsidRPr="005F252C" w:rsidRDefault="00A46571" w:rsidP="00A46571">
            <w:pPr>
              <w:tabs>
                <w:tab w:val="left" w:pos="2038"/>
              </w:tabs>
            </w:pPr>
            <w:r w:rsidRPr="005F252C">
              <w:t>No</w:t>
            </w:r>
          </w:p>
        </w:tc>
        <w:tc>
          <w:tcPr>
            <w:tcW w:w="1380" w:type="dxa"/>
            <w:hideMark/>
          </w:tcPr>
          <w:p w14:paraId="50ACA00A" w14:textId="77777777" w:rsidR="00A46571" w:rsidRPr="005F252C" w:rsidRDefault="00A46571" w:rsidP="00A46571">
            <w:pPr>
              <w:tabs>
                <w:tab w:val="left" w:pos="2038"/>
              </w:tabs>
            </w:pPr>
            <w:r w:rsidRPr="005F252C">
              <w:t>Yes</w:t>
            </w:r>
          </w:p>
        </w:tc>
        <w:tc>
          <w:tcPr>
            <w:tcW w:w="1460" w:type="dxa"/>
            <w:hideMark/>
          </w:tcPr>
          <w:p w14:paraId="09849234" w14:textId="77777777" w:rsidR="00A46571" w:rsidRPr="005F252C" w:rsidRDefault="00A46571" w:rsidP="00A46571">
            <w:pPr>
              <w:tabs>
                <w:tab w:val="left" w:pos="2038"/>
              </w:tabs>
            </w:pPr>
            <w:r w:rsidRPr="005F252C">
              <w:t>S</w:t>
            </w:r>
          </w:p>
        </w:tc>
      </w:tr>
      <w:tr w:rsidR="00A46571" w:rsidRPr="005F252C" w14:paraId="186FFFCC" w14:textId="77777777" w:rsidTr="009764B6">
        <w:trPr>
          <w:trHeight w:val="310"/>
        </w:trPr>
        <w:tc>
          <w:tcPr>
            <w:tcW w:w="5040" w:type="dxa"/>
            <w:vMerge/>
            <w:hideMark/>
          </w:tcPr>
          <w:p w14:paraId="4191C1CC" w14:textId="77777777" w:rsidR="00A46571" w:rsidRPr="005F252C" w:rsidRDefault="00A46571" w:rsidP="00A46571">
            <w:pPr>
              <w:tabs>
                <w:tab w:val="left" w:pos="2038"/>
              </w:tabs>
              <w:rPr>
                <w:b/>
                <w:bCs/>
              </w:rPr>
            </w:pPr>
          </w:p>
        </w:tc>
        <w:tc>
          <w:tcPr>
            <w:tcW w:w="2260" w:type="dxa"/>
            <w:vMerge/>
            <w:hideMark/>
          </w:tcPr>
          <w:p w14:paraId="0FC485E1" w14:textId="77777777" w:rsidR="00A46571" w:rsidRPr="005F252C" w:rsidRDefault="00A46571" w:rsidP="00A46571">
            <w:pPr>
              <w:tabs>
                <w:tab w:val="left" w:pos="2038"/>
              </w:tabs>
              <w:rPr>
                <w:b/>
                <w:bCs/>
              </w:rPr>
            </w:pPr>
          </w:p>
        </w:tc>
        <w:tc>
          <w:tcPr>
            <w:tcW w:w="11360" w:type="dxa"/>
            <w:vMerge/>
            <w:hideMark/>
          </w:tcPr>
          <w:p w14:paraId="0150C941" w14:textId="77777777" w:rsidR="00A46571" w:rsidRPr="005F252C" w:rsidRDefault="00A46571" w:rsidP="00A46571">
            <w:pPr>
              <w:tabs>
                <w:tab w:val="left" w:pos="2038"/>
              </w:tabs>
            </w:pPr>
          </w:p>
        </w:tc>
        <w:tc>
          <w:tcPr>
            <w:tcW w:w="5360" w:type="dxa"/>
            <w:hideMark/>
          </w:tcPr>
          <w:p w14:paraId="13458527" w14:textId="77777777" w:rsidR="00A46571" w:rsidRPr="005F252C" w:rsidRDefault="00A46571" w:rsidP="00A46571">
            <w:pPr>
              <w:tabs>
                <w:tab w:val="left" w:pos="2038"/>
              </w:tabs>
            </w:pPr>
            <w:r w:rsidRPr="005F252C">
              <w:t>Event Venue</w:t>
            </w:r>
          </w:p>
        </w:tc>
        <w:tc>
          <w:tcPr>
            <w:tcW w:w="760" w:type="dxa"/>
            <w:hideMark/>
          </w:tcPr>
          <w:p w14:paraId="6D11E808" w14:textId="77777777" w:rsidR="00A46571" w:rsidRPr="005F252C" w:rsidRDefault="00A46571" w:rsidP="00A46571">
            <w:pPr>
              <w:tabs>
                <w:tab w:val="left" w:pos="2038"/>
              </w:tabs>
            </w:pPr>
            <w:r w:rsidRPr="005F252C">
              <w:t>No</w:t>
            </w:r>
          </w:p>
        </w:tc>
        <w:tc>
          <w:tcPr>
            <w:tcW w:w="1380" w:type="dxa"/>
            <w:hideMark/>
          </w:tcPr>
          <w:p w14:paraId="62FF6F75" w14:textId="77777777" w:rsidR="00A46571" w:rsidRPr="005F252C" w:rsidRDefault="00A46571" w:rsidP="00A46571">
            <w:pPr>
              <w:tabs>
                <w:tab w:val="left" w:pos="2038"/>
              </w:tabs>
            </w:pPr>
            <w:r w:rsidRPr="005F252C">
              <w:t>Yes</w:t>
            </w:r>
          </w:p>
        </w:tc>
        <w:tc>
          <w:tcPr>
            <w:tcW w:w="1460" w:type="dxa"/>
            <w:hideMark/>
          </w:tcPr>
          <w:p w14:paraId="7C63B6FD" w14:textId="77777777" w:rsidR="00A46571" w:rsidRPr="005F252C" w:rsidRDefault="00A46571" w:rsidP="00A46571">
            <w:pPr>
              <w:tabs>
                <w:tab w:val="left" w:pos="2038"/>
              </w:tabs>
            </w:pPr>
            <w:r w:rsidRPr="005F252C">
              <w:t>S</w:t>
            </w:r>
          </w:p>
        </w:tc>
      </w:tr>
      <w:tr w:rsidR="00A46571" w:rsidRPr="005F252C" w14:paraId="1825B31B" w14:textId="77777777" w:rsidTr="009764B6">
        <w:trPr>
          <w:trHeight w:val="310"/>
        </w:trPr>
        <w:tc>
          <w:tcPr>
            <w:tcW w:w="5040" w:type="dxa"/>
            <w:vMerge/>
            <w:hideMark/>
          </w:tcPr>
          <w:p w14:paraId="1BB50091" w14:textId="77777777" w:rsidR="00A46571" w:rsidRPr="005F252C" w:rsidRDefault="00A46571" w:rsidP="00A46571">
            <w:pPr>
              <w:tabs>
                <w:tab w:val="left" w:pos="2038"/>
              </w:tabs>
              <w:rPr>
                <w:b/>
                <w:bCs/>
              </w:rPr>
            </w:pPr>
          </w:p>
        </w:tc>
        <w:tc>
          <w:tcPr>
            <w:tcW w:w="2260" w:type="dxa"/>
            <w:vMerge/>
            <w:hideMark/>
          </w:tcPr>
          <w:p w14:paraId="09E36AC9" w14:textId="77777777" w:rsidR="00A46571" w:rsidRPr="005F252C" w:rsidRDefault="00A46571" w:rsidP="00A46571">
            <w:pPr>
              <w:tabs>
                <w:tab w:val="left" w:pos="2038"/>
              </w:tabs>
              <w:rPr>
                <w:b/>
                <w:bCs/>
              </w:rPr>
            </w:pPr>
          </w:p>
        </w:tc>
        <w:tc>
          <w:tcPr>
            <w:tcW w:w="11360" w:type="dxa"/>
            <w:vMerge/>
            <w:hideMark/>
          </w:tcPr>
          <w:p w14:paraId="748445A8" w14:textId="77777777" w:rsidR="00A46571" w:rsidRPr="005F252C" w:rsidRDefault="00A46571" w:rsidP="00A46571">
            <w:pPr>
              <w:tabs>
                <w:tab w:val="left" w:pos="2038"/>
              </w:tabs>
            </w:pPr>
          </w:p>
        </w:tc>
        <w:tc>
          <w:tcPr>
            <w:tcW w:w="5360" w:type="dxa"/>
            <w:hideMark/>
          </w:tcPr>
          <w:p w14:paraId="1171376B" w14:textId="77777777" w:rsidR="00A46571" w:rsidRPr="005F252C" w:rsidRDefault="00A46571" w:rsidP="00A46571">
            <w:pPr>
              <w:tabs>
                <w:tab w:val="left" w:pos="2038"/>
              </w:tabs>
            </w:pPr>
            <w:r w:rsidRPr="005F252C">
              <w:t>Event Organizers</w:t>
            </w:r>
          </w:p>
        </w:tc>
        <w:tc>
          <w:tcPr>
            <w:tcW w:w="760" w:type="dxa"/>
            <w:hideMark/>
          </w:tcPr>
          <w:p w14:paraId="3F67C13D" w14:textId="77777777" w:rsidR="00A46571" w:rsidRPr="005F252C" w:rsidRDefault="00A46571" w:rsidP="00A46571">
            <w:pPr>
              <w:tabs>
                <w:tab w:val="left" w:pos="2038"/>
              </w:tabs>
            </w:pPr>
            <w:r w:rsidRPr="005F252C">
              <w:t>No</w:t>
            </w:r>
          </w:p>
        </w:tc>
        <w:tc>
          <w:tcPr>
            <w:tcW w:w="1380" w:type="dxa"/>
            <w:hideMark/>
          </w:tcPr>
          <w:p w14:paraId="0A6D11F0" w14:textId="77777777" w:rsidR="00A46571" w:rsidRPr="005F252C" w:rsidRDefault="00A46571" w:rsidP="00A46571">
            <w:pPr>
              <w:tabs>
                <w:tab w:val="left" w:pos="2038"/>
              </w:tabs>
            </w:pPr>
            <w:r w:rsidRPr="005F252C">
              <w:t>Yes</w:t>
            </w:r>
          </w:p>
        </w:tc>
        <w:tc>
          <w:tcPr>
            <w:tcW w:w="1460" w:type="dxa"/>
            <w:hideMark/>
          </w:tcPr>
          <w:p w14:paraId="1555D053" w14:textId="77777777" w:rsidR="00A46571" w:rsidRPr="005F252C" w:rsidRDefault="00A46571" w:rsidP="00A46571">
            <w:pPr>
              <w:tabs>
                <w:tab w:val="left" w:pos="2038"/>
              </w:tabs>
            </w:pPr>
            <w:r w:rsidRPr="005F252C">
              <w:t>S</w:t>
            </w:r>
          </w:p>
        </w:tc>
      </w:tr>
      <w:tr w:rsidR="00A46571" w:rsidRPr="005F252C" w14:paraId="458BD1FB" w14:textId="77777777" w:rsidTr="009764B6">
        <w:trPr>
          <w:trHeight w:val="310"/>
        </w:trPr>
        <w:tc>
          <w:tcPr>
            <w:tcW w:w="5040" w:type="dxa"/>
            <w:vMerge/>
            <w:hideMark/>
          </w:tcPr>
          <w:p w14:paraId="7954DA10" w14:textId="77777777" w:rsidR="00A46571" w:rsidRPr="005F252C" w:rsidRDefault="00A46571" w:rsidP="00A46571">
            <w:pPr>
              <w:tabs>
                <w:tab w:val="left" w:pos="2038"/>
              </w:tabs>
              <w:rPr>
                <w:b/>
                <w:bCs/>
              </w:rPr>
            </w:pPr>
          </w:p>
        </w:tc>
        <w:tc>
          <w:tcPr>
            <w:tcW w:w="2260" w:type="dxa"/>
            <w:vMerge/>
            <w:hideMark/>
          </w:tcPr>
          <w:p w14:paraId="473E8E0D" w14:textId="77777777" w:rsidR="00A46571" w:rsidRPr="005F252C" w:rsidRDefault="00A46571" w:rsidP="00A46571">
            <w:pPr>
              <w:tabs>
                <w:tab w:val="left" w:pos="2038"/>
              </w:tabs>
              <w:rPr>
                <w:b/>
                <w:bCs/>
              </w:rPr>
            </w:pPr>
          </w:p>
        </w:tc>
        <w:tc>
          <w:tcPr>
            <w:tcW w:w="11360" w:type="dxa"/>
            <w:vMerge/>
            <w:hideMark/>
          </w:tcPr>
          <w:p w14:paraId="45DC547A" w14:textId="77777777" w:rsidR="00A46571" w:rsidRPr="005F252C" w:rsidRDefault="00A46571" w:rsidP="00A46571">
            <w:pPr>
              <w:tabs>
                <w:tab w:val="left" w:pos="2038"/>
              </w:tabs>
            </w:pPr>
          </w:p>
        </w:tc>
        <w:tc>
          <w:tcPr>
            <w:tcW w:w="5360" w:type="dxa"/>
            <w:hideMark/>
          </w:tcPr>
          <w:p w14:paraId="30A1984D" w14:textId="77777777" w:rsidR="00A46571" w:rsidRPr="005F252C" w:rsidRDefault="00A46571" w:rsidP="00A46571">
            <w:pPr>
              <w:tabs>
                <w:tab w:val="left" w:pos="2038"/>
              </w:tabs>
            </w:pPr>
            <w:r w:rsidRPr="005F252C">
              <w:t>Advertisements Agency</w:t>
            </w:r>
          </w:p>
        </w:tc>
        <w:tc>
          <w:tcPr>
            <w:tcW w:w="760" w:type="dxa"/>
            <w:hideMark/>
          </w:tcPr>
          <w:p w14:paraId="425C7C7E" w14:textId="77777777" w:rsidR="00A46571" w:rsidRPr="005F252C" w:rsidRDefault="00A46571" w:rsidP="00A46571">
            <w:pPr>
              <w:tabs>
                <w:tab w:val="left" w:pos="2038"/>
              </w:tabs>
            </w:pPr>
            <w:r w:rsidRPr="005F252C">
              <w:t>No</w:t>
            </w:r>
          </w:p>
        </w:tc>
        <w:tc>
          <w:tcPr>
            <w:tcW w:w="1380" w:type="dxa"/>
            <w:hideMark/>
          </w:tcPr>
          <w:p w14:paraId="7120C24A" w14:textId="77777777" w:rsidR="00A46571" w:rsidRPr="005F252C" w:rsidRDefault="00A46571" w:rsidP="00A46571">
            <w:pPr>
              <w:tabs>
                <w:tab w:val="left" w:pos="2038"/>
              </w:tabs>
            </w:pPr>
            <w:r w:rsidRPr="005F252C">
              <w:t>Yes</w:t>
            </w:r>
          </w:p>
        </w:tc>
        <w:tc>
          <w:tcPr>
            <w:tcW w:w="1460" w:type="dxa"/>
            <w:hideMark/>
          </w:tcPr>
          <w:p w14:paraId="10CA8CE4" w14:textId="77777777" w:rsidR="00A46571" w:rsidRPr="005F252C" w:rsidRDefault="00A46571" w:rsidP="00A46571">
            <w:pPr>
              <w:tabs>
                <w:tab w:val="left" w:pos="2038"/>
              </w:tabs>
            </w:pPr>
            <w:r w:rsidRPr="005F252C">
              <w:t>S</w:t>
            </w:r>
          </w:p>
        </w:tc>
      </w:tr>
      <w:tr w:rsidR="00A46571" w:rsidRPr="005F252C" w14:paraId="59E66797" w14:textId="77777777" w:rsidTr="009764B6">
        <w:trPr>
          <w:trHeight w:val="310"/>
        </w:trPr>
        <w:tc>
          <w:tcPr>
            <w:tcW w:w="5040" w:type="dxa"/>
            <w:vMerge w:val="restart"/>
            <w:hideMark/>
          </w:tcPr>
          <w:p w14:paraId="20036B25" w14:textId="77777777" w:rsidR="00A46571" w:rsidRPr="005F252C" w:rsidRDefault="00A46571" w:rsidP="00A46571">
            <w:pPr>
              <w:tabs>
                <w:tab w:val="left" w:pos="2038"/>
              </w:tabs>
              <w:rPr>
                <w:b/>
                <w:bCs/>
              </w:rPr>
            </w:pPr>
            <w:r w:rsidRPr="005F252C">
              <w:rPr>
                <w:b/>
                <w:bCs/>
              </w:rPr>
              <w:t>Media</w:t>
            </w:r>
          </w:p>
        </w:tc>
        <w:tc>
          <w:tcPr>
            <w:tcW w:w="2260" w:type="dxa"/>
            <w:vMerge w:val="restart"/>
            <w:hideMark/>
          </w:tcPr>
          <w:p w14:paraId="3E321F91" w14:textId="77777777" w:rsidR="00A46571" w:rsidRPr="005F252C" w:rsidRDefault="00A46571" w:rsidP="00A46571">
            <w:pPr>
              <w:tabs>
                <w:tab w:val="left" w:pos="2038"/>
              </w:tabs>
              <w:rPr>
                <w:b/>
                <w:bCs/>
              </w:rPr>
            </w:pPr>
            <w:r w:rsidRPr="005F252C">
              <w:rPr>
                <w:b/>
                <w:bCs/>
              </w:rPr>
              <w:t>Photography &amp; Videography</w:t>
            </w:r>
          </w:p>
        </w:tc>
        <w:tc>
          <w:tcPr>
            <w:tcW w:w="11360" w:type="dxa"/>
            <w:vMerge w:val="restart"/>
            <w:hideMark/>
          </w:tcPr>
          <w:p w14:paraId="23F1CF33" w14:textId="77777777" w:rsidR="00A46571" w:rsidRPr="005F252C" w:rsidRDefault="00A46571" w:rsidP="00A46571">
            <w:pPr>
              <w:tabs>
                <w:tab w:val="left" w:pos="2038"/>
              </w:tabs>
            </w:pPr>
            <w:r w:rsidRPr="005F252C">
              <w:t xml:space="preserve"> Photos and videos taken in an event.</w:t>
            </w:r>
          </w:p>
        </w:tc>
        <w:tc>
          <w:tcPr>
            <w:tcW w:w="5360" w:type="dxa"/>
            <w:hideMark/>
          </w:tcPr>
          <w:p w14:paraId="0EA6A2FC" w14:textId="77777777" w:rsidR="00A46571" w:rsidRPr="005F252C" w:rsidRDefault="00A46571" w:rsidP="00A46571">
            <w:pPr>
              <w:tabs>
                <w:tab w:val="left" w:pos="2038"/>
              </w:tabs>
            </w:pPr>
            <w:r w:rsidRPr="005F252C">
              <w:t>Training Photography</w:t>
            </w:r>
          </w:p>
        </w:tc>
        <w:tc>
          <w:tcPr>
            <w:tcW w:w="760" w:type="dxa"/>
            <w:hideMark/>
          </w:tcPr>
          <w:p w14:paraId="29C74DA7" w14:textId="77777777" w:rsidR="00A46571" w:rsidRPr="005F252C" w:rsidRDefault="00A46571" w:rsidP="00A46571">
            <w:pPr>
              <w:tabs>
                <w:tab w:val="left" w:pos="2038"/>
              </w:tabs>
            </w:pPr>
            <w:r w:rsidRPr="005F252C">
              <w:t>No</w:t>
            </w:r>
          </w:p>
        </w:tc>
        <w:tc>
          <w:tcPr>
            <w:tcW w:w="1380" w:type="dxa"/>
            <w:hideMark/>
          </w:tcPr>
          <w:p w14:paraId="5DFACAAB" w14:textId="77777777" w:rsidR="00A46571" w:rsidRPr="005F252C" w:rsidRDefault="00A46571" w:rsidP="00A46571">
            <w:pPr>
              <w:tabs>
                <w:tab w:val="left" w:pos="2038"/>
              </w:tabs>
            </w:pPr>
            <w:r w:rsidRPr="005F252C">
              <w:t>Yes</w:t>
            </w:r>
          </w:p>
        </w:tc>
        <w:tc>
          <w:tcPr>
            <w:tcW w:w="1460" w:type="dxa"/>
            <w:hideMark/>
          </w:tcPr>
          <w:p w14:paraId="793DFB80" w14:textId="77777777" w:rsidR="00A46571" w:rsidRPr="005F252C" w:rsidRDefault="00A46571" w:rsidP="00A46571">
            <w:pPr>
              <w:tabs>
                <w:tab w:val="left" w:pos="2038"/>
              </w:tabs>
            </w:pPr>
            <w:r w:rsidRPr="005F252C">
              <w:t>S</w:t>
            </w:r>
          </w:p>
        </w:tc>
      </w:tr>
      <w:tr w:rsidR="00A46571" w:rsidRPr="005F252C" w14:paraId="225242AE" w14:textId="77777777" w:rsidTr="009764B6">
        <w:trPr>
          <w:trHeight w:val="310"/>
        </w:trPr>
        <w:tc>
          <w:tcPr>
            <w:tcW w:w="5040" w:type="dxa"/>
            <w:vMerge/>
            <w:hideMark/>
          </w:tcPr>
          <w:p w14:paraId="77210310" w14:textId="77777777" w:rsidR="00A46571" w:rsidRPr="005F252C" w:rsidRDefault="00A46571" w:rsidP="00A46571">
            <w:pPr>
              <w:tabs>
                <w:tab w:val="left" w:pos="2038"/>
              </w:tabs>
              <w:rPr>
                <w:b/>
                <w:bCs/>
              </w:rPr>
            </w:pPr>
          </w:p>
        </w:tc>
        <w:tc>
          <w:tcPr>
            <w:tcW w:w="2260" w:type="dxa"/>
            <w:vMerge/>
            <w:hideMark/>
          </w:tcPr>
          <w:p w14:paraId="487F7CA4" w14:textId="77777777" w:rsidR="00A46571" w:rsidRPr="005F252C" w:rsidRDefault="00A46571" w:rsidP="00A46571">
            <w:pPr>
              <w:tabs>
                <w:tab w:val="left" w:pos="2038"/>
              </w:tabs>
              <w:rPr>
                <w:b/>
                <w:bCs/>
              </w:rPr>
            </w:pPr>
          </w:p>
        </w:tc>
        <w:tc>
          <w:tcPr>
            <w:tcW w:w="11360" w:type="dxa"/>
            <w:vMerge/>
            <w:hideMark/>
          </w:tcPr>
          <w:p w14:paraId="5DDD74EC" w14:textId="77777777" w:rsidR="00A46571" w:rsidRPr="005F252C" w:rsidRDefault="00A46571" w:rsidP="00A46571">
            <w:pPr>
              <w:tabs>
                <w:tab w:val="left" w:pos="2038"/>
              </w:tabs>
            </w:pPr>
          </w:p>
        </w:tc>
        <w:tc>
          <w:tcPr>
            <w:tcW w:w="5360" w:type="dxa"/>
            <w:hideMark/>
          </w:tcPr>
          <w:p w14:paraId="13DB574E" w14:textId="77777777" w:rsidR="00A46571" w:rsidRPr="005F252C" w:rsidRDefault="00A46571" w:rsidP="00A46571">
            <w:pPr>
              <w:tabs>
                <w:tab w:val="left" w:pos="2038"/>
              </w:tabs>
            </w:pPr>
            <w:r w:rsidRPr="005F252C">
              <w:t>Social Media Photography</w:t>
            </w:r>
          </w:p>
        </w:tc>
        <w:tc>
          <w:tcPr>
            <w:tcW w:w="760" w:type="dxa"/>
            <w:hideMark/>
          </w:tcPr>
          <w:p w14:paraId="60B10F72" w14:textId="77777777" w:rsidR="00A46571" w:rsidRPr="005F252C" w:rsidRDefault="00A46571" w:rsidP="00A46571">
            <w:pPr>
              <w:tabs>
                <w:tab w:val="left" w:pos="2038"/>
              </w:tabs>
            </w:pPr>
            <w:r w:rsidRPr="005F252C">
              <w:t>No</w:t>
            </w:r>
          </w:p>
        </w:tc>
        <w:tc>
          <w:tcPr>
            <w:tcW w:w="1380" w:type="dxa"/>
            <w:hideMark/>
          </w:tcPr>
          <w:p w14:paraId="03AA6687" w14:textId="77777777" w:rsidR="00A46571" w:rsidRPr="005F252C" w:rsidRDefault="00A46571" w:rsidP="00A46571">
            <w:pPr>
              <w:tabs>
                <w:tab w:val="left" w:pos="2038"/>
              </w:tabs>
            </w:pPr>
            <w:r w:rsidRPr="005F252C">
              <w:t>Yes</w:t>
            </w:r>
          </w:p>
        </w:tc>
        <w:tc>
          <w:tcPr>
            <w:tcW w:w="1460" w:type="dxa"/>
            <w:hideMark/>
          </w:tcPr>
          <w:p w14:paraId="3B2C01EA" w14:textId="77777777" w:rsidR="00A46571" w:rsidRPr="005F252C" w:rsidRDefault="00A46571" w:rsidP="00A46571">
            <w:pPr>
              <w:tabs>
                <w:tab w:val="left" w:pos="2038"/>
              </w:tabs>
            </w:pPr>
            <w:r w:rsidRPr="005F252C">
              <w:t>S</w:t>
            </w:r>
          </w:p>
        </w:tc>
      </w:tr>
      <w:tr w:rsidR="00A46571" w:rsidRPr="005F252C" w14:paraId="20D01BED" w14:textId="77777777" w:rsidTr="009764B6">
        <w:trPr>
          <w:trHeight w:val="310"/>
        </w:trPr>
        <w:tc>
          <w:tcPr>
            <w:tcW w:w="5040" w:type="dxa"/>
            <w:vMerge/>
            <w:hideMark/>
          </w:tcPr>
          <w:p w14:paraId="48D4CA6D" w14:textId="77777777" w:rsidR="00A46571" w:rsidRPr="005F252C" w:rsidRDefault="00A46571" w:rsidP="00A46571">
            <w:pPr>
              <w:tabs>
                <w:tab w:val="left" w:pos="2038"/>
              </w:tabs>
              <w:rPr>
                <w:b/>
                <w:bCs/>
              </w:rPr>
            </w:pPr>
          </w:p>
        </w:tc>
        <w:tc>
          <w:tcPr>
            <w:tcW w:w="2260" w:type="dxa"/>
            <w:vMerge/>
            <w:hideMark/>
          </w:tcPr>
          <w:p w14:paraId="2666A0CD" w14:textId="77777777" w:rsidR="00A46571" w:rsidRPr="005F252C" w:rsidRDefault="00A46571" w:rsidP="00A46571">
            <w:pPr>
              <w:tabs>
                <w:tab w:val="left" w:pos="2038"/>
              </w:tabs>
              <w:rPr>
                <w:b/>
                <w:bCs/>
              </w:rPr>
            </w:pPr>
          </w:p>
        </w:tc>
        <w:tc>
          <w:tcPr>
            <w:tcW w:w="11360" w:type="dxa"/>
            <w:vMerge/>
            <w:hideMark/>
          </w:tcPr>
          <w:p w14:paraId="4A338CD9" w14:textId="77777777" w:rsidR="00A46571" w:rsidRPr="005F252C" w:rsidRDefault="00A46571" w:rsidP="00A46571">
            <w:pPr>
              <w:tabs>
                <w:tab w:val="left" w:pos="2038"/>
              </w:tabs>
            </w:pPr>
          </w:p>
        </w:tc>
        <w:tc>
          <w:tcPr>
            <w:tcW w:w="5360" w:type="dxa"/>
            <w:hideMark/>
          </w:tcPr>
          <w:p w14:paraId="36AF3966" w14:textId="77777777" w:rsidR="00A46571" w:rsidRPr="005F252C" w:rsidRDefault="00A46571" w:rsidP="00A46571">
            <w:pPr>
              <w:tabs>
                <w:tab w:val="left" w:pos="2038"/>
              </w:tabs>
            </w:pPr>
            <w:r w:rsidRPr="005F252C">
              <w:t>Advertisement Photography</w:t>
            </w:r>
          </w:p>
        </w:tc>
        <w:tc>
          <w:tcPr>
            <w:tcW w:w="760" w:type="dxa"/>
            <w:hideMark/>
          </w:tcPr>
          <w:p w14:paraId="7B39CC5A" w14:textId="77777777" w:rsidR="00A46571" w:rsidRPr="005F252C" w:rsidRDefault="00A46571" w:rsidP="00A46571">
            <w:pPr>
              <w:tabs>
                <w:tab w:val="left" w:pos="2038"/>
              </w:tabs>
            </w:pPr>
            <w:r w:rsidRPr="005F252C">
              <w:t>No</w:t>
            </w:r>
          </w:p>
        </w:tc>
        <w:tc>
          <w:tcPr>
            <w:tcW w:w="1380" w:type="dxa"/>
            <w:hideMark/>
          </w:tcPr>
          <w:p w14:paraId="736191C7" w14:textId="77777777" w:rsidR="00A46571" w:rsidRPr="005F252C" w:rsidRDefault="00A46571" w:rsidP="00A46571">
            <w:pPr>
              <w:tabs>
                <w:tab w:val="left" w:pos="2038"/>
              </w:tabs>
            </w:pPr>
            <w:r w:rsidRPr="005F252C">
              <w:t>Yes</w:t>
            </w:r>
          </w:p>
        </w:tc>
        <w:tc>
          <w:tcPr>
            <w:tcW w:w="1460" w:type="dxa"/>
            <w:hideMark/>
          </w:tcPr>
          <w:p w14:paraId="01226D84" w14:textId="77777777" w:rsidR="00A46571" w:rsidRPr="005F252C" w:rsidRDefault="00A46571" w:rsidP="00A46571">
            <w:pPr>
              <w:tabs>
                <w:tab w:val="left" w:pos="2038"/>
              </w:tabs>
            </w:pPr>
            <w:r w:rsidRPr="005F252C">
              <w:t>S</w:t>
            </w:r>
          </w:p>
        </w:tc>
      </w:tr>
      <w:tr w:rsidR="00A46571" w:rsidRPr="005F252C" w14:paraId="3A7D3759" w14:textId="77777777" w:rsidTr="009764B6">
        <w:trPr>
          <w:trHeight w:val="310"/>
        </w:trPr>
        <w:tc>
          <w:tcPr>
            <w:tcW w:w="5040" w:type="dxa"/>
            <w:vMerge/>
            <w:hideMark/>
          </w:tcPr>
          <w:p w14:paraId="6ACC04B3" w14:textId="77777777" w:rsidR="00A46571" w:rsidRPr="005F252C" w:rsidRDefault="00A46571" w:rsidP="00A46571">
            <w:pPr>
              <w:tabs>
                <w:tab w:val="left" w:pos="2038"/>
              </w:tabs>
              <w:rPr>
                <w:b/>
                <w:bCs/>
              </w:rPr>
            </w:pPr>
          </w:p>
        </w:tc>
        <w:tc>
          <w:tcPr>
            <w:tcW w:w="2260" w:type="dxa"/>
            <w:vMerge/>
            <w:hideMark/>
          </w:tcPr>
          <w:p w14:paraId="2FDD35CF" w14:textId="77777777" w:rsidR="00A46571" w:rsidRPr="005F252C" w:rsidRDefault="00A46571" w:rsidP="00A46571">
            <w:pPr>
              <w:tabs>
                <w:tab w:val="left" w:pos="2038"/>
              </w:tabs>
              <w:rPr>
                <w:b/>
                <w:bCs/>
              </w:rPr>
            </w:pPr>
          </w:p>
        </w:tc>
        <w:tc>
          <w:tcPr>
            <w:tcW w:w="11360" w:type="dxa"/>
            <w:vMerge/>
            <w:hideMark/>
          </w:tcPr>
          <w:p w14:paraId="54662249" w14:textId="77777777" w:rsidR="00A46571" w:rsidRPr="005F252C" w:rsidRDefault="00A46571" w:rsidP="00A46571">
            <w:pPr>
              <w:tabs>
                <w:tab w:val="left" w:pos="2038"/>
              </w:tabs>
            </w:pPr>
          </w:p>
        </w:tc>
        <w:tc>
          <w:tcPr>
            <w:tcW w:w="5360" w:type="dxa"/>
            <w:hideMark/>
          </w:tcPr>
          <w:p w14:paraId="6D3E2D6C" w14:textId="77777777" w:rsidR="00A46571" w:rsidRPr="005F252C" w:rsidRDefault="00A46571" w:rsidP="00A46571">
            <w:pPr>
              <w:tabs>
                <w:tab w:val="left" w:pos="2038"/>
              </w:tabs>
            </w:pPr>
            <w:r w:rsidRPr="005F252C">
              <w:t>Training Videography</w:t>
            </w:r>
          </w:p>
        </w:tc>
        <w:tc>
          <w:tcPr>
            <w:tcW w:w="760" w:type="dxa"/>
            <w:hideMark/>
          </w:tcPr>
          <w:p w14:paraId="05617F73" w14:textId="77777777" w:rsidR="00A46571" w:rsidRPr="005F252C" w:rsidRDefault="00A46571" w:rsidP="00A46571">
            <w:pPr>
              <w:tabs>
                <w:tab w:val="left" w:pos="2038"/>
              </w:tabs>
            </w:pPr>
            <w:r w:rsidRPr="005F252C">
              <w:t>No</w:t>
            </w:r>
          </w:p>
        </w:tc>
        <w:tc>
          <w:tcPr>
            <w:tcW w:w="1380" w:type="dxa"/>
            <w:hideMark/>
          </w:tcPr>
          <w:p w14:paraId="086311F5" w14:textId="77777777" w:rsidR="00A46571" w:rsidRPr="005F252C" w:rsidRDefault="00A46571" w:rsidP="00A46571">
            <w:pPr>
              <w:tabs>
                <w:tab w:val="left" w:pos="2038"/>
              </w:tabs>
            </w:pPr>
            <w:r w:rsidRPr="005F252C">
              <w:t>Yes</w:t>
            </w:r>
          </w:p>
        </w:tc>
        <w:tc>
          <w:tcPr>
            <w:tcW w:w="1460" w:type="dxa"/>
            <w:hideMark/>
          </w:tcPr>
          <w:p w14:paraId="5BB499CD" w14:textId="77777777" w:rsidR="00A46571" w:rsidRPr="005F252C" w:rsidRDefault="00A46571" w:rsidP="00A46571">
            <w:pPr>
              <w:tabs>
                <w:tab w:val="left" w:pos="2038"/>
              </w:tabs>
            </w:pPr>
            <w:r w:rsidRPr="005F252C">
              <w:t>S</w:t>
            </w:r>
          </w:p>
        </w:tc>
      </w:tr>
      <w:tr w:rsidR="00A46571" w:rsidRPr="005F252C" w14:paraId="50CA5961" w14:textId="77777777" w:rsidTr="009764B6">
        <w:trPr>
          <w:trHeight w:val="310"/>
        </w:trPr>
        <w:tc>
          <w:tcPr>
            <w:tcW w:w="5040" w:type="dxa"/>
            <w:vMerge/>
            <w:hideMark/>
          </w:tcPr>
          <w:p w14:paraId="70C11E0E" w14:textId="77777777" w:rsidR="00A46571" w:rsidRPr="005F252C" w:rsidRDefault="00A46571" w:rsidP="00A46571">
            <w:pPr>
              <w:tabs>
                <w:tab w:val="left" w:pos="2038"/>
              </w:tabs>
              <w:rPr>
                <w:b/>
                <w:bCs/>
              </w:rPr>
            </w:pPr>
          </w:p>
        </w:tc>
        <w:tc>
          <w:tcPr>
            <w:tcW w:w="2260" w:type="dxa"/>
            <w:vMerge/>
            <w:hideMark/>
          </w:tcPr>
          <w:p w14:paraId="3BAAFF4A" w14:textId="77777777" w:rsidR="00A46571" w:rsidRPr="005F252C" w:rsidRDefault="00A46571" w:rsidP="00A46571">
            <w:pPr>
              <w:tabs>
                <w:tab w:val="left" w:pos="2038"/>
              </w:tabs>
              <w:rPr>
                <w:b/>
                <w:bCs/>
              </w:rPr>
            </w:pPr>
          </w:p>
        </w:tc>
        <w:tc>
          <w:tcPr>
            <w:tcW w:w="11360" w:type="dxa"/>
            <w:vMerge/>
            <w:hideMark/>
          </w:tcPr>
          <w:p w14:paraId="2A108BA2" w14:textId="77777777" w:rsidR="00A46571" w:rsidRPr="005F252C" w:rsidRDefault="00A46571" w:rsidP="00A46571">
            <w:pPr>
              <w:tabs>
                <w:tab w:val="left" w:pos="2038"/>
              </w:tabs>
            </w:pPr>
          </w:p>
        </w:tc>
        <w:tc>
          <w:tcPr>
            <w:tcW w:w="5360" w:type="dxa"/>
            <w:hideMark/>
          </w:tcPr>
          <w:p w14:paraId="57C97FD8" w14:textId="77777777" w:rsidR="00A46571" w:rsidRPr="005F252C" w:rsidRDefault="00A46571" w:rsidP="00A46571">
            <w:pPr>
              <w:tabs>
                <w:tab w:val="left" w:pos="2038"/>
              </w:tabs>
            </w:pPr>
            <w:r w:rsidRPr="005F252C">
              <w:t>Social Media Videography</w:t>
            </w:r>
          </w:p>
        </w:tc>
        <w:tc>
          <w:tcPr>
            <w:tcW w:w="760" w:type="dxa"/>
            <w:hideMark/>
          </w:tcPr>
          <w:p w14:paraId="683A71EF" w14:textId="77777777" w:rsidR="00A46571" w:rsidRPr="005F252C" w:rsidRDefault="00A46571" w:rsidP="00A46571">
            <w:pPr>
              <w:tabs>
                <w:tab w:val="left" w:pos="2038"/>
              </w:tabs>
            </w:pPr>
            <w:r w:rsidRPr="005F252C">
              <w:t>No</w:t>
            </w:r>
          </w:p>
        </w:tc>
        <w:tc>
          <w:tcPr>
            <w:tcW w:w="1380" w:type="dxa"/>
            <w:hideMark/>
          </w:tcPr>
          <w:p w14:paraId="2531D051" w14:textId="77777777" w:rsidR="00A46571" w:rsidRPr="005F252C" w:rsidRDefault="00A46571" w:rsidP="00A46571">
            <w:pPr>
              <w:tabs>
                <w:tab w:val="left" w:pos="2038"/>
              </w:tabs>
            </w:pPr>
            <w:r w:rsidRPr="005F252C">
              <w:t>Yes</w:t>
            </w:r>
          </w:p>
        </w:tc>
        <w:tc>
          <w:tcPr>
            <w:tcW w:w="1460" w:type="dxa"/>
            <w:hideMark/>
          </w:tcPr>
          <w:p w14:paraId="03117BE3" w14:textId="77777777" w:rsidR="00A46571" w:rsidRPr="005F252C" w:rsidRDefault="00A46571" w:rsidP="00A46571">
            <w:pPr>
              <w:tabs>
                <w:tab w:val="left" w:pos="2038"/>
              </w:tabs>
            </w:pPr>
            <w:r w:rsidRPr="005F252C">
              <w:t>S</w:t>
            </w:r>
          </w:p>
        </w:tc>
      </w:tr>
      <w:tr w:rsidR="00A46571" w:rsidRPr="005F252C" w14:paraId="29068B5B" w14:textId="77777777" w:rsidTr="009764B6">
        <w:trPr>
          <w:trHeight w:val="310"/>
        </w:trPr>
        <w:tc>
          <w:tcPr>
            <w:tcW w:w="5040" w:type="dxa"/>
            <w:vMerge/>
            <w:hideMark/>
          </w:tcPr>
          <w:p w14:paraId="7DD3B4A1" w14:textId="77777777" w:rsidR="00A46571" w:rsidRPr="005F252C" w:rsidRDefault="00A46571" w:rsidP="00A46571">
            <w:pPr>
              <w:tabs>
                <w:tab w:val="left" w:pos="2038"/>
              </w:tabs>
              <w:rPr>
                <w:b/>
                <w:bCs/>
              </w:rPr>
            </w:pPr>
          </w:p>
        </w:tc>
        <w:tc>
          <w:tcPr>
            <w:tcW w:w="2260" w:type="dxa"/>
            <w:vMerge/>
            <w:hideMark/>
          </w:tcPr>
          <w:p w14:paraId="3DC585E4" w14:textId="77777777" w:rsidR="00A46571" w:rsidRPr="005F252C" w:rsidRDefault="00A46571" w:rsidP="00A46571">
            <w:pPr>
              <w:tabs>
                <w:tab w:val="left" w:pos="2038"/>
              </w:tabs>
              <w:rPr>
                <w:b/>
                <w:bCs/>
              </w:rPr>
            </w:pPr>
          </w:p>
        </w:tc>
        <w:tc>
          <w:tcPr>
            <w:tcW w:w="11360" w:type="dxa"/>
            <w:vMerge/>
            <w:hideMark/>
          </w:tcPr>
          <w:p w14:paraId="5DAE49FA" w14:textId="77777777" w:rsidR="00A46571" w:rsidRPr="005F252C" w:rsidRDefault="00A46571" w:rsidP="00A46571">
            <w:pPr>
              <w:tabs>
                <w:tab w:val="left" w:pos="2038"/>
              </w:tabs>
            </w:pPr>
          </w:p>
        </w:tc>
        <w:tc>
          <w:tcPr>
            <w:tcW w:w="5360" w:type="dxa"/>
            <w:hideMark/>
          </w:tcPr>
          <w:p w14:paraId="0258E6F9" w14:textId="77777777" w:rsidR="00A46571" w:rsidRPr="005F252C" w:rsidRDefault="00A46571" w:rsidP="00A46571">
            <w:pPr>
              <w:tabs>
                <w:tab w:val="left" w:pos="2038"/>
              </w:tabs>
            </w:pPr>
            <w:r w:rsidRPr="005F252C">
              <w:t>Advertisement Videography</w:t>
            </w:r>
          </w:p>
        </w:tc>
        <w:tc>
          <w:tcPr>
            <w:tcW w:w="760" w:type="dxa"/>
            <w:hideMark/>
          </w:tcPr>
          <w:p w14:paraId="27A18832" w14:textId="77777777" w:rsidR="00A46571" w:rsidRPr="005F252C" w:rsidRDefault="00A46571" w:rsidP="00A46571">
            <w:pPr>
              <w:tabs>
                <w:tab w:val="left" w:pos="2038"/>
              </w:tabs>
            </w:pPr>
            <w:r w:rsidRPr="005F252C">
              <w:t>No</w:t>
            </w:r>
          </w:p>
        </w:tc>
        <w:tc>
          <w:tcPr>
            <w:tcW w:w="1380" w:type="dxa"/>
            <w:hideMark/>
          </w:tcPr>
          <w:p w14:paraId="7AF2A04F" w14:textId="77777777" w:rsidR="00A46571" w:rsidRPr="005F252C" w:rsidRDefault="00A46571" w:rsidP="00A46571">
            <w:pPr>
              <w:tabs>
                <w:tab w:val="left" w:pos="2038"/>
              </w:tabs>
            </w:pPr>
            <w:r w:rsidRPr="005F252C">
              <w:t>Yes</w:t>
            </w:r>
          </w:p>
        </w:tc>
        <w:tc>
          <w:tcPr>
            <w:tcW w:w="1460" w:type="dxa"/>
            <w:hideMark/>
          </w:tcPr>
          <w:p w14:paraId="48FCE5BE" w14:textId="77777777" w:rsidR="00A46571" w:rsidRPr="005F252C" w:rsidRDefault="00A46571" w:rsidP="00A46571">
            <w:pPr>
              <w:tabs>
                <w:tab w:val="left" w:pos="2038"/>
              </w:tabs>
            </w:pPr>
            <w:r w:rsidRPr="005F252C">
              <w:t>S</w:t>
            </w:r>
          </w:p>
        </w:tc>
      </w:tr>
      <w:tr w:rsidR="00A46571" w:rsidRPr="005F252C" w14:paraId="10319AFF" w14:textId="77777777" w:rsidTr="009764B6">
        <w:trPr>
          <w:trHeight w:val="310"/>
        </w:trPr>
        <w:tc>
          <w:tcPr>
            <w:tcW w:w="5040" w:type="dxa"/>
            <w:vMerge w:val="restart"/>
            <w:hideMark/>
          </w:tcPr>
          <w:p w14:paraId="7B1CFA05" w14:textId="77777777" w:rsidR="00A46571" w:rsidRPr="005F252C" w:rsidRDefault="00A46571" w:rsidP="00A46571">
            <w:pPr>
              <w:tabs>
                <w:tab w:val="left" w:pos="2038"/>
              </w:tabs>
              <w:rPr>
                <w:b/>
                <w:bCs/>
              </w:rPr>
            </w:pPr>
            <w:r w:rsidRPr="005F252C">
              <w:rPr>
                <w:b/>
                <w:bCs/>
              </w:rPr>
              <w:t>Gifts</w:t>
            </w:r>
          </w:p>
        </w:tc>
        <w:tc>
          <w:tcPr>
            <w:tcW w:w="2260" w:type="dxa"/>
            <w:hideMark/>
          </w:tcPr>
          <w:p w14:paraId="21B09B76" w14:textId="77777777" w:rsidR="00A46571" w:rsidRPr="005F252C" w:rsidRDefault="00A46571" w:rsidP="00A46571">
            <w:pPr>
              <w:tabs>
                <w:tab w:val="left" w:pos="2038"/>
              </w:tabs>
              <w:rPr>
                <w:b/>
                <w:bCs/>
              </w:rPr>
            </w:pPr>
            <w:r w:rsidRPr="005F252C">
              <w:rPr>
                <w:b/>
                <w:bCs/>
              </w:rPr>
              <w:t>Crafting Products</w:t>
            </w:r>
          </w:p>
        </w:tc>
        <w:tc>
          <w:tcPr>
            <w:tcW w:w="11360" w:type="dxa"/>
            <w:hideMark/>
          </w:tcPr>
          <w:p w14:paraId="0F48CB45" w14:textId="77777777" w:rsidR="00A46571" w:rsidRPr="005F252C" w:rsidRDefault="00A46571" w:rsidP="00A46571">
            <w:pPr>
              <w:tabs>
                <w:tab w:val="left" w:pos="2038"/>
              </w:tabs>
            </w:pPr>
            <w:r w:rsidRPr="005F252C">
              <w:t>Products that are produced by artisans, either completely by hand.</w:t>
            </w:r>
          </w:p>
        </w:tc>
        <w:tc>
          <w:tcPr>
            <w:tcW w:w="5360" w:type="dxa"/>
            <w:hideMark/>
          </w:tcPr>
          <w:p w14:paraId="76AAE1E4" w14:textId="77777777" w:rsidR="00A46571" w:rsidRPr="005F252C" w:rsidRDefault="00A46571" w:rsidP="00A46571">
            <w:pPr>
              <w:tabs>
                <w:tab w:val="left" w:pos="2038"/>
              </w:tabs>
            </w:pPr>
            <w:r w:rsidRPr="005F252C">
              <w:t>All kinds of crafting products</w:t>
            </w:r>
          </w:p>
        </w:tc>
        <w:tc>
          <w:tcPr>
            <w:tcW w:w="760" w:type="dxa"/>
            <w:hideMark/>
          </w:tcPr>
          <w:p w14:paraId="14A8E124" w14:textId="77777777" w:rsidR="00A46571" w:rsidRPr="005F252C" w:rsidRDefault="00A46571" w:rsidP="00A46571">
            <w:pPr>
              <w:tabs>
                <w:tab w:val="left" w:pos="2038"/>
              </w:tabs>
            </w:pPr>
            <w:r w:rsidRPr="005F252C">
              <w:t>Yes</w:t>
            </w:r>
          </w:p>
        </w:tc>
        <w:tc>
          <w:tcPr>
            <w:tcW w:w="1380" w:type="dxa"/>
            <w:hideMark/>
          </w:tcPr>
          <w:p w14:paraId="2DD1D88D" w14:textId="77777777" w:rsidR="00A46571" w:rsidRPr="005F252C" w:rsidRDefault="00A46571" w:rsidP="00A46571">
            <w:pPr>
              <w:tabs>
                <w:tab w:val="left" w:pos="2038"/>
              </w:tabs>
            </w:pPr>
            <w:r w:rsidRPr="005F252C">
              <w:t>Yes</w:t>
            </w:r>
          </w:p>
        </w:tc>
        <w:tc>
          <w:tcPr>
            <w:tcW w:w="1460" w:type="dxa"/>
            <w:hideMark/>
          </w:tcPr>
          <w:p w14:paraId="666D7515" w14:textId="77777777" w:rsidR="00A46571" w:rsidRPr="005F252C" w:rsidRDefault="00A46571" w:rsidP="00A46571">
            <w:pPr>
              <w:tabs>
                <w:tab w:val="left" w:pos="2038"/>
              </w:tabs>
            </w:pPr>
            <w:r w:rsidRPr="005F252C">
              <w:t>P</w:t>
            </w:r>
          </w:p>
        </w:tc>
      </w:tr>
      <w:tr w:rsidR="00A46571" w:rsidRPr="005F252C" w14:paraId="43BF9453" w14:textId="77777777" w:rsidTr="009764B6">
        <w:trPr>
          <w:trHeight w:val="310"/>
        </w:trPr>
        <w:tc>
          <w:tcPr>
            <w:tcW w:w="5040" w:type="dxa"/>
            <w:vMerge/>
            <w:hideMark/>
          </w:tcPr>
          <w:p w14:paraId="5A13DF7C" w14:textId="77777777" w:rsidR="00A46571" w:rsidRPr="005F252C" w:rsidRDefault="00A46571" w:rsidP="00A46571">
            <w:pPr>
              <w:tabs>
                <w:tab w:val="left" w:pos="2038"/>
              </w:tabs>
              <w:rPr>
                <w:b/>
                <w:bCs/>
              </w:rPr>
            </w:pPr>
          </w:p>
        </w:tc>
        <w:tc>
          <w:tcPr>
            <w:tcW w:w="2260" w:type="dxa"/>
            <w:vMerge w:val="restart"/>
            <w:hideMark/>
          </w:tcPr>
          <w:p w14:paraId="47717063" w14:textId="77777777" w:rsidR="00A46571" w:rsidRPr="005F252C" w:rsidRDefault="00A46571" w:rsidP="00A46571">
            <w:pPr>
              <w:tabs>
                <w:tab w:val="left" w:pos="2038"/>
              </w:tabs>
              <w:rPr>
                <w:b/>
                <w:bCs/>
              </w:rPr>
            </w:pPr>
            <w:r w:rsidRPr="005F252C">
              <w:rPr>
                <w:b/>
                <w:bCs/>
              </w:rPr>
              <w:t>Paintings</w:t>
            </w:r>
          </w:p>
        </w:tc>
        <w:tc>
          <w:tcPr>
            <w:tcW w:w="11360" w:type="dxa"/>
            <w:vMerge w:val="restart"/>
            <w:hideMark/>
          </w:tcPr>
          <w:p w14:paraId="65F165B9" w14:textId="77777777" w:rsidR="00A46571" w:rsidRPr="005F252C" w:rsidRDefault="00A46571" w:rsidP="00A46571">
            <w:pPr>
              <w:tabs>
                <w:tab w:val="left" w:pos="2038"/>
              </w:tabs>
            </w:pPr>
            <w:r w:rsidRPr="005F252C">
              <w:t xml:space="preserve">A picture created by putting paint on a surface. </w:t>
            </w:r>
          </w:p>
        </w:tc>
        <w:tc>
          <w:tcPr>
            <w:tcW w:w="5360" w:type="dxa"/>
            <w:hideMark/>
          </w:tcPr>
          <w:p w14:paraId="78D8494A" w14:textId="77777777" w:rsidR="00A46571" w:rsidRPr="005F252C" w:rsidRDefault="00A46571" w:rsidP="00A46571">
            <w:pPr>
              <w:tabs>
                <w:tab w:val="left" w:pos="2038"/>
              </w:tabs>
            </w:pPr>
            <w:r w:rsidRPr="005F252C">
              <w:t>Handmade Painting</w:t>
            </w:r>
          </w:p>
        </w:tc>
        <w:tc>
          <w:tcPr>
            <w:tcW w:w="760" w:type="dxa"/>
            <w:hideMark/>
          </w:tcPr>
          <w:p w14:paraId="1C8088FB" w14:textId="77777777" w:rsidR="00A46571" w:rsidRPr="005F252C" w:rsidRDefault="00A46571" w:rsidP="00A46571">
            <w:pPr>
              <w:tabs>
                <w:tab w:val="left" w:pos="2038"/>
              </w:tabs>
            </w:pPr>
            <w:r w:rsidRPr="005F252C">
              <w:t>Yes</w:t>
            </w:r>
          </w:p>
        </w:tc>
        <w:tc>
          <w:tcPr>
            <w:tcW w:w="1380" w:type="dxa"/>
            <w:hideMark/>
          </w:tcPr>
          <w:p w14:paraId="0A13CAA5" w14:textId="77777777" w:rsidR="00A46571" w:rsidRPr="005F252C" w:rsidRDefault="00A46571" w:rsidP="00A46571">
            <w:pPr>
              <w:tabs>
                <w:tab w:val="left" w:pos="2038"/>
              </w:tabs>
            </w:pPr>
            <w:r w:rsidRPr="005F252C">
              <w:t>Yes</w:t>
            </w:r>
          </w:p>
        </w:tc>
        <w:tc>
          <w:tcPr>
            <w:tcW w:w="1460" w:type="dxa"/>
            <w:hideMark/>
          </w:tcPr>
          <w:p w14:paraId="3451DE07" w14:textId="77777777" w:rsidR="00A46571" w:rsidRPr="005F252C" w:rsidRDefault="00A46571" w:rsidP="00A46571">
            <w:pPr>
              <w:tabs>
                <w:tab w:val="left" w:pos="2038"/>
              </w:tabs>
            </w:pPr>
            <w:r w:rsidRPr="005F252C">
              <w:t>P</w:t>
            </w:r>
          </w:p>
        </w:tc>
      </w:tr>
      <w:tr w:rsidR="00A46571" w:rsidRPr="005F252C" w14:paraId="6DCA34D4" w14:textId="77777777" w:rsidTr="009764B6">
        <w:trPr>
          <w:trHeight w:val="310"/>
        </w:trPr>
        <w:tc>
          <w:tcPr>
            <w:tcW w:w="5040" w:type="dxa"/>
            <w:vMerge/>
            <w:hideMark/>
          </w:tcPr>
          <w:p w14:paraId="27AA0F91" w14:textId="77777777" w:rsidR="00A46571" w:rsidRPr="005F252C" w:rsidRDefault="00A46571" w:rsidP="00A46571">
            <w:pPr>
              <w:tabs>
                <w:tab w:val="left" w:pos="2038"/>
              </w:tabs>
              <w:rPr>
                <w:b/>
                <w:bCs/>
              </w:rPr>
            </w:pPr>
          </w:p>
        </w:tc>
        <w:tc>
          <w:tcPr>
            <w:tcW w:w="2260" w:type="dxa"/>
            <w:vMerge/>
            <w:hideMark/>
          </w:tcPr>
          <w:p w14:paraId="4223F83B" w14:textId="77777777" w:rsidR="00A46571" w:rsidRPr="005F252C" w:rsidRDefault="00A46571" w:rsidP="00A46571">
            <w:pPr>
              <w:tabs>
                <w:tab w:val="left" w:pos="2038"/>
              </w:tabs>
              <w:rPr>
                <w:b/>
                <w:bCs/>
              </w:rPr>
            </w:pPr>
          </w:p>
        </w:tc>
        <w:tc>
          <w:tcPr>
            <w:tcW w:w="11360" w:type="dxa"/>
            <w:vMerge/>
            <w:hideMark/>
          </w:tcPr>
          <w:p w14:paraId="78F6BF01" w14:textId="77777777" w:rsidR="00A46571" w:rsidRPr="005F252C" w:rsidRDefault="00A46571" w:rsidP="00A46571">
            <w:pPr>
              <w:tabs>
                <w:tab w:val="left" w:pos="2038"/>
              </w:tabs>
            </w:pPr>
          </w:p>
        </w:tc>
        <w:tc>
          <w:tcPr>
            <w:tcW w:w="5360" w:type="dxa"/>
            <w:hideMark/>
          </w:tcPr>
          <w:p w14:paraId="2D0A85D2" w14:textId="77777777" w:rsidR="00A46571" w:rsidRPr="005F252C" w:rsidRDefault="00A46571" w:rsidP="00A46571">
            <w:pPr>
              <w:tabs>
                <w:tab w:val="left" w:pos="2038"/>
              </w:tabs>
            </w:pPr>
            <w:r w:rsidRPr="005F252C">
              <w:t>Manufactured Paintings</w:t>
            </w:r>
          </w:p>
        </w:tc>
        <w:tc>
          <w:tcPr>
            <w:tcW w:w="760" w:type="dxa"/>
            <w:hideMark/>
          </w:tcPr>
          <w:p w14:paraId="07BC97E5" w14:textId="77777777" w:rsidR="00A46571" w:rsidRPr="005F252C" w:rsidRDefault="00A46571" w:rsidP="00A46571">
            <w:pPr>
              <w:tabs>
                <w:tab w:val="left" w:pos="2038"/>
              </w:tabs>
            </w:pPr>
            <w:r w:rsidRPr="005F252C">
              <w:t>No</w:t>
            </w:r>
          </w:p>
        </w:tc>
        <w:tc>
          <w:tcPr>
            <w:tcW w:w="1380" w:type="dxa"/>
            <w:hideMark/>
          </w:tcPr>
          <w:p w14:paraId="691BCE0F" w14:textId="77777777" w:rsidR="00A46571" w:rsidRPr="005F252C" w:rsidRDefault="00A46571" w:rsidP="00A46571">
            <w:pPr>
              <w:tabs>
                <w:tab w:val="left" w:pos="2038"/>
              </w:tabs>
            </w:pPr>
            <w:r w:rsidRPr="005F252C">
              <w:t>Yes</w:t>
            </w:r>
          </w:p>
        </w:tc>
        <w:tc>
          <w:tcPr>
            <w:tcW w:w="1460" w:type="dxa"/>
            <w:hideMark/>
          </w:tcPr>
          <w:p w14:paraId="6ABCF32F" w14:textId="77777777" w:rsidR="00A46571" w:rsidRPr="005F252C" w:rsidRDefault="00A46571" w:rsidP="00A46571">
            <w:pPr>
              <w:tabs>
                <w:tab w:val="left" w:pos="2038"/>
              </w:tabs>
            </w:pPr>
            <w:r w:rsidRPr="005F252C">
              <w:t>P</w:t>
            </w:r>
          </w:p>
        </w:tc>
      </w:tr>
      <w:tr w:rsidR="00A46571" w:rsidRPr="005F252C" w14:paraId="5C428608" w14:textId="77777777" w:rsidTr="009764B6">
        <w:trPr>
          <w:trHeight w:val="330"/>
        </w:trPr>
        <w:tc>
          <w:tcPr>
            <w:tcW w:w="5040" w:type="dxa"/>
            <w:vMerge/>
            <w:hideMark/>
          </w:tcPr>
          <w:p w14:paraId="0159924B" w14:textId="77777777" w:rsidR="00A46571" w:rsidRPr="005F252C" w:rsidRDefault="00A46571" w:rsidP="00A46571">
            <w:pPr>
              <w:tabs>
                <w:tab w:val="left" w:pos="2038"/>
              </w:tabs>
              <w:rPr>
                <w:b/>
                <w:bCs/>
              </w:rPr>
            </w:pPr>
          </w:p>
        </w:tc>
        <w:tc>
          <w:tcPr>
            <w:tcW w:w="2260" w:type="dxa"/>
            <w:vMerge w:val="restart"/>
            <w:hideMark/>
          </w:tcPr>
          <w:p w14:paraId="644E02AA" w14:textId="77777777" w:rsidR="00A46571" w:rsidRPr="005F252C" w:rsidRDefault="00A46571" w:rsidP="00A46571">
            <w:pPr>
              <w:tabs>
                <w:tab w:val="left" w:pos="2038"/>
              </w:tabs>
              <w:rPr>
                <w:b/>
                <w:bCs/>
              </w:rPr>
            </w:pPr>
            <w:r w:rsidRPr="005F252C">
              <w:rPr>
                <w:b/>
                <w:bCs/>
              </w:rPr>
              <w:t>Staff Presents &amp; Giveaways</w:t>
            </w:r>
          </w:p>
        </w:tc>
        <w:tc>
          <w:tcPr>
            <w:tcW w:w="11360" w:type="dxa"/>
            <w:vMerge w:val="restart"/>
            <w:hideMark/>
          </w:tcPr>
          <w:p w14:paraId="1FC90F2C" w14:textId="77777777" w:rsidR="00A46571" w:rsidRPr="005F252C" w:rsidRDefault="00A46571" w:rsidP="00A46571">
            <w:pPr>
              <w:tabs>
                <w:tab w:val="left" w:pos="2038"/>
              </w:tabs>
            </w:pPr>
            <w:r w:rsidRPr="005F252C">
              <w:t xml:space="preserve"> Gifts and small presents for workers or customers.</w:t>
            </w:r>
          </w:p>
        </w:tc>
        <w:tc>
          <w:tcPr>
            <w:tcW w:w="5360" w:type="dxa"/>
            <w:hideMark/>
          </w:tcPr>
          <w:p w14:paraId="7F57E100" w14:textId="77777777" w:rsidR="00A46571" w:rsidRPr="005F252C" w:rsidRDefault="00A46571" w:rsidP="00A46571">
            <w:pPr>
              <w:tabs>
                <w:tab w:val="left" w:pos="2038"/>
              </w:tabs>
            </w:pPr>
            <w:r w:rsidRPr="005F252C">
              <w:t>Personalized Notebooks</w:t>
            </w:r>
          </w:p>
        </w:tc>
        <w:tc>
          <w:tcPr>
            <w:tcW w:w="760" w:type="dxa"/>
            <w:hideMark/>
          </w:tcPr>
          <w:p w14:paraId="695FAAEB" w14:textId="77777777" w:rsidR="00A46571" w:rsidRPr="005F252C" w:rsidRDefault="00A46571" w:rsidP="00A46571">
            <w:pPr>
              <w:tabs>
                <w:tab w:val="left" w:pos="2038"/>
              </w:tabs>
            </w:pPr>
            <w:r w:rsidRPr="005F252C">
              <w:t>Yes</w:t>
            </w:r>
          </w:p>
        </w:tc>
        <w:tc>
          <w:tcPr>
            <w:tcW w:w="1380" w:type="dxa"/>
            <w:hideMark/>
          </w:tcPr>
          <w:p w14:paraId="162CE532" w14:textId="77777777" w:rsidR="00A46571" w:rsidRPr="005F252C" w:rsidRDefault="00A46571" w:rsidP="00A46571">
            <w:pPr>
              <w:tabs>
                <w:tab w:val="left" w:pos="2038"/>
              </w:tabs>
            </w:pPr>
            <w:r w:rsidRPr="005F252C">
              <w:t>Yes</w:t>
            </w:r>
          </w:p>
        </w:tc>
        <w:tc>
          <w:tcPr>
            <w:tcW w:w="1460" w:type="dxa"/>
            <w:hideMark/>
          </w:tcPr>
          <w:p w14:paraId="53617140" w14:textId="77777777" w:rsidR="00A46571" w:rsidRPr="005F252C" w:rsidRDefault="00A46571" w:rsidP="00A46571">
            <w:pPr>
              <w:tabs>
                <w:tab w:val="left" w:pos="2038"/>
              </w:tabs>
            </w:pPr>
            <w:r w:rsidRPr="005F252C">
              <w:t>P</w:t>
            </w:r>
          </w:p>
        </w:tc>
      </w:tr>
      <w:tr w:rsidR="00A46571" w:rsidRPr="005F252C" w14:paraId="12B482C6" w14:textId="77777777" w:rsidTr="009764B6">
        <w:trPr>
          <w:trHeight w:val="310"/>
        </w:trPr>
        <w:tc>
          <w:tcPr>
            <w:tcW w:w="5040" w:type="dxa"/>
            <w:vMerge/>
            <w:hideMark/>
          </w:tcPr>
          <w:p w14:paraId="7F1CBC51" w14:textId="77777777" w:rsidR="00A46571" w:rsidRPr="005F252C" w:rsidRDefault="00A46571" w:rsidP="00A46571">
            <w:pPr>
              <w:tabs>
                <w:tab w:val="left" w:pos="2038"/>
              </w:tabs>
              <w:rPr>
                <w:b/>
                <w:bCs/>
              </w:rPr>
            </w:pPr>
          </w:p>
        </w:tc>
        <w:tc>
          <w:tcPr>
            <w:tcW w:w="2260" w:type="dxa"/>
            <w:vMerge/>
            <w:hideMark/>
          </w:tcPr>
          <w:p w14:paraId="0C716059" w14:textId="77777777" w:rsidR="00A46571" w:rsidRPr="005F252C" w:rsidRDefault="00A46571" w:rsidP="00A46571">
            <w:pPr>
              <w:tabs>
                <w:tab w:val="left" w:pos="2038"/>
              </w:tabs>
              <w:rPr>
                <w:b/>
                <w:bCs/>
              </w:rPr>
            </w:pPr>
          </w:p>
        </w:tc>
        <w:tc>
          <w:tcPr>
            <w:tcW w:w="11360" w:type="dxa"/>
            <w:vMerge/>
            <w:hideMark/>
          </w:tcPr>
          <w:p w14:paraId="7489DF9D" w14:textId="77777777" w:rsidR="00A46571" w:rsidRPr="005F252C" w:rsidRDefault="00A46571" w:rsidP="00A46571">
            <w:pPr>
              <w:tabs>
                <w:tab w:val="left" w:pos="2038"/>
              </w:tabs>
            </w:pPr>
          </w:p>
        </w:tc>
        <w:tc>
          <w:tcPr>
            <w:tcW w:w="5360" w:type="dxa"/>
            <w:hideMark/>
          </w:tcPr>
          <w:p w14:paraId="68548D75" w14:textId="77777777" w:rsidR="00A46571" w:rsidRPr="005F252C" w:rsidRDefault="00A46571" w:rsidP="00A46571">
            <w:pPr>
              <w:tabs>
                <w:tab w:val="left" w:pos="2038"/>
              </w:tabs>
            </w:pPr>
            <w:r w:rsidRPr="005F252C">
              <w:t>Personalized Bookmarks</w:t>
            </w:r>
          </w:p>
        </w:tc>
        <w:tc>
          <w:tcPr>
            <w:tcW w:w="760" w:type="dxa"/>
            <w:hideMark/>
          </w:tcPr>
          <w:p w14:paraId="0EC3B26D" w14:textId="77777777" w:rsidR="00A46571" w:rsidRPr="005F252C" w:rsidRDefault="00A46571" w:rsidP="00A46571">
            <w:pPr>
              <w:tabs>
                <w:tab w:val="left" w:pos="2038"/>
              </w:tabs>
            </w:pPr>
            <w:r w:rsidRPr="005F252C">
              <w:t>Yes</w:t>
            </w:r>
          </w:p>
        </w:tc>
        <w:tc>
          <w:tcPr>
            <w:tcW w:w="1380" w:type="dxa"/>
            <w:hideMark/>
          </w:tcPr>
          <w:p w14:paraId="04A0A8D0" w14:textId="77777777" w:rsidR="00A46571" w:rsidRPr="005F252C" w:rsidRDefault="00A46571" w:rsidP="00A46571">
            <w:pPr>
              <w:tabs>
                <w:tab w:val="left" w:pos="2038"/>
              </w:tabs>
            </w:pPr>
            <w:r w:rsidRPr="005F252C">
              <w:t>Yes</w:t>
            </w:r>
          </w:p>
        </w:tc>
        <w:tc>
          <w:tcPr>
            <w:tcW w:w="1460" w:type="dxa"/>
            <w:hideMark/>
          </w:tcPr>
          <w:p w14:paraId="2278E34B" w14:textId="77777777" w:rsidR="00A46571" w:rsidRPr="005F252C" w:rsidRDefault="00A46571" w:rsidP="00A46571">
            <w:pPr>
              <w:tabs>
                <w:tab w:val="left" w:pos="2038"/>
              </w:tabs>
            </w:pPr>
            <w:r w:rsidRPr="005F252C">
              <w:t>P</w:t>
            </w:r>
          </w:p>
        </w:tc>
      </w:tr>
      <w:tr w:rsidR="00A46571" w:rsidRPr="005F252C" w14:paraId="289B8ED5" w14:textId="77777777" w:rsidTr="009764B6">
        <w:trPr>
          <w:trHeight w:val="310"/>
        </w:trPr>
        <w:tc>
          <w:tcPr>
            <w:tcW w:w="5040" w:type="dxa"/>
            <w:vMerge/>
            <w:hideMark/>
          </w:tcPr>
          <w:p w14:paraId="3209A732" w14:textId="77777777" w:rsidR="00A46571" w:rsidRPr="005F252C" w:rsidRDefault="00A46571" w:rsidP="00A46571">
            <w:pPr>
              <w:tabs>
                <w:tab w:val="left" w:pos="2038"/>
              </w:tabs>
              <w:rPr>
                <w:b/>
                <w:bCs/>
              </w:rPr>
            </w:pPr>
          </w:p>
        </w:tc>
        <w:tc>
          <w:tcPr>
            <w:tcW w:w="2260" w:type="dxa"/>
            <w:vMerge/>
            <w:hideMark/>
          </w:tcPr>
          <w:p w14:paraId="375FE4A8" w14:textId="77777777" w:rsidR="00A46571" w:rsidRPr="005F252C" w:rsidRDefault="00A46571" w:rsidP="00A46571">
            <w:pPr>
              <w:tabs>
                <w:tab w:val="left" w:pos="2038"/>
              </w:tabs>
              <w:rPr>
                <w:b/>
                <w:bCs/>
              </w:rPr>
            </w:pPr>
          </w:p>
        </w:tc>
        <w:tc>
          <w:tcPr>
            <w:tcW w:w="11360" w:type="dxa"/>
            <w:vMerge/>
            <w:hideMark/>
          </w:tcPr>
          <w:p w14:paraId="74D3E369" w14:textId="77777777" w:rsidR="00A46571" w:rsidRPr="005F252C" w:rsidRDefault="00A46571" w:rsidP="00A46571">
            <w:pPr>
              <w:tabs>
                <w:tab w:val="left" w:pos="2038"/>
              </w:tabs>
            </w:pPr>
          </w:p>
        </w:tc>
        <w:tc>
          <w:tcPr>
            <w:tcW w:w="5360" w:type="dxa"/>
            <w:hideMark/>
          </w:tcPr>
          <w:p w14:paraId="7FC81FF0" w14:textId="77777777" w:rsidR="00A46571" w:rsidRPr="005F252C" w:rsidRDefault="00A46571" w:rsidP="00A46571">
            <w:pPr>
              <w:tabs>
                <w:tab w:val="left" w:pos="2038"/>
              </w:tabs>
            </w:pPr>
            <w:r w:rsidRPr="005F252C">
              <w:t>Chocolates</w:t>
            </w:r>
          </w:p>
        </w:tc>
        <w:tc>
          <w:tcPr>
            <w:tcW w:w="760" w:type="dxa"/>
            <w:hideMark/>
          </w:tcPr>
          <w:p w14:paraId="3B7E3080" w14:textId="77777777" w:rsidR="00A46571" w:rsidRPr="005F252C" w:rsidRDefault="00A46571" w:rsidP="00A46571">
            <w:pPr>
              <w:tabs>
                <w:tab w:val="left" w:pos="2038"/>
              </w:tabs>
            </w:pPr>
            <w:r w:rsidRPr="005F252C">
              <w:t>Yes</w:t>
            </w:r>
          </w:p>
        </w:tc>
        <w:tc>
          <w:tcPr>
            <w:tcW w:w="1380" w:type="dxa"/>
            <w:hideMark/>
          </w:tcPr>
          <w:p w14:paraId="73177125" w14:textId="77777777" w:rsidR="00A46571" w:rsidRPr="005F252C" w:rsidRDefault="00A46571" w:rsidP="00A46571">
            <w:pPr>
              <w:tabs>
                <w:tab w:val="left" w:pos="2038"/>
              </w:tabs>
            </w:pPr>
            <w:r w:rsidRPr="005F252C">
              <w:t>Yes</w:t>
            </w:r>
          </w:p>
        </w:tc>
        <w:tc>
          <w:tcPr>
            <w:tcW w:w="1460" w:type="dxa"/>
            <w:hideMark/>
          </w:tcPr>
          <w:p w14:paraId="655C7FB1" w14:textId="77777777" w:rsidR="00A46571" w:rsidRPr="005F252C" w:rsidRDefault="00A46571" w:rsidP="00A46571">
            <w:pPr>
              <w:tabs>
                <w:tab w:val="left" w:pos="2038"/>
              </w:tabs>
            </w:pPr>
            <w:r w:rsidRPr="005F252C">
              <w:t>P</w:t>
            </w:r>
          </w:p>
        </w:tc>
      </w:tr>
      <w:tr w:rsidR="00A46571" w:rsidRPr="005F252C" w14:paraId="430AA92D" w14:textId="77777777" w:rsidTr="009764B6">
        <w:trPr>
          <w:trHeight w:val="310"/>
        </w:trPr>
        <w:tc>
          <w:tcPr>
            <w:tcW w:w="5040" w:type="dxa"/>
            <w:vMerge/>
            <w:hideMark/>
          </w:tcPr>
          <w:p w14:paraId="72C33993" w14:textId="77777777" w:rsidR="00A46571" w:rsidRPr="005F252C" w:rsidRDefault="00A46571" w:rsidP="00A46571">
            <w:pPr>
              <w:tabs>
                <w:tab w:val="left" w:pos="2038"/>
              </w:tabs>
              <w:rPr>
                <w:b/>
                <w:bCs/>
              </w:rPr>
            </w:pPr>
          </w:p>
        </w:tc>
        <w:tc>
          <w:tcPr>
            <w:tcW w:w="2260" w:type="dxa"/>
            <w:vMerge/>
            <w:hideMark/>
          </w:tcPr>
          <w:p w14:paraId="46849F15" w14:textId="77777777" w:rsidR="00A46571" w:rsidRPr="005F252C" w:rsidRDefault="00A46571" w:rsidP="00A46571">
            <w:pPr>
              <w:tabs>
                <w:tab w:val="left" w:pos="2038"/>
              </w:tabs>
              <w:rPr>
                <w:b/>
                <w:bCs/>
              </w:rPr>
            </w:pPr>
          </w:p>
        </w:tc>
        <w:tc>
          <w:tcPr>
            <w:tcW w:w="11360" w:type="dxa"/>
            <w:vMerge/>
            <w:hideMark/>
          </w:tcPr>
          <w:p w14:paraId="68D7CB02" w14:textId="77777777" w:rsidR="00A46571" w:rsidRPr="005F252C" w:rsidRDefault="00A46571" w:rsidP="00A46571">
            <w:pPr>
              <w:tabs>
                <w:tab w:val="left" w:pos="2038"/>
              </w:tabs>
            </w:pPr>
          </w:p>
        </w:tc>
        <w:tc>
          <w:tcPr>
            <w:tcW w:w="5360" w:type="dxa"/>
            <w:hideMark/>
          </w:tcPr>
          <w:p w14:paraId="3993F886" w14:textId="77777777" w:rsidR="00A46571" w:rsidRPr="005F252C" w:rsidRDefault="00A46571" w:rsidP="00A46571">
            <w:pPr>
              <w:tabs>
                <w:tab w:val="left" w:pos="2038"/>
              </w:tabs>
            </w:pPr>
            <w:r w:rsidRPr="005F252C">
              <w:t>Gift Cards</w:t>
            </w:r>
          </w:p>
        </w:tc>
        <w:tc>
          <w:tcPr>
            <w:tcW w:w="760" w:type="dxa"/>
            <w:hideMark/>
          </w:tcPr>
          <w:p w14:paraId="7CB1FCA0" w14:textId="77777777" w:rsidR="00A46571" w:rsidRPr="005F252C" w:rsidRDefault="00A46571" w:rsidP="00A46571">
            <w:pPr>
              <w:tabs>
                <w:tab w:val="left" w:pos="2038"/>
              </w:tabs>
            </w:pPr>
            <w:r w:rsidRPr="005F252C">
              <w:t>No</w:t>
            </w:r>
          </w:p>
        </w:tc>
        <w:tc>
          <w:tcPr>
            <w:tcW w:w="1380" w:type="dxa"/>
            <w:hideMark/>
          </w:tcPr>
          <w:p w14:paraId="53357F0F" w14:textId="77777777" w:rsidR="00A46571" w:rsidRPr="005F252C" w:rsidRDefault="00A46571" w:rsidP="00A46571">
            <w:pPr>
              <w:tabs>
                <w:tab w:val="left" w:pos="2038"/>
              </w:tabs>
            </w:pPr>
            <w:r w:rsidRPr="005F252C">
              <w:t>Yes</w:t>
            </w:r>
          </w:p>
        </w:tc>
        <w:tc>
          <w:tcPr>
            <w:tcW w:w="1460" w:type="dxa"/>
            <w:hideMark/>
          </w:tcPr>
          <w:p w14:paraId="465842E2" w14:textId="77777777" w:rsidR="00A46571" w:rsidRPr="005F252C" w:rsidRDefault="00A46571" w:rsidP="00A46571">
            <w:pPr>
              <w:tabs>
                <w:tab w:val="left" w:pos="2038"/>
              </w:tabs>
            </w:pPr>
            <w:r w:rsidRPr="005F252C">
              <w:t>P</w:t>
            </w:r>
          </w:p>
        </w:tc>
      </w:tr>
      <w:tr w:rsidR="00A46571" w:rsidRPr="005F252C" w14:paraId="7F6F901B" w14:textId="77777777" w:rsidTr="009764B6">
        <w:trPr>
          <w:trHeight w:val="310"/>
        </w:trPr>
        <w:tc>
          <w:tcPr>
            <w:tcW w:w="5040" w:type="dxa"/>
            <w:vMerge/>
            <w:hideMark/>
          </w:tcPr>
          <w:p w14:paraId="0B08EB5B" w14:textId="77777777" w:rsidR="00A46571" w:rsidRPr="005F252C" w:rsidRDefault="00A46571" w:rsidP="00A46571">
            <w:pPr>
              <w:tabs>
                <w:tab w:val="left" w:pos="2038"/>
              </w:tabs>
              <w:rPr>
                <w:b/>
                <w:bCs/>
              </w:rPr>
            </w:pPr>
          </w:p>
        </w:tc>
        <w:tc>
          <w:tcPr>
            <w:tcW w:w="2260" w:type="dxa"/>
            <w:vMerge/>
            <w:hideMark/>
          </w:tcPr>
          <w:p w14:paraId="7039CAE3" w14:textId="77777777" w:rsidR="00A46571" w:rsidRPr="005F252C" w:rsidRDefault="00A46571" w:rsidP="00A46571">
            <w:pPr>
              <w:tabs>
                <w:tab w:val="left" w:pos="2038"/>
              </w:tabs>
              <w:rPr>
                <w:b/>
                <w:bCs/>
              </w:rPr>
            </w:pPr>
          </w:p>
        </w:tc>
        <w:tc>
          <w:tcPr>
            <w:tcW w:w="11360" w:type="dxa"/>
            <w:vMerge/>
            <w:hideMark/>
          </w:tcPr>
          <w:p w14:paraId="74295595" w14:textId="77777777" w:rsidR="00A46571" w:rsidRPr="005F252C" w:rsidRDefault="00A46571" w:rsidP="00A46571">
            <w:pPr>
              <w:tabs>
                <w:tab w:val="left" w:pos="2038"/>
              </w:tabs>
            </w:pPr>
          </w:p>
        </w:tc>
        <w:tc>
          <w:tcPr>
            <w:tcW w:w="5360" w:type="dxa"/>
            <w:hideMark/>
          </w:tcPr>
          <w:p w14:paraId="70C51D5A" w14:textId="77777777" w:rsidR="00A46571" w:rsidRPr="005F252C" w:rsidRDefault="00A46571" w:rsidP="00A46571">
            <w:pPr>
              <w:tabs>
                <w:tab w:val="left" w:pos="2038"/>
              </w:tabs>
            </w:pPr>
            <w:r w:rsidRPr="005F252C">
              <w:t>Perfumes</w:t>
            </w:r>
          </w:p>
        </w:tc>
        <w:tc>
          <w:tcPr>
            <w:tcW w:w="760" w:type="dxa"/>
            <w:hideMark/>
          </w:tcPr>
          <w:p w14:paraId="5503F902" w14:textId="77777777" w:rsidR="00A46571" w:rsidRPr="005F252C" w:rsidRDefault="00A46571" w:rsidP="00A46571">
            <w:pPr>
              <w:tabs>
                <w:tab w:val="left" w:pos="2038"/>
              </w:tabs>
            </w:pPr>
            <w:r w:rsidRPr="005F252C">
              <w:t>Yes</w:t>
            </w:r>
          </w:p>
        </w:tc>
        <w:tc>
          <w:tcPr>
            <w:tcW w:w="1380" w:type="dxa"/>
            <w:hideMark/>
          </w:tcPr>
          <w:p w14:paraId="1474B08C" w14:textId="77777777" w:rsidR="00A46571" w:rsidRPr="005F252C" w:rsidRDefault="00A46571" w:rsidP="00A46571">
            <w:pPr>
              <w:tabs>
                <w:tab w:val="left" w:pos="2038"/>
              </w:tabs>
            </w:pPr>
            <w:r w:rsidRPr="005F252C">
              <w:t>Yes</w:t>
            </w:r>
          </w:p>
        </w:tc>
        <w:tc>
          <w:tcPr>
            <w:tcW w:w="1460" w:type="dxa"/>
            <w:hideMark/>
          </w:tcPr>
          <w:p w14:paraId="5BA5B723" w14:textId="77777777" w:rsidR="00A46571" w:rsidRPr="005F252C" w:rsidRDefault="00A46571" w:rsidP="00A46571">
            <w:pPr>
              <w:tabs>
                <w:tab w:val="left" w:pos="2038"/>
              </w:tabs>
            </w:pPr>
            <w:r w:rsidRPr="005F252C">
              <w:t>P</w:t>
            </w:r>
          </w:p>
        </w:tc>
      </w:tr>
      <w:tr w:rsidR="00A46571" w:rsidRPr="005F252C" w14:paraId="1DC95903" w14:textId="77777777" w:rsidTr="009764B6">
        <w:trPr>
          <w:trHeight w:val="620"/>
        </w:trPr>
        <w:tc>
          <w:tcPr>
            <w:tcW w:w="5040" w:type="dxa"/>
            <w:hideMark/>
          </w:tcPr>
          <w:p w14:paraId="75F84634" w14:textId="77777777" w:rsidR="00A46571" w:rsidRPr="005F252C" w:rsidRDefault="00A46571" w:rsidP="00A46571">
            <w:pPr>
              <w:tabs>
                <w:tab w:val="left" w:pos="2038"/>
              </w:tabs>
              <w:rPr>
                <w:b/>
                <w:bCs/>
              </w:rPr>
            </w:pPr>
            <w:r w:rsidRPr="005F252C">
              <w:rPr>
                <w:b/>
                <w:bCs/>
              </w:rPr>
              <w:t xml:space="preserve">Fire Fighting Equipment Services </w:t>
            </w:r>
          </w:p>
        </w:tc>
        <w:tc>
          <w:tcPr>
            <w:tcW w:w="2260" w:type="dxa"/>
            <w:hideMark/>
          </w:tcPr>
          <w:p w14:paraId="50AA3665" w14:textId="77777777" w:rsidR="00A46571" w:rsidRPr="005F252C" w:rsidRDefault="00A46571" w:rsidP="00A46571">
            <w:pPr>
              <w:tabs>
                <w:tab w:val="left" w:pos="2038"/>
              </w:tabs>
              <w:rPr>
                <w:b/>
                <w:bCs/>
              </w:rPr>
            </w:pPr>
            <w:r w:rsidRPr="005F252C">
              <w:rPr>
                <w:b/>
                <w:bCs/>
              </w:rPr>
              <w:t xml:space="preserve">Fire Fighting Equipment Services </w:t>
            </w:r>
          </w:p>
        </w:tc>
        <w:tc>
          <w:tcPr>
            <w:tcW w:w="11360" w:type="dxa"/>
            <w:hideMark/>
          </w:tcPr>
          <w:p w14:paraId="2CF5A41F" w14:textId="77777777" w:rsidR="00A46571" w:rsidRPr="005F252C" w:rsidRDefault="00A46571" w:rsidP="00A46571">
            <w:pPr>
              <w:tabs>
                <w:tab w:val="left" w:pos="2038"/>
              </w:tabs>
            </w:pPr>
            <w:r w:rsidRPr="005F252C">
              <w:t>Equipment's designed to extinguish fires or protect the user from fire.</w:t>
            </w:r>
          </w:p>
        </w:tc>
        <w:tc>
          <w:tcPr>
            <w:tcW w:w="5360" w:type="dxa"/>
            <w:hideMark/>
          </w:tcPr>
          <w:p w14:paraId="66A61486" w14:textId="77777777" w:rsidR="00A46571" w:rsidRPr="005F252C" w:rsidRDefault="00A46571" w:rsidP="00A46571">
            <w:pPr>
              <w:tabs>
                <w:tab w:val="left" w:pos="2038"/>
              </w:tabs>
            </w:pPr>
            <w:r w:rsidRPr="005F252C">
              <w:t xml:space="preserve">Fire Extinguisher </w:t>
            </w:r>
          </w:p>
        </w:tc>
        <w:tc>
          <w:tcPr>
            <w:tcW w:w="760" w:type="dxa"/>
            <w:hideMark/>
          </w:tcPr>
          <w:p w14:paraId="0C6E3BAA" w14:textId="77777777" w:rsidR="00A46571" w:rsidRPr="005F252C" w:rsidRDefault="00A46571" w:rsidP="00A46571">
            <w:pPr>
              <w:tabs>
                <w:tab w:val="left" w:pos="2038"/>
              </w:tabs>
            </w:pPr>
            <w:r w:rsidRPr="005F252C">
              <w:t>No</w:t>
            </w:r>
          </w:p>
        </w:tc>
        <w:tc>
          <w:tcPr>
            <w:tcW w:w="1380" w:type="dxa"/>
            <w:hideMark/>
          </w:tcPr>
          <w:p w14:paraId="7BF39A35" w14:textId="77777777" w:rsidR="00A46571" w:rsidRPr="005F252C" w:rsidRDefault="00A46571" w:rsidP="00A46571">
            <w:pPr>
              <w:tabs>
                <w:tab w:val="left" w:pos="2038"/>
              </w:tabs>
            </w:pPr>
            <w:r w:rsidRPr="005F252C">
              <w:t>Yes</w:t>
            </w:r>
          </w:p>
        </w:tc>
        <w:tc>
          <w:tcPr>
            <w:tcW w:w="1460" w:type="dxa"/>
            <w:hideMark/>
          </w:tcPr>
          <w:p w14:paraId="4B6FDEF6" w14:textId="77777777" w:rsidR="00A46571" w:rsidRPr="005F252C" w:rsidRDefault="00A46571" w:rsidP="00A46571">
            <w:pPr>
              <w:tabs>
                <w:tab w:val="left" w:pos="2038"/>
              </w:tabs>
            </w:pPr>
            <w:r w:rsidRPr="005F252C">
              <w:t>P</w:t>
            </w:r>
          </w:p>
        </w:tc>
      </w:tr>
      <w:tr w:rsidR="00A46571" w:rsidRPr="005F252C" w14:paraId="0E6DD615" w14:textId="77777777" w:rsidTr="009764B6">
        <w:trPr>
          <w:trHeight w:val="310"/>
        </w:trPr>
        <w:tc>
          <w:tcPr>
            <w:tcW w:w="5040" w:type="dxa"/>
            <w:vMerge w:val="restart"/>
            <w:hideMark/>
          </w:tcPr>
          <w:p w14:paraId="5068932B" w14:textId="77777777" w:rsidR="00A46571" w:rsidRPr="005F252C" w:rsidRDefault="00A46571" w:rsidP="00A46571">
            <w:pPr>
              <w:tabs>
                <w:tab w:val="left" w:pos="2038"/>
              </w:tabs>
              <w:rPr>
                <w:b/>
                <w:bCs/>
              </w:rPr>
            </w:pPr>
            <w:r w:rsidRPr="005F252C">
              <w:rPr>
                <w:b/>
                <w:bCs/>
              </w:rPr>
              <w:t>Cleaning Products</w:t>
            </w:r>
          </w:p>
        </w:tc>
        <w:tc>
          <w:tcPr>
            <w:tcW w:w="2260" w:type="dxa"/>
            <w:vMerge w:val="restart"/>
            <w:hideMark/>
          </w:tcPr>
          <w:p w14:paraId="56E2B29C" w14:textId="77777777" w:rsidR="00A46571" w:rsidRPr="005F252C" w:rsidRDefault="00A46571" w:rsidP="00A46571">
            <w:pPr>
              <w:tabs>
                <w:tab w:val="left" w:pos="2038"/>
              </w:tabs>
              <w:rPr>
                <w:b/>
                <w:bCs/>
              </w:rPr>
            </w:pPr>
            <w:r w:rsidRPr="005F252C">
              <w:rPr>
                <w:b/>
                <w:bCs/>
              </w:rPr>
              <w:t>Soaps</w:t>
            </w:r>
          </w:p>
        </w:tc>
        <w:tc>
          <w:tcPr>
            <w:tcW w:w="11360" w:type="dxa"/>
            <w:vMerge w:val="restart"/>
            <w:hideMark/>
          </w:tcPr>
          <w:p w14:paraId="51EAEA48" w14:textId="77777777" w:rsidR="00A46571" w:rsidRPr="005F252C" w:rsidRDefault="00A46571" w:rsidP="00A46571">
            <w:pPr>
              <w:tabs>
                <w:tab w:val="left" w:pos="2038"/>
              </w:tabs>
            </w:pPr>
            <w:r w:rsidRPr="005F252C">
              <w:t>A substance used with water for cleaning and washing.</w:t>
            </w:r>
          </w:p>
        </w:tc>
        <w:tc>
          <w:tcPr>
            <w:tcW w:w="5360" w:type="dxa"/>
            <w:hideMark/>
          </w:tcPr>
          <w:p w14:paraId="3C2A9D4E" w14:textId="77777777" w:rsidR="00A46571" w:rsidRPr="005F252C" w:rsidRDefault="00A46571" w:rsidP="00A46571">
            <w:pPr>
              <w:tabs>
                <w:tab w:val="left" w:pos="2038"/>
              </w:tabs>
            </w:pPr>
            <w:r w:rsidRPr="005F252C">
              <w:t>Hand wash liquid soap</w:t>
            </w:r>
          </w:p>
        </w:tc>
        <w:tc>
          <w:tcPr>
            <w:tcW w:w="760" w:type="dxa"/>
            <w:hideMark/>
          </w:tcPr>
          <w:p w14:paraId="49E1884F" w14:textId="77777777" w:rsidR="00A46571" w:rsidRPr="005F252C" w:rsidRDefault="00A46571" w:rsidP="00A46571">
            <w:pPr>
              <w:tabs>
                <w:tab w:val="left" w:pos="2038"/>
              </w:tabs>
            </w:pPr>
            <w:r w:rsidRPr="005F252C">
              <w:t>Yes</w:t>
            </w:r>
          </w:p>
        </w:tc>
        <w:tc>
          <w:tcPr>
            <w:tcW w:w="1380" w:type="dxa"/>
            <w:hideMark/>
          </w:tcPr>
          <w:p w14:paraId="6C3729C5" w14:textId="77777777" w:rsidR="00A46571" w:rsidRPr="005F252C" w:rsidRDefault="00A46571" w:rsidP="00A46571">
            <w:pPr>
              <w:tabs>
                <w:tab w:val="left" w:pos="2038"/>
              </w:tabs>
            </w:pPr>
            <w:r w:rsidRPr="005F252C">
              <w:t>Yes</w:t>
            </w:r>
          </w:p>
        </w:tc>
        <w:tc>
          <w:tcPr>
            <w:tcW w:w="1460" w:type="dxa"/>
            <w:hideMark/>
          </w:tcPr>
          <w:p w14:paraId="1B4A5A10" w14:textId="77777777" w:rsidR="00A46571" w:rsidRPr="005F252C" w:rsidRDefault="00A46571" w:rsidP="00A46571">
            <w:pPr>
              <w:tabs>
                <w:tab w:val="left" w:pos="2038"/>
              </w:tabs>
            </w:pPr>
            <w:r w:rsidRPr="005F252C">
              <w:t>P</w:t>
            </w:r>
          </w:p>
        </w:tc>
      </w:tr>
      <w:tr w:rsidR="00A46571" w:rsidRPr="005F252C" w14:paraId="7B9950D9" w14:textId="77777777" w:rsidTr="009764B6">
        <w:trPr>
          <w:trHeight w:val="310"/>
        </w:trPr>
        <w:tc>
          <w:tcPr>
            <w:tcW w:w="5040" w:type="dxa"/>
            <w:vMerge/>
            <w:hideMark/>
          </w:tcPr>
          <w:p w14:paraId="26BA94EF" w14:textId="77777777" w:rsidR="00A46571" w:rsidRPr="005F252C" w:rsidRDefault="00A46571" w:rsidP="00A46571">
            <w:pPr>
              <w:tabs>
                <w:tab w:val="left" w:pos="2038"/>
              </w:tabs>
              <w:rPr>
                <w:b/>
                <w:bCs/>
              </w:rPr>
            </w:pPr>
          </w:p>
        </w:tc>
        <w:tc>
          <w:tcPr>
            <w:tcW w:w="2260" w:type="dxa"/>
            <w:vMerge/>
            <w:hideMark/>
          </w:tcPr>
          <w:p w14:paraId="5EF05C3B" w14:textId="77777777" w:rsidR="00A46571" w:rsidRPr="005F252C" w:rsidRDefault="00A46571" w:rsidP="00A46571">
            <w:pPr>
              <w:tabs>
                <w:tab w:val="left" w:pos="2038"/>
              </w:tabs>
              <w:rPr>
                <w:b/>
                <w:bCs/>
              </w:rPr>
            </w:pPr>
          </w:p>
        </w:tc>
        <w:tc>
          <w:tcPr>
            <w:tcW w:w="11360" w:type="dxa"/>
            <w:vMerge/>
            <w:hideMark/>
          </w:tcPr>
          <w:p w14:paraId="460F213E" w14:textId="77777777" w:rsidR="00A46571" w:rsidRPr="005F252C" w:rsidRDefault="00A46571" w:rsidP="00A46571">
            <w:pPr>
              <w:tabs>
                <w:tab w:val="left" w:pos="2038"/>
              </w:tabs>
            </w:pPr>
          </w:p>
        </w:tc>
        <w:tc>
          <w:tcPr>
            <w:tcW w:w="5360" w:type="dxa"/>
            <w:hideMark/>
          </w:tcPr>
          <w:p w14:paraId="4D7B313F" w14:textId="77777777" w:rsidR="00A46571" w:rsidRPr="005F252C" w:rsidRDefault="00A46571" w:rsidP="00A46571">
            <w:pPr>
              <w:tabs>
                <w:tab w:val="left" w:pos="2038"/>
              </w:tabs>
            </w:pPr>
            <w:r w:rsidRPr="005F252C">
              <w:t>Toiletry Soap</w:t>
            </w:r>
          </w:p>
        </w:tc>
        <w:tc>
          <w:tcPr>
            <w:tcW w:w="760" w:type="dxa"/>
            <w:hideMark/>
          </w:tcPr>
          <w:p w14:paraId="0A1D230B" w14:textId="77777777" w:rsidR="00A46571" w:rsidRPr="005F252C" w:rsidRDefault="00A46571" w:rsidP="00A46571">
            <w:pPr>
              <w:tabs>
                <w:tab w:val="left" w:pos="2038"/>
              </w:tabs>
            </w:pPr>
            <w:r w:rsidRPr="005F252C">
              <w:t>Yes</w:t>
            </w:r>
          </w:p>
        </w:tc>
        <w:tc>
          <w:tcPr>
            <w:tcW w:w="1380" w:type="dxa"/>
            <w:hideMark/>
          </w:tcPr>
          <w:p w14:paraId="1AD618B7" w14:textId="77777777" w:rsidR="00A46571" w:rsidRPr="005F252C" w:rsidRDefault="00A46571" w:rsidP="00A46571">
            <w:pPr>
              <w:tabs>
                <w:tab w:val="left" w:pos="2038"/>
              </w:tabs>
            </w:pPr>
            <w:r w:rsidRPr="005F252C">
              <w:t>Yes</w:t>
            </w:r>
          </w:p>
        </w:tc>
        <w:tc>
          <w:tcPr>
            <w:tcW w:w="1460" w:type="dxa"/>
            <w:hideMark/>
          </w:tcPr>
          <w:p w14:paraId="227EF568" w14:textId="77777777" w:rsidR="00A46571" w:rsidRPr="005F252C" w:rsidRDefault="00A46571" w:rsidP="00A46571">
            <w:pPr>
              <w:tabs>
                <w:tab w:val="left" w:pos="2038"/>
              </w:tabs>
            </w:pPr>
            <w:r w:rsidRPr="005F252C">
              <w:t>P</w:t>
            </w:r>
          </w:p>
        </w:tc>
      </w:tr>
      <w:tr w:rsidR="00A46571" w:rsidRPr="005F252C" w14:paraId="16B76C03" w14:textId="77777777" w:rsidTr="009764B6">
        <w:trPr>
          <w:trHeight w:val="310"/>
        </w:trPr>
        <w:tc>
          <w:tcPr>
            <w:tcW w:w="5040" w:type="dxa"/>
            <w:vMerge w:val="restart"/>
            <w:hideMark/>
          </w:tcPr>
          <w:p w14:paraId="43BF8C45" w14:textId="77777777" w:rsidR="00A46571" w:rsidRPr="005F252C" w:rsidRDefault="00A46571" w:rsidP="00A46571">
            <w:pPr>
              <w:tabs>
                <w:tab w:val="left" w:pos="2038"/>
              </w:tabs>
              <w:rPr>
                <w:b/>
                <w:bCs/>
              </w:rPr>
            </w:pPr>
            <w:r w:rsidRPr="005F252C">
              <w:rPr>
                <w:b/>
                <w:bCs/>
              </w:rPr>
              <w:t>Cleaning Chemicals</w:t>
            </w:r>
          </w:p>
        </w:tc>
        <w:tc>
          <w:tcPr>
            <w:tcW w:w="2260" w:type="dxa"/>
            <w:vMerge w:val="restart"/>
            <w:hideMark/>
          </w:tcPr>
          <w:p w14:paraId="2674FB39" w14:textId="77777777" w:rsidR="00A46571" w:rsidRPr="005F252C" w:rsidRDefault="00A46571" w:rsidP="00A46571">
            <w:pPr>
              <w:tabs>
                <w:tab w:val="left" w:pos="2038"/>
              </w:tabs>
              <w:rPr>
                <w:b/>
                <w:bCs/>
              </w:rPr>
            </w:pPr>
            <w:r w:rsidRPr="005F252C">
              <w:rPr>
                <w:b/>
                <w:bCs/>
              </w:rPr>
              <w:t>Sanitization</w:t>
            </w:r>
          </w:p>
        </w:tc>
        <w:tc>
          <w:tcPr>
            <w:tcW w:w="11360" w:type="dxa"/>
            <w:vMerge w:val="restart"/>
            <w:hideMark/>
          </w:tcPr>
          <w:p w14:paraId="70D69079" w14:textId="77777777" w:rsidR="00A46571" w:rsidRPr="005F252C" w:rsidRDefault="00A46571" w:rsidP="00A46571">
            <w:pPr>
              <w:tabs>
                <w:tab w:val="left" w:pos="2038"/>
              </w:tabs>
            </w:pPr>
            <w:r w:rsidRPr="005F252C">
              <w:t>A substance used for cleaning something to make it free of bacteria.</w:t>
            </w:r>
          </w:p>
        </w:tc>
        <w:tc>
          <w:tcPr>
            <w:tcW w:w="5360" w:type="dxa"/>
            <w:hideMark/>
          </w:tcPr>
          <w:p w14:paraId="727158D5" w14:textId="77777777" w:rsidR="00A46571" w:rsidRPr="005F252C" w:rsidRDefault="00A46571" w:rsidP="00A46571">
            <w:pPr>
              <w:tabs>
                <w:tab w:val="left" w:pos="2038"/>
              </w:tabs>
            </w:pPr>
            <w:r w:rsidRPr="005F252C">
              <w:t>Hand Sanitizer</w:t>
            </w:r>
          </w:p>
        </w:tc>
        <w:tc>
          <w:tcPr>
            <w:tcW w:w="760" w:type="dxa"/>
            <w:hideMark/>
          </w:tcPr>
          <w:p w14:paraId="0169CC5C" w14:textId="77777777" w:rsidR="00A46571" w:rsidRPr="005F252C" w:rsidRDefault="00A46571" w:rsidP="00A46571">
            <w:pPr>
              <w:tabs>
                <w:tab w:val="left" w:pos="2038"/>
              </w:tabs>
            </w:pPr>
            <w:r w:rsidRPr="005F252C">
              <w:t>Yes</w:t>
            </w:r>
          </w:p>
        </w:tc>
        <w:tc>
          <w:tcPr>
            <w:tcW w:w="1380" w:type="dxa"/>
            <w:hideMark/>
          </w:tcPr>
          <w:p w14:paraId="52D184F7" w14:textId="77777777" w:rsidR="00A46571" w:rsidRPr="005F252C" w:rsidRDefault="00A46571" w:rsidP="00A46571">
            <w:pPr>
              <w:tabs>
                <w:tab w:val="left" w:pos="2038"/>
              </w:tabs>
            </w:pPr>
            <w:r w:rsidRPr="005F252C">
              <w:t>Yes</w:t>
            </w:r>
          </w:p>
        </w:tc>
        <w:tc>
          <w:tcPr>
            <w:tcW w:w="1460" w:type="dxa"/>
            <w:hideMark/>
          </w:tcPr>
          <w:p w14:paraId="4AE6E3A1" w14:textId="77777777" w:rsidR="00A46571" w:rsidRPr="005F252C" w:rsidRDefault="00A46571" w:rsidP="00A46571">
            <w:pPr>
              <w:tabs>
                <w:tab w:val="left" w:pos="2038"/>
              </w:tabs>
            </w:pPr>
            <w:r w:rsidRPr="005F252C">
              <w:t>P</w:t>
            </w:r>
          </w:p>
        </w:tc>
      </w:tr>
      <w:tr w:rsidR="00A46571" w:rsidRPr="005F252C" w14:paraId="4F782E9B" w14:textId="77777777" w:rsidTr="009764B6">
        <w:trPr>
          <w:trHeight w:val="310"/>
        </w:trPr>
        <w:tc>
          <w:tcPr>
            <w:tcW w:w="5040" w:type="dxa"/>
            <w:vMerge/>
            <w:hideMark/>
          </w:tcPr>
          <w:p w14:paraId="15B75E5F" w14:textId="77777777" w:rsidR="00A46571" w:rsidRPr="005F252C" w:rsidRDefault="00A46571" w:rsidP="00A46571">
            <w:pPr>
              <w:tabs>
                <w:tab w:val="left" w:pos="2038"/>
              </w:tabs>
              <w:rPr>
                <w:b/>
                <w:bCs/>
              </w:rPr>
            </w:pPr>
          </w:p>
        </w:tc>
        <w:tc>
          <w:tcPr>
            <w:tcW w:w="2260" w:type="dxa"/>
            <w:vMerge/>
            <w:hideMark/>
          </w:tcPr>
          <w:p w14:paraId="36AC2D97" w14:textId="77777777" w:rsidR="00A46571" w:rsidRPr="005F252C" w:rsidRDefault="00A46571" w:rsidP="00A46571">
            <w:pPr>
              <w:tabs>
                <w:tab w:val="left" w:pos="2038"/>
              </w:tabs>
              <w:rPr>
                <w:b/>
                <w:bCs/>
              </w:rPr>
            </w:pPr>
          </w:p>
        </w:tc>
        <w:tc>
          <w:tcPr>
            <w:tcW w:w="11360" w:type="dxa"/>
            <w:vMerge/>
            <w:hideMark/>
          </w:tcPr>
          <w:p w14:paraId="065DD3D9" w14:textId="77777777" w:rsidR="00A46571" w:rsidRPr="005F252C" w:rsidRDefault="00A46571" w:rsidP="00A46571">
            <w:pPr>
              <w:tabs>
                <w:tab w:val="left" w:pos="2038"/>
              </w:tabs>
            </w:pPr>
          </w:p>
        </w:tc>
        <w:tc>
          <w:tcPr>
            <w:tcW w:w="5360" w:type="dxa"/>
            <w:hideMark/>
          </w:tcPr>
          <w:p w14:paraId="5894E513" w14:textId="77777777" w:rsidR="00A46571" w:rsidRPr="005F252C" w:rsidRDefault="00A46571" w:rsidP="00A46571">
            <w:pPr>
              <w:tabs>
                <w:tab w:val="left" w:pos="2038"/>
              </w:tabs>
            </w:pPr>
            <w:r w:rsidRPr="005F252C">
              <w:t>Floor Cleaning Liquid</w:t>
            </w:r>
          </w:p>
        </w:tc>
        <w:tc>
          <w:tcPr>
            <w:tcW w:w="760" w:type="dxa"/>
            <w:hideMark/>
          </w:tcPr>
          <w:p w14:paraId="63250169" w14:textId="77777777" w:rsidR="00A46571" w:rsidRPr="005F252C" w:rsidRDefault="00A46571" w:rsidP="00A46571">
            <w:pPr>
              <w:tabs>
                <w:tab w:val="left" w:pos="2038"/>
              </w:tabs>
            </w:pPr>
            <w:r w:rsidRPr="005F252C">
              <w:t>Yes</w:t>
            </w:r>
          </w:p>
        </w:tc>
        <w:tc>
          <w:tcPr>
            <w:tcW w:w="1380" w:type="dxa"/>
            <w:hideMark/>
          </w:tcPr>
          <w:p w14:paraId="1DB40E7C" w14:textId="77777777" w:rsidR="00A46571" w:rsidRPr="005F252C" w:rsidRDefault="00A46571" w:rsidP="00A46571">
            <w:pPr>
              <w:tabs>
                <w:tab w:val="left" w:pos="2038"/>
              </w:tabs>
            </w:pPr>
            <w:r w:rsidRPr="005F252C">
              <w:t>Yes</w:t>
            </w:r>
          </w:p>
        </w:tc>
        <w:tc>
          <w:tcPr>
            <w:tcW w:w="1460" w:type="dxa"/>
            <w:hideMark/>
          </w:tcPr>
          <w:p w14:paraId="1F9C6FC2" w14:textId="77777777" w:rsidR="00A46571" w:rsidRPr="005F252C" w:rsidRDefault="00A46571" w:rsidP="00A46571">
            <w:pPr>
              <w:tabs>
                <w:tab w:val="left" w:pos="2038"/>
              </w:tabs>
            </w:pPr>
            <w:r w:rsidRPr="005F252C">
              <w:t>P</w:t>
            </w:r>
          </w:p>
        </w:tc>
      </w:tr>
      <w:tr w:rsidR="00A46571" w:rsidRPr="005F252C" w14:paraId="7753C172" w14:textId="77777777" w:rsidTr="009764B6">
        <w:trPr>
          <w:trHeight w:val="310"/>
        </w:trPr>
        <w:tc>
          <w:tcPr>
            <w:tcW w:w="5040" w:type="dxa"/>
            <w:vMerge w:val="restart"/>
            <w:hideMark/>
          </w:tcPr>
          <w:p w14:paraId="50A0D4F0" w14:textId="77777777" w:rsidR="00A46571" w:rsidRPr="005F252C" w:rsidRDefault="00A46571" w:rsidP="00A46571">
            <w:pPr>
              <w:tabs>
                <w:tab w:val="left" w:pos="2038"/>
              </w:tabs>
              <w:rPr>
                <w:b/>
                <w:bCs/>
              </w:rPr>
            </w:pPr>
            <w:r w:rsidRPr="005F252C">
              <w:rPr>
                <w:b/>
                <w:bCs/>
              </w:rPr>
              <w:t>Office Supplies</w:t>
            </w:r>
          </w:p>
        </w:tc>
        <w:tc>
          <w:tcPr>
            <w:tcW w:w="2260" w:type="dxa"/>
            <w:vMerge w:val="restart"/>
            <w:hideMark/>
          </w:tcPr>
          <w:p w14:paraId="4515D2DB" w14:textId="77777777" w:rsidR="00A46571" w:rsidRPr="005F252C" w:rsidRDefault="00A46571" w:rsidP="00A46571">
            <w:pPr>
              <w:tabs>
                <w:tab w:val="left" w:pos="2038"/>
              </w:tabs>
              <w:rPr>
                <w:b/>
                <w:bCs/>
              </w:rPr>
            </w:pPr>
            <w:r w:rsidRPr="005F252C">
              <w:rPr>
                <w:b/>
                <w:bCs/>
              </w:rPr>
              <w:t xml:space="preserve">Other Office Supplies </w:t>
            </w:r>
          </w:p>
        </w:tc>
        <w:tc>
          <w:tcPr>
            <w:tcW w:w="11360" w:type="dxa"/>
            <w:vMerge w:val="restart"/>
            <w:hideMark/>
          </w:tcPr>
          <w:p w14:paraId="7146E2F6" w14:textId="77777777" w:rsidR="00A46571" w:rsidRPr="005F252C" w:rsidRDefault="00A46571" w:rsidP="00A46571">
            <w:pPr>
              <w:tabs>
                <w:tab w:val="left" w:pos="2038"/>
              </w:tabs>
            </w:pPr>
            <w:r w:rsidRPr="005F252C">
              <w:t xml:space="preserve"> This is defined as any product that is used in an office.</w:t>
            </w:r>
          </w:p>
        </w:tc>
        <w:tc>
          <w:tcPr>
            <w:tcW w:w="5360" w:type="dxa"/>
            <w:hideMark/>
          </w:tcPr>
          <w:p w14:paraId="477DFB8A" w14:textId="77777777" w:rsidR="00A46571" w:rsidRPr="005F252C" w:rsidRDefault="00A46571" w:rsidP="00A46571">
            <w:pPr>
              <w:tabs>
                <w:tab w:val="left" w:pos="2038"/>
              </w:tabs>
            </w:pPr>
            <w:r w:rsidRPr="005F252C">
              <w:t>Tissue Box</w:t>
            </w:r>
          </w:p>
        </w:tc>
        <w:tc>
          <w:tcPr>
            <w:tcW w:w="760" w:type="dxa"/>
            <w:hideMark/>
          </w:tcPr>
          <w:p w14:paraId="4727C6DB" w14:textId="77777777" w:rsidR="00A46571" w:rsidRPr="005F252C" w:rsidRDefault="00A46571" w:rsidP="00A46571">
            <w:pPr>
              <w:tabs>
                <w:tab w:val="left" w:pos="2038"/>
              </w:tabs>
            </w:pPr>
            <w:r w:rsidRPr="005F252C">
              <w:t>Yes</w:t>
            </w:r>
          </w:p>
        </w:tc>
        <w:tc>
          <w:tcPr>
            <w:tcW w:w="1380" w:type="dxa"/>
            <w:hideMark/>
          </w:tcPr>
          <w:p w14:paraId="5C04A4B6" w14:textId="77777777" w:rsidR="00A46571" w:rsidRPr="005F252C" w:rsidRDefault="00A46571" w:rsidP="00A46571">
            <w:pPr>
              <w:tabs>
                <w:tab w:val="left" w:pos="2038"/>
              </w:tabs>
            </w:pPr>
            <w:r w:rsidRPr="005F252C">
              <w:t>Yes</w:t>
            </w:r>
          </w:p>
        </w:tc>
        <w:tc>
          <w:tcPr>
            <w:tcW w:w="1460" w:type="dxa"/>
            <w:hideMark/>
          </w:tcPr>
          <w:p w14:paraId="392FBC33" w14:textId="77777777" w:rsidR="00A46571" w:rsidRPr="005F252C" w:rsidRDefault="00A46571" w:rsidP="00A46571">
            <w:pPr>
              <w:tabs>
                <w:tab w:val="left" w:pos="2038"/>
              </w:tabs>
            </w:pPr>
            <w:r w:rsidRPr="005F252C">
              <w:t>P</w:t>
            </w:r>
          </w:p>
        </w:tc>
      </w:tr>
      <w:tr w:rsidR="00A46571" w:rsidRPr="005F252C" w14:paraId="1E51F67F" w14:textId="77777777" w:rsidTr="009764B6">
        <w:trPr>
          <w:trHeight w:val="310"/>
        </w:trPr>
        <w:tc>
          <w:tcPr>
            <w:tcW w:w="5040" w:type="dxa"/>
            <w:vMerge/>
            <w:hideMark/>
          </w:tcPr>
          <w:p w14:paraId="63313935" w14:textId="77777777" w:rsidR="00A46571" w:rsidRPr="005F252C" w:rsidRDefault="00A46571" w:rsidP="00A46571">
            <w:pPr>
              <w:tabs>
                <w:tab w:val="left" w:pos="2038"/>
              </w:tabs>
              <w:rPr>
                <w:b/>
                <w:bCs/>
              </w:rPr>
            </w:pPr>
          </w:p>
        </w:tc>
        <w:tc>
          <w:tcPr>
            <w:tcW w:w="2260" w:type="dxa"/>
            <w:vMerge/>
            <w:hideMark/>
          </w:tcPr>
          <w:p w14:paraId="726C9DC3" w14:textId="77777777" w:rsidR="00A46571" w:rsidRPr="005F252C" w:rsidRDefault="00A46571" w:rsidP="00A46571">
            <w:pPr>
              <w:tabs>
                <w:tab w:val="left" w:pos="2038"/>
              </w:tabs>
              <w:rPr>
                <w:b/>
                <w:bCs/>
              </w:rPr>
            </w:pPr>
          </w:p>
        </w:tc>
        <w:tc>
          <w:tcPr>
            <w:tcW w:w="11360" w:type="dxa"/>
            <w:vMerge/>
            <w:hideMark/>
          </w:tcPr>
          <w:p w14:paraId="4BED372D" w14:textId="77777777" w:rsidR="00A46571" w:rsidRPr="005F252C" w:rsidRDefault="00A46571" w:rsidP="00A46571">
            <w:pPr>
              <w:tabs>
                <w:tab w:val="left" w:pos="2038"/>
              </w:tabs>
            </w:pPr>
          </w:p>
        </w:tc>
        <w:tc>
          <w:tcPr>
            <w:tcW w:w="5360" w:type="dxa"/>
            <w:hideMark/>
          </w:tcPr>
          <w:p w14:paraId="666AA491" w14:textId="77777777" w:rsidR="00A46571" w:rsidRPr="005F252C" w:rsidRDefault="00A46571" w:rsidP="00A46571">
            <w:pPr>
              <w:tabs>
                <w:tab w:val="left" w:pos="2038"/>
              </w:tabs>
            </w:pPr>
            <w:r w:rsidRPr="005F252C">
              <w:t>Paper A4</w:t>
            </w:r>
          </w:p>
        </w:tc>
        <w:tc>
          <w:tcPr>
            <w:tcW w:w="760" w:type="dxa"/>
            <w:hideMark/>
          </w:tcPr>
          <w:p w14:paraId="24384C1C" w14:textId="77777777" w:rsidR="00A46571" w:rsidRPr="005F252C" w:rsidRDefault="00A46571" w:rsidP="00A46571">
            <w:pPr>
              <w:tabs>
                <w:tab w:val="left" w:pos="2038"/>
              </w:tabs>
            </w:pPr>
            <w:r w:rsidRPr="005F252C">
              <w:t>No</w:t>
            </w:r>
          </w:p>
        </w:tc>
        <w:tc>
          <w:tcPr>
            <w:tcW w:w="1380" w:type="dxa"/>
            <w:hideMark/>
          </w:tcPr>
          <w:p w14:paraId="1ECC8433" w14:textId="77777777" w:rsidR="00A46571" w:rsidRPr="005F252C" w:rsidRDefault="00A46571" w:rsidP="00A46571">
            <w:pPr>
              <w:tabs>
                <w:tab w:val="left" w:pos="2038"/>
              </w:tabs>
            </w:pPr>
            <w:r w:rsidRPr="005F252C">
              <w:t>Yes</w:t>
            </w:r>
          </w:p>
        </w:tc>
        <w:tc>
          <w:tcPr>
            <w:tcW w:w="1460" w:type="dxa"/>
            <w:hideMark/>
          </w:tcPr>
          <w:p w14:paraId="26F84A95" w14:textId="77777777" w:rsidR="00A46571" w:rsidRPr="005F252C" w:rsidRDefault="00A46571" w:rsidP="00A46571">
            <w:pPr>
              <w:tabs>
                <w:tab w:val="left" w:pos="2038"/>
              </w:tabs>
            </w:pPr>
            <w:r w:rsidRPr="005F252C">
              <w:t>P</w:t>
            </w:r>
          </w:p>
        </w:tc>
      </w:tr>
      <w:tr w:rsidR="00A46571" w:rsidRPr="005F252C" w14:paraId="7A432C55" w14:textId="77777777" w:rsidTr="009764B6">
        <w:trPr>
          <w:trHeight w:val="310"/>
        </w:trPr>
        <w:tc>
          <w:tcPr>
            <w:tcW w:w="5040" w:type="dxa"/>
            <w:vMerge w:val="restart"/>
            <w:hideMark/>
          </w:tcPr>
          <w:p w14:paraId="496A1ABC" w14:textId="77777777" w:rsidR="00A46571" w:rsidRPr="005F252C" w:rsidRDefault="00A46571" w:rsidP="00A46571">
            <w:pPr>
              <w:tabs>
                <w:tab w:val="left" w:pos="2038"/>
              </w:tabs>
              <w:rPr>
                <w:b/>
                <w:bCs/>
              </w:rPr>
            </w:pPr>
            <w:r w:rsidRPr="005F252C">
              <w:rPr>
                <w:b/>
                <w:bCs/>
              </w:rPr>
              <w:t>Uniform</w:t>
            </w:r>
          </w:p>
        </w:tc>
        <w:tc>
          <w:tcPr>
            <w:tcW w:w="2260" w:type="dxa"/>
            <w:vMerge w:val="restart"/>
            <w:hideMark/>
          </w:tcPr>
          <w:p w14:paraId="06908BC5" w14:textId="77777777" w:rsidR="00A46571" w:rsidRPr="005F252C" w:rsidRDefault="00A46571" w:rsidP="00A46571">
            <w:pPr>
              <w:tabs>
                <w:tab w:val="left" w:pos="2038"/>
              </w:tabs>
              <w:rPr>
                <w:b/>
                <w:bCs/>
              </w:rPr>
            </w:pPr>
            <w:r w:rsidRPr="005F252C">
              <w:rPr>
                <w:b/>
                <w:bCs/>
              </w:rPr>
              <w:t>Uniform</w:t>
            </w:r>
          </w:p>
        </w:tc>
        <w:tc>
          <w:tcPr>
            <w:tcW w:w="11360" w:type="dxa"/>
            <w:vMerge w:val="restart"/>
            <w:hideMark/>
          </w:tcPr>
          <w:p w14:paraId="724EC680" w14:textId="77777777" w:rsidR="00A46571" w:rsidRPr="005F252C" w:rsidRDefault="00A46571" w:rsidP="00A46571">
            <w:pPr>
              <w:tabs>
                <w:tab w:val="left" w:pos="2038"/>
              </w:tabs>
            </w:pPr>
            <w:r w:rsidRPr="005F252C">
              <w:t xml:space="preserve"> It is defined as a dress of a distinctive design or fashion worn by members of a particular group and serving as a mean of identification broadly.</w:t>
            </w:r>
          </w:p>
        </w:tc>
        <w:tc>
          <w:tcPr>
            <w:tcW w:w="5360" w:type="dxa"/>
            <w:hideMark/>
          </w:tcPr>
          <w:p w14:paraId="532216B5" w14:textId="77777777" w:rsidR="00A46571" w:rsidRPr="005F252C" w:rsidRDefault="00A46571" w:rsidP="00A46571">
            <w:pPr>
              <w:tabs>
                <w:tab w:val="left" w:pos="2038"/>
              </w:tabs>
            </w:pPr>
            <w:r w:rsidRPr="005F252C">
              <w:t>Service Uniform</w:t>
            </w:r>
          </w:p>
        </w:tc>
        <w:tc>
          <w:tcPr>
            <w:tcW w:w="760" w:type="dxa"/>
            <w:hideMark/>
          </w:tcPr>
          <w:p w14:paraId="5DCE017B" w14:textId="77777777" w:rsidR="00A46571" w:rsidRPr="005F252C" w:rsidRDefault="00A46571" w:rsidP="00A46571">
            <w:pPr>
              <w:tabs>
                <w:tab w:val="left" w:pos="2038"/>
              </w:tabs>
            </w:pPr>
            <w:r w:rsidRPr="005F252C">
              <w:t>Yes</w:t>
            </w:r>
          </w:p>
        </w:tc>
        <w:tc>
          <w:tcPr>
            <w:tcW w:w="1380" w:type="dxa"/>
            <w:hideMark/>
          </w:tcPr>
          <w:p w14:paraId="431BC2D2" w14:textId="77777777" w:rsidR="00A46571" w:rsidRPr="005F252C" w:rsidRDefault="00A46571" w:rsidP="00A46571">
            <w:pPr>
              <w:tabs>
                <w:tab w:val="left" w:pos="2038"/>
              </w:tabs>
            </w:pPr>
            <w:r w:rsidRPr="005F252C">
              <w:t>Yes</w:t>
            </w:r>
          </w:p>
        </w:tc>
        <w:tc>
          <w:tcPr>
            <w:tcW w:w="1460" w:type="dxa"/>
            <w:hideMark/>
          </w:tcPr>
          <w:p w14:paraId="1B0DC4CA" w14:textId="77777777" w:rsidR="00A46571" w:rsidRPr="005F252C" w:rsidRDefault="00A46571" w:rsidP="00A46571">
            <w:pPr>
              <w:tabs>
                <w:tab w:val="left" w:pos="2038"/>
              </w:tabs>
            </w:pPr>
            <w:r w:rsidRPr="005F252C">
              <w:t>P</w:t>
            </w:r>
          </w:p>
        </w:tc>
      </w:tr>
      <w:tr w:rsidR="00A46571" w:rsidRPr="005F252C" w14:paraId="55905555" w14:textId="77777777" w:rsidTr="009764B6">
        <w:trPr>
          <w:trHeight w:val="310"/>
        </w:trPr>
        <w:tc>
          <w:tcPr>
            <w:tcW w:w="5040" w:type="dxa"/>
            <w:vMerge/>
            <w:hideMark/>
          </w:tcPr>
          <w:p w14:paraId="7E08A67F" w14:textId="77777777" w:rsidR="00A46571" w:rsidRPr="005F252C" w:rsidRDefault="00A46571" w:rsidP="00A46571">
            <w:pPr>
              <w:tabs>
                <w:tab w:val="left" w:pos="2038"/>
              </w:tabs>
              <w:rPr>
                <w:b/>
                <w:bCs/>
              </w:rPr>
            </w:pPr>
          </w:p>
        </w:tc>
        <w:tc>
          <w:tcPr>
            <w:tcW w:w="2260" w:type="dxa"/>
            <w:vMerge/>
            <w:hideMark/>
          </w:tcPr>
          <w:p w14:paraId="2CE84C73" w14:textId="77777777" w:rsidR="00A46571" w:rsidRPr="005F252C" w:rsidRDefault="00A46571" w:rsidP="00A46571">
            <w:pPr>
              <w:tabs>
                <w:tab w:val="left" w:pos="2038"/>
              </w:tabs>
              <w:rPr>
                <w:b/>
                <w:bCs/>
              </w:rPr>
            </w:pPr>
          </w:p>
        </w:tc>
        <w:tc>
          <w:tcPr>
            <w:tcW w:w="11360" w:type="dxa"/>
            <w:vMerge/>
            <w:hideMark/>
          </w:tcPr>
          <w:p w14:paraId="66C9AA6C" w14:textId="77777777" w:rsidR="00A46571" w:rsidRPr="005F252C" w:rsidRDefault="00A46571" w:rsidP="00A46571">
            <w:pPr>
              <w:tabs>
                <w:tab w:val="left" w:pos="2038"/>
              </w:tabs>
            </w:pPr>
          </w:p>
        </w:tc>
        <w:tc>
          <w:tcPr>
            <w:tcW w:w="5360" w:type="dxa"/>
            <w:hideMark/>
          </w:tcPr>
          <w:p w14:paraId="619BD87C" w14:textId="77777777" w:rsidR="00A46571" w:rsidRPr="005F252C" w:rsidRDefault="00A46571" w:rsidP="00A46571">
            <w:pPr>
              <w:tabs>
                <w:tab w:val="left" w:pos="2038"/>
              </w:tabs>
            </w:pPr>
            <w:r w:rsidRPr="005F252C">
              <w:t>Working Uniform</w:t>
            </w:r>
          </w:p>
        </w:tc>
        <w:tc>
          <w:tcPr>
            <w:tcW w:w="760" w:type="dxa"/>
            <w:hideMark/>
          </w:tcPr>
          <w:p w14:paraId="32CCF26D" w14:textId="77777777" w:rsidR="00A46571" w:rsidRPr="005F252C" w:rsidRDefault="00A46571" w:rsidP="00A46571">
            <w:pPr>
              <w:tabs>
                <w:tab w:val="left" w:pos="2038"/>
              </w:tabs>
            </w:pPr>
            <w:r w:rsidRPr="005F252C">
              <w:t>Yes</w:t>
            </w:r>
          </w:p>
        </w:tc>
        <w:tc>
          <w:tcPr>
            <w:tcW w:w="1380" w:type="dxa"/>
            <w:hideMark/>
          </w:tcPr>
          <w:p w14:paraId="7B7D1038" w14:textId="77777777" w:rsidR="00A46571" w:rsidRPr="005F252C" w:rsidRDefault="00A46571" w:rsidP="00A46571">
            <w:pPr>
              <w:tabs>
                <w:tab w:val="left" w:pos="2038"/>
              </w:tabs>
            </w:pPr>
            <w:r w:rsidRPr="005F252C">
              <w:t>Yes</w:t>
            </w:r>
          </w:p>
        </w:tc>
        <w:tc>
          <w:tcPr>
            <w:tcW w:w="1460" w:type="dxa"/>
            <w:hideMark/>
          </w:tcPr>
          <w:p w14:paraId="07E41F45" w14:textId="77777777" w:rsidR="00A46571" w:rsidRPr="005F252C" w:rsidRDefault="00A46571" w:rsidP="00A46571">
            <w:pPr>
              <w:tabs>
                <w:tab w:val="left" w:pos="2038"/>
              </w:tabs>
            </w:pPr>
            <w:r w:rsidRPr="005F252C">
              <w:t>P</w:t>
            </w:r>
          </w:p>
        </w:tc>
      </w:tr>
      <w:tr w:rsidR="00A46571" w:rsidRPr="005F252C" w14:paraId="6DBA283F" w14:textId="77777777" w:rsidTr="009764B6">
        <w:trPr>
          <w:trHeight w:val="310"/>
        </w:trPr>
        <w:tc>
          <w:tcPr>
            <w:tcW w:w="5040" w:type="dxa"/>
            <w:vMerge w:val="restart"/>
            <w:hideMark/>
          </w:tcPr>
          <w:p w14:paraId="1D2691B8" w14:textId="77777777" w:rsidR="00A46571" w:rsidRPr="005F252C" w:rsidRDefault="00A46571" w:rsidP="00A46571">
            <w:pPr>
              <w:tabs>
                <w:tab w:val="left" w:pos="2038"/>
              </w:tabs>
              <w:rPr>
                <w:b/>
                <w:bCs/>
              </w:rPr>
            </w:pPr>
            <w:r w:rsidRPr="005F252C">
              <w:rPr>
                <w:b/>
                <w:bCs/>
              </w:rPr>
              <w:t>Office Supplies</w:t>
            </w:r>
          </w:p>
        </w:tc>
        <w:tc>
          <w:tcPr>
            <w:tcW w:w="2260" w:type="dxa"/>
            <w:vMerge w:val="restart"/>
            <w:hideMark/>
          </w:tcPr>
          <w:p w14:paraId="6BB112A3" w14:textId="77777777" w:rsidR="00A46571" w:rsidRPr="005F252C" w:rsidRDefault="00A46571" w:rsidP="00A46571">
            <w:pPr>
              <w:tabs>
                <w:tab w:val="left" w:pos="2038"/>
              </w:tabs>
              <w:rPr>
                <w:b/>
                <w:bCs/>
              </w:rPr>
            </w:pPr>
            <w:r w:rsidRPr="005F252C">
              <w:rPr>
                <w:b/>
                <w:bCs/>
              </w:rPr>
              <w:t>Stationary</w:t>
            </w:r>
          </w:p>
        </w:tc>
        <w:tc>
          <w:tcPr>
            <w:tcW w:w="11360" w:type="dxa"/>
            <w:vMerge w:val="restart"/>
            <w:hideMark/>
          </w:tcPr>
          <w:p w14:paraId="0324EC68" w14:textId="77777777" w:rsidR="00A46571" w:rsidRPr="005F252C" w:rsidRDefault="00A46571" w:rsidP="00A46571">
            <w:pPr>
              <w:tabs>
                <w:tab w:val="left" w:pos="2038"/>
              </w:tabs>
            </w:pPr>
            <w:r w:rsidRPr="005F252C">
              <w:t xml:space="preserve"> This is defined as any product that is used in an office.</w:t>
            </w:r>
          </w:p>
        </w:tc>
        <w:tc>
          <w:tcPr>
            <w:tcW w:w="5360" w:type="dxa"/>
            <w:hideMark/>
          </w:tcPr>
          <w:p w14:paraId="3A8E088E" w14:textId="77777777" w:rsidR="00A46571" w:rsidRPr="005F252C" w:rsidRDefault="00A46571" w:rsidP="00A46571">
            <w:pPr>
              <w:tabs>
                <w:tab w:val="left" w:pos="2038"/>
              </w:tabs>
            </w:pPr>
            <w:r w:rsidRPr="005F252C">
              <w:t>Stickers</w:t>
            </w:r>
          </w:p>
        </w:tc>
        <w:tc>
          <w:tcPr>
            <w:tcW w:w="760" w:type="dxa"/>
            <w:hideMark/>
          </w:tcPr>
          <w:p w14:paraId="75EB00F5" w14:textId="77777777" w:rsidR="00A46571" w:rsidRPr="005F252C" w:rsidRDefault="00A46571" w:rsidP="00A46571">
            <w:pPr>
              <w:tabs>
                <w:tab w:val="left" w:pos="2038"/>
              </w:tabs>
            </w:pPr>
            <w:r w:rsidRPr="005F252C">
              <w:t>No</w:t>
            </w:r>
          </w:p>
        </w:tc>
        <w:tc>
          <w:tcPr>
            <w:tcW w:w="1380" w:type="dxa"/>
            <w:hideMark/>
          </w:tcPr>
          <w:p w14:paraId="5390B1E3" w14:textId="77777777" w:rsidR="00A46571" w:rsidRPr="005F252C" w:rsidRDefault="00A46571" w:rsidP="00A46571">
            <w:pPr>
              <w:tabs>
                <w:tab w:val="left" w:pos="2038"/>
              </w:tabs>
            </w:pPr>
            <w:r w:rsidRPr="005F252C">
              <w:t>Yes</w:t>
            </w:r>
          </w:p>
        </w:tc>
        <w:tc>
          <w:tcPr>
            <w:tcW w:w="1460" w:type="dxa"/>
            <w:hideMark/>
          </w:tcPr>
          <w:p w14:paraId="7105271B" w14:textId="77777777" w:rsidR="00A46571" w:rsidRPr="005F252C" w:rsidRDefault="00A46571" w:rsidP="00A46571">
            <w:pPr>
              <w:tabs>
                <w:tab w:val="left" w:pos="2038"/>
              </w:tabs>
            </w:pPr>
            <w:r w:rsidRPr="005F252C">
              <w:t>P</w:t>
            </w:r>
          </w:p>
        </w:tc>
      </w:tr>
      <w:tr w:rsidR="00A46571" w:rsidRPr="005F252C" w14:paraId="5D542923" w14:textId="77777777" w:rsidTr="009764B6">
        <w:trPr>
          <w:trHeight w:val="310"/>
        </w:trPr>
        <w:tc>
          <w:tcPr>
            <w:tcW w:w="5040" w:type="dxa"/>
            <w:vMerge/>
            <w:hideMark/>
          </w:tcPr>
          <w:p w14:paraId="19A6F964" w14:textId="77777777" w:rsidR="00A46571" w:rsidRPr="005F252C" w:rsidRDefault="00A46571" w:rsidP="00A46571">
            <w:pPr>
              <w:tabs>
                <w:tab w:val="left" w:pos="2038"/>
              </w:tabs>
              <w:rPr>
                <w:b/>
                <w:bCs/>
              </w:rPr>
            </w:pPr>
          </w:p>
        </w:tc>
        <w:tc>
          <w:tcPr>
            <w:tcW w:w="2260" w:type="dxa"/>
            <w:vMerge/>
            <w:hideMark/>
          </w:tcPr>
          <w:p w14:paraId="35BA3896" w14:textId="77777777" w:rsidR="00A46571" w:rsidRPr="005F252C" w:rsidRDefault="00A46571" w:rsidP="00A46571">
            <w:pPr>
              <w:tabs>
                <w:tab w:val="left" w:pos="2038"/>
              </w:tabs>
              <w:rPr>
                <w:b/>
                <w:bCs/>
              </w:rPr>
            </w:pPr>
          </w:p>
        </w:tc>
        <w:tc>
          <w:tcPr>
            <w:tcW w:w="11360" w:type="dxa"/>
            <w:vMerge/>
            <w:hideMark/>
          </w:tcPr>
          <w:p w14:paraId="4419A25E" w14:textId="77777777" w:rsidR="00A46571" w:rsidRPr="005F252C" w:rsidRDefault="00A46571" w:rsidP="00A46571">
            <w:pPr>
              <w:tabs>
                <w:tab w:val="left" w:pos="2038"/>
              </w:tabs>
            </w:pPr>
          </w:p>
        </w:tc>
        <w:tc>
          <w:tcPr>
            <w:tcW w:w="5360" w:type="dxa"/>
            <w:hideMark/>
          </w:tcPr>
          <w:p w14:paraId="2676BBC1" w14:textId="77777777" w:rsidR="00A46571" w:rsidRPr="005F252C" w:rsidRDefault="00A46571" w:rsidP="00A46571">
            <w:pPr>
              <w:tabs>
                <w:tab w:val="left" w:pos="2038"/>
              </w:tabs>
            </w:pPr>
            <w:r w:rsidRPr="005F252C">
              <w:t>Ink</w:t>
            </w:r>
          </w:p>
        </w:tc>
        <w:tc>
          <w:tcPr>
            <w:tcW w:w="760" w:type="dxa"/>
            <w:hideMark/>
          </w:tcPr>
          <w:p w14:paraId="340D9928" w14:textId="77777777" w:rsidR="00A46571" w:rsidRPr="005F252C" w:rsidRDefault="00A46571" w:rsidP="00A46571">
            <w:pPr>
              <w:tabs>
                <w:tab w:val="left" w:pos="2038"/>
              </w:tabs>
            </w:pPr>
            <w:r w:rsidRPr="005F252C">
              <w:t>No</w:t>
            </w:r>
          </w:p>
        </w:tc>
        <w:tc>
          <w:tcPr>
            <w:tcW w:w="1380" w:type="dxa"/>
            <w:hideMark/>
          </w:tcPr>
          <w:p w14:paraId="08B9564C" w14:textId="77777777" w:rsidR="00A46571" w:rsidRPr="005F252C" w:rsidRDefault="00A46571" w:rsidP="00A46571">
            <w:pPr>
              <w:tabs>
                <w:tab w:val="left" w:pos="2038"/>
              </w:tabs>
            </w:pPr>
            <w:r w:rsidRPr="005F252C">
              <w:t>Yes</w:t>
            </w:r>
          </w:p>
        </w:tc>
        <w:tc>
          <w:tcPr>
            <w:tcW w:w="1460" w:type="dxa"/>
            <w:hideMark/>
          </w:tcPr>
          <w:p w14:paraId="49304F04" w14:textId="77777777" w:rsidR="00A46571" w:rsidRPr="005F252C" w:rsidRDefault="00A46571" w:rsidP="00A46571">
            <w:pPr>
              <w:tabs>
                <w:tab w:val="left" w:pos="2038"/>
              </w:tabs>
            </w:pPr>
            <w:r w:rsidRPr="005F252C">
              <w:t>P</w:t>
            </w:r>
          </w:p>
        </w:tc>
      </w:tr>
      <w:tr w:rsidR="00A46571" w:rsidRPr="005F252C" w14:paraId="6186D95A" w14:textId="77777777" w:rsidTr="009764B6">
        <w:trPr>
          <w:trHeight w:val="310"/>
        </w:trPr>
        <w:tc>
          <w:tcPr>
            <w:tcW w:w="5040" w:type="dxa"/>
            <w:vMerge/>
            <w:hideMark/>
          </w:tcPr>
          <w:p w14:paraId="00BB1802" w14:textId="77777777" w:rsidR="00A46571" w:rsidRPr="005F252C" w:rsidRDefault="00A46571" w:rsidP="00A46571">
            <w:pPr>
              <w:tabs>
                <w:tab w:val="left" w:pos="2038"/>
              </w:tabs>
              <w:rPr>
                <w:b/>
                <w:bCs/>
              </w:rPr>
            </w:pPr>
          </w:p>
        </w:tc>
        <w:tc>
          <w:tcPr>
            <w:tcW w:w="2260" w:type="dxa"/>
            <w:vMerge/>
            <w:hideMark/>
          </w:tcPr>
          <w:p w14:paraId="2494B49C" w14:textId="77777777" w:rsidR="00A46571" w:rsidRPr="005F252C" w:rsidRDefault="00A46571" w:rsidP="00A46571">
            <w:pPr>
              <w:tabs>
                <w:tab w:val="left" w:pos="2038"/>
              </w:tabs>
              <w:rPr>
                <w:b/>
                <w:bCs/>
              </w:rPr>
            </w:pPr>
          </w:p>
        </w:tc>
        <w:tc>
          <w:tcPr>
            <w:tcW w:w="11360" w:type="dxa"/>
            <w:vMerge/>
            <w:hideMark/>
          </w:tcPr>
          <w:p w14:paraId="77E17AC5" w14:textId="77777777" w:rsidR="00A46571" w:rsidRPr="005F252C" w:rsidRDefault="00A46571" w:rsidP="00A46571">
            <w:pPr>
              <w:tabs>
                <w:tab w:val="left" w:pos="2038"/>
              </w:tabs>
            </w:pPr>
          </w:p>
        </w:tc>
        <w:tc>
          <w:tcPr>
            <w:tcW w:w="5360" w:type="dxa"/>
            <w:hideMark/>
          </w:tcPr>
          <w:p w14:paraId="202FC274" w14:textId="77777777" w:rsidR="00A46571" w:rsidRPr="005F252C" w:rsidRDefault="00A46571" w:rsidP="00A46571">
            <w:pPr>
              <w:tabs>
                <w:tab w:val="left" w:pos="2038"/>
              </w:tabs>
            </w:pPr>
            <w:r w:rsidRPr="005F252C">
              <w:t>Notebook</w:t>
            </w:r>
          </w:p>
        </w:tc>
        <w:tc>
          <w:tcPr>
            <w:tcW w:w="760" w:type="dxa"/>
            <w:hideMark/>
          </w:tcPr>
          <w:p w14:paraId="6343A724" w14:textId="77777777" w:rsidR="00A46571" w:rsidRPr="005F252C" w:rsidRDefault="00A46571" w:rsidP="00A46571">
            <w:pPr>
              <w:tabs>
                <w:tab w:val="left" w:pos="2038"/>
              </w:tabs>
            </w:pPr>
            <w:r w:rsidRPr="005F252C">
              <w:t>No</w:t>
            </w:r>
          </w:p>
        </w:tc>
        <w:tc>
          <w:tcPr>
            <w:tcW w:w="1380" w:type="dxa"/>
            <w:hideMark/>
          </w:tcPr>
          <w:p w14:paraId="35700977" w14:textId="77777777" w:rsidR="00A46571" w:rsidRPr="005F252C" w:rsidRDefault="00A46571" w:rsidP="00A46571">
            <w:pPr>
              <w:tabs>
                <w:tab w:val="left" w:pos="2038"/>
              </w:tabs>
            </w:pPr>
            <w:r w:rsidRPr="005F252C">
              <w:t>Yes</w:t>
            </w:r>
          </w:p>
        </w:tc>
        <w:tc>
          <w:tcPr>
            <w:tcW w:w="1460" w:type="dxa"/>
            <w:hideMark/>
          </w:tcPr>
          <w:p w14:paraId="2627D799" w14:textId="77777777" w:rsidR="00A46571" w:rsidRPr="005F252C" w:rsidRDefault="00A46571" w:rsidP="00A46571">
            <w:pPr>
              <w:tabs>
                <w:tab w:val="left" w:pos="2038"/>
              </w:tabs>
            </w:pPr>
            <w:r w:rsidRPr="005F252C">
              <w:t>P</w:t>
            </w:r>
          </w:p>
        </w:tc>
      </w:tr>
      <w:tr w:rsidR="00A46571" w:rsidRPr="005F252C" w14:paraId="5A8DACCF" w14:textId="77777777" w:rsidTr="009764B6">
        <w:trPr>
          <w:trHeight w:val="310"/>
        </w:trPr>
        <w:tc>
          <w:tcPr>
            <w:tcW w:w="5040" w:type="dxa"/>
            <w:vMerge/>
            <w:hideMark/>
          </w:tcPr>
          <w:p w14:paraId="0D4D4A8F" w14:textId="77777777" w:rsidR="00A46571" w:rsidRPr="005F252C" w:rsidRDefault="00A46571" w:rsidP="00A46571">
            <w:pPr>
              <w:tabs>
                <w:tab w:val="left" w:pos="2038"/>
              </w:tabs>
              <w:rPr>
                <w:b/>
                <w:bCs/>
              </w:rPr>
            </w:pPr>
          </w:p>
        </w:tc>
        <w:tc>
          <w:tcPr>
            <w:tcW w:w="2260" w:type="dxa"/>
            <w:vMerge/>
            <w:hideMark/>
          </w:tcPr>
          <w:p w14:paraId="693202E6" w14:textId="77777777" w:rsidR="00A46571" w:rsidRPr="005F252C" w:rsidRDefault="00A46571" w:rsidP="00A46571">
            <w:pPr>
              <w:tabs>
                <w:tab w:val="left" w:pos="2038"/>
              </w:tabs>
              <w:rPr>
                <w:b/>
                <w:bCs/>
              </w:rPr>
            </w:pPr>
          </w:p>
        </w:tc>
        <w:tc>
          <w:tcPr>
            <w:tcW w:w="11360" w:type="dxa"/>
            <w:vMerge/>
            <w:hideMark/>
          </w:tcPr>
          <w:p w14:paraId="3EA61F2D" w14:textId="77777777" w:rsidR="00A46571" w:rsidRPr="005F252C" w:rsidRDefault="00A46571" w:rsidP="00A46571">
            <w:pPr>
              <w:tabs>
                <w:tab w:val="left" w:pos="2038"/>
              </w:tabs>
            </w:pPr>
          </w:p>
        </w:tc>
        <w:tc>
          <w:tcPr>
            <w:tcW w:w="5360" w:type="dxa"/>
            <w:hideMark/>
          </w:tcPr>
          <w:p w14:paraId="0606D13A" w14:textId="77777777" w:rsidR="00A46571" w:rsidRPr="005F252C" w:rsidRDefault="00A46571" w:rsidP="00A46571">
            <w:pPr>
              <w:tabs>
                <w:tab w:val="left" w:pos="2038"/>
              </w:tabs>
            </w:pPr>
            <w:r w:rsidRPr="005F252C">
              <w:t>Pens &amp; Pencils</w:t>
            </w:r>
          </w:p>
        </w:tc>
        <w:tc>
          <w:tcPr>
            <w:tcW w:w="760" w:type="dxa"/>
            <w:hideMark/>
          </w:tcPr>
          <w:p w14:paraId="4E95434F" w14:textId="77777777" w:rsidR="00A46571" w:rsidRPr="005F252C" w:rsidRDefault="00A46571" w:rsidP="00A46571">
            <w:pPr>
              <w:tabs>
                <w:tab w:val="left" w:pos="2038"/>
              </w:tabs>
            </w:pPr>
            <w:r w:rsidRPr="005F252C">
              <w:t>No</w:t>
            </w:r>
          </w:p>
        </w:tc>
        <w:tc>
          <w:tcPr>
            <w:tcW w:w="1380" w:type="dxa"/>
            <w:hideMark/>
          </w:tcPr>
          <w:p w14:paraId="4F44121A" w14:textId="77777777" w:rsidR="00A46571" w:rsidRPr="005F252C" w:rsidRDefault="00A46571" w:rsidP="00A46571">
            <w:pPr>
              <w:tabs>
                <w:tab w:val="left" w:pos="2038"/>
              </w:tabs>
            </w:pPr>
            <w:r w:rsidRPr="005F252C">
              <w:t>Yes</w:t>
            </w:r>
          </w:p>
        </w:tc>
        <w:tc>
          <w:tcPr>
            <w:tcW w:w="1460" w:type="dxa"/>
            <w:hideMark/>
          </w:tcPr>
          <w:p w14:paraId="01775893" w14:textId="77777777" w:rsidR="00A46571" w:rsidRPr="005F252C" w:rsidRDefault="00A46571" w:rsidP="00A46571">
            <w:pPr>
              <w:tabs>
                <w:tab w:val="left" w:pos="2038"/>
              </w:tabs>
            </w:pPr>
            <w:r w:rsidRPr="005F252C">
              <w:t>P</w:t>
            </w:r>
          </w:p>
        </w:tc>
      </w:tr>
      <w:tr w:rsidR="00A46571" w:rsidRPr="005F252C" w14:paraId="2DD56C30" w14:textId="77777777" w:rsidTr="009764B6">
        <w:trPr>
          <w:trHeight w:val="310"/>
        </w:trPr>
        <w:tc>
          <w:tcPr>
            <w:tcW w:w="5040" w:type="dxa"/>
            <w:vMerge/>
            <w:hideMark/>
          </w:tcPr>
          <w:p w14:paraId="082B5DE4" w14:textId="77777777" w:rsidR="00A46571" w:rsidRPr="005F252C" w:rsidRDefault="00A46571" w:rsidP="00A46571">
            <w:pPr>
              <w:tabs>
                <w:tab w:val="left" w:pos="2038"/>
              </w:tabs>
              <w:rPr>
                <w:b/>
                <w:bCs/>
              </w:rPr>
            </w:pPr>
          </w:p>
        </w:tc>
        <w:tc>
          <w:tcPr>
            <w:tcW w:w="2260" w:type="dxa"/>
            <w:vMerge/>
            <w:hideMark/>
          </w:tcPr>
          <w:p w14:paraId="02BDA6DC" w14:textId="77777777" w:rsidR="00A46571" w:rsidRPr="005F252C" w:rsidRDefault="00A46571" w:rsidP="00A46571">
            <w:pPr>
              <w:tabs>
                <w:tab w:val="left" w:pos="2038"/>
              </w:tabs>
              <w:rPr>
                <w:b/>
                <w:bCs/>
              </w:rPr>
            </w:pPr>
          </w:p>
        </w:tc>
        <w:tc>
          <w:tcPr>
            <w:tcW w:w="11360" w:type="dxa"/>
            <w:vMerge/>
            <w:hideMark/>
          </w:tcPr>
          <w:p w14:paraId="40B6EDC9" w14:textId="77777777" w:rsidR="00A46571" w:rsidRPr="005F252C" w:rsidRDefault="00A46571" w:rsidP="00A46571">
            <w:pPr>
              <w:tabs>
                <w:tab w:val="left" w:pos="2038"/>
              </w:tabs>
            </w:pPr>
          </w:p>
        </w:tc>
        <w:tc>
          <w:tcPr>
            <w:tcW w:w="5360" w:type="dxa"/>
            <w:hideMark/>
          </w:tcPr>
          <w:p w14:paraId="44CD03C6" w14:textId="77777777" w:rsidR="00A46571" w:rsidRPr="005F252C" w:rsidRDefault="00A46571" w:rsidP="00A46571">
            <w:pPr>
              <w:tabs>
                <w:tab w:val="left" w:pos="2038"/>
              </w:tabs>
            </w:pPr>
            <w:r w:rsidRPr="005F252C">
              <w:t>Envelopes</w:t>
            </w:r>
          </w:p>
        </w:tc>
        <w:tc>
          <w:tcPr>
            <w:tcW w:w="760" w:type="dxa"/>
            <w:hideMark/>
          </w:tcPr>
          <w:p w14:paraId="0816A5EA" w14:textId="77777777" w:rsidR="00A46571" w:rsidRPr="005F252C" w:rsidRDefault="00A46571" w:rsidP="00A46571">
            <w:pPr>
              <w:tabs>
                <w:tab w:val="left" w:pos="2038"/>
              </w:tabs>
            </w:pPr>
            <w:r w:rsidRPr="005F252C">
              <w:t>No</w:t>
            </w:r>
          </w:p>
        </w:tc>
        <w:tc>
          <w:tcPr>
            <w:tcW w:w="1380" w:type="dxa"/>
            <w:hideMark/>
          </w:tcPr>
          <w:p w14:paraId="67E7B375" w14:textId="77777777" w:rsidR="00A46571" w:rsidRPr="005F252C" w:rsidRDefault="00A46571" w:rsidP="00A46571">
            <w:pPr>
              <w:tabs>
                <w:tab w:val="left" w:pos="2038"/>
              </w:tabs>
            </w:pPr>
            <w:r w:rsidRPr="005F252C">
              <w:t>Yes</w:t>
            </w:r>
          </w:p>
        </w:tc>
        <w:tc>
          <w:tcPr>
            <w:tcW w:w="1460" w:type="dxa"/>
            <w:hideMark/>
          </w:tcPr>
          <w:p w14:paraId="3EDC8B36" w14:textId="77777777" w:rsidR="00A46571" w:rsidRPr="005F252C" w:rsidRDefault="00A46571" w:rsidP="00A46571">
            <w:pPr>
              <w:tabs>
                <w:tab w:val="left" w:pos="2038"/>
              </w:tabs>
            </w:pPr>
            <w:r w:rsidRPr="005F252C">
              <w:t>P</w:t>
            </w:r>
          </w:p>
        </w:tc>
      </w:tr>
      <w:tr w:rsidR="00A46571" w:rsidRPr="005F252C" w14:paraId="35BFABF0" w14:textId="77777777" w:rsidTr="009764B6">
        <w:trPr>
          <w:trHeight w:val="310"/>
        </w:trPr>
        <w:tc>
          <w:tcPr>
            <w:tcW w:w="5040" w:type="dxa"/>
            <w:vMerge/>
            <w:hideMark/>
          </w:tcPr>
          <w:p w14:paraId="6FA4318B" w14:textId="77777777" w:rsidR="00A46571" w:rsidRPr="005F252C" w:rsidRDefault="00A46571" w:rsidP="00A46571">
            <w:pPr>
              <w:tabs>
                <w:tab w:val="left" w:pos="2038"/>
              </w:tabs>
              <w:rPr>
                <w:b/>
                <w:bCs/>
              </w:rPr>
            </w:pPr>
          </w:p>
        </w:tc>
        <w:tc>
          <w:tcPr>
            <w:tcW w:w="2260" w:type="dxa"/>
            <w:vMerge/>
            <w:hideMark/>
          </w:tcPr>
          <w:p w14:paraId="090DA5F9" w14:textId="77777777" w:rsidR="00A46571" w:rsidRPr="005F252C" w:rsidRDefault="00A46571" w:rsidP="00A46571">
            <w:pPr>
              <w:tabs>
                <w:tab w:val="left" w:pos="2038"/>
              </w:tabs>
              <w:rPr>
                <w:b/>
                <w:bCs/>
              </w:rPr>
            </w:pPr>
          </w:p>
        </w:tc>
        <w:tc>
          <w:tcPr>
            <w:tcW w:w="11360" w:type="dxa"/>
            <w:vMerge/>
            <w:hideMark/>
          </w:tcPr>
          <w:p w14:paraId="6BA4FA53" w14:textId="77777777" w:rsidR="00A46571" w:rsidRPr="005F252C" w:rsidRDefault="00A46571" w:rsidP="00A46571">
            <w:pPr>
              <w:tabs>
                <w:tab w:val="left" w:pos="2038"/>
              </w:tabs>
            </w:pPr>
          </w:p>
        </w:tc>
        <w:tc>
          <w:tcPr>
            <w:tcW w:w="5360" w:type="dxa"/>
            <w:hideMark/>
          </w:tcPr>
          <w:p w14:paraId="33243D30" w14:textId="77777777" w:rsidR="00A46571" w:rsidRPr="005F252C" w:rsidRDefault="00A46571" w:rsidP="00A46571">
            <w:pPr>
              <w:tabs>
                <w:tab w:val="left" w:pos="2038"/>
              </w:tabs>
            </w:pPr>
            <w:r w:rsidRPr="005F252C">
              <w:t>Markers</w:t>
            </w:r>
          </w:p>
        </w:tc>
        <w:tc>
          <w:tcPr>
            <w:tcW w:w="760" w:type="dxa"/>
            <w:hideMark/>
          </w:tcPr>
          <w:p w14:paraId="104C17CF" w14:textId="77777777" w:rsidR="00A46571" w:rsidRPr="005F252C" w:rsidRDefault="00A46571" w:rsidP="00A46571">
            <w:pPr>
              <w:tabs>
                <w:tab w:val="left" w:pos="2038"/>
              </w:tabs>
            </w:pPr>
            <w:r w:rsidRPr="005F252C">
              <w:t>No</w:t>
            </w:r>
          </w:p>
        </w:tc>
        <w:tc>
          <w:tcPr>
            <w:tcW w:w="1380" w:type="dxa"/>
            <w:hideMark/>
          </w:tcPr>
          <w:p w14:paraId="523A0A9C" w14:textId="77777777" w:rsidR="00A46571" w:rsidRPr="005F252C" w:rsidRDefault="00A46571" w:rsidP="00A46571">
            <w:pPr>
              <w:tabs>
                <w:tab w:val="left" w:pos="2038"/>
              </w:tabs>
            </w:pPr>
            <w:r w:rsidRPr="005F252C">
              <w:t>Yes</w:t>
            </w:r>
          </w:p>
        </w:tc>
        <w:tc>
          <w:tcPr>
            <w:tcW w:w="1460" w:type="dxa"/>
            <w:hideMark/>
          </w:tcPr>
          <w:p w14:paraId="17B5D52C" w14:textId="77777777" w:rsidR="00A46571" w:rsidRPr="005F252C" w:rsidRDefault="00A46571" w:rsidP="00A46571">
            <w:pPr>
              <w:tabs>
                <w:tab w:val="left" w:pos="2038"/>
              </w:tabs>
            </w:pPr>
            <w:r w:rsidRPr="005F252C">
              <w:t>P</w:t>
            </w:r>
          </w:p>
        </w:tc>
      </w:tr>
      <w:tr w:rsidR="00A46571" w:rsidRPr="005F252C" w14:paraId="7E19B04C" w14:textId="77777777" w:rsidTr="009764B6">
        <w:trPr>
          <w:trHeight w:val="310"/>
        </w:trPr>
        <w:tc>
          <w:tcPr>
            <w:tcW w:w="5040" w:type="dxa"/>
            <w:vMerge/>
            <w:hideMark/>
          </w:tcPr>
          <w:p w14:paraId="1533DD72" w14:textId="77777777" w:rsidR="00A46571" w:rsidRPr="005F252C" w:rsidRDefault="00A46571" w:rsidP="00A46571">
            <w:pPr>
              <w:tabs>
                <w:tab w:val="left" w:pos="2038"/>
              </w:tabs>
              <w:rPr>
                <w:b/>
                <w:bCs/>
              </w:rPr>
            </w:pPr>
          </w:p>
        </w:tc>
        <w:tc>
          <w:tcPr>
            <w:tcW w:w="2260" w:type="dxa"/>
            <w:vMerge/>
            <w:hideMark/>
          </w:tcPr>
          <w:p w14:paraId="01C32E4B" w14:textId="77777777" w:rsidR="00A46571" w:rsidRPr="005F252C" w:rsidRDefault="00A46571" w:rsidP="00A46571">
            <w:pPr>
              <w:tabs>
                <w:tab w:val="left" w:pos="2038"/>
              </w:tabs>
              <w:rPr>
                <w:b/>
                <w:bCs/>
              </w:rPr>
            </w:pPr>
          </w:p>
        </w:tc>
        <w:tc>
          <w:tcPr>
            <w:tcW w:w="11360" w:type="dxa"/>
            <w:vMerge/>
            <w:hideMark/>
          </w:tcPr>
          <w:p w14:paraId="37D3987C" w14:textId="77777777" w:rsidR="00A46571" w:rsidRPr="005F252C" w:rsidRDefault="00A46571" w:rsidP="00A46571">
            <w:pPr>
              <w:tabs>
                <w:tab w:val="left" w:pos="2038"/>
              </w:tabs>
            </w:pPr>
          </w:p>
        </w:tc>
        <w:tc>
          <w:tcPr>
            <w:tcW w:w="5360" w:type="dxa"/>
            <w:hideMark/>
          </w:tcPr>
          <w:p w14:paraId="4B8DB174" w14:textId="77777777" w:rsidR="00A46571" w:rsidRPr="005F252C" w:rsidRDefault="00A46571" w:rsidP="00A46571">
            <w:pPr>
              <w:tabs>
                <w:tab w:val="left" w:pos="2038"/>
              </w:tabs>
            </w:pPr>
            <w:r w:rsidRPr="005F252C">
              <w:t>Highlighters</w:t>
            </w:r>
          </w:p>
        </w:tc>
        <w:tc>
          <w:tcPr>
            <w:tcW w:w="760" w:type="dxa"/>
            <w:hideMark/>
          </w:tcPr>
          <w:p w14:paraId="15DD88E8" w14:textId="77777777" w:rsidR="00A46571" w:rsidRPr="005F252C" w:rsidRDefault="00A46571" w:rsidP="00A46571">
            <w:pPr>
              <w:tabs>
                <w:tab w:val="left" w:pos="2038"/>
              </w:tabs>
            </w:pPr>
            <w:r w:rsidRPr="005F252C">
              <w:t>No</w:t>
            </w:r>
          </w:p>
        </w:tc>
        <w:tc>
          <w:tcPr>
            <w:tcW w:w="1380" w:type="dxa"/>
            <w:hideMark/>
          </w:tcPr>
          <w:p w14:paraId="6ED9F6FB" w14:textId="77777777" w:rsidR="00A46571" w:rsidRPr="005F252C" w:rsidRDefault="00A46571" w:rsidP="00A46571">
            <w:pPr>
              <w:tabs>
                <w:tab w:val="left" w:pos="2038"/>
              </w:tabs>
            </w:pPr>
            <w:r w:rsidRPr="005F252C">
              <w:t>Yes</w:t>
            </w:r>
          </w:p>
        </w:tc>
        <w:tc>
          <w:tcPr>
            <w:tcW w:w="1460" w:type="dxa"/>
            <w:hideMark/>
          </w:tcPr>
          <w:p w14:paraId="3AE4FF0F" w14:textId="77777777" w:rsidR="00A46571" w:rsidRPr="005F252C" w:rsidRDefault="00A46571" w:rsidP="00A46571">
            <w:pPr>
              <w:tabs>
                <w:tab w:val="left" w:pos="2038"/>
              </w:tabs>
            </w:pPr>
            <w:r w:rsidRPr="005F252C">
              <w:t>P</w:t>
            </w:r>
          </w:p>
        </w:tc>
      </w:tr>
      <w:tr w:rsidR="00A46571" w:rsidRPr="005F252C" w14:paraId="0301C8E5" w14:textId="77777777" w:rsidTr="009764B6">
        <w:trPr>
          <w:trHeight w:val="310"/>
        </w:trPr>
        <w:tc>
          <w:tcPr>
            <w:tcW w:w="5040" w:type="dxa"/>
            <w:vMerge/>
            <w:hideMark/>
          </w:tcPr>
          <w:p w14:paraId="3A8D493F" w14:textId="77777777" w:rsidR="00A46571" w:rsidRPr="005F252C" w:rsidRDefault="00A46571" w:rsidP="00A46571">
            <w:pPr>
              <w:tabs>
                <w:tab w:val="left" w:pos="2038"/>
              </w:tabs>
              <w:rPr>
                <w:b/>
                <w:bCs/>
              </w:rPr>
            </w:pPr>
          </w:p>
        </w:tc>
        <w:tc>
          <w:tcPr>
            <w:tcW w:w="2260" w:type="dxa"/>
            <w:vMerge/>
            <w:hideMark/>
          </w:tcPr>
          <w:p w14:paraId="593FD69E" w14:textId="77777777" w:rsidR="00A46571" w:rsidRPr="005F252C" w:rsidRDefault="00A46571" w:rsidP="00A46571">
            <w:pPr>
              <w:tabs>
                <w:tab w:val="left" w:pos="2038"/>
              </w:tabs>
              <w:rPr>
                <w:b/>
                <w:bCs/>
              </w:rPr>
            </w:pPr>
          </w:p>
        </w:tc>
        <w:tc>
          <w:tcPr>
            <w:tcW w:w="11360" w:type="dxa"/>
            <w:vMerge/>
            <w:hideMark/>
          </w:tcPr>
          <w:p w14:paraId="01195859" w14:textId="77777777" w:rsidR="00A46571" w:rsidRPr="005F252C" w:rsidRDefault="00A46571" w:rsidP="00A46571">
            <w:pPr>
              <w:tabs>
                <w:tab w:val="left" w:pos="2038"/>
              </w:tabs>
            </w:pPr>
          </w:p>
        </w:tc>
        <w:tc>
          <w:tcPr>
            <w:tcW w:w="5360" w:type="dxa"/>
            <w:hideMark/>
          </w:tcPr>
          <w:p w14:paraId="445F05DB" w14:textId="77777777" w:rsidR="00A46571" w:rsidRPr="005F252C" w:rsidRDefault="00A46571" w:rsidP="00A46571">
            <w:pPr>
              <w:tabs>
                <w:tab w:val="left" w:pos="2038"/>
              </w:tabs>
            </w:pPr>
            <w:r w:rsidRPr="005F252C">
              <w:t>Clips</w:t>
            </w:r>
          </w:p>
        </w:tc>
        <w:tc>
          <w:tcPr>
            <w:tcW w:w="760" w:type="dxa"/>
            <w:hideMark/>
          </w:tcPr>
          <w:p w14:paraId="0C706CE4" w14:textId="77777777" w:rsidR="00A46571" w:rsidRPr="005F252C" w:rsidRDefault="00A46571" w:rsidP="00A46571">
            <w:pPr>
              <w:tabs>
                <w:tab w:val="left" w:pos="2038"/>
              </w:tabs>
            </w:pPr>
            <w:r w:rsidRPr="005F252C">
              <w:t>No</w:t>
            </w:r>
          </w:p>
        </w:tc>
        <w:tc>
          <w:tcPr>
            <w:tcW w:w="1380" w:type="dxa"/>
            <w:hideMark/>
          </w:tcPr>
          <w:p w14:paraId="500E2CF6" w14:textId="77777777" w:rsidR="00A46571" w:rsidRPr="005F252C" w:rsidRDefault="00A46571" w:rsidP="00A46571">
            <w:pPr>
              <w:tabs>
                <w:tab w:val="left" w:pos="2038"/>
              </w:tabs>
            </w:pPr>
            <w:r w:rsidRPr="005F252C">
              <w:t>Yes</w:t>
            </w:r>
          </w:p>
        </w:tc>
        <w:tc>
          <w:tcPr>
            <w:tcW w:w="1460" w:type="dxa"/>
            <w:hideMark/>
          </w:tcPr>
          <w:p w14:paraId="4ADFB3CE" w14:textId="77777777" w:rsidR="00A46571" w:rsidRPr="005F252C" w:rsidRDefault="00A46571" w:rsidP="00A46571">
            <w:pPr>
              <w:tabs>
                <w:tab w:val="left" w:pos="2038"/>
              </w:tabs>
            </w:pPr>
            <w:r w:rsidRPr="005F252C">
              <w:t>P</w:t>
            </w:r>
          </w:p>
        </w:tc>
      </w:tr>
      <w:tr w:rsidR="00A46571" w:rsidRPr="005F252C" w14:paraId="268D3AFD" w14:textId="77777777" w:rsidTr="009764B6">
        <w:trPr>
          <w:trHeight w:val="310"/>
        </w:trPr>
        <w:tc>
          <w:tcPr>
            <w:tcW w:w="5040" w:type="dxa"/>
            <w:vMerge/>
            <w:hideMark/>
          </w:tcPr>
          <w:p w14:paraId="7684B19C" w14:textId="77777777" w:rsidR="00A46571" w:rsidRPr="005F252C" w:rsidRDefault="00A46571" w:rsidP="00A46571">
            <w:pPr>
              <w:tabs>
                <w:tab w:val="left" w:pos="2038"/>
              </w:tabs>
              <w:rPr>
                <w:b/>
                <w:bCs/>
              </w:rPr>
            </w:pPr>
          </w:p>
        </w:tc>
        <w:tc>
          <w:tcPr>
            <w:tcW w:w="2260" w:type="dxa"/>
            <w:vMerge/>
            <w:hideMark/>
          </w:tcPr>
          <w:p w14:paraId="5B9EA542" w14:textId="77777777" w:rsidR="00A46571" w:rsidRPr="005F252C" w:rsidRDefault="00A46571" w:rsidP="00A46571">
            <w:pPr>
              <w:tabs>
                <w:tab w:val="left" w:pos="2038"/>
              </w:tabs>
              <w:rPr>
                <w:b/>
                <w:bCs/>
              </w:rPr>
            </w:pPr>
          </w:p>
        </w:tc>
        <w:tc>
          <w:tcPr>
            <w:tcW w:w="11360" w:type="dxa"/>
            <w:vMerge/>
            <w:hideMark/>
          </w:tcPr>
          <w:p w14:paraId="7036C1FF" w14:textId="77777777" w:rsidR="00A46571" w:rsidRPr="005F252C" w:rsidRDefault="00A46571" w:rsidP="00A46571">
            <w:pPr>
              <w:tabs>
                <w:tab w:val="left" w:pos="2038"/>
              </w:tabs>
            </w:pPr>
          </w:p>
        </w:tc>
        <w:tc>
          <w:tcPr>
            <w:tcW w:w="5360" w:type="dxa"/>
            <w:hideMark/>
          </w:tcPr>
          <w:p w14:paraId="7FBD387D" w14:textId="77777777" w:rsidR="00A46571" w:rsidRPr="005F252C" w:rsidRDefault="00A46571" w:rsidP="00A46571">
            <w:pPr>
              <w:tabs>
                <w:tab w:val="left" w:pos="2038"/>
              </w:tabs>
            </w:pPr>
            <w:r w:rsidRPr="005F252C">
              <w:t>Staplers</w:t>
            </w:r>
          </w:p>
        </w:tc>
        <w:tc>
          <w:tcPr>
            <w:tcW w:w="760" w:type="dxa"/>
            <w:hideMark/>
          </w:tcPr>
          <w:p w14:paraId="192D0022" w14:textId="77777777" w:rsidR="00A46571" w:rsidRPr="005F252C" w:rsidRDefault="00A46571" w:rsidP="00A46571">
            <w:pPr>
              <w:tabs>
                <w:tab w:val="left" w:pos="2038"/>
              </w:tabs>
            </w:pPr>
            <w:r w:rsidRPr="005F252C">
              <w:t>No</w:t>
            </w:r>
          </w:p>
        </w:tc>
        <w:tc>
          <w:tcPr>
            <w:tcW w:w="1380" w:type="dxa"/>
            <w:hideMark/>
          </w:tcPr>
          <w:p w14:paraId="6E6AE167" w14:textId="77777777" w:rsidR="00A46571" w:rsidRPr="005F252C" w:rsidRDefault="00A46571" w:rsidP="00A46571">
            <w:pPr>
              <w:tabs>
                <w:tab w:val="left" w:pos="2038"/>
              </w:tabs>
            </w:pPr>
            <w:r w:rsidRPr="005F252C">
              <w:t>Yes</w:t>
            </w:r>
          </w:p>
        </w:tc>
        <w:tc>
          <w:tcPr>
            <w:tcW w:w="1460" w:type="dxa"/>
            <w:hideMark/>
          </w:tcPr>
          <w:p w14:paraId="15563072" w14:textId="77777777" w:rsidR="00A46571" w:rsidRPr="005F252C" w:rsidRDefault="00A46571" w:rsidP="00A46571">
            <w:pPr>
              <w:tabs>
                <w:tab w:val="left" w:pos="2038"/>
              </w:tabs>
            </w:pPr>
            <w:r w:rsidRPr="005F252C">
              <w:t>P</w:t>
            </w:r>
          </w:p>
        </w:tc>
      </w:tr>
      <w:tr w:rsidR="00A46571" w:rsidRPr="005F252C" w14:paraId="62490E27" w14:textId="77777777" w:rsidTr="009764B6">
        <w:trPr>
          <w:trHeight w:val="310"/>
        </w:trPr>
        <w:tc>
          <w:tcPr>
            <w:tcW w:w="5040" w:type="dxa"/>
            <w:vMerge/>
            <w:hideMark/>
          </w:tcPr>
          <w:p w14:paraId="131CD0E2" w14:textId="77777777" w:rsidR="00A46571" w:rsidRPr="005F252C" w:rsidRDefault="00A46571" w:rsidP="00A46571">
            <w:pPr>
              <w:tabs>
                <w:tab w:val="left" w:pos="2038"/>
              </w:tabs>
              <w:rPr>
                <w:b/>
                <w:bCs/>
              </w:rPr>
            </w:pPr>
          </w:p>
        </w:tc>
        <w:tc>
          <w:tcPr>
            <w:tcW w:w="2260" w:type="dxa"/>
            <w:vMerge/>
            <w:hideMark/>
          </w:tcPr>
          <w:p w14:paraId="538620D4" w14:textId="77777777" w:rsidR="00A46571" w:rsidRPr="005F252C" w:rsidRDefault="00A46571" w:rsidP="00A46571">
            <w:pPr>
              <w:tabs>
                <w:tab w:val="left" w:pos="2038"/>
              </w:tabs>
              <w:rPr>
                <w:b/>
                <w:bCs/>
              </w:rPr>
            </w:pPr>
          </w:p>
        </w:tc>
        <w:tc>
          <w:tcPr>
            <w:tcW w:w="11360" w:type="dxa"/>
            <w:vMerge/>
            <w:hideMark/>
          </w:tcPr>
          <w:p w14:paraId="5BA63DBB" w14:textId="77777777" w:rsidR="00A46571" w:rsidRPr="005F252C" w:rsidRDefault="00A46571" w:rsidP="00A46571">
            <w:pPr>
              <w:tabs>
                <w:tab w:val="left" w:pos="2038"/>
              </w:tabs>
            </w:pPr>
          </w:p>
        </w:tc>
        <w:tc>
          <w:tcPr>
            <w:tcW w:w="5360" w:type="dxa"/>
            <w:hideMark/>
          </w:tcPr>
          <w:p w14:paraId="139B0B2C" w14:textId="77777777" w:rsidR="00A46571" w:rsidRPr="005F252C" w:rsidRDefault="00A46571" w:rsidP="00A46571">
            <w:pPr>
              <w:tabs>
                <w:tab w:val="left" w:pos="2038"/>
              </w:tabs>
            </w:pPr>
            <w:r w:rsidRPr="005F252C">
              <w:t>Tape</w:t>
            </w:r>
          </w:p>
        </w:tc>
        <w:tc>
          <w:tcPr>
            <w:tcW w:w="760" w:type="dxa"/>
            <w:hideMark/>
          </w:tcPr>
          <w:p w14:paraId="3E086177" w14:textId="77777777" w:rsidR="00A46571" w:rsidRPr="005F252C" w:rsidRDefault="00A46571" w:rsidP="00A46571">
            <w:pPr>
              <w:tabs>
                <w:tab w:val="left" w:pos="2038"/>
              </w:tabs>
            </w:pPr>
            <w:r w:rsidRPr="005F252C">
              <w:t>No</w:t>
            </w:r>
          </w:p>
        </w:tc>
        <w:tc>
          <w:tcPr>
            <w:tcW w:w="1380" w:type="dxa"/>
            <w:hideMark/>
          </w:tcPr>
          <w:p w14:paraId="628FDAD6" w14:textId="77777777" w:rsidR="00A46571" w:rsidRPr="005F252C" w:rsidRDefault="00A46571" w:rsidP="00A46571">
            <w:pPr>
              <w:tabs>
                <w:tab w:val="left" w:pos="2038"/>
              </w:tabs>
            </w:pPr>
            <w:r w:rsidRPr="005F252C">
              <w:t>Yes</w:t>
            </w:r>
          </w:p>
        </w:tc>
        <w:tc>
          <w:tcPr>
            <w:tcW w:w="1460" w:type="dxa"/>
            <w:hideMark/>
          </w:tcPr>
          <w:p w14:paraId="43CB1DF5" w14:textId="77777777" w:rsidR="00A46571" w:rsidRPr="005F252C" w:rsidRDefault="00A46571" w:rsidP="00A46571">
            <w:pPr>
              <w:tabs>
                <w:tab w:val="left" w:pos="2038"/>
              </w:tabs>
            </w:pPr>
            <w:r w:rsidRPr="005F252C">
              <w:t>P</w:t>
            </w:r>
          </w:p>
        </w:tc>
      </w:tr>
      <w:tr w:rsidR="00A46571" w:rsidRPr="005F252C" w14:paraId="374E3CCF" w14:textId="77777777" w:rsidTr="009764B6">
        <w:trPr>
          <w:trHeight w:val="310"/>
        </w:trPr>
        <w:tc>
          <w:tcPr>
            <w:tcW w:w="5040" w:type="dxa"/>
            <w:vMerge/>
            <w:hideMark/>
          </w:tcPr>
          <w:p w14:paraId="27B0D951" w14:textId="77777777" w:rsidR="00A46571" w:rsidRPr="005F252C" w:rsidRDefault="00A46571" w:rsidP="00A46571">
            <w:pPr>
              <w:tabs>
                <w:tab w:val="left" w:pos="2038"/>
              </w:tabs>
              <w:rPr>
                <w:b/>
                <w:bCs/>
              </w:rPr>
            </w:pPr>
          </w:p>
        </w:tc>
        <w:tc>
          <w:tcPr>
            <w:tcW w:w="2260" w:type="dxa"/>
            <w:vMerge/>
            <w:hideMark/>
          </w:tcPr>
          <w:p w14:paraId="468DC886" w14:textId="77777777" w:rsidR="00A46571" w:rsidRPr="005F252C" w:rsidRDefault="00A46571" w:rsidP="00A46571">
            <w:pPr>
              <w:tabs>
                <w:tab w:val="left" w:pos="2038"/>
              </w:tabs>
              <w:rPr>
                <w:b/>
                <w:bCs/>
              </w:rPr>
            </w:pPr>
          </w:p>
        </w:tc>
        <w:tc>
          <w:tcPr>
            <w:tcW w:w="11360" w:type="dxa"/>
            <w:vMerge/>
            <w:hideMark/>
          </w:tcPr>
          <w:p w14:paraId="48529D30" w14:textId="77777777" w:rsidR="00A46571" w:rsidRPr="005F252C" w:rsidRDefault="00A46571" w:rsidP="00A46571">
            <w:pPr>
              <w:tabs>
                <w:tab w:val="left" w:pos="2038"/>
              </w:tabs>
            </w:pPr>
          </w:p>
        </w:tc>
        <w:tc>
          <w:tcPr>
            <w:tcW w:w="5360" w:type="dxa"/>
            <w:hideMark/>
          </w:tcPr>
          <w:p w14:paraId="2465127B" w14:textId="77777777" w:rsidR="00A46571" w:rsidRPr="005F252C" w:rsidRDefault="00A46571" w:rsidP="00A46571">
            <w:pPr>
              <w:tabs>
                <w:tab w:val="left" w:pos="2038"/>
              </w:tabs>
            </w:pPr>
            <w:r w:rsidRPr="005F252C">
              <w:t>Pins</w:t>
            </w:r>
          </w:p>
        </w:tc>
        <w:tc>
          <w:tcPr>
            <w:tcW w:w="760" w:type="dxa"/>
            <w:hideMark/>
          </w:tcPr>
          <w:p w14:paraId="5482BC91" w14:textId="77777777" w:rsidR="00A46571" w:rsidRPr="005F252C" w:rsidRDefault="00A46571" w:rsidP="00A46571">
            <w:pPr>
              <w:tabs>
                <w:tab w:val="left" w:pos="2038"/>
              </w:tabs>
            </w:pPr>
            <w:r w:rsidRPr="005F252C">
              <w:t>No</w:t>
            </w:r>
          </w:p>
        </w:tc>
        <w:tc>
          <w:tcPr>
            <w:tcW w:w="1380" w:type="dxa"/>
            <w:hideMark/>
          </w:tcPr>
          <w:p w14:paraId="3688F63F" w14:textId="77777777" w:rsidR="00A46571" w:rsidRPr="005F252C" w:rsidRDefault="00A46571" w:rsidP="00A46571">
            <w:pPr>
              <w:tabs>
                <w:tab w:val="left" w:pos="2038"/>
              </w:tabs>
            </w:pPr>
            <w:r w:rsidRPr="005F252C">
              <w:t>Yes</w:t>
            </w:r>
          </w:p>
        </w:tc>
        <w:tc>
          <w:tcPr>
            <w:tcW w:w="1460" w:type="dxa"/>
            <w:hideMark/>
          </w:tcPr>
          <w:p w14:paraId="3F5B941F" w14:textId="77777777" w:rsidR="00A46571" w:rsidRPr="005F252C" w:rsidRDefault="00A46571" w:rsidP="00A46571">
            <w:pPr>
              <w:tabs>
                <w:tab w:val="left" w:pos="2038"/>
              </w:tabs>
            </w:pPr>
            <w:r w:rsidRPr="005F252C">
              <w:t>P</w:t>
            </w:r>
          </w:p>
        </w:tc>
      </w:tr>
      <w:tr w:rsidR="00A46571" w:rsidRPr="005F252C" w14:paraId="10CE13CB" w14:textId="77777777" w:rsidTr="009764B6">
        <w:trPr>
          <w:trHeight w:val="310"/>
        </w:trPr>
        <w:tc>
          <w:tcPr>
            <w:tcW w:w="5040" w:type="dxa"/>
            <w:vMerge/>
            <w:hideMark/>
          </w:tcPr>
          <w:p w14:paraId="4F7F98FB" w14:textId="77777777" w:rsidR="00A46571" w:rsidRPr="005F252C" w:rsidRDefault="00A46571" w:rsidP="00A46571">
            <w:pPr>
              <w:tabs>
                <w:tab w:val="left" w:pos="2038"/>
              </w:tabs>
              <w:rPr>
                <w:b/>
                <w:bCs/>
              </w:rPr>
            </w:pPr>
          </w:p>
        </w:tc>
        <w:tc>
          <w:tcPr>
            <w:tcW w:w="2260" w:type="dxa"/>
            <w:vMerge/>
            <w:hideMark/>
          </w:tcPr>
          <w:p w14:paraId="6D1CAF78" w14:textId="77777777" w:rsidR="00A46571" w:rsidRPr="005F252C" w:rsidRDefault="00A46571" w:rsidP="00A46571">
            <w:pPr>
              <w:tabs>
                <w:tab w:val="left" w:pos="2038"/>
              </w:tabs>
              <w:rPr>
                <w:b/>
                <w:bCs/>
              </w:rPr>
            </w:pPr>
          </w:p>
        </w:tc>
        <w:tc>
          <w:tcPr>
            <w:tcW w:w="11360" w:type="dxa"/>
            <w:vMerge/>
            <w:hideMark/>
          </w:tcPr>
          <w:p w14:paraId="00848A14" w14:textId="77777777" w:rsidR="00A46571" w:rsidRPr="005F252C" w:rsidRDefault="00A46571" w:rsidP="00A46571">
            <w:pPr>
              <w:tabs>
                <w:tab w:val="left" w:pos="2038"/>
              </w:tabs>
            </w:pPr>
          </w:p>
        </w:tc>
        <w:tc>
          <w:tcPr>
            <w:tcW w:w="5360" w:type="dxa"/>
            <w:hideMark/>
          </w:tcPr>
          <w:p w14:paraId="77B1E1ED" w14:textId="77777777" w:rsidR="00A46571" w:rsidRPr="005F252C" w:rsidRDefault="00A46571" w:rsidP="00A46571">
            <w:pPr>
              <w:tabs>
                <w:tab w:val="left" w:pos="2038"/>
              </w:tabs>
            </w:pPr>
            <w:r w:rsidRPr="005F252C">
              <w:t>Files/Folders</w:t>
            </w:r>
          </w:p>
        </w:tc>
        <w:tc>
          <w:tcPr>
            <w:tcW w:w="760" w:type="dxa"/>
            <w:hideMark/>
          </w:tcPr>
          <w:p w14:paraId="7E3537EE" w14:textId="77777777" w:rsidR="00A46571" w:rsidRPr="005F252C" w:rsidRDefault="00A46571" w:rsidP="00A46571">
            <w:pPr>
              <w:tabs>
                <w:tab w:val="left" w:pos="2038"/>
              </w:tabs>
            </w:pPr>
            <w:r w:rsidRPr="005F252C">
              <w:t>No</w:t>
            </w:r>
          </w:p>
        </w:tc>
        <w:tc>
          <w:tcPr>
            <w:tcW w:w="1380" w:type="dxa"/>
            <w:hideMark/>
          </w:tcPr>
          <w:p w14:paraId="5AAFB459" w14:textId="77777777" w:rsidR="00A46571" w:rsidRPr="005F252C" w:rsidRDefault="00A46571" w:rsidP="00A46571">
            <w:pPr>
              <w:tabs>
                <w:tab w:val="left" w:pos="2038"/>
              </w:tabs>
            </w:pPr>
            <w:r w:rsidRPr="005F252C">
              <w:t>Yes</w:t>
            </w:r>
          </w:p>
        </w:tc>
        <w:tc>
          <w:tcPr>
            <w:tcW w:w="1460" w:type="dxa"/>
            <w:hideMark/>
          </w:tcPr>
          <w:p w14:paraId="21A6A329" w14:textId="77777777" w:rsidR="00A46571" w:rsidRPr="005F252C" w:rsidRDefault="00A46571" w:rsidP="00A46571">
            <w:pPr>
              <w:tabs>
                <w:tab w:val="left" w:pos="2038"/>
              </w:tabs>
            </w:pPr>
            <w:r w:rsidRPr="005F252C">
              <w:t>P</w:t>
            </w:r>
          </w:p>
        </w:tc>
      </w:tr>
      <w:tr w:rsidR="00A46571" w:rsidRPr="005F252C" w14:paraId="530A98B5" w14:textId="77777777" w:rsidTr="009764B6">
        <w:trPr>
          <w:trHeight w:val="310"/>
        </w:trPr>
        <w:tc>
          <w:tcPr>
            <w:tcW w:w="5040" w:type="dxa"/>
            <w:vMerge w:val="restart"/>
            <w:hideMark/>
          </w:tcPr>
          <w:p w14:paraId="4CDA198E" w14:textId="77777777" w:rsidR="00A46571" w:rsidRPr="005F252C" w:rsidRDefault="00A46571" w:rsidP="00A46571">
            <w:pPr>
              <w:tabs>
                <w:tab w:val="left" w:pos="2038"/>
              </w:tabs>
              <w:rPr>
                <w:b/>
                <w:bCs/>
              </w:rPr>
            </w:pPr>
            <w:r w:rsidRPr="005F252C">
              <w:rPr>
                <w:b/>
                <w:bCs/>
              </w:rPr>
              <w:t>Seafood</w:t>
            </w:r>
          </w:p>
        </w:tc>
        <w:tc>
          <w:tcPr>
            <w:tcW w:w="2260" w:type="dxa"/>
            <w:vMerge w:val="restart"/>
            <w:hideMark/>
          </w:tcPr>
          <w:p w14:paraId="66132903" w14:textId="77777777" w:rsidR="00A46571" w:rsidRPr="005F252C" w:rsidRDefault="00A46571" w:rsidP="00A46571">
            <w:pPr>
              <w:tabs>
                <w:tab w:val="left" w:pos="2038"/>
              </w:tabs>
              <w:rPr>
                <w:b/>
                <w:bCs/>
              </w:rPr>
            </w:pPr>
            <w:r w:rsidRPr="005F252C">
              <w:rPr>
                <w:b/>
                <w:bCs/>
              </w:rPr>
              <w:t>Fresh/Frozen Fish</w:t>
            </w:r>
          </w:p>
        </w:tc>
        <w:tc>
          <w:tcPr>
            <w:tcW w:w="11360" w:type="dxa"/>
            <w:vMerge w:val="restart"/>
            <w:hideMark/>
          </w:tcPr>
          <w:p w14:paraId="08193C6C" w14:textId="77777777" w:rsidR="00A46571" w:rsidRPr="005F252C" w:rsidRDefault="00A46571" w:rsidP="00A46571">
            <w:pPr>
              <w:tabs>
                <w:tab w:val="left" w:pos="2038"/>
              </w:tabs>
            </w:pPr>
            <w:r w:rsidRPr="005F252C">
              <w:t xml:space="preserve">  This item includes all seafood products.</w:t>
            </w:r>
          </w:p>
        </w:tc>
        <w:tc>
          <w:tcPr>
            <w:tcW w:w="5360" w:type="dxa"/>
            <w:hideMark/>
          </w:tcPr>
          <w:p w14:paraId="4B2FB707" w14:textId="77777777" w:rsidR="00A46571" w:rsidRPr="005F252C" w:rsidRDefault="00A46571" w:rsidP="00A46571">
            <w:pPr>
              <w:tabs>
                <w:tab w:val="left" w:pos="2038"/>
              </w:tabs>
            </w:pPr>
            <w:r w:rsidRPr="005F252C">
              <w:t>Fresh Shrimps</w:t>
            </w:r>
          </w:p>
        </w:tc>
        <w:tc>
          <w:tcPr>
            <w:tcW w:w="760" w:type="dxa"/>
            <w:hideMark/>
          </w:tcPr>
          <w:p w14:paraId="008D5F70" w14:textId="77777777" w:rsidR="00A46571" w:rsidRPr="005F252C" w:rsidRDefault="00A46571" w:rsidP="00A46571">
            <w:pPr>
              <w:tabs>
                <w:tab w:val="left" w:pos="2038"/>
              </w:tabs>
            </w:pPr>
            <w:r w:rsidRPr="005F252C">
              <w:t>Yes</w:t>
            </w:r>
          </w:p>
        </w:tc>
        <w:tc>
          <w:tcPr>
            <w:tcW w:w="1380" w:type="dxa"/>
            <w:hideMark/>
          </w:tcPr>
          <w:p w14:paraId="4A9301A3" w14:textId="77777777" w:rsidR="00A46571" w:rsidRPr="005F252C" w:rsidRDefault="00A46571" w:rsidP="00A46571">
            <w:pPr>
              <w:tabs>
                <w:tab w:val="left" w:pos="2038"/>
              </w:tabs>
            </w:pPr>
            <w:r w:rsidRPr="005F252C">
              <w:t>Yes</w:t>
            </w:r>
          </w:p>
        </w:tc>
        <w:tc>
          <w:tcPr>
            <w:tcW w:w="1460" w:type="dxa"/>
            <w:hideMark/>
          </w:tcPr>
          <w:p w14:paraId="04B29BAB" w14:textId="77777777" w:rsidR="00A46571" w:rsidRPr="005F252C" w:rsidRDefault="00A46571" w:rsidP="00A46571">
            <w:pPr>
              <w:tabs>
                <w:tab w:val="left" w:pos="2038"/>
              </w:tabs>
            </w:pPr>
            <w:r w:rsidRPr="005F252C">
              <w:t>P</w:t>
            </w:r>
          </w:p>
        </w:tc>
      </w:tr>
      <w:tr w:rsidR="00A46571" w:rsidRPr="005F252C" w14:paraId="1F36A156" w14:textId="77777777" w:rsidTr="009764B6">
        <w:trPr>
          <w:trHeight w:val="310"/>
        </w:trPr>
        <w:tc>
          <w:tcPr>
            <w:tcW w:w="5040" w:type="dxa"/>
            <w:vMerge/>
            <w:hideMark/>
          </w:tcPr>
          <w:p w14:paraId="58912A53" w14:textId="77777777" w:rsidR="00A46571" w:rsidRPr="005F252C" w:rsidRDefault="00A46571" w:rsidP="00A46571">
            <w:pPr>
              <w:tabs>
                <w:tab w:val="left" w:pos="2038"/>
              </w:tabs>
              <w:rPr>
                <w:b/>
                <w:bCs/>
              </w:rPr>
            </w:pPr>
          </w:p>
        </w:tc>
        <w:tc>
          <w:tcPr>
            <w:tcW w:w="2260" w:type="dxa"/>
            <w:vMerge/>
            <w:hideMark/>
          </w:tcPr>
          <w:p w14:paraId="5411926F" w14:textId="77777777" w:rsidR="00A46571" w:rsidRPr="005F252C" w:rsidRDefault="00A46571" w:rsidP="00A46571">
            <w:pPr>
              <w:tabs>
                <w:tab w:val="left" w:pos="2038"/>
              </w:tabs>
              <w:rPr>
                <w:b/>
                <w:bCs/>
              </w:rPr>
            </w:pPr>
          </w:p>
        </w:tc>
        <w:tc>
          <w:tcPr>
            <w:tcW w:w="11360" w:type="dxa"/>
            <w:vMerge/>
            <w:hideMark/>
          </w:tcPr>
          <w:p w14:paraId="412B95D3" w14:textId="77777777" w:rsidR="00A46571" w:rsidRPr="005F252C" w:rsidRDefault="00A46571" w:rsidP="00A46571">
            <w:pPr>
              <w:tabs>
                <w:tab w:val="left" w:pos="2038"/>
              </w:tabs>
            </w:pPr>
          </w:p>
        </w:tc>
        <w:tc>
          <w:tcPr>
            <w:tcW w:w="5360" w:type="dxa"/>
            <w:hideMark/>
          </w:tcPr>
          <w:p w14:paraId="401F8FE7" w14:textId="77777777" w:rsidR="00A46571" w:rsidRPr="005F252C" w:rsidRDefault="00A46571" w:rsidP="00A46571">
            <w:pPr>
              <w:tabs>
                <w:tab w:val="left" w:pos="2038"/>
              </w:tabs>
            </w:pPr>
            <w:r w:rsidRPr="005F252C">
              <w:t>Fresh Squids</w:t>
            </w:r>
          </w:p>
        </w:tc>
        <w:tc>
          <w:tcPr>
            <w:tcW w:w="760" w:type="dxa"/>
            <w:hideMark/>
          </w:tcPr>
          <w:p w14:paraId="15E05900" w14:textId="77777777" w:rsidR="00A46571" w:rsidRPr="005F252C" w:rsidRDefault="00A46571" w:rsidP="00A46571">
            <w:pPr>
              <w:tabs>
                <w:tab w:val="left" w:pos="2038"/>
              </w:tabs>
            </w:pPr>
            <w:r w:rsidRPr="005F252C">
              <w:t>Yes</w:t>
            </w:r>
          </w:p>
        </w:tc>
        <w:tc>
          <w:tcPr>
            <w:tcW w:w="1380" w:type="dxa"/>
            <w:hideMark/>
          </w:tcPr>
          <w:p w14:paraId="5AC324CC" w14:textId="77777777" w:rsidR="00A46571" w:rsidRPr="005F252C" w:rsidRDefault="00A46571" w:rsidP="00A46571">
            <w:pPr>
              <w:tabs>
                <w:tab w:val="left" w:pos="2038"/>
              </w:tabs>
            </w:pPr>
            <w:r w:rsidRPr="005F252C">
              <w:t>Yes</w:t>
            </w:r>
          </w:p>
        </w:tc>
        <w:tc>
          <w:tcPr>
            <w:tcW w:w="1460" w:type="dxa"/>
            <w:hideMark/>
          </w:tcPr>
          <w:p w14:paraId="0B67911C" w14:textId="77777777" w:rsidR="00A46571" w:rsidRPr="005F252C" w:rsidRDefault="00A46571" w:rsidP="00A46571">
            <w:pPr>
              <w:tabs>
                <w:tab w:val="left" w:pos="2038"/>
              </w:tabs>
            </w:pPr>
            <w:r w:rsidRPr="005F252C">
              <w:t>P</w:t>
            </w:r>
          </w:p>
        </w:tc>
      </w:tr>
      <w:tr w:rsidR="00A46571" w:rsidRPr="005F252C" w14:paraId="57EEFF32" w14:textId="77777777" w:rsidTr="009764B6">
        <w:trPr>
          <w:trHeight w:val="310"/>
        </w:trPr>
        <w:tc>
          <w:tcPr>
            <w:tcW w:w="5040" w:type="dxa"/>
            <w:vMerge/>
            <w:hideMark/>
          </w:tcPr>
          <w:p w14:paraId="0DD822A2" w14:textId="77777777" w:rsidR="00A46571" w:rsidRPr="005F252C" w:rsidRDefault="00A46571" w:rsidP="00A46571">
            <w:pPr>
              <w:tabs>
                <w:tab w:val="left" w:pos="2038"/>
              </w:tabs>
              <w:rPr>
                <w:b/>
                <w:bCs/>
              </w:rPr>
            </w:pPr>
          </w:p>
        </w:tc>
        <w:tc>
          <w:tcPr>
            <w:tcW w:w="2260" w:type="dxa"/>
            <w:vMerge/>
            <w:hideMark/>
          </w:tcPr>
          <w:p w14:paraId="37B551C8" w14:textId="77777777" w:rsidR="00A46571" w:rsidRPr="005F252C" w:rsidRDefault="00A46571" w:rsidP="00A46571">
            <w:pPr>
              <w:tabs>
                <w:tab w:val="left" w:pos="2038"/>
              </w:tabs>
              <w:rPr>
                <w:b/>
                <w:bCs/>
              </w:rPr>
            </w:pPr>
          </w:p>
        </w:tc>
        <w:tc>
          <w:tcPr>
            <w:tcW w:w="11360" w:type="dxa"/>
            <w:vMerge/>
            <w:hideMark/>
          </w:tcPr>
          <w:p w14:paraId="420F3096" w14:textId="77777777" w:rsidR="00A46571" w:rsidRPr="005F252C" w:rsidRDefault="00A46571" w:rsidP="00A46571">
            <w:pPr>
              <w:tabs>
                <w:tab w:val="left" w:pos="2038"/>
              </w:tabs>
            </w:pPr>
          </w:p>
        </w:tc>
        <w:tc>
          <w:tcPr>
            <w:tcW w:w="5360" w:type="dxa"/>
            <w:hideMark/>
          </w:tcPr>
          <w:p w14:paraId="5BC7B68B" w14:textId="77777777" w:rsidR="00A46571" w:rsidRPr="005F252C" w:rsidRDefault="00A46571" w:rsidP="00A46571">
            <w:pPr>
              <w:tabs>
                <w:tab w:val="left" w:pos="2038"/>
              </w:tabs>
            </w:pPr>
            <w:r w:rsidRPr="005F252C">
              <w:t>Frozen Fish</w:t>
            </w:r>
          </w:p>
        </w:tc>
        <w:tc>
          <w:tcPr>
            <w:tcW w:w="760" w:type="dxa"/>
            <w:hideMark/>
          </w:tcPr>
          <w:p w14:paraId="17B2DA59" w14:textId="77777777" w:rsidR="00A46571" w:rsidRPr="005F252C" w:rsidRDefault="00A46571" w:rsidP="00A46571">
            <w:pPr>
              <w:tabs>
                <w:tab w:val="left" w:pos="2038"/>
              </w:tabs>
            </w:pPr>
            <w:r w:rsidRPr="005F252C">
              <w:t>Yes</w:t>
            </w:r>
          </w:p>
        </w:tc>
        <w:tc>
          <w:tcPr>
            <w:tcW w:w="1380" w:type="dxa"/>
            <w:hideMark/>
          </w:tcPr>
          <w:p w14:paraId="436F58BB" w14:textId="77777777" w:rsidR="00A46571" w:rsidRPr="005F252C" w:rsidRDefault="00A46571" w:rsidP="00A46571">
            <w:pPr>
              <w:tabs>
                <w:tab w:val="left" w:pos="2038"/>
              </w:tabs>
            </w:pPr>
            <w:r w:rsidRPr="005F252C">
              <w:t>Yes</w:t>
            </w:r>
          </w:p>
        </w:tc>
        <w:tc>
          <w:tcPr>
            <w:tcW w:w="1460" w:type="dxa"/>
            <w:hideMark/>
          </w:tcPr>
          <w:p w14:paraId="21ABD3F4" w14:textId="77777777" w:rsidR="00A46571" w:rsidRPr="005F252C" w:rsidRDefault="00A46571" w:rsidP="00A46571">
            <w:pPr>
              <w:tabs>
                <w:tab w:val="left" w:pos="2038"/>
              </w:tabs>
            </w:pPr>
            <w:r w:rsidRPr="005F252C">
              <w:t>P</w:t>
            </w:r>
          </w:p>
        </w:tc>
      </w:tr>
      <w:tr w:rsidR="00A46571" w:rsidRPr="005F252C" w14:paraId="325F63FB" w14:textId="77777777" w:rsidTr="009764B6">
        <w:trPr>
          <w:trHeight w:val="310"/>
        </w:trPr>
        <w:tc>
          <w:tcPr>
            <w:tcW w:w="5040" w:type="dxa"/>
            <w:vMerge/>
            <w:hideMark/>
          </w:tcPr>
          <w:p w14:paraId="06C10CEA" w14:textId="77777777" w:rsidR="00A46571" w:rsidRPr="005F252C" w:rsidRDefault="00A46571" w:rsidP="00A46571">
            <w:pPr>
              <w:tabs>
                <w:tab w:val="left" w:pos="2038"/>
              </w:tabs>
              <w:rPr>
                <w:b/>
                <w:bCs/>
              </w:rPr>
            </w:pPr>
          </w:p>
        </w:tc>
        <w:tc>
          <w:tcPr>
            <w:tcW w:w="2260" w:type="dxa"/>
            <w:vMerge/>
            <w:hideMark/>
          </w:tcPr>
          <w:p w14:paraId="37192821" w14:textId="77777777" w:rsidR="00A46571" w:rsidRPr="005F252C" w:rsidRDefault="00A46571" w:rsidP="00A46571">
            <w:pPr>
              <w:tabs>
                <w:tab w:val="left" w:pos="2038"/>
              </w:tabs>
              <w:rPr>
                <w:b/>
                <w:bCs/>
              </w:rPr>
            </w:pPr>
          </w:p>
        </w:tc>
        <w:tc>
          <w:tcPr>
            <w:tcW w:w="11360" w:type="dxa"/>
            <w:vMerge/>
            <w:hideMark/>
          </w:tcPr>
          <w:p w14:paraId="5B253987" w14:textId="77777777" w:rsidR="00A46571" w:rsidRPr="005F252C" w:rsidRDefault="00A46571" w:rsidP="00A46571">
            <w:pPr>
              <w:tabs>
                <w:tab w:val="left" w:pos="2038"/>
              </w:tabs>
            </w:pPr>
          </w:p>
        </w:tc>
        <w:tc>
          <w:tcPr>
            <w:tcW w:w="5360" w:type="dxa"/>
            <w:hideMark/>
          </w:tcPr>
          <w:p w14:paraId="3E1CCB15" w14:textId="77777777" w:rsidR="00A46571" w:rsidRPr="005F252C" w:rsidRDefault="00A46571" w:rsidP="00A46571">
            <w:pPr>
              <w:tabs>
                <w:tab w:val="left" w:pos="2038"/>
              </w:tabs>
            </w:pPr>
            <w:r w:rsidRPr="005F252C">
              <w:t xml:space="preserve">Aerolated Grouper </w:t>
            </w:r>
          </w:p>
        </w:tc>
        <w:tc>
          <w:tcPr>
            <w:tcW w:w="760" w:type="dxa"/>
            <w:hideMark/>
          </w:tcPr>
          <w:p w14:paraId="71A7B2B4" w14:textId="77777777" w:rsidR="00A46571" w:rsidRPr="005F252C" w:rsidRDefault="00A46571" w:rsidP="00A46571">
            <w:pPr>
              <w:tabs>
                <w:tab w:val="left" w:pos="2038"/>
              </w:tabs>
            </w:pPr>
            <w:r w:rsidRPr="005F252C">
              <w:t>Yes</w:t>
            </w:r>
          </w:p>
        </w:tc>
        <w:tc>
          <w:tcPr>
            <w:tcW w:w="1380" w:type="dxa"/>
            <w:hideMark/>
          </w:tcPr>
          <w:p w14:paraId="497F8792" w14:textId="77777777" w:rsidR="00A46571" w:rsidRPr="005F252C" w:rsidRDefault="00A46571" w:rsidP="00A46571">
            <w:pPr>
              <w:tabs>
                <w:tab w:val="left" w:pos="2038"/>
              </w:tabs>
            </w:pPr>
            <w:r w:rsidRPr="005F252C">
              <w:t>Yes</w:t>
            </w:r>
          </w:p>
        </w:tc>
        <w:tc>
          <w:tcPr>
            <w:tcW w:w="1460" w:type="dxa"/>
            <w:hideMark/>
          </w:tcPr>
          <w:p w14:paraId="3C80C055" w14:textId="77777777" w:rsidR="00A46571" w:rsidRPr="005F252C" w:rsidRDefault="00A46571" w:rsidP="00A46571">
            <w:pPr>
              <w:tabs>
                <w:tab w:val="left" w:pos="2038"/>
              </w:tabs>
            </w:pPr>
            <w:r w:rsidRPr="005F252C">
              <w:t>P</w:t>
            </w:r>
          </w:p>
        </w:tc>
      </w:tr>
      <w:tr w:rsidR="00A46571" w:rsidRPr="005F252C" w14:paraId="535E705C" w14:textId="77777777" w:rsidTr="009764B6">
        <w:trPr>
          <w:trHeight w:val="310"/>
        </w:trPr>
        <w:tc>
          <w:tcPr>
            <w:tcW w:w="5040" w:type="dxa"/>
            <w:vMerge/>
            <w:hideMark/>
          </w:tcPr>
          <w:p w14:paraId="108B6BA1" w14:textId="77777777" w:rsidR="00A46571" w:rsidRPr="005F252C" w:rsidRDefault="00A46571" w:rsidP="00A46571">
            <w:pPr>
              <w:tabs>
                <w:tab w:val="left" w:pos="2038"/>
              </w:tabs>
              <w:rPr>
                <w:b/>
                <w:bCs/>
              </w:rPr>
            </w:pPr>
          </w:p>
        </w:tc>
        <w:tc>
          <w:tcPr>
            <w:tcW w:w="2260" w:type="dxa"/>
            <w:vMerge/>
            <w:hideMark/>
          </w:tcPr>
          <w:p w14:paraId="4FACB1FD" w14:textId="77777777" w:rsidR="00A46571" w:rsidRPr="005F252C" w:rsidRDefault="00A46571" w:rsidP="00A46571">
            <w:pPr>
              <w:tabs>
                <w:tab w:val="left" w:pos="2038"/>
              </w:tabs>
              <w:rPr>
                <w:b/>
                <w:bCs/>
              </w:rPr>
            </w:pPr>
          </w:p>
        </w:tc>
        <w:tc>
          <w:tcPr>
            <w:tcW w:w="11360" w:type="dxa"/>
            <w:vMerge/>
            <w:hideMark/>
          </w:tcPr>
          <w:p w14:paraId="2F352116" w14:textId="77777777" w:rsidR="00A46571" w:rsidRPr="005F252C" w:rsidRDefault="00A46571" w:rsidP="00A46571">
            <w:pPr>
              <w:tabs>
                <w:tab w:val="left" w:pos="2038"/>
              </w:tabs>
            </w:pPr>
          </w:p>
        </w:tc>
        <w:tc>
          <w:tcPr>
            <w:tcW w:w="5360" w:type="dxa"/>
            <w:hideMark/>
          </w:tcPr>
          <w:p w14:paraId="24430B3B" w14:textId="77777777" w:rsidR="00A46571" w:rsidRPr="005F252C" w:rsidRDefault="00A46571" w:rsidP="00A46571">
            <w:pPr>
              <w:tabs>
                <w:tab w:val="left" w:pos="2038"/>
              </w:tabs>
            </w:pPr>
            <w:r w:rsidRPr="005F252C">
              <w:t>Santer Seabream</w:t>
            </w:r>
          </w:p>
        </w:tc>
        <w:tc>
          <w:tcPr>
            <w:tcW w:w="760" w:type="dxa"/>
            <w:hideMark/>
          </w:tcPr>
          <w:p w14:paraId="3B129FCA" w14:textId="77777777" w:rsidR="00A46571" w:rsidRPr="005F252C" w:rsidRDefault="00A46571" w:rsidP="00A46571">
            <w:pPr>
              <w:tabs>
                <w:tab w:val="left" w:pos="2038"/>
              </w:tabs>
            </w:pPr>
            <w:r w:rsidRPr="005F252C">
              <w:t>Yes</w:t>
            </w:r>
          </w:p>
        </w:tc>
        <w:tc>
          <w:tcPr>
            <w:tcW w:w="1380" w:type="dxa"/>
            <w:hideMark/>
          </w:tcPr>
          <w:p w14:paraId="5488DB8D" w14:textId="77777777" w:rsidR="00A46571" w:rsidRPr="005F252C" w:rsidRDefault="00A46571" w:rsidP="00A46571">
            <w:pPr>
              <w:tabs>
                <w:tab w:val="left" w:pos="2038"/>
              </w:tabs>
            </w:pPr>
            <w:r w:rsidRPr="005F252C">
              <w:t>Yes</w:t>
            </w:r>
          </w:p>
        </w:tc>
        <w:tc>
          <w:tcPr>
            <w:tcW w:w="1460" w:type="dxa"/>
            <w:hideMark/>
          </w:tcPr>
          <w:p w14:paraId="215BA1E4" w14:textId="77777777" w:rsidR="00A46571" w:rsidRPr="005F252C" w:rsidRDefault="00A46571" w:rsidP="00A46571">
            <w:pPr>
              <w:tabs>
                <w:tab w:val="left" w:pos="2038"/>
              </w:tabs>
            </w:pPr>
            <w:r w:rsidRPr="005F252C">
              <w:t>P</w:t>
            </w:r>
          </w:p>
        </w:tc>
      </w:tr>
      <w:tr w:rsidR="00A46571" w:rsidRPr="005F252C" w14:paraId="67823DAB" w14:textId="77777777" w:rsidTr="009764B6">
        <w:trPr>
          <w:trHeight w:val="310"/>
        </w:trPr>
        <w:tc>
          <w:tcPr>
            <w:tcW w:w="5040" w:type="dxa"/>
            <w:vMerge/>
            <w:hideMark/>
          </w:tcPr>
          <w:p w14:paraId="69094CAA" w14:textId="77777777" w:rsidR="00A46571" w:rsidRPr="005F252C" w:rsidRDefault="00A46571" w:rsidP="00A46571">
            <w:pPr>
              <w:tabs>
                <w:tab w:val="left" w:pos="2038"/>
              </w:tabs>
              <w:rPr>
                <w:b/>
                <w:bCs/>
              </w:rPr>
            </w:pPr>
          </w:p>
        </w:tc>
        <w:tc>
          <w:tcPr>
            <w:tcW w:w="2260" w:type="dxa"/>
            <w:vMerge/>
            <w:hideMark/>
          </w:tcPr>
          <w:p w14:paraId="24CF0E65" w14:textId="77777777" w:rsidR="00A46571" w:rsidRPr="005F252C" w:rsidRDefault="00A46571" w:rsidP="00A46571">
            <w:pPr>
              <w:tabs>
                <w:tab w:val="left" w:pos="2038"/>
              </w:tabs>
              <w:rPr>
                <w:b/>
                <w:bCs/>
              </w:rPr>
            </w:pPr>
          </w:p>
        </w:tc>
        <w:tc>
          <w:tcPr>
            <w:tcW w:w="11360" w:type="dxa"/>
            <w:vMerge/>
            <w:hideMark/>
          </w:tcPr>
          <w:p w14:paraId="3667FD1A" w14:textId="77777777" w:rsidR="00A46571" w:rsidRPr="005F252C" w:rsidRDefault="00A46571" w:rsidP="00A46571">
            <w:pPr>
              <w:tabs>
                <w:tab w:val="left" w:pos="2038"/>
              </w:tabs>
            </w:pPr>
          </w:p>
        </w:tc>
        <w:tc>
          <w:tcPr>
            <w:tcW w:w="5360" w:type="dxa"/>
            <w:hideMark/>
          </w:tcPr>
          <w:p w14:paraId="4E65A211" w14:textId="77777777" w:rsidR="00A46571" w:rsidRPr="005F252C" w:rsidRDefault="00A46571" w:rsidP="00A46571">
            <w:pPr>
              <w:tabs>
                <w:tab w:val="left" w:pos="2038"/>
              </w:tabs>
            </w:pPr>
            <w:r w:rsidRPr="005F252C">
              <w:t>Longtail Tuna</w:t>
            </w:r>
          </w:p>
        </w:tc>
        <w:tc>
          <w:tcPr>
            <w:tcW w:w="760" w:type="dxa"/>
            <w:hideMark/>
          </w:tcPr>
          <w:p w14:paraId="2C0734ED" w14:textId="77777777" w:rsidR="00A46571" w:rsidRPr="005F252C" w:rsidRDefault="00A46571" w:rsidP="00A46571">
            <w:pPr>
              <w:tabs>
                <w:tab w:val="left" w:pos="2038"/>
              </w:tabs>
            </w:pPr>
            <w:r w:rsidRPr="005F252C">
              <w:t>Yes</w:t>
            </w:r>
          </w:p>
        </w:tc>
        <w:tc>
          <w:tcPr>
            <w:tcW w:w="1380" w:type="dxa"/>
            <w:hideMark/>
          </w:tcPr>
          <w:p w14:paraId="2B863E44" w14:textId="77777777" w:rsidR="00A46571" w:rsidRPr="005F252C" w:rsidRDefault="00A46571" w:rsidP="00A46571">
            <w:pPr>
              <w:tabs>
                <w:tab w:val="left" w:pos="2038"/>
              </w:tabs>
            </w:pPr>
            <w:r w:rsidRPr="005F252C">
              <w:t>Yes</w:t>
            </w:r>
          </w:p>
        </w:tc>
        <w:tc>
          <w:tcPr>
            <w:tcW w:w="1460" w:type="dxa"/>
            <w:hideMark/>
          </w:tcPr>
          <w:p w14:paraId="580F8C32" w14:textId="77777777" w:rsidR="00A46571" w:rsidRPr="005F252C" w:rsidRDefault="00A46571" w:rsidP="00A46571">
            <w:pPr>
              <w:tabs>
                <w:tab w:val="left" w:pos="2038"/>
              </w:tabs>
            </w:pPr>
            <w:r w:rsidRPr="005F252C">
              <w:t>P</w:t>
            </w:r>
          </w:p>
        </w:tc>
      </w:tr>
      <w:tr w:rsidR="00A46571" w:rsidRPr="005F252C" w14:paraId="4B3D86DD" w14:textId="77777777" w:rsidTr="009764B6">
        <w:trPr>
          <w:trHeight w:val="310"/>
        </w:trPr>
        <w:tc>
          <w:tcPr>
            <w:tcW w:w="5040" w:type="dxa"/>
            <w:vMerge/>
            <w:hideMark/>
          </w:tcPr>
          <w:p w14:paraId="0A84AB5B" w14:textId="77777777" w:rsidR="00A46571" w:rsidRPr="005F252C" w:rsidRDefault="00A46571" w:rsidP="00A46571">
            <w:pPr>
              <w:tabs>
                <w:tab w:val="left" w:pos="2038"/>
              </w:tabs>
              <w:rPr>
                <w:b/>
                <w:bCs/>
              </w:rPr>
            </w:pPr>
          </w:p>
        </w:tc>
        <w:tc>
          <w:tcPr>
            <w:tcW w:w="2260" w:type="dxa"/>
            <w:hideMark/>
          </w:tcPr>
          <w:p w14:paraId="1EAE7A8F" w14:textId="77777777" w:rsidR="00A46571" w:rsidRPr="005F252C" w:rsidRDefault="00A46571" w:rsidP="00A46571">
            <w:pPr>
              <w:tabs>
                <w:tab w:val="left" w:pos="2038"/>
              </w:tabs>
              <w:rPr>
                <w:b/>
                <w:bCs/>
              </w:rPr>
            </w:pPr>
            <w:r w:rsidRPr="005F252C">
              <w:rPr>
                <w:b/>
                <w:bCs/>
              </w:rPr>
              <w:t>Canned Seafood</w:t>
            </w:r>
          </w:p>
        </w:tc>
        <w:tc>
          <w:tcPr>
            <w:tcW w:w="11360" w:type="dxa"/>
            <w:hideMark/>
          </w:tcPr>
          <w:p w14:paraId="26A071C7" w14:textId="77777777" w:rsidR="00A46571" w:rsidRPr="005F252C" w:rsidRDefault="00A46571" w:rsidP="00A46571">
            <w:pPr>
              <w:tabs>
                <w:tab w:val="left" w:pos="2038"/>
              </w:tabs>
            </w:pPr>
            <w:r w:rsidRPr="005F252C">
              <w:t xml:space="preserve"> This item includes all canned seafood products.</w:t>
            </w:r>
          </w:p>
        </w:tc>
        <w:tc>
          <w:tcPr>
            <w:tcW w:w="5360" w:type="dxa"/>
            <w:hideMark/>
          </w:tcPr>
          <w:p w14:paraId="7439B11D" w14:textId="77777777" w:rsidR="00A46571" w:rsidRPr="005F252C" w:rsidRDefault="00A46571" w:rsidP="00A46571">
            <w:pPr>
              <w:tabs>
                <w:tab w:val="left" w:pos="2038"/>
              </w:tabs>
            </w:pPr>
            <w:r w:rsidRPr="005F252C">
              <w:t>Yellowfin Tuna</w:t>
            </w:r>
          </w:p>
        </w:tc>
        <w:tc>
          <w:tcPr>
            <w:tcW w:w="760" w:type="dxa"/>
            <w:hideMark/>
          </w:tcPr>
          <w:p w14:paraId="644C8CDC" w14:textId="77777777" w:rsidR="00A46571" w:rsidRPr="005F252C" w:rsidRDefault="00A46571" w:rsidP="00A46571">
            <w:pPr>
              <w:tabs>
                <w:tab w:val="left" w:pos="2038"/>
              </w:tabs>
            </w:pPr>
            <w:r w:rsidRPr="005F252C">
              <w:t>Yes</w:t>
            </w:r>
          </w:p>
        </w:tc>
        <w:tc>
          <w:tcPr>
            <w:tcW w:w="1380" w:type="dxa"/>
            <w:hideMark/>
          </w:tcPr>
          <w:p w14:paraId="67C4C057" w14:textId="77777777" w:rsidR="00A46571" w:rsidRPr="005F252C" w:rsidRDefault="00A46571" w:rsidP="00A46571">
            <w:pPr>
              <w:tabs>
                <w:tab w:val="left" w:pos="2038"/>
              </w:tabs>
            </w:pPr>
            <w:r w:rsidRPr="005F252C">
              <w:t>Yes</w:t>
            </w:r>
          </w:p>
        </w:tc>
        <w:tc>
          <w:tcPr>
            <w:tcW w:w="1460" w:type="dxa"/>
            <w:hideMark/>
          </w:tcPr>
          <w:p w14:paraId="0213C371" w14:textId="77777777" w:rsidR="00A46571" w:rsidRPr="005F252C" w:rsidRDefault="00A46571" w:rsidP="00A46571">
            <w:pPr>
              <w:tabs>
                <w:tab w:val="left" w:pos="2038"/>
              </w:tabs>
            </w:pPr>
            <w:r w:rsidRPr="005F252C">
              <w:t>P</w:t>
            </w:r>
          </w:p>
        </w:tc>
      </w:tr>
      <w:tr w:rsidR="00A46571" w:rsidRPr="005F252C" w14:paraId="41A751C2" w14:textId="77777777" w:rsidTr="009764B6">
        <w:trPr>
          <w:trHeight w:val="310"/>
        </w:trPr>
        <w:tc>
          <w:tcPr>
            <w:tcW w:w="5040" w:type="dxa"/>
            <w:vMerge w:val="restart"/>
            <w:hideMark/>
          </w:tcPr>
          <w:p w14:paraId="126BAAB3" w14:textId="77777777" w:rsidR="00A46571" w:rsidRPr="005F252C" w:rsidRDefault="00A46571" w:rsidP="00A46571">
            <w:pPr>
              <w:tabs>
                <w:tab w:val="left" w:pos="2038"/>
              </w:tabs>
              <w:rPr>
                <w:b/>
                <w:bCs/>
              </w:rPr>
            </w:pPr>
            <w:r w:rsidRPr="005F252C">
              <w:rPr>
                <w:b/>
                <w:bCs/>
              </w:rPr>
              <w:t xml:space="preserve">Fruits &amp; Vegetables </w:t>
            </w:r>
          </w:p>
        </w:tc>
        <w:tc>
          <w:tcPr>
            <w:tcW w:w="2260" w:type="dxa"/>
            <w:vMerge w:val="restart"/>
            <w:hideMark/>
          </w:tcPr>
          <w:p w14:paraId="47805A69" w14:textId="77777777" w:rsidR="00A46571" w:rsidRPr="005F252C" w:rsidRDefault="00A46571" w:rsidP="00A46571">
            <w:pPr>
              <w:tabs>
                <w:tab w:val="left" w:pos="2038"/>
              </w:tabs>
              <w:rPr>
                <w:b/>
                <w:bCs/>
              </w:rPr>
            </w:pPr>
            <w:r w:rsidRPr="005F252C">
              <w:rPr>
                <w:b/>
                <w:bCs/>
              </w:rPr>
              <w:t>Fruits</w:t>
            </w:r>
          </w:p>
        </w:tc>
        <w:tc>
          <w:tcPr>
            <w:tcW w:w="11360" w:type="dxa"/>
            <w:vMerge w:val="restart"/>
            <w:hideMark/>
          </w:tcPr>
          <w:p w14:paraId="22194FA1" w14:textId="77777777" w:rsidR="00A46571" w:rsidRPr="005F252C" w:rsidRDefault="00A46571" w:rsidP="00A46571">
            <w:pPr>
              <w:tabs>
                <w:tab w:val="left" w:pos="2038"/>
              </w:tabs>
            </w:pPr>
            <w:r w:rsidRPr="005F252C">
              <w:t xml:space="preserve"> This item is identified as products from plants, which can either be fresh, frozen, dried, or canned.</w:t>
            </w:r>
          </w:p>
        </w:tc>
        <w:tc>
          <w:tcPr>
            <w:tcW w:w="5360" w:type="dxa"/>
            <w:hideMark/>
          </w:tcPr>
          <w:p w14:paraId="40109307" w14:textId="77777777" w:rsidR="00A46571" w:rsidRPr="005F252C" w:rsidRDefault="00A46571" w:rsidP="00A46571">
            <w:pPr>
              <w:tabs>
                <w:tab w:val="left" w:pos="2038"/>
              </w:tabs>
            </w:pPr>
            <w:r w:rsidRPr="005F252C">
              <w:t>Bananas</w:t>
            </w:r>
          </w:p>
        </w:tc>
        <w:tc>
          <w:tcPr>
            <w:tcW w:w="760" w:type="dxa"/>
            <w:hideMark/>
          </w:tcPr>
          <w:p w14:paraId="56E54E94" w14:textId="77777777" w:rsidR="00A46571" w:rsidRPr="005F252C" w:rsidRDefault="00A46571" w:rsidP="00A46571">
            <w:pPr>
              <w:tabs>
                <w:tab w:val="left" w:pos="2038"/>
              </w:tabs>
            </w:pPr>
            <w:r w:rsidRPr="005F252C">
              <w:t>No</w:t>
            </w:r>
          </w:p>
        </w:tc>
        <w:tc>
          <w:tcPr>
            <w:tcW w:w="1380" w:type="dxa"/>
            <w:hideMark/>
          </w:tcPr>
          <w:p w14:paraId="36047835" w14:textId="77777777" w:rsidR="00A46571" w:rsidRPr="005F252C" w:rsidRDefault="00A46571" w:rsidP="00A46571">
            <w:pPr>
              <w:tabs>
                <w:tab w:val="left" w:pos="2038"/>
              </w:tabs>
            </w:pPr>
            <w:r w:rsidRPr="005F252C">
              <w:t>Yes</w:t>
            </w:r>
          </w:p>
        </w:tc>
        <w:tc>
          <w:tcPr>
            <w:tcW w:w="1460" w:type="dxa"/>
            <w:hideMark/>
          </w:tcPr>
          <w:p w14:paraId="64844711" w14:textId="77777777" w:rsidR="00A46571" w:rsidRPr="005F252C" w:rsidRDefault="00A46571" w:rsidP="00A46571">
            <w:pPr>
              <w:tabs>
                <w:tab w:val="left" w:pos="2038"/>
              </w:tabs>
            </w:pPr>
            <w:r w:rsidRPr="005F252C">
              <w:t>P</w:t>
            </w:r>
          </w:p>
        </w:tc>
      </w:tr>
      <w:tr w:rsidR="00A46571" w:rsidRPr="005F252C" w14:paraId="66843D97" w14:textId="77777777" w:rsidTr="009764B6">
        <w:trPr>
          <w:trHeight w:val="310"/>
        </w:trPr>
        <w:tc>
          <w:tcPr>
            <w:tcW w:w="5040" w:type="dxa"/>
            <w:vMerge/>
            <w:hideMark/>
          </w:tcPr>
          <w:p w14:paraId="4AF85F9C" w14:textId="77777777" w:rsidR="00A46571" w:rsidRPr="005F252C" w:rsidRDefault="00A46571" w:rsidP="00A46571">
            <w:pPr>
              <w:tabs>
                <w:tab w:val="left" w:pos="2038"/>
              </w:tabs>
              <w:rPr>
                <w:b/>
                <w:bCs/>
              </w:rPr>
            </w:pPr>
          </w:p>
        </w:tc>
        <w:tc>
          <w:tcPr>
            <w:tcW w:w="2260" w:type="dxa"/>
            <w:vMerge/>
            <w:hideMark/>
          </w:tcPr>
          <w:p w14:paraId="3578BF3C" w14:textId="77777777" w:rsidR="00A46571" w:rsidRPr="005F252C" w:rsidRDefault="00A46571" w:rsidP="00A46571">
            <w:pPr>
              <w:tabs>
                <w:tab w:val="left" w:pos="2038"/>
              </w:tabs>
              <w:rPr>
                <w:b/>
                <w:bCs/>
              </w:rPr>
            </w:pPr>
          </w:p>
        </w:tc>
        <w:tc>
          <w:tcPr>
            <w:tcW w:w="11360" w:type="dxa"/>
            <w:vMerge/>
            <w:hideMark/>
          </w:tcPr>
          <w:p w14:paraId="744D3949" w14:textId="77777777" w:rsidR="00A46571" w:rsidRPr="005F252C" w:rsidRDefault="00A46571" w:rsidP="00A46571">
            <w:pPr>
              <w:tabs>
                <w:tab w:val="left" w:pos="2038"/>
              </w:tabs>
            </w:pPr>
          </w:p>
        </w:tc>
        <w:tc>
          <w:tcPr>
            <w:tcW w:w="5360" w:type="dxa"/>
            <w:hideMark/>
          </w:tcPr>
          <w:p w14:paraId="519B9337" w14:textId="77777777" w:rsidR="00A46571" w:rsidRPr="005F252C" w:rsidRDefault="00A46571" w:rsidP="00A46571">
            <w:pPr>
              <w:tabs>
                <w:tab w:val="left" w:pos="2038"/>
              </w:tabs>
            </w:pPr>
            <w:r w:rsidRPr="005F252C">
              <w:t>Fresh Mango</w:t>
            </w:r>
          </w:p>
        </w:tc>
        <w:tc>
          <w:tcPr>
            <w:tcW w:w="760" w:type="dxa"/>
            <w:hideMark/>
          </w:tcPr>
          <w:p w14:paraId="586B7BD2" w14:textId="77777777" w:rsidR="00A46571" w:rsidRPr="005F252C" w:rsidRDefault="00A46571" w:rsidP="00A46571">
            <w:pPr>
              <w:tabs>
                <w:tab w:val="left" w:pos="2038"/>
              </w:tabs>
            </w:pPr>
            <w:r w:rsidRPr="005F252C">
              <w:t>No</w:t>
            </w:r>
          </w:p>
        </w:tc>
        <w:tc>
          <w:tcPr>
            <w:tcW w:w="1380" w:type="dxa"/>
            <w:hideMark/>
          </w:tcPr>
          <w:p w14:paraId="2E7A1523" w14:textId="77777777" w:rsidR="00A46571" w:rsidRPr="005F252C" w:rsidRDefault="00A46571" w:rsidP="00A46571">
            <w:pPr>
              <w:tabs>
                <w:tab w:val="left" w:pos="2038"/>
              </w:tabs>
            </w:pPr>
            <w:r w:rsidRPr="005F252C">
              <w:t>Yes</w:t>
            </w:r>
          </w:p>
        </w:tc>
        <w:tc>
          <w:tcPr>
            <w:tcW w:w="1460" w:type="dxa"/>
            <w:hideMark/>
          </w:tcPr>
          <w:p w14:paraId="1C899E22" w14:textId="77777777" w:rsidR="00A46571" w:rsidRPr="005F252C" w:rsidRDefault="00A46571" w:rsidP="00A46571">
            <w:pPr>
              <w:tabs>
                <w:tab w:val="left" w:pos="2038"/>
              </w:tabs>
            </w:pPr>
            <w:r w:rsidRPr="005F252C">
              <w:t>P</w:t>
            </w:r>
          </w:p>
        </w:tc>
      </w:tr>
      <w:tr w:rsidR="00A46571" w:rsidRPr="005F252C" w14:paraId="71B26EE6" w14:textId="77777777" w:rsidTr="009764B6">
        <w:trPr>
          <w:trHeight w:val="310"/>
        </w:trPr>
        <w:tc>
          <w:tcPr>
            <w:tcW w:w="5040" w:type="dxa"/>
            <w:vMerge/>
            <w:hideMark/>
          </w:tcPr>
          <w:p w14:paraId="7A3BAF61" w14:textId="77777777" w:rsidR="00A46571" w:rsidRPr="005F252C" w:rsidRDefault="00A46571" w:rsidP="00A46571">
            <w:pPr>
              <w:tabs>
                <w:tab w:val="left" w:pos="2038"/>
              </w:tabs>
              <w:rPr>
                <w:b/>
                <w:bCs/>
              </w:rPr>
            </w:pPr>
          </w:p>
        </w:tc>
        <w:tc>
          <w:tcPr>
            <w:tcW w:w="2260" w:type="dxa"/>
            <w:vMerge/>
            <w:hideMark/>
          </w:tcPr>
          <w:p w14:paraId="5EC42129" w14:textId="77777777" w:rsidR="00A46571" w:rsidRPr="005F252C" w:rsidRDefault="00A46571" w:rsidP="00A46571">
            <w:pPr>
              <w:tabs>
                <w:tab w:val="left" w:pos="2038"/>
              </w:tabs>
              <w:rPr>
                <w:b/>
                <w:bCs/>
              </w:rPr>
            </w:pPr>
          </w:p>
        </w:tc>
        <w:tc>
          <w:tcPr>
            <w:tcW w:w="11360" w:type="dxa"/>
            <w:vMerge/>
            <w:hideMark/>
          </w:tcPr>
          <w:p w14:paraId="253904BA" w14:textId="77777777" w:rsidR="00A46571" w:rsidRPr="005F252C" w:rsidRDefault="00A46571" w:rsidP="00A46571">
            <w:pPr>
              <w:tabs>
                <w:tab w:val="left" w:pos="2038"/>
              </w:tabs>
            </w:pPr>
          </w:p>
        </w:tc>
        <w:tc>
          <w:tcPr>
            <w:tcW w:w="5360" w:type="dxa"/>
            <w:hideMark/>
          </w:tcPr>
          <w:p w14:paraId="17771D74" w14:textId="77777777" w:rsidR="00A46571" w:rsidRPr="005F252C" w:rsidRDefault="00A46571" w:rsidP="00A46571">
            <w:pPr>
              <w:tabs>
                <w:tab w:val="left" w:pos="2038"/>
              </w:tabs>
            </w:pPr>
            <w:r w:rsidRPr="005F252C">
              <w:t>Coconut</w:t>
            </w:r>
          </w:p>
        </w:tc>
        <w:tc>
          <w:tcPr>
            <w:tcW w:w="760" w:type="dxa"/>
            <w:hideMark/>
          </w:tcPr>
          <w:p w14:paraId="4FB1A25D" w14:textId="77777777" w:rsidR="00A46571" w:rsidRPr="005F252C" w:rsidRDefault="00A46571" w:rsidP="00A46571">
            <w:pPr>
              <w:tabs>
                <w:tab w:val="left" w:pos="2038"/>
              </w:tabs>
            </w:pPr>
            <w:r w:rsidRPr="005F252C">
              <w:t>No</w:t>
            </w:r>
          </w:p>
        </w:tc>
        <w:tc>
          <w:tcPr>
            <w:tcW w:w="1380" w:type="dxa"/>
            <w:hideMark/>
          </w:tcPr>
          <w:p w14:paraId="6CAE9E9A" w14:textId="77777777" w:rsidR="00A46571" w:rsidRPr="005F252C" w:rsidRDefault="00A46571" w:rsidP="00A46571">
            <w:pPr>
              <w:tabs>
                <w:tab w:val="left" w:pos="2038"/>
              </w:tabs>
            </w:pPr>
            <w:r w:rsidRPr="005F252C">
              <w:t>Yes</w:t>
            </w:r>
          </w:p>
        </w:tc>
        <w:tc>
          <w:tcPr>
            <w:tcW w:w="1460" w:type="dxa"/>
            <w:hideMark/>
          </w:tcPr>
          <w:p w14:paraId="02076B77" w14:textId="77777777" w:rsidR="00A46571" w:rsidRPr="005F252C" w:rsidRDefault="00A46571" w:rsidP="00A46571">
            <w:pPr>
              <w:tabs>
                <w:tab w:val="left" w:pos="2038"/>
              </w:tabs>
            </w:pPr>
            <w:r w:rsidRPr="005F252C">
              <w:t>P</w:t>
            </w:r>
          </w:p>
        </w:tc>
      </w:tr>
      <w:tr w:rsidR="00A46571" w:rsidRPr="005F252C" w14:paraId="2779116C" w14:textId="77777777" w:rsidTr="009764B6">
        <w:trPr>
          <w:trHeight w:val="310"/>
        </w:trPr>
        <w:tc>
          <w:tcPr>
            <w:tcW w:w="5040" w:type="dxa"/>
            <w:vMerge/>
            <w:hideMark/>
          </w:tcPr>
          <w:p w14:paraId="65555003" w14:textId="77777777" w:rsidR="00A46571" w:rsidRPr="005F252C" w:rsidRDefault="00A46571" w:rsidP="00A46571">
            <w:pPr>
              <w:tabs>
                <w:tab w:val="left" w:pos="2038"/>
              </w:tabs>
              <w:rPr>
                <w:b/>
                <w:bCs/>
              </w:rPr>
            </w:pPr>
          </w:p>
        </w:tc>
        <w:tc>
          <w:tcPr>
            <w:tcW w:w="2260" w:type="dxa"/>
            <w:vMerge/>
            <w:hideMark/>
          </w:tcPr>
          <w:p w14:paraId="14EB6792" w14:textId="77777777" w:rsidR="00A46571" w:rsidRPr="005F252C" w:rsidRDefault="00A46571" w:rsidP="00A46571">
            <w:pPr>
              <w:tabs>
                <w:tab w:val="left" w:pos="2038"/>
              </w:tabs>
              <w:rPr>
                <w:b/>
                <w:bCs/>
              </w:rPr>
            </w:pPr>
          </w:p>
        </w:tc>
        <w:tc>
          <w:tcPr>
            <w:tcW w:w="11360" w:type="dxa"/>
            <w:vMerge/>
            <w:hideMark/>
          </w:tcPr>
          <w:p w14:paraId="25F115C5" w14:textId="77777777" w:rsidR="00A46571" w:rsidRPr="005F252C" w:rsidRDefault="00A46571" w:rsidP="00A46571">
            <w:pPr>
              <w:tabs>
                <w:tab w:val="left" w:pos="2038"/>
              </w:tabs>
            </w:pPr>
          </w:p>
        </w:tc>
        <w:tc>
          <w:tcPr>
            <w:tcW w:w="5360" w:type="dxa"/>
            <w:hideMark/>
          </w:tcPr>
          <w:p w14:paraId="2CDCF637" w14:textId="77777777" w:rsidR="00A46571" w:rsidRPr="005F252C" w:rsidRDefault="00A46571" w:rsidP="00A46571">
            <w:pPr>
              <w:tabs>
                <w:tab w:val="left" w:pos="2038"/>
              </w:tabs>
            </w:pPr>
            <w:r w:rsidRPr="005F252C">
              <w:t>Papaya</w:t>
            </w:r>
          </w:p>
        </w:tc>
        <w:tc>
          <w:tcPr>
            <w:tcW w:w="760" w:type="dxa"/>
            <w:hideMark/>
          </w:tcPr>
          <w:p w14:paraId="33DE790B" w14:textId="77777777" w:rsidR="00A46571" w:rsidRPr="005F252C" w:rsidRDefault="00A46571" w:rsidP="00A46571">
            <w:pPr>
              <w:tabs>
                <w:tab w:val="left" w:pos="2038"/>
              </w:tabs>
            </w:pPr>
            <w:r w:rsidRPr="005F252C">
              <w:t>No</w:t>
            </w:r>
          </w:p>
        </w:tc>
        <w:tc>
          <w:tcPr>
            <w:tcW w:w="1380" w:type="dxa"/>
            <w:hideMark/>
          </w:tcPr>
          <w:p w14:paraId="78D66566" w14:textId="77777777" w:rsidR="00A46571" w:rsidRPr="005F252C" w:rsidRDefault="00A46571" w:rsidP="00A46571">
            <w:pPr>
              <w:tabs>
                <w:tab w:val="left" w:pos="2038"/>
              </w:tabs>
            </w:pPr>
            <w:r w:rsidRPr="005F252C">
              <w:t>Yes</w:t>
            </w:r>
          </w:p>
        </w:tc>
        <w:tc>
          <w:tcPr>
            <w:tcW w:w="1460" w:type="dxa"/>
            <w:hideMark/>
          </w:tcPr>
          <w:p w14:paraId="53FCE20E" w14:textId="77777777" w:rsidR="00A46571" w:rsidRPr="005F252C" w:rsidRDefault="00A46571" w:rsidP="00A46571">
            <w:pPr>
              <w:tabs>
                <w:tab w:val="left" w:pos="2038"/>
              </w:tabs>
            </w:pPr>
            <w:r w:rsidRPr="005F252C">
              <w:t>P</w:t>
            </w:r>
          </w:p>
        </w:tc>
      </w:tr>
      <w:tr w:rsidR="00A46571" w:rsidRPr="005F252C" w14:paraId="4B3EB958" w14:textId="77777777" w:rsidTr="009764B6">
        <w:trPr>
          <w:trHeight w:val="310"/>
        </w:trPr>
        <w:tc>
          <w:tcPr>
            <w:tcW w:w="5040" w:type="dxa"/>
            <w:vMerge/>
            <w:hideMark/>
          </w:tcPr>
          <w:p w14:paraId="6A9E2A02" w14:textId="77777777" w:rsidR="00A46571" w:rsidRPr="005F252C" w:rsidRDefault="00A46571" w:rsidP="00A46571">
            <w:pPr>
              <w:tabs>
                <w:tab w:val="left" w:pos="2038"/>
              </w:tabs>
              <w:rPr>
                <w:b/>
                <w:bCs/>
              </w:rPr>
            </w:pPr>
          </w:p>
        </w:tc>
        <w:tc>
          <w:tcPr>
            <w:tcW w:w="2260" w:type="dxa"/>
            <w:vMerge w:val="restart"/>
            <w:hideMark/>
          </w:tcPr>
          <w:p w14:paraId="50BE7D65" w14:textId="77777777" w:rsidR="00A46571" w:rsidRPr="005F252C" w:rsidRDefault="00A46571" w:rsidP="00A46571">
            <w:pPr>
              <w:tabs>
                <w:tab w:val="left" w:pos="2038"/>
              </w:tabs>
              <w:rPr>
                <w:b/>
                <w:bCs/>
              </w:rPr>
            </w:pPr>
            <w:r w:rsidRPr="005F252C">
              <w:rPr>
                <w:b/>
                <w:bCs/>
              </w:rPr>
              <w:t xml:space="preserve">Vegetables </w:t>
            </w:r>
          </w:p>
        </w:tc>
        <w:tc>
          <w:tcPr>
            <w:tcW w:w="11360" w:type="dxa"/>
            <w:vMerge w:val="restart"/>
            <w:hideMark/>
          </w:tcPr>
          <w:p w14:paraId="36DD7065" w14:textId="77777777" w:rsidR="00A46571" w:rsidRPr="005F252C" w:rsidRDefault="00A46571" w:rsidP="00A46571">
            <w:pPr>
              <w:tabs>
                <w:tab w:val="left" w:pos="2038"/>
              </w:tabs>
            </w:pPr>
            <w:r w:rsidRPr="005F252C">
              <w:t xml:space="preserve"> This item is identified as products from plants, which can either be fresh, frozen, dried, or canned.</w:t>
            </w:r>
          </w:p>
        </w:tc>
        <w:tc>
          <w:tcPr>
            <w:tcW w:w="5360" w:type="dxa"/>
            <w:hideMark/>
          </w:tcPr>
          <w:p w14:paraId="682DB153" w14:textId="77777777" w:rsidR="00A46571" w:rsidRPr="005F252C" w:rsidRDefault="00A46571" w:rsidP="00A46571">
            <w:pPr>
              <w:tabs>
                <w:tab w:val="left" w:pos="2038"/>
              </w:tabs>
            </w:pPr>
            <w:r w:rsidRPr="005F252C">
              <w:t xml:space="preserve">Fresh Cucumbers </w:t>
            </w:r>
          </w:p>
        </w:tc>
        <w:tc>
          <w:tcPr>
            <w:tcW w:w="760" w:type="dxa"/>
            <w:hideMark/>
          </w:tcPr>
          <w:p w14:paraId="3BF8A6CD" w14:textId="77777777" w:rsidR="00A46571" w:rsidRPr="005F252C" w:rsidRDefault="00A46571" w:rsidP="00A46571">
            <w:pPr>
              <w:tabs>
                <w:tab w:val="left" w:pos="2038"/>
              </w:tabs>
            </w:pPr>
            <w:r w:rsidRPr="005F252C">
              <w:t>No</w:t>
            </w:r>
          </w:p>
        </w:tc>
        <w:tc>
          <w:tcPr>
            <w:tcW w:w="1380" w:type="dxa"/>
            <w:hideMark/>
          </w:tcPr>
          <w:p w14:paraId="4D23E4A8" w14:textId="77777777" w:rsidR="00A46571" w:rsidRPr="005F252C" w:rsidRDefault="00A46571" w:rsidP="00A46571">
            <w:pPr>
              <w:tabs>
                <w:tab w:val="left" w:pos="2038"/>
              </w:tabs>
            </w:pPr>
            <w:r w:rsidRPr="005F252C">
              <w:t>Yes</w:t>
            </w:r>
          </w:p>
        </w:tc>
        <w:tc>
          <w:tcPr>
            <w:tcW w:w="1460" w:type="dxa"/>
            <w:hideMark/>
          </w:tcPr>
          <w:p w14:paraId="7507E73B" w14:textId="77777777" w:rsidR="00A46571" w:rsidRPr="005F252C" w:rsidRDefault="00A46571" w:rsidP="00A46571">
            <w:pPr>
              <w:tabs>
                <w:tab w:val="left" w:pos="2038"/>
              </w:tabs>
            </w:pPr>
            <w:r w:rsidRPr="005F252C">
              <w:t>P</w:t>
            </w:r>
          </w:p>
        </w:tc>
      </w:tr>
      <w:tr w:rsidR="00A46571" w:rsidRPr="005F252C" w14:paraId="1A7812EE" w14:textId="77777777" w:rsidTr="009764B6">
        <w:trPr>
          <w:trHeight w:val="310"/>
        </w:trPr>
        <w:tc>
          <w:tcPr>
            <w:tcW w:w="5040" w:type="dxa"/>
            <w:vMerge/>
            <w:hideMark/>
          </w:tcPr>
          <w:p w14:paraId="40594900" w14:textId="77777777" w:rsidR="00A46571" w:rsidRPr="005F252C" w:rsidRDefault="00A46571" w:rsidP="00A46571">
            <w:pPr>
              <w:tabs>
                <w:tab w:val="left" w:pos="2038"/>
              </w:tabs>
              <w:rPr>
                <w:b/>
                <w:bCs/>
              </w:rPr>
            </w:pPr>
          </w:p>
        </w:tc>
        <w:tc>
          <w:tcPr>
            <w:tcW w:w="2260" w:type="dxa"/>
            <w:vMerge/>
            <w:hideMark/>
          </w:tcPr>
          <w:p w14:paraId="3C524B49" w14:textId="77777777" w:rsidR="00A46571" w:rsidRPr="005F252C" w:rsidRDefault="00A46571" w:rsidP="00A46571">
            <w:pPr>
              <w:tabs>
                <w:tab w:val="left" w:pos="2038"/>
              </w:tabs>
              <w:rPr>
                <w:b/>
                <w:bCs/>
              </w:rPr>
            </w:pPr>
          </w:p>
        </w:tc>
        <w:tc>
          <w:tcPr>
            <w:tcW w:w="11360" w:type="dxa"/>
            <w:vMerge/>
            <w:hideMark/>
          </w:tcPr>
          <w:p w14:paraId="3C1EF188" w14:textId="77777777" w:rsidR="00A46571" w:rsidRPr="005F252C" w:rsidRDefault="00A46571" w:rsidP="00A46571">
            <w:pPr>
              <w:tabs>
                <w:tab w:val="left" w:pos="2038"/>
              </w:tabs>
            </w:pPr>
          </w:p>
        </w:tc>
        <w:tc>
          <w:tcPr>
            <w:tcW w:w="5360" w:type="dxa"/>
            <w:hideMark/>
          </w:tcPr>
          <w:p w14:paraId="0A24C939" w14:textId="77777777" w:rsidR="00A46571" w:rsidRPr="005F252C" w:rsidRDefault="00A46571" w:rsidP="00A46571">
            <w:pPr>
              <w:tabs>
                <w:tab w:val="left" w:pos="2038"/>
              </w:tabs>
            </w:pPr>
            <w:r w:rsidRPr="005F252C">
              <w:t xml:space="preserve">Carrots </w:t>
            </w:r>
          </w:p>
        </w:tc>
        <w:tc>
          <w:tcPr>
            <w:tcW w:w="760" w:type="dxa"/>
            <w:hideMark/>
          </w:tcPr>
          <w:p w14:paraId="404848E1" w14:textId="77777777" w:rsidR="00A46571" w:rsidRPr="005F252C" w:rsidRDefault="00A46571" w:rsidP="00A46571">
            <w:pPr>
              <w:tabs>
                <w:tab w:val="left" w:pos="2038"/>
              </w:tabs>
            </w:pPr>
            <w:r w:rsidRPr="005F252C">
              <w:t>No</w:t>
            </w:r>
          </w:p>
        </w:tc>
        <w:tc>
          <w:tcPr>
            <w:tcW w:w="1380" w:type="dxa"/>
            <w:hideMark/>
          </w:tcPr>
          <w:p w14:paraId="3020A9EB" w14:textId="77777777" w:rsidR="00A46571" w:rsidRPr="005F252C" w:rsidRDefault="00A46571" w:rsidP="00A46571">
            <w:pPr>
              <w:tabs>
                <w:tab w:val="left" w:pos="2038"/>
              </w:tabs>
            </w:pPr>
            <w:r w:rsidRPr="005F252C">
              <w:t>Yes</w:t>
            </w:r>
          </w:p>
        </w:tc>
        <w:tc>
          <w:tcPr>
            <w:tcW w:w="1460" w:type="dxa"/>
            <w:hideMark/>
          </w:tcPr>
          <w:p w14:paraId="70236F77" w14:textId="77777777" w:rsidR="00A46571" w:rsidRPr="005F252C" w:rsidRDefault="00A46571" w:rsidP="00A46571">
            <w:pPr>
              <w:tabs>
                <w:tab w:val="left" w:pos="2038"/>
              </w:tabs>
            </w:pPr>
            <w:r w:rsidRPr="005F252C">
              <w:t>P</w:t>
            </w:r>
          </w:p>
        </w:tc>
      </w:tr>
      <w:tr w:rsidR="00A46571" w:rsidRPr="005F252C" w14:paraId="252B3A42" w14:textId="77777777" w:rsidTr="009764B6">
        <w:trPr>
          <w:trHeight w:val="310"/>
        </w:trPr>
        <w:tc>
          <w:tcPr>
            <w:tcW w:w="5040" w:type="dxa"/>
            <w:vMerge/>
            <w:hideMark/>
          </w:tcPr>
          <w:p w14:paraId="0B7B011E" w14:textId="77777777" w:rsidR="00A46571" w:rsidRPr="005F252C" w:rsidRDefault="00A46571" w:rsidP="00A46571">
            <w:pPr>
              <w:tabs>
                <w:tab w:val="left" w:pos="2038"/>
              </w:tabs>
              <w:rPr>
                <w:b/>
                <w:bCs/>
              </w:rPr>
            </w:pPr>
          </w:p>
        </w:tc>
        <w:tc>
          <w:tcPr>
            <w:tcW w:w="2260" w:type="dxa"/>
            <w:vMerge/>
            <w:hideMark/>
          </w:tcPr>
          <w:p w14:paraId="08E68869" w14:textId="77777777" w:rsidR="00A46571" w:rsidRPr="005F252C" w:rsidRDefault="00A46571" w:rsidP="00A46571">
            <w:pPr>
              <w:tabs>
                <w:tab w:val="left" w:pos="2038"/>
              </w:tabs>
              <w:rPr>
                <w:b/>
                <w:bCs/>
              </w:rPr>
            </w:pPr>
          </w:p>
        </w:tc>
        <w:tc>
          <w:tcPr>
            <w:tcW w:w="11360" w:type="dxa"/>
            <w:vMerge/>
            <w:hideMark/>
          </w:tcPr>
          <w:p w14:paraId="0F0BD394" w14:textId="77777777" w:rsidR="00A46571" w:rsidRPr="005F252C" w:rsidRDefault="00A46571" w:rsidP="00A46571">
            <w:pPr>
              <w:tabs>
                <w:tab w:val="left" w:pos="2038"/>
              </w:tabs>
            </w:pPr>
          </w:p>
        </w:tc>
        <w:tc>
          <w:tcPr>
            <w:tcW w:w="5360" w:type="dxa"/>
            <w:hideMark/>
          </w:tcPr>
          <w:p w14:paraId="53C0876B" w14:textId="77777777" w:rsidR="00A46571" w:rsidRPr="005F252C" w:rsidRDefault="00A46571" w:rsidP="00A46571">
            <w:pPr>
              <w:tabs>
                <w:tab w:val="left" w:pos="2038"/>
              </w:tabs>
            </w:pPr>
            <w:r w:rsidRPr="005F252C">
              <w:t>Onion</w:t>
            </w:r>
          </w:p>
        </w:tc>
        <w:tc>
          <w:tcPr>
            <w:tcW w:w="760" w:type="dxa"/>
            <w:hideMark/>
          </w:tcPr>
          <w:p w14:paraId="1C17E59F" w14:textId="77777777" w:rsidR="00A46571" w:rsidRPr="005F252C" w:rsidRDefault="00A46571" w:rsidP="00A46571">
            <w:pPr>
              <w:tabs>
                <w:tab w:val="left" w:pos="2038"/>
              </w:tabs>
            </w:pPr>
            <w:r w:rsidRPr="005F252C">
              <w:t>No</w:t>
            </w:r>
          </w:p>
        </w:tc>
        <w:tc>
          <w:tcPr>
            <w:tcW w:w="1380" w:type="dxa"/>
            <w:hideMark/>
          </w:tcPr>
          <w:p w14:paraId="5BD0BEC1" w14:textId="77777777" w:rsidR="00A46571" w:rsidRPr="005F252C" w:rsidRDefault="00A46571" w:rsidP="00A46571">
            <w:pPr>
              <w:tabs>
                <w:tab w:val="left" w:pos="2038"/>
              </w:tabs>
            </w:pPr>
            <w:r w:rsidRPr="005F252C">
              <w:t>Yes</w:t>
            </w:r>
          </w:p>
        </w:tc>
        <w:tc>
          <w:tcPr>
            <w:tcW w:w="1460" w:type="dxa"/>
            <w:hideMark/>
          </w:tcPr>
          <w:p w14:paraId="7232E294" w14:textId="77777777" w:rsidR="00A46571" w:rsidRPr="005F252C" w:rsidRDefault="00A46571" w:rsidP="00A46571">
            <w:pPr>
              <w:tabs>
                <w:tab w:val="left" w:pos="2038"/>
              </w:tabs>
            </w:pPr>
            <w:r w:rsidRPr="005F252C">
              <w:t>P</w:t>
            </w:r>
          </w:p>
        </w:tc>
      </w:tr>
      <w:tr w:rsidR="00A46571" w:rsidRPr="005F252C" w14:paraId="75CC0276" w14:textId="77777777" w:rsidTr="009764B6">
        <w:trPr>
          <w:trHeight w:val="310"/>
        </w:trPr>
        <w:tc>
          <w:tcPr>
            <w:tcW w:w="5040" w:type="dxa"/>
            <w:vMerge/>
            <w:hideMark/>
          </w:tcPr>
          <w:p w14:paraId="0666BE70" w14:textId="77777777" w:rsidR="00A46571" w:rsidRPr="005F252C" w:rsidRDefault="00A46571" w:rsidP="00A46571">
            <w:pPr>
              <w:tabs>
                <w:tab w:val="left" w:pos="2038"/>
              </w:tabs>
              <w:rPr>
                <w:b/>
                <w:bCs/>
              </w:rPr>
            </w:pPr>
          </w:p>
        </w:tc>
        <w:tc>
          <w:tcPr>
            <w:tcW w:w="2260" w:type="dxa"/>
            <w:vMerge/>
            <w:hideMark/>
          </w:tcPr>
          <w:p w14:paraId="2EA4749A" w14:textId="77777777" w:rsidR="00A46571" w:rsidRPr="005F252C" w:rsidRDefault="00A46571" w:rsidP="00A46571">
            <w:pPr>
              <w:tabs>
                <w:tab w:val="left" w:pos="2038"/>
              </w:tabs>
              <w:rPr>
                <w:b/>
                <w:bCs/>
              </w:rPr>
            </w:pPr>
          </w:p>
        </w:tc>
        <w:tc>
          <w:tcPr>
            <w:tcW w:w="11360" w:type="dxa"/>
            <w:vMerge/>
            <w:hideMark/>
          </w:tcPr>
          <w:p w14:paraId="761A0E56" w14:textId="77777777" w:rsidR="00A46571" w:rsidRPr="005F252C" w:rsidRDefault="00A46571" w:rsidP="00A46571">
            <w:pPr>
              <w:tabs>
                <w:tab w:val="left" w:pos="2038"/>
              </w:tabs>
            </w:pPr>
          </w:p>
        </w:tc>
        <w:tc>
          <w:tcPr>
            <w:tcW w:w="5360" w:type="dxa"/>
            <w:hideMark/>
          </w:tcPr>
          <w:p w14:paraId="60A4E3A4" w14:textId="77777777" w:rsidR="00A46571" w:rsidRPr="005F252C" w:rsidRDefault="00A46571" w:rsidP="00A46571">
            <w:pPr>
              <w:tabs>
                <w:tab w:val="left" w:pos="2038"/>
              </w:tabs>
            </w:pPr>
            <w:r w:rsidRPr="005F252C">
              <w:t>Garlic</w:t>
            </w:r>
          </w:p>
        </w:tc>
        <w:tc>
          <w:tcPr>
            <w:tcW w:w="760" w:type="dxa"/>
            <w:hideMark/>
          </w:tcPr>
          <w:p w14:paraId="30BDE1B9" w14:textId="77777777" w:rsidR="00A46571" w:rsidRPr="005F252C" w:rsidRDefault="00A46571" w:rsidP="00A46571">
            <w:pPr>
              <w:tabs>
                <w:tab w:val="left" w:pos="2038"/>
              </w:tabs>
            </w:pPr>
            <w:r w:rsidRPr="005F252C">
              <w:t>No</w:t>
            </w:r>
          </w:p>
        </w:tc>
        <w:tc>
          <w:tcPr>
            <w:tcW w:w="1380" w:type="dxa"/>
            <w:hideMark/>
          </w:tcPr>
          <w:p w14:paraId="7F893332" w14:textId="77777777" w:rsidR="00A46571" w:rsidRPr="005F252C" w:rsidRDefault="00A46571" w:rsidP="00A46571">
            <w:pPr>
              <w:tabs>
                <w:tab w:val="left" w:pos="2038"/>
              </w:tabs>
            </w:pPr>
            <w:r w:rsidRPr="005F252C">
              <w:t>Yes</w:t>
            </w:r>
          </w:p>
        </w:tc>
        <w:tc>
          <w:tcPr>
            <w:tcW w:w="1460" w:type="dxa"/>
            <w:hideMark/>
          </w:tcPr>
          <w:p w14:paraId="4D7DFFD2" w14:textId="77777777" w:rsidR="00A46571" w:rsidRPr="005F252C" w:rsidRDefault="00A46571" w:rsidP="00A46571">
            <w:pPr>
              <w:tabs>
                <w:tab w:val="left" w:pos="2038"/>
              </w:tabs>
            </w:pPr>
            <w:r w:rsidRPr="005F252C">
              <w:t>P</w:t>
            </w:r>
          </w:p>
        </w:tc>
      </w:tr>
      <w:tr w:rsidR="00A46571" w:rsidRPr="005F252C" w14:paraId="42348E31" w14:textId="77777777" w:rsidTr="009764B6">
        <w:trPr>
          <w:trHeight w:val="310"/>
        </w:trPr>
        <w:tc>
          <w:tcPr>
            <w:tcW w:w="5040" w:type="dxa"/>
            <w:vMerge/>
            <w:hideMark/>
          </w:tcPr>
          <w:p w14:paraId="2E876DA4" w14:textId="77777777" w:rsidR="00A46571" w:rsidRPr="005F252C" w:rsidRDefault="00A46571" w:rsidP="00A46571">
            <w:pPr>
              <w:tabs>
                <w:tab w:val="left" w:pos="2038"/>
              </w:tabs>
              <w:rPr>
                <w:b/>
                <w:bCs/>
              </w:rPr>
            </w:pPr>
          </w:p>
        </w:tc>
        <w:tc>
          <w:tcPr>
            <w:tcW w:w="2260" w:type="dxa"/>
            <w:vMerge/>
            <w:hideMark/>
          </w:tcPr>
          <w:p w14:paraId="1C860153" w14:textId="77777777" w:rsidR="00A46571" w:rsidRPr="005F252C" w:rsidRDefault="00A46571" w:rsidP="00A46571">
            <w:pPr>
              <w:tabs>
                <w:tab w:val="left" w:pos="2038"/>
              </w:tabs>
              <w:rPr>
                <w:b/>
                <w:bCs/>
              </w:rPr>
            </w:pPr>
          </w:p>
        </w:tc>
        <w:tc>
          <w:tcPr>
            <w:tcW w:w="11360" w:type="dxa"/>
            <w:vMerge/>
            <w:hideMark/>
          </w:tcPr>
          <w:p w14:paraId="5BED9156" w14:textId="77777777" w:rsidR="00A46571" w:rsidRPr="005F252C" w:rsidRDefault="00A46571" w:rsidP="00A46571">
            <w:pPr>
              <w:tabs>
                <w:tab w:val="left" w:pos="2038"/>
              </w:tabs>
            </w:pPr>
          </w:p>
        </w:tc>
        <w:tc>
          <w:tcPr>
            <w:tcW w:w="5360" w:type="dxa"/>
            <w:hideMark/>
          </w:tcPr>
          <w:p w14:paraId="43ED7552" w14:textId="77777777" w:rsidR="00A46571" w:rsidRPr="005F252C" w:rsidRDefault="00A46571" w:rsidP="00A46571">
            <w:pPr>
              <w:tabs>
                <w:tab w:val="left" w:pos="2038"/>
              </w:tabs>
            </w:pPr>
            <w:r w:rsidRPr="005F252C">
              <w:t xml:space="preserve">Potato </w:t>
            </w:r>
          </w:p>
        </w:tc>
        <w:tc>
          <w:tcPr>
            <w:tcW w:w="760" w:type="dxa"/>
            <w:hideMark/>
          </w:tcPr>
          <w:p w14:paraId="07BAA5E8" w14:textId="77777777" w:rsidR="00A46571" w:rsidRPr="005F252C" w:rsidRDefault="00A46571" w:rsidP="00A46571">
            <w:pPr>
              <w:tabs>
                <w:tab w:val="left" w:pos="2038"/>
              </w:tabs>
            </w:pPr>
            <w:r w:rsidRPr="005F252C">
              <w:t>No</w:t>
            </w:r>
          </w:p>
        </w:tc>
        <w:tc>
          <w:tcPr>
            <w:tcW w:w="1380" w:type="dxa"/>
            <w:hideMark/>
          </w:tcPr>
          <w:p w14:paraId="1E7B63F7" w14:textId="77777777" w:rsidR="00A46571" w:rsidRPr="005F252C" w:rsidRDefault="00A46571" w:rsidP="00A46571">
            <w:pPr>
              <w:tabs>
                <w:tab w:val="left" w:pos="2038"/>
              </w:tabs>
            </w:pPr>
            <w:r w:rsidRPr="005F252C">
              <w:t>Yes</w:t>
            </w:r>
          </w:p>
        </w:tc>
        <w:tc>
          <w:tcPr>
            <w:tcW w:w="1460" w:type="dxa"/>
            <w:hideMark/>
          </w:tcPr>
          <w:p w14:paraId="7EB6B46C" w14:textId="77777777" w:rsidR="00A46571" w:rsidRPr="005F252C" w:rsidRDefault="00A46571" w:rsidP="00A46571">
            <w:pPr>
              <w:tabs>
                <w:tab w:val="left" w:pos="2038"/>
              </w:tabs>
            </w:pPr>
            <w:r w:rsidRPr="005F252C">
              <w:t>P</w:t>
            </w:r>
          </w:p>
        </w:tc>
      </w:tr>
      <w:tr w:rsidR="00A46571" w:rsidRPr="005F252C" w14:paraId="25193F9D" w14:textId="77777777" w:rsidTr="009764B6">
        <w:trPr>
          <w:trHeight w:val="3302"/>
        </w:trPr>
        <w:tc>
          <w:tcPr>
            <w:tcW w:w="5040" w:type="dxa"/>
            <w:hideMark/>
          </w:tcPr>
          <w:p w14:paraId="753FCA7C" w14:textId="77777777" w:rsidR="00A46571" w:rsidRPr="005F252C" w:rsidRDefault="00A46571" w:rsidP="00A46571">
            <w:pPr>
              <w:tabs>
                <w:tab w:val="left" w:pos="2038"/>
              </w:tabs>
              <w:rPr>
                <w:b/>
                <w:bCs/>
              </w:rPr>
            </w:pPr>
            <w:r w:rsidRPr="005F252C">
              <w:rPr>
                <w:b/>
                <w:bCs/>
              </w:rPr>
              <w:t>Freelancers*</w:t>
            </w:r>
          </w:p>
        </w:tc>
        <w:tc>
          <w:tcPr>
            <w:tcW w:w="2260" w:type="dxa"/>
            <w:hideMark/>
          </w:tcPr>
          <w:p w14:paraId="2B47EB56" w14:textId="77777777" w:rsidR="00A46571" w:rsidRPr="005F252C" w:rsidRDefault="00A46571" w:rsidP="00A46571">
            <w:pPr>
              <w:tabs>
                <w:tab w:val="left" w:pos="2038"/>
              </w:tabs>
            </w:pPr>
            <w:r w:rsidRPr="005F252C">
              <w:t xml:space="preserve">Services delivered by registered </w:t>
            </w:r>
            <w:r w:rsidRPr="005F252C">
              <w:br w:type="page"/>
              <w:t xml:space="preserve">freelancers, in accordance with approved </w:t>
            </w:r>
            <w:r w:rsidRPr="005F252C">
              <w:br w:type="page"/>
              <w:t>activities</w:t>
            </w:r>
          </w:p>
        </w:tc>
        <w:tc>
          <w:tcPr>
            <w:tcW w:w="11360" w:type="dxa"/>
            <w:hideMark/>
          </w:tcPr>
          <w:p w14:paraId="011C187D" w14:textId="77777777" w:rsidR="00A46571" w:rsidRPr="005F252C" w:rsidRDefault="00A46571" w:rsidP="00A46571">
            <w:pPr>
              <w:tabs>
                <w:tab w:val="left" w:pos="2038"/>
              </w:tabs>
            </w:pPr>
            <w:r w:rsidRPr="005F252C">
              <w:t>Provision of specialized services delivered</w:t>
            </w:r>
            <w:r w:rsidRPr="005F252C">
              <w:br w:type="page"/>
              <w:t>by Omani freelancers.</w:t>
            </w:r>
          </w:p>
        </w:tc>
        <w:tc>
          <w:tcPr>
            <w:tcW w:w="8960" w:type="dxa"/>
            <w:gridSpan w:val="4"/>
            <w:hideMark/>
          </w:tcPr>
          <w:p w14:paraId="2DE42983" w14:textId="77777777" w:rsidR="00A46571" w:rsidRPr="005F252C" w:rsidRDefault="00A46571" w:rsidP="00A46571">
            <w:pPr>
              <w:tabs>
                <w:tab w:val="left" w:pos="2038"/>
              </w:tabs>
            </w:pPr>
            <w:r w:rsidRPr="005F252C">
              <w:t xml:space="preserve">This includes all activities as defined and approved by the </w:t>
            </w:r>
            <w:r w:rsidRPr="005F252C">
              <w:br w:type="page"/>
              <w:t xml:space="preserve">Ministry of Commerce, Industry and Investment Promotion </w:t>
            </w:r>
            <w:r w:rsidRPr="005F252C">
              <w:br w:type="page"/>
              <w:t xml:space="preserve">and the Ministry of Labor for freelancers, with priority given to </w:t>
            </w:r>
            <w:r w:rsidRPr="005F252C">
              <w:br w:type="page"/>
              <w:t xml:space="preserve">Omani freelancers in accordance with the relevant policies </w:t>
            </w:r>
            <w:r w:rsidRPr="005F252C">
              <w:br w:type="page"/>
              <w:t xml:space="preserve">and guidelines. </w:t>
            </w:r>
            <w:r w:rsidRPr="005F252C">
              <w:br w:type="page"/>
              <w:t xml:space="preserve">This category has been introduced to support and empower </w:t>
            </w:r>
            <w:r w:rsidRPr="005F252C">
              <w:br w:type="page"/>
              <w:t>freelancers</w:t>
            </w:r>
          </w:p>
        </w:tc>
      </w:tr>
    </w:tbl>
    <w:p w14:paraId="54AA31C7" w14:textId="77777777" w:rsidR="00A46571" w:rsidRPr="005F252C" w:rsidRDefault="00A46571" w:rsidP="00A46571">
      <w:pPr>
        <w:tabs>
          <w:tab w:val="left" w:pos="2038"/>
        </w:tabs>
        <w:sectPr w:rsidR="00A46571" w:rsidRPr="005F252C" w:rsidSect="00A46571">
          <w:headerReference w:type="default" r:id="rId31"/>
          <w:pgSz w:w="16834" w:h="11909" w:orient="landscape" w:code="9"/>
          <w:pgMar w:top="720" w:right="720" w:bottom="576" w:left="720" w:header="288" w:footer="288" w:gutter="0"/>
          <w:cols w:space="720"/>
          <w:docGrid w:linePitch="360"/>
        </w:sectPr>
      </w:pPr>
    </w:p>
    <w:tbl>
      <w:tblPr>
        <w:tblW w:w="14960" w:type="dxa"/>
        <w:jc w:val="center"/>
        <w:shd w:val="clear" w:color="auto" w:fill="FFFFFF"/>
        <w:tblLook w:val="04A0" w:firstRow="1" w:lastRow="0" w:firstColumn="1" w:lastColumn="0" w:noHBand="0" w:noVBand="1"/>
      </w:tblPr>
      <w:tblGrid>
        <w:gridCol w:w="592"/>
        <w:gridCol w:w="3154"/>
        <w:gridCol w:w="591"/>
        <w:gridCol w:w="3145"/>
        <w:gridCol w:w="591"/>
        <w:gridCol w:w="3148"/>
        <w:gridCol w:w="591"/>
        <w:gridCol w:w="3148"/>
      </w:tblGrid>
      <w:tr w:rsidR="00A46571" w:rsidRPr="005F252C" w14:paraId="71D8229B" w14:textId="77777777" w:rsidTr="009764B6">
        <w:trPr>
          <w:trHeight w:val="315"/>
          <w:jc w:val="center"/>
        </w:trPr>
        <w:tc>
          <w:tcPr>
            <w:tcW w:w="592" w:type="dxa"/>
            <w:tcBorders>
              <w:top w:val="single" w:sz="8" w:space="0" w:color="auto"/>
              <w:left w:val="single" w:sz="8" w:space="0" w:color="auto"/>
              <w:bottom w:val="single" w:sz="4" w:space="0" w:color="auto"/>
              <w:right w:val="single" w:sz="4" w:space="0" w:color="auto"/>
            </w:tcBorders>
            <w:shd w:val="clear" w:color="auto" w:fill="FFFFFF"/>
            <w:vAlign w:val="center"/>
            <w:hideMark/>
          </w:tcPr>
          <w:p w14:paraId="404363F2" w14:textId="77777777" w:rsidR="00A46571" w:rsidRPr="005F252C" w:rsidRDefault="00A46571" w:rsidP="00A46571">
            <w:pPr>
              <w:jc w:val="center"/>
              <w:rPr>
                <w:rFonts w:cs="Calibri"/>
                <w:b/>
                <w:bCs/>
                <w:color w:val="000000"/>
                <w:sz w:val="24"/>
                <w:szCs w:val="24"/>
                <w:rPrChange w:id="4706"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07" w:author="Al Riyami, Azza OLNG-SCC/12" w:date="2026-03-30T14:14:00Z" w16du:dateUtc="2026-03-30T10:14:00Z">
                  <w:rPr>
                    <w:rFonts w:ascii="Calibri" w:hAnsi="Calibri" w:cs="Calibri"/>
                    <w:b/>
                    <w:bCs/>
                    <w:color w:val="000000"/>
                    <w:sz w:val="24"/>
                    <w:szCs w:val="24"/>
                  </w:rPr>
                </w:rPrChange>
              </w:rPr>
              <w:t>S/N</w:t>
            </w:r>
          </w:p>
        </w:tc>
        <w:tc>
          <w:tcPr>
            <w:tcW w:w="3154" w:type="dxa"/>
            <w:tcBorders>
              <w:top w:val="single" w:sz="8" w:space="0" w:color="auto"/>
              <w:left w:val="nil"/>
              <w:bottom w:val="single" w:sz="4" w:space="0" w:color="auto"/>
              <w:right w:val="single" w:sz="4" w:space="0" w:color="auto"/>
            </w:tcBorders>
            <w:shd w:val="clear" w:color="auto" w:fill="FFFFFF"/>
            <w:vAlign w:val="center"/>
            <w:hideMark/>
          </w:tcPr>
          <w:p w14:paraId="745DFEB9" w14:textId="77777777" w:rsidR="00A46571" w:rsidRPr="005F252C" w:rsidRDefault="00A46571" w:rsidP="00A46571">
            <w:pPr>
              <w:jc w:val="center"/>
              <w:rPr>
                <w:rFonts w:cs="Calibri"/>
                <w:b/>
                <w:bCs/>
                <w:color w:val="000000"/>
                <w:sz w:val="24"/>
                <w:szCs w:val="24"/>
                <w:rPrChange w:id="4708"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09" w:author="Al Riyami, Azza OLNG-SCC/12" w:date="2026-03-30T14:14:00Z" w16du:dateUtc="2026-03-30T10:14:00Z">
                  <w:rPr>
                    <w:rFonts w:ascii="Calibri" w:hAnsi="Calibri" w:cs="Calibri"/>
                    <w:b/>
                    <w:bCs/>
                    <w:color w:val="000000"/>
                    <w:sz w:val="24"/>
                    <w:szCs w:val="24"/>
                  </w:rPr>
                </w:rPrChange>
              </w:rPr>
              <w:t xml:space="preserve"> Positions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5501E7CE" w14:textId="77777777" w:rsidR="00A46571" w:rsidRPr="005F252C" w:rsidRDefault="00A46571" w:rsidP="00A46571">
            <w:pPr>
              <w:jc w:val="center"/>
              <w:rPr>
                <w:rFonts w:cs="Calibri"/>
                <w:b/>
                <w:bCs/>
                <w:color w:val="000000"/>
                <w:sz w:val="24"/>
                <w:szCs w:val="24"/>
                <w:rPrChange w:id="4710"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11" w:author="Al Riyami, Azza OLNG-SCC/12" w:date="2026-03-30T14:14:00Z" w16du:dateUtc="2026-03-30T10:14:00Z">
                  <w:rPr>
                    <w:rFonts w:ascii="Calibri" w:hAnsi="Calibri" w:cs="Calibri"/>
                    <w:b/>
                    <w:bCs/>
                    <w:color w:val="000000"/>
                    <w:sz w:val="24"/>
                    <w:szCs w:val="24"/>
                  </w:rPr>
                </w:rPrChange>
              </w:rPr>
              <w:t>S/N</w:t>
            </w:r>
          </w:p>
        </w:tc>
        <w:tc>
          <w:tcPr>
            <w:tcW w:w="3145" w:type="dxa"/>
            <w:tcBorders>
              <w:top w:val="single" w:sz="8" w:space="0" w:color="auto"/>
              <w:left w:val="nil"/>
              <w:bottom w:val="single" w:sz="4" w:space="0" w:color="auto"/>
              <w:right w:val="single" w:sz="4" w:space="0" w:color="auto"/>
            </w:tcBorders>
            <w:shd w:val="clear" w:color="auto" w:fill="FFFFFF"/>
            <w:vAlign w:val="center"/>
            <w:hideMark/>
          </w:tcPr>
          <w:p w14:paraId="4526B98E" w14:textId="77777777" w:rsidR="00A46571" w:rsidRPr="005F252C" w:rsidRDefault="00A46571" w:rsidP="00A46571">
            <w:pPr>
              <w:jc w:val="center"/>
              <w:rPr>
                <w:rFonts w:cs="Calibri"/>
                <w:b/>
                <w:bCs/>
                <w:color w:val="000000"/>
                <w:sz w:val="24"/>
                <w:szCs w:val="24"/>
                <w:rPrChange w:id="4712"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13" w:author="Al Riyami, Azza OLNG-SCC/12" w:date="2026-03-30T14:14:00Z" w16du:dateUtc="2026-03-30T10:14:00Z">
                  <w:rPr>
                    <w:rFonts w:ascii="Calibri" w:hAnsi="Calibri" w:cs="Calibri"/>
                    <w:b/>
                    <w:bCs/>
                    <w:color w:val="000000"/>
                    <w:sz w:val="24"/>
                    <w:szCs w:val="24"/>
                  </w:rPr>
                </w:rPrChange>
              </w:rPr>
              <w:t>Positions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79A94FC1" w14:textId="77777777" w:rsidR="00A46571" w:rsidRPr="005F252C" w:rsidRDefault="00A46571" w:rsidP="00A46571">
            <w:pPr>
              <w:jc w:val="center"/>
              <w:rPr>
                <w:rFonts w:cs="Calibri"/>
                <w:b/>
                <w:bCs/>
                <w:color w:val="000000"/>
                <w:sz w:val="24"/>
                <w:szCs w:val="24"/>
                <w:rPrChange w:id="4714"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15" w:author="Al Riyami, Azza OLNG-SCC/12" w:date="2026-03-30T14:14:00Z" w16du:dateUtc="2026-03-30T10:14:00Z">
                  <w:rPr>
                    <w:rFonts w:ascii="Calibri" w:hAnsi="Calibri" w:cs="Calibri"/>
                    <w:b/>
                    <w:bCs/>
                    <w:color w:val="000000"/>
                    <w:sz w:val="24"/>
                    <w:szCs w:val="24"/>
                  </w:rPr>
                </w:rPrChange>
              </w:rPr>
              <w:t>S/N</w:t>
            </w:r>
          </w:p>
        </w:tc>
        <w:tc>
          <w:tcPr>
            <w:tcW w:w="3148" w:type="dxa"/>
            <w:tcBorders>
              <w:top w:val="single" w:sz="8" w:space="0" w:color="auto"/>
              <w:left w:val="nil"/>
              <w:bottom w:val="single" w:sz="4" w:space="0" w:color="auto"/>
              <w:right w:val="single" w:sz="4" w:space="0" w:color="auto"/>
            </w:tcBorders>
            <w:shd w:val="clear" w:color="auto" w:fill="FFFFFF"/>
            <w:vAlign w:val="center"/>
            <w:hideMark/>
          </w:tcPr>
          <w:p w14:paraId="6F6590C7" w14:textId="77777777" w:rsidR="00A46571" w:rsidRPr="005F252C" w:rsidRDefault="00A46571" w:rsidP="00A46571">
            <w:pPr>
              <w:jc w:val="center"/>
              <w:rPr>
                <w:rFonts w:cs="Calibri"/>
                <w:b/>
                <w:bCs/>
                <w:color w:val="000000"/>
                <w:sz w:val="24"/>
                <w:szCs w:val="24"/>
                <w:rPrChange w:id="4716"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17" w:author="Al Riyami, Azza OLNG-SCC/12" w:date="2026-03-30T14:14:00Z" w16du:dateUtc="2026-03-30T10:14:00Z">
                  <w:rPr>
                    <w:rFonts w:ascii="Calibri" w:hAnsi="Calibri" w:cs="Calibri"/>
                    <w:b/>
                    <w:bCs/>
                    <w:color w:val="000000"/>
                    <w:sz w:val="24"/>
                    <w:szCs w:val="24"/>
                  </w:rPr>
                </w:rPrChange>
              </w:rPr>
              <w:t xml:space="preserve"> Positions</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26701143" w14:textId="77777777" w:rsidR="00A46571" w:rsidRPr="005F252C" w:rsidRDefault="00A46571" w:rsidP="00A46571">
            <w:pPr>
              <w:jc w:val="center"/>
              <w:rPr>
                <w:rFonts w:cs="Calibri"/>
                <w:b/>
                <w:bCs/>
                <w:color w:val="000000"/>
                <w:sz w:val="24"/>
                <w:szCs w:val="24"/>
                <w:rPrChange w:id="4718"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19" w:author="Al Riyami, Azza OLNG-SCC/12" w:date="2026-03-30T14:14:00Z" w16du:dateUtc="2026-03-30T10:14:00Z">
                  <w:rPr>
                    <w:rFonts w:ascii="Calibri" w:hAnsi="Calibri" w:cs="Calibri"/>
                    <w:b/>
                    <w:bCs/>
                    <w:color w:val="000000"/>
                    <w:sz w:val="24"/>
                    <w:szCs w:val="24"/>
                  </w:rPr>
                </w:rPrChange>
              </w:rPr>
              <w:t>S/N</w:t>
            </w:r>
          </w:p>
        </w:tc>
        <w:tc>
          <w:tcPr>
            <w:tcW w:w="3148" w:type="dxa"/>
            <w:tcBorders>
              <w:top w:val="single" w:sz="8" w:space="0" w:color="auto"/>
              <w:left w:val="nil"/>
              <w:bottom w:val="single" w:sz="4" w:space="0" w:color="auto"/>
              <w:right w:val="single" w:sz="8" w:space="0" w:color="auto"/>
            </w:tcBorders>
            <w:shd w:val="clear" w:color="auto" w:fill="FFFFFF"/>
            <w:vAlign w:val="center"/>
            <w:hideMark/>
          </w:tcPr>
          <w:p w14:paraId="345311A1" w14:textId="77777777" w:rsidR="00A46571" w:rsidRPr="005F252C" w:rsidRDefault="00A46571" w:rsidP="00A46571">
            <w:pPr>
              <w:jc w:val="center"/>
              <w:rPr>
                <w:rFonts w:cs="Calibri"/>
                <w:b/>
                <w:bCs/>
                <w:color w:val="000000"/>
                <w:sz w:val="24"/>
                <w:szCs w:val="24"/>
                <w:rPrChange w:id="4720"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4721" w:author="Al Riyami, Azza OLNG-SCC/12" w:date="2026-03-30T14:14:00Z" w16du:dateUtc="2026-03-30T10:14:00Z">
                  <w:rPr>
                    <w:rFonts w:ascii="Calibri" w:hAnsi="Calibri" w:cs="Calibri"/>
                    <w:b/>
                    <w:bCs/>
                    <w:color w:val="000000"/>
                    <w:sz w:val="24"/>
                    <w:szCs w:val="24"/>
                  </w:rPr>
                </w:rPrChange>
              </w:rPr>
              <w:t>Positions</w:t>
            </w:r>
          </w:p>
        </w:tc>
      </w:tr>
      <w:tr w:rsidR="00A46571" w:rsidRPr="005F252C" w14:paraId="7E389B07"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0BB47B57" w14:textId="77777777" w:rsidR="00A46571" w:rsidRPr="005F252C" w:rsidRDefault="00A46571" w:rsidP="00A46571">
            <w:pPr>
              <w:rPr>
                <w:rFonts w:cs="Calibri"/>
                <w:color w:val="000000"/>
                <w:sz w:val="12"/>
                <w:szCs w:val="12"/>
                <w:rPrChange w:id="47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23" w:author="Al Riyami, Azza OLNG-SCC/12" w:date="2026-03-30T14:14:00Z" w16du:dateUtc="2026-03-30T10:14:00Z">
                  <w:rPr>
                    <w:rFonts w:ascii="Calibri" w:hAnsi="Calibri" w:cs="Calibri"/>
                    <w:color w:val="000000"/>
                    <w:sz w:val="12"/>
                    <w:szCs w:val="12"/>
                  </w:rPr>
                </w:rPrChange>
              </w:rPr>
              <w:t>1</w:t>
            </w:r>
          </w:p>
        </w:tc>
        <w:tc>
          <w:tcPr>
            <w:tcW w:w="3154" w:type="dxa"/>
            <w:tcBorders>
              <w:top w:val="nil"/>
              <w:left w:val="nil"/>
              <w:bottom w:val="single" w:sz="4" w:space="0" w:color="auto"/>
              <w:right w:val="single" w:sz="4" w:space="0" w:color="auto"/>
            </w:tcBorders>
            <w:shd w:val="clear" w:color="auto" w:fill="FFFFFF"/>
            <w:vAlign w:val="center"/>
            <w:hideMark/>
          </w:tcPr>
          <w:p w14:paraId="25EC62CB" w14:textId="77777777" w:rsidR="00A46571" w:rsidRPr="005F252C" w:rsidRDefault="00A46571" w:rsidP="00A46571">
            <w:pPr>
              <w:rPr>
                <w:rFonts w:cs="Calibri"/>
                <w:color w:val="000000"/>
                <w:sz w:val="12"/>
                <w:szCs w:val="12"/>
                <w:rPrChange w:id="47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25" w:author="Al Riyami, Azza OLNG-SCC/12" w:date="2026-03-30T14:14:00Z" w16du:dateUtc="2026-03-30T10:14:00Z">
                  <w:rPr>
                    <w:rFonts w:ascii="Calibri" w:hAnsi="Calibri" w:cs="Calibri"/>
                    <w:color w:val="000000"/>
                    <w:sz w:val="12"/>
                    <w:szCs w:val="12"/>
                  </w:rPr>
                </w:rPrChange>
              </w:rPr>
              <w:t>In Country Value Manager</w:t>
            </w:r>
          </w:p>
        </w:tc>
        <w:tc>
          <w:tcPr>
            <w:tcW w:w="591" w:type="dxa"/>
            <w:tcBorders>
              <w:top w:val="nil"/>
              <w:left w:val="nil"/>
              <w:bottom w:val="single" w:sz="4" w:space="0" w:color="auto"/>
              <w:right w:val="single" w:sz="4" w:space="0" w:color="auto"/>
            </w:tcBorders>
            <w:shd w:val="clear" w:color="auto" w:fill="FFFFFF"/>
            <w:vAlign w:val="center"/>
            <w:hideMark/>
          </w:tcPr>
          <w:p w14:paraId="7896C356" w14:textId="77777777" w:rsidR="00A46571" w:rsidRPr="005F252C" w:rsidRDefault="00A46571" w:rsidP="00A46571">
            <w:pPr>
              <w:rPr>
                <w:rFonts w:cs="Calibri"/>
                <w:color w:val="000000"/>
                <w:sz w:val="12"/>
                <w:szCs w:val="12"/>
                <w:rPrChange w:id="47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27" w:author="Al Riyami, Azza OLNG-SCC/12" w:date="2026-03-30T14:14:00Z" w16du:dateUtc="2026-03-30T10:14:00Z">
                  <w:rPr>
                    <w:rFonts w:ascii="Calibri" w:hAnsi="Calibri" w:cs="Calibri"/>
                    <w:color w:val="000000"/>
                    <w:sz w:val="12"/>
                    <w:szCs w:val="12"/>
                  </w:rPr>
                </w:rPrChange>
              </w:rPr>
              <w:t>23</w:t>
            </w:r>
          </w:p>
        </w:tc>
        <w:tc>
          <w:tcPr>
            <w:tcW w:w="3145" w:type="dxa"/>
            <w:tcBorders>
              <w:top w:val="nil"/>
              <w:left w:val="nil"/>
              <w:bottom w:val="single" w:sz="4" w:space="0" w:color="auto"/>
              <w:right w:val="single" w:sz="4" w:space="0" w:color="auto"/>
            </w:tcBorders>
            <w:shd w:val="clear" w:color="auto" w:fill="FFFFFF"/>
            <w:vAlign w:val="center"/>
            <w:hideMark/>
          </w:tcPr>
          <w:p w14:paraId="4AD09FEB" w14:textId="77777777" w:rsidR="00A46571" w:rsidRPr="005F252C" w:rsidRDefault="00A46571" w:rsidP="00A46571">
            <w:pPr>
              <w:rPr>
                <w:rFonts w:cs="Calibri"/>
                <w:color w:val="000000"/>
                <w:sz w:val="12"/>
                <w:szCs w:val="12"/>
                <w:rPrChange w:id="47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29" w:author="Al Riyami, Azza OLNG-SCC/12" w:date="2026-03-30T14:14:00Z" w16du:dateUtc="2026-03-30T10:14:00Z">
                  <w:rPr>
                    <w:rFonts w:ascii="Calibri" w:hAnsi="Calibri" w:cs="Calibri"/>
                    <w:color w:val="000000"/>
                    <w:sz w:val="12"/>
                    <w:szCs w:val="12"/>
                  </w:rPr>
                </w:rPrChange>
              </w:rPr>
              <w:t>Cashier</w:t>
            </w:r>
          </w:p>
        </w:tc>
        <w:tc>
          <w:tcPr>
            <w:tcW w:w="591" w:type="dxa"/>
            <w:tcBorders>
              <w:top w:val="nil"/>
              <w:left w:val="nil"/>
              <w:bottom w:val="single" w:sz="4" w:space="0" w:color="auto"/>
              <w:right w:val="single" w:sz="4" w:space="0" w:color="auto"/>
            </w:tcBorders>
            <w:shd w:val="clear" w:color="auto" w:fill="FFFFFF"/>
            <w:vAlign w:val="center"/>
            <w:hideMark/>
          </w:tcPr>
          <w:p w14:paraId="4093E6F1" w14:textId="77777777" w:rsidR="00A46571" w:rsidRPr="005F252C" w:rsidRDefault="00A46571" w:rsidP="00A46571">
            <w:pPr>
              <w:rPr>
                <w:rFonts w:cs="Calibri"/>
                <w:color w:val="000000"/>
                <w:sz w:val="12"/>
                <w:szCs w:val="12"/>
                <w:rPrChange w:id="47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31" w:author="Al Riyami, Azza OLNG-SCC/12" w:date="2026-03-30T14:14:00Z" w16du:dateUtc="2026-03-30T10:14:00Z">
                  <w:rPr>
                    <w:rFonts w:ascii="Calibri" w:hAnsi="Calibri" w:cs="Calibri"/>
                    <w:color w:val="000000"/>
                    <w:sz w:val="12"/>
                    <w:szCs w:val="12"/>
                  </w:rPr>
                </w:rPrChange>
              </w:rPr>
              <w:t>45</w:t>
            </w:r>
          </w:p>
        </w:tc>
        <w:tc>
          <w:tcPr>
            <w:tcW w:w="3148" w:type="dxa"/>
            <w:tcBorders>
              <w:top w:val="nil"/>
              <w:left w:val="nil"/>
              <w:bottom w:val="single" w:sz="4" w:space="0" w:color="auto"/>
              <w:right w:val="single" w:sz="4" w:space="0" w:color="auto"/>
            </w:tcBorders>
            <w:shd w:val="clear" w:color="auto" w:fill="FFFFFF"/>
            <w:vAlign w:val="center"/>
            <w:hideMark/>
          </w:tcPr>
          <w:p w14:paraId="050F8CF6" w14:textId="77777777" w:rsidR="00A46571" w:rsidRPr="005F252C" w:rsidRDefault="00A46571" w:rsidP="00A46571">
            <w:pPr>
              <w:rPr>
                <w:rFonts w:cs="Calibri"/>
                <w:color w:val="000000"/>
                <w:sz w:val="12"/>
                <w:szCs w:val="12"/>
                <w:rPrChange w:id="47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33" w:author="Al Riyami, Azza OLNG-SCC/12" w:date="2026-03-30T14:14:00Z" w16du:dateUtc="2026-03-30T10:14:00Z">
                  <w:rPr>
                    <w:rFonts w:ascii="Calibri" w:hAnsi="Calibri" w:cs="Calibri"/>
                    <w:color w:val="000000"/>
                    <w:sz w:val="12"/>
                    <w:szCs w:val="12"/>
                  </w:rPr>
                </w:rPrChange>
              </w:rPr>
              <w:t>HEAD SECTION</w:t>
            </w:r>
          </w:p>
        </w:tc>
        <w:tc>
          <w:tcPr>
            <w:tcW w:w="591" w:type="dxa"/>
            <w:tcBorders>
              <w:top w:val="nil"/>
              <w:left w:val="nil"/>
              <w:bottom w:val="single" w:sz="4" w:space="0" w:color="auto"/>
              <w:right w:val="single" w:sz="4" w:space="0" w:color="auto"/>
            </w:tcBorders>
            <w:shd w:val="clear" w:color="auto" w:fill="FFFFFF"/>
            <w:vAlign w:val="center"/>
            <w:hideMark/>
          </w:tcPr>
          <w:p w14:paraId="409F71F0" w14:textId="77777777" w:rsidR="00A46571" w:rsidRPr="005F252C" w:rsidRDefault="00A46571" w:rsidP="00A46571">
            <w:pPr>
              <w:rPr>
                <w:rFonts w:cs="Calibri"/>
                <w:color w:val="000000"/>
                <w:sz w:val="12"/>
                <w:szCs w:val="12"/>
                <w:rPrChange w:id="47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35" w:author="Al Riyami, Azza OLNG-SCC/12" w:date="2026-03-30T14:14:00Z" w16du:dateUtc="2026-03-30T10:14:00Z">
                  <w:rPr>
                    <w:rFonts w:ascii="Calibri" w:hAnsi="Calibri" w:cs="Calibri"/>
                    <w:color w:val="000000"/>
                    <w:sz w:val="12"/>
                    <w:szCs w:val="12"/>
                  </w:rPr>
                </w:rPrChange>
              </w:rPr>
              <w:t>67</w:t>
            </w:r>
          </w:p>
        </w:tc>
        <w:tc>
          <w:tcPr>
            <w:tcW w:w="3148" w:type="dxa"/>
            <w:tcBorders>
              <w:top w:val="nil"/>
              <w:left w:val="nil"/>
              <w:bottom w:val="single" w:sz="4" w:space="0" w:color="auto"/>
              <w:right w:val="single" w:sz="8" w:space="0" w:color="auto"/>
            </w:tcBorders>
            <w:shd w:val="clear" w:color="auto" w:fill="FFFFFF"/>
            <w:vAlign w:val="center"/>
            <w:hideMark/>
          </w:tcPr>
          <w:p w14:paraId="3FE2E359" w14:textId="77777777" w:rsidR="00A46571" w:rsidRPr="005F252C" w:rsidRDefault="00A46571" w:rsidP="00A46571">
            <w:pPr>
              <w:rPr>
                <w:rFonts w:cs="Calibri"/>
                <w:color w:val="000000"/>
                <w:sz w:val="12"/>
                <w:szCs w:val="12"/>
                <w:rPrChange w:id="47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37" w:author="Al Riyami, Azza OLNG-SCC/12" w:date="2026-03-30T14:14:00Z" w16du:dateUtc="2026-03-30T10:14:00Z">
                  <w:rPr>
                    <w:rFonts w:ascii="Calibri" w:hAnsi="Calibri" w:cs="Calibri"/>
                    <w:color w:val="000000"/>
                    <w:sz w:val="12"/>
                    <w:szCs w:val="12"/>
                  </w:rPr>
                </w:rPrChange>
              </w:rPr>
              <w:t>BANK-NOTES COUNTING CLERK</w:t>
            </w:r>
          </w:p>
        </w:tc>
      </w:tr>
      <w:tr w:rsidR="00A46571" w:rsidRPr="005F252C" w14:paraId="1DD6B025"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5CA0699B" w14:textId="77777777" w:rsidR="00A46571" w:rsidRPr="005F252C" w:rsidRDefault="00A46571" w:rsidP="00A46571">
            <w:pPr>
              <w:rPr>
                <w:rFonts w:cs="Calibri"/>
                <w:color w:val="000000"/>
                <w:sz w:val="12"/>
                <w:szCs w:val="12"/>
                <w:rPrChange w:id="47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39" w:author="Al Riyami, Azza OLNG-SCC/12" w:date="2026-03-30T14:14:00Z" w16du:dateUtc="2026-03-30T10:14:00Z">
                  <w:rPr>
                    <w:rFonts w:ascii="Calibri" w:hAnsi="Calibri" w:cs="Calibri"/>
                    <w:color w:val="000000"/>
                    <w:sz w:val="12"/>
                    <w:szCs w:val="12"/>
                  </w:rPr>
                </w:rPrChange>
              </w:rPr>
              <w:t>2</w:t>
            </w:r>
          </w:p>
        </w:tc>
        <w:tc>
          <w:tcPr>
            <w:tcW w:w="3154" w:type="dxa"/>
            <w:tcBorders>
              <w:top w:val="nil"/>
              <w:left w:val="nil"/>
              <w:bottom w:val="single" w:sz="4" w:space="0" w:color="auto"/>
              <w:right w:val="single" w:sz="4" w:space="0" w:color="auto"/>
            </w:tcBorders>
            <w:shd w:val="clear" w:color="auto" w:fill="FFFFFF"/>
            <w:vAlign w:val="center"/>
            <w:hideMark/>
          </w:tcPr>
          <w:p w14:paraId="11004823" w14:textId="77777777" w:rsidR="00A46571" w:rsidRPr="005F252C" w:rsidRDefault="00A46571" w:rsidP="00A46571">
            <w:pPr>
              <w:rPr>
                <w:rFonts w:cs="Calibri"/>
                <w:color w:val="000000"/>
                <w:sz w:val="12"/>
                <w:szCs w:val="12"/>
                <w:rPrChange w:id="47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41" w:author="Al Riyami, Azza OLNG-SCC/12" w:date="2026-03-30T14:14:00Z" w16du:dateUtc="2026-03-30T10:14:00Z">
                  <w:rPr>
                    <w:rFonts w:ascii="Calibri" w:hAnsi="Calibri" w:cs="Calibri"/>
                    <w:color w:val="000000"/>
                    <w:sz w:val="12"/>
                    <w:szCs w:val="12"/>
                  </w:rPr>
                </w:rPrChange>
              </w:rPr>
              <w:t xml:space="preserve">In Country Value Specialist </w:t>
            </w:r>
          </w:p>
        </w:tc>
        <w:tc>
          <w:tcPr>
            <w:tcW w:w="591" w:type="dxa"/>
            <w:tcBorders>
              <w:top w:val="nil"/>
              <w:left w:val="nil"/>
              <w:bottom w:val="single" w:sz="4" w:space="0" w:color="auto"/>
              <w:right w:val="single" w:sz="4" w:space="0" w:color="auto"/>
            </w:tcBorders>
            <w:shd w:val="clear" w:color="auto" w:fill="FFFFFF"/>
            <w:vAlign w:val="center"/>
            <w:hideMark/>
          </w:tcPr>
          <w:p w14:paraId="52DC1E9C" w14:textId="77777777" w:rsidR="00A46571" w:rsidRPr="005F252C" w:rsidRDefault="00A46571" w:rsidP="00A46571">
            <w:pPr>
              <w:rPr>
                <w:rFonts w:cs="Calibri"/>
                <w:color w:val="000000"/>
                <w:sz w:val="12"/>
                <w:szCs w:val="12"/>
                <w:rPrChange w:id="47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43" w:author="Al Riyami, Azza OLNG-SCC/12" w:date="2026-03-30T14:14:00Z" w16du:dateUtc="2026-03-30T10:14:00Z">
                  <w:rPr>
                    <w:rFonts w:ascii="Calibri" w:hAnsi="Calibri" w:cs="Calibri"/>
                    <w:color w:val="000000"/>
                    <w:sz w:val="12"/>
                    <w:szCs w:val="12"/>
                  </w:rPr>
                </w:rPrChange>
              </w:rPr>
              <w:t>24</w:t>
            </w:r>
          </w:p>
        </w:tc>
        <w:tc>
          <w:tcPr>
            <w:tcW w:w="3145" w:type="dxa"/>
            <w:tcBorders>
              <w:top w:val="nil"/>
              <w:left w:val="nil"/>
              <w:bottom w:val="single" w:sz="4" w:space="0" w:color="auto"/>
              <w:right w:val="single" w:sz="4" w:space="0" w:color="auto"/>
            </w:tcBorders>
            <w:shd w:val="clear" w:color="auto" w:fill="FFFFFF"/>
            <w:vAlign w:val="center"/>
            <w:hideMark/>
          </w:tcPr>
          <w:p w14:paraId="618F33D7" w14:textId="77777777" w:rsidR="00A46571" w:rsidRPr="005F252C" w:rsidRDefault="00A46571" w:rsidP="00A46571">
            <w:pPr>
              <w:rPr>
                <w:rFonts w:cs="Calibri"/>
                <w:color w:val="000000"/>
                <w:sz w:val="12"/>
                <w:szCs w:val="12"/>
                <w:rPrChange w:id="47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45" w:author="Al Riyami, Azza OLNG-SCC/12" w:date="2026-03-30T14:14:00Z" w16du:dateUtc="2026-03-30T10:14:00Z">
                  <w:rPr>
                    <w:rFonts w:ascii="Calibri" w:hAnsi="Calibri" w:cs="Calibri"/>
                    <w:color w:val="000000"/>
                    <w:sz w:val="12"/>
                    <w:szCs w:val="12"/>
                  </w:rPr>
                </w:rPrChange>
              </w:rPr>
              <w:t>SWEETS SALESMAN</w:t>
            </w:r>
          </w:p>
        </w:tc>
        <w:tc>
          <w:tcPr>
            <w:tcW w:w="591" w:type="dxa"/>
            <w:tcBorders>
              <w:top w:val="nil"/>
              <w:left w:val="nil"/>
              <w:bottom w:val="single" w:sz="4" w:space="0" w:color="auto"/>
              <w:right w:val="single" w:sz="4" w:space="0" w:color="auto"/>
            </w:tcBorders>
            <w:shd w:val="clear" w:color="auto" w:fill="FFFFFF"/>
            <w:vAlign w:val="center"/>
            <w:hideMark/>
          </w:tcPr>
          <w:p w14:paraId="4DC4B1E5" w14:textId="77777777" w:rsidR="00A46571" w:rsidRPr="005F252C" w:rsidRDefault="00A46571" w:rsidP="00A46571">
            <w:pPr>
              <w:rPr>
                <w:rFonts w:cs="Calibri"/>
                <w:color w:val="000000"/>
                <w:sz w:val="12"/>
                <w:szCs w:val="12"/>
                <w:rPrChange w:id="47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47" w:author="Al Riyami, Azza OLNG-SCC/12" w:date="2026-03-30T14:14:00Z" w16du:dateUtc="2026-03-30T10:14:00Z">
                  <w:rPr>
                    <w:rFonts w:ascii="Calibri" w:hAnsi="Calibri" w:cs="Calibri"/>
                    <w:color w:val="000000"/>
                    <w:sz w:val="12"/>
                    <w:szCs w:val="12"/>
                  </w:rPr>
                </w:rPrChange>
              </w:rPr>
              <w:t>46</w:t>
            </w:r>
          </w:p>
        </w:tc>
        <w:tc>
          <w:tcPr>
            <w:tcW w:w="3148" w:type="dxa"/>
            <w:tcBorders>
              <w:top w:val="nil"/>
              <w:left w:val="nil"/>
              <w:bottom w:val="single" w:sz="4" w:space="0" w:color="auto"/>
              <w:right w:val="single" w:sz="4" w:space="0" w:color="auto"/>
            </w:tcBorders>
            <w:shd w:val="clear" w:color="auto" w:fill="FFFFFF"/>
            <w:vAlign w:val="center"/>
            <w:hideMark/>
          </w:tcPr>
          <w:p w14:paraId="0DE98286" w14:textId="77777777" w:rsidR="00A46571" w:rsidRPr="005F252C" w:rsidRDefault="00A46571" w:rsidP="00A46571">
            <w:pPr>
              <w:rPr>
                <w:rFonts w:cs="Calibri"/>
                <w:color w:val="000000"/>
                <w:sz w:val="12"/>
                <w:szCs w:val="12"/>
                <w:rPrChange w:id="47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49" w:author="Al Riyami, Azza OLNG-SCC/12" w:date="2026-03-30T14:14:00Z" w16du:dateUtc="2026-03-30T10:14:00Z">
                  <w:rPr>
                    <w:rFonts w:ascii="Calibri" w:hAnsi="Calibri" w:cs="Calibri"/>
                    <w:color w:val="000000"/>
                    <w:sz w:val="12"/>
                    <w:szCs w:val="12"/>
                  </w:rPr>
                </w:rPrChange>
              </w:rPr>
              <w:t>HEAD SECTION OF TRADE UNIONS AFFAIRS</w:t>
            </w:r>
          </w:p>
        </w:tc>
        <w:tc>
          <w:tcPr>
            <w:tcW w:w="591" w:type="dxa"/>
            <w:tcBorders>
              <w:top w:val="nil"/>
              <w:left w:val="nil"/>
              <w:bottom w:val="single" w:sz="4" w:space="0" w:color="auto"/>
              <w:right w:val="single" w:sz="4" w:space="0" w:color="auto"/>
            </w:tcBorders>
            <w:shd w:val="clear" w:color="auto" w:fill="FFFFFF"/>
            <w:vAlign w:val="center"/>
            <w:hideMark/>
          </w:tcPr>
          <w:p w14:paraId="52410A79" w14:textId="77777777" w:rsidR="00A46571" w:rsidRPr="005F252C" w:rsidRDefault="00A46571" w:rsidP="00A46571">
            <w:pPr>
              <w:rPr>
                <w:rFonts w:cs="Calibri"/>
                <w:color w:val="000000"/>
                <w:sz w:val="12"/>
                <w:szCs w:val="12"/>
                <w:rPrChange w:id="47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51" w:author="Al Riyami, Azza OLNG-SCC/12" w:date="2026-03-30T14:14:00Z" w16du:dateUtc="2026-03-30T10:14:00Z">
                  <w:rPr>
                    <w:rFonts w:ascii="Calibri" w:hAnsi="Calibri" w:cs="Calibri"/>
                    <w:color w:val="000000"/>
                    <w:sz w:val="12"/>
                    <w:szCs w:val="12"/>
                  </w:rPr>
                </w:rPrChange>
              </w:rPr>
              <w:t>68</w:t>
            </w:r>
          </w:p>
        </w:tc>
        <w:tc>
          <w:tcPr>
            <w:tcW w:w="3148" w:type="dxa"/>
            <w:tcBorders>
              <w:top w:val="nil"/>
              <w:left w:val="nil"/>
              <w:bottom w:val="single" w:sz="4" w:space="0" w:color="auto"/>
              <w:right w:val="single" w:sz="8" w:space="0" w:color="auto"/>
            </w:tcBorders>
            <w:shd w:val="clear" w:color="auto" w:fill="FFFFFF"/>
            <w:vAlign w:val="center"/>
            <w:hideMark/>
          </w:tcPr>
          <w:p w14:paraId="243B9BDA" w14:textId="77777777" w:rsidR="00A46571" w:rsidRPr="005F252C" w:rsidRDefault="00A46571" w:rsidP="00A46571">
            <w:pPr>
              <w:rPr>
                <w:rFonts w:cs="Calibri"/>
                <w:color w:val="000000"/>
                <w:sz w:val="12"/>
                <w:szCs w:val="12"/>
                <w:rPrChange w:id="47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53" w:author="Al Riyami, Azza OLNG-SCC/12" w:date="2026-03-30T14:14:00Z" w16du:dateUtc="2026-03-30T10:14:00Z">
                  <w:rPr>
                    <w:rFonts w:ascii="Calibri" w:hAnsi="Calibri" w:cs="Calibri"/>
                    <w:color w:val="000000"/>
                    <w:sz w:val="12"/>
                    <w:szCs w:val="12"/>
                  </w:rPr>
                </w:rPrChange>
              </w:rPr>
              <w:t>SPICES SALESMAN</w:t>
            </w:r>
          </w:p>
        </w:tc>
      </w:tr>
      <w:tr w:rsidR="00A46571" w:rsidRPr="005F252C" w14:paraId="59C89D59"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50304CE3" w14:textId="77777777" w:rsidR="00A46571" w:rsidRPr="005F252C" w:rsidRDefault="00A46571" w:rsidP="00A46571">
            <w:pPr>
              <w:rPr>
                <w:rFonts w:cs="Calibri"/>
                <w:color w:val="000000"/>
                <w:sz w:val="12"/>
                <w:szCs w:val="12"/>
                <w:rPrChange w:id="47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55" w:author="Al Riyami, Azza OLNG-SCC/12" w:date="2026-03-30T14:14:00Z" w16du:dateUtc="2026-03-30T10:14:00Z">
                  <w:rPr>
                    <w:rFonts w:ascii="Calibri" w:hAnsi="Calibri" w:cs="Calibri"/>
                    <w:color w:val="000000"/>
                    <w:sz w:val="12"/>
                    <w:szCs w:val="12"/>
                  </w:rPr>
                </w:rPrChange>
              </w:rPr>
              <w:t>3</w:t>
            </w:r>
          </w:p>
        </w:tc>
        <w:tc>
          <w:tcPr>
            <w:tcW w:w="3154" w:type="dxa"/>
            <w:tcBorders>
              <w:top w:val="nil"/>
              <w:left w:val="nil"/>
              <w:bottom w:val="single" w:sz="4" w:space="0" w:color="auto"/>
              <w:right w:val="single" w:sz="4" w:space="0" w:color="auto"/>
            </w:tcBorders>
            <w:shd w:val="clear" w:color="auto" w:fill="FFFFFF"/>
            <w:vAlign w:val="center"/>
            <w:hideMark/>
          </w:tcPr>
          <w:p w14:paraId="68028B4F" w14:textId="77777777" w:rsidR="00A46571" w:rsidRPr="005F252C" w:rsidRDefault="00A46571" w:rsidP="00A46571">
            <w:pPr>
              <w:rPr>
                <w:rFonts w:cs="Calibri"/>
                <w:color w:val="000000"/>
                <w:sz w:val="12"/>
                <w:szCs w:val="12"/>
                <w:rPrChange w:id="47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57" w:author="Al Riyami, Azza OLNG-SCC/12" w:date="2026-03-30T14:14:00Z" w16du:dateUtc="2026-03-30T10:14:00Z">
                  <w:rPr>
                    <w:rFonts w:ascii="Calibri" w:hAnsi="Calibri" w:cs="Calibri"/>
                    <w:color w:val="000000"/>
                    <w:sz w:val="12"/>
                    <w:szCs w:val="12"/>
                  </w:rPr>
                </w:rPrChange>
              </w:rPr>
              <w:t>GENERAL SOCIAL SPECIALIST</w:t>
            </w:r>
          </w:p>
        </w:tc>
        <w:tc>
          <w:tcPr>
            <w:tcW w:w="591" w:type="dxa"/>
            <w:tcBorders>
              <w:top w:val="nil"/>
              <w:left w:val="nil"/>
              <w:bottom w:val="single" w:sz="4" w:space="0" w:color="auto"/>
              <w:right w:val="single" w:sz="4" w:space="0" w:color="auto"/>
            </w:tcBorders>
            <w:shd w:val="clear" w:color="auto" w:fill="FFFFFF"/>
            <w:vAlign w:val="center"/>
            <w:hideMark/>
          </w:tcPr>
          <w:p w14:paraId="44A756A7" w14:textId="77777777" w:rsidR="00A46571" w:rsidRPr="005F252C" w:rsidRDefault="00A46571" w:rsidP="00A46571">
            <w:pPr>
              <w:rPr>
                <w:rFonts w:cs="Calibri"/>
                <w:color w:val="000000"/>
                <w:sz w:val="12"/>
                <w:szCs w:val="12"/>
                <w:rPrChange w:id="47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59" w:author="Al Riyami, Azza OLNG-SCC/12" w:date="2026-03-30T14:14:00Z" w16du:dateUtc="2026-03-30T10:14:00Z">
                  <w:rPr>
                    <w:rFonts w:ascii="Calibri" w:hAnsi="Calibri" w:cs="Calibri"/>
                    <w:color w:val="000000"/>
                    <w:sz w:val="12"/>
                    <w:szCs w:val="12"/>
                  </w:rPr>
                </w:rPrChange>
              </w:rPr>
              <w:t>25</w:t>
            </w:r>
          </w:p>
        </w:tc>
        <w:tc>
          <w:tcPr>
            <w:tcW w:w="3145" w:type="dxa"/>
            <w:tcBorders>
              <w:top w:val="nil"/>
              <w:left w:val="nil"/>
              <w:bottom w:val="single" w:sz="4" w:space="0" w:color="auto"/>
              <w:right w:val="single" w:sz="4" w:space="0" w:color="auto"/>
            </w:tcBorders>
            <w:shd w:val="clear" w:color="auto" w:fill="FFFFFF"/>
            <w:vAlign w:val="center"/>
            <w:hideMark/>
          </w:tcPr>
          <w:p w14:paraId="62B40F4B" w14:textId="77777777" w:rsidR="00A46571" w:rsidRPr="005F252C" w:rsidRDefault="00A46571" w:rsidP="00A46571">
            <w:pPr>
              <w:rPr>
                <w:rFonts w:cs="Calibri"/>
                <w:color w:val="000000"/>
                <w:sz w:val="12"/>
                <w:szCs w:val="12"/>
                <w:rPrChange w:id="47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61" w:author="Al Riyami, Azza OLNG-SCC/12" w:date="2026-03-30T14:14:00Z" w16du:dateUtc="2026-03-30T10:14:00Z">
                  <w:rPr>
                    <w:rFonts w:ascii="Calibri" w:hAnsi="Calibri" w:cs="Calibri"/>
                    <w:color w:val="000000"/>
                    <w:sz w:val="12"/>
                    <w:szCs w:val="12"/>
                  </w:rPr>
                </w:rPrChange>
              </w:rPr>
              <w:t>VEGETABLES AND FRUITS SALESMAN</w:t>
            </w:r>
          </w:p>
        </w:tc>
        <w:tc>
          <w:tcPr>
            <w:tcW w:w="591" w:type="dxa"/>
            <w:tcBorders>
              <w:top w:val="nil"/>
              <w:left w:val="nil"/>
              <w:bottom w:val="single" w:sz="4" w:space="0" w:color="auto"/>
              <w:right w:val="single" w:sz="4" w:space="0" w:color="auto"/>
            </w:tcBorders>
            <w:shd w:val="clear" w:color="auto" w:fill="FFFFFF"/>
            <w:vAlign w:val="center"/>
            <w:hideMark/>
          </w:tcPr>
          <w:p w14:paraId="30BBAD27" w14:textId="77777777" w:rsidR="00A46571" w:rsidRPr="005F252C" w:rsidRDefault="00A46571" w:rsidP="00A46571">
            <w:pPr>
              <w:rPr>
                <w:rFonts w:cs="Calibri"/>
                <w:color w:val="000000"/>
                <w:sz w:val="12"/>
                <w:szCs w:val="12"/>
                <w:rPrChange w:id="47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63" w:author="Al Riyami, Azza OLNG-SCC/12" w:date="2026-03-30T14:14:00Z" w16du:dateUtc="2026-03-30T10:14:00Z">
                  <w:rPr>
                    <w:rFonts w:ascii="Calibri" w:hAnsi="Calibri" w:cs="Calibri"/>
                    <w:color w:val="000000"/>
                    <w:sz w:val="12"/>
                    <w:szCs w:val="12"/>
                  </w:rPr>
                </w:rPrChange>
              </w:rPr>
              <w:t>47</w:t>
            </w:r>
          </w:p>
        </w:tc>
        <w:tc>
          <w:tcPr>
            <w:tcW w:w="3148" w:type="dxa"/>
            <w:tcBorders>
              <w:top w:val="nil"/>
              <w:left w:val="nil"/>
              <w:bottom w:val="single" w:sz="4" w:space="0" w:color="auto"/>
              <w:right w:val="single" w:sz="4" w:space="0" w:color="auto"/>
            </w:tcBorders>
            <w:shd w:val="clear" w:color="auto" w:fill="FFFFFF"/>
            <w:vAlign w:val="center"/>
            <w:hideMark/>
          </w:tcPr>
          <w:p w14:paraId="2AEE8324" w14:textId="77777777" w:rsidR="00A46571" w:rsidRPr="005F252C" w:rsidRDefault="00A46571" w:rsidP="00A46571">
            <w:pPr>
              <w:rPr>
                <w:rFonts w:cs="Calibri"/>
                <w:color w:val="000000"/>
                <w:sz w:val="12"/>
                <w:szCs w:val="12"/>
                <w:rPrChange w:id="47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65" w:author="Al Riyami, Azza OLNG-SCC/12" w:date="2026-03-30T14:14:00Z" w16du:dateUtc="2026-03-30T10:14:00Z">
                  <w:rPr>
                    <w:rFonts w:ascii="Calibri" w:hAnsi="Calibri" w:cs="Calibri"/>
                    <w:color w:val="000000"/>
                    <w:sz w:val="12"/>
                    <w:szCs w:val="12"/>
                  </w:rPr>
                </w:rPrChange>
              </w:rPr>
              <w:t>ambulance driver</w:t>
            </w:r>
          </w:p>
        </w:tc>
        <w:tc>
          <w:tcPr>
            <w:tcW w:w="591" w:type="dxa"/>
            <w:tcBorders>
              <w:top w:val="nil"/>
              <w:left w:val="nil"/>
              <w:bottom w:val="single" w:sz="4" w:space="0" w:color="auto"/>
              <w:right w:val="single" w:sz="4" w:space="0" w:color="auto"/>
            </w:tcBorders>
            <w:shd w:val="clear" w:color="auto" w:fill="FFFFFF"/>
            <w:vAlign w:val="center"/>
            <w:hideMark/>
          </w:tcPr>
          <w:p w14:paraId="1B29CAFB" w14:textId="77777777" w:rsidR="00A46571" w:rsidRPr="005F252C" w:rsidRDefault="00A46571" w:rsidP="00A46571">
            <w:pPr>
              <w:rPr>
                <w:rFonts w:cs="Calibri"/>
                <w:color w:val="000000"/>
                <w:sz w:val="12"/>
                <w:szCs w:val="12"/>
                <w:rPrChange w:id="47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67" w:author="Al Riyami, Azza OLNG-SCC/12" w:date="2026-03-30T14:14:00Z" w16du:dateUtc="2026-03-30T10:14:00Z">
                  <w:rPr>
                    <w:rFonts w:ascii="Calibri" w:hAnsi="Calibri" w:cs="Calibri"/>
                    <w:color w:val="000000"/>
                    <w:sz w:val="12"/>
                    <w:szCs w:val="12"/>
                  </w:rPr>
                </w:rPrChange>
              </w:rPr>
              <w:t>69</w:t>
            </w:r>
          </w:p>
        </w:tc>
        <w:tc>
          <w:tcPr>
            <w:tcW w:w="3148" w:type="dxa"/>
            <w:tcBorders>
              <w:top w:val="nil"/>
              <w:left w:val="nil"/>
              <w:bottom w:val="single" w:sz="4" w:space="0" w:color="auto"/>
              <w:right w:val="single" w:sz="8" w:space="0" w:color="auto"/>
            </w:tcBorders>
            <w:shd w:val="clear" w:color="auto" w:fill="FFFFFF"/>
            <w:vAlign w:val="center"/>
            <w:hideMark/>
          </w:tcPr>
          <w:p w14:paraId="2D5CBCED" w14:textId="77777777" w:rsidR="00A46571" w:rsidRPr="005F252C" w:rsidRDefault="00A46571" w:rsidP="00A46571">
            <w:pPr>
              <w:rPr>
                <w:rFonts w:cs="Calibri"/>
                <w:color w:val="000000"/>
                <w:sz w:val="12"/>
                <w:szCs w:val="12"/>
                <w:rPrChange w:id="47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69" w:author="Al Riyami, Azza OLNG-SCC/12" w:date="2026-03-30T14:14:00Z" w16du:dateUtc="2026-03-30T10:14:00Z">
                  <w:rPr>
                    <w:rFonts w:ascii="Calibri" w:hAnsi="Calibri" w:cs="Calibri"/>
                    <w:color w:val="000000"/>
                    <w:sz w:val="12"/>
                    <w:szCs w:val="12"/>
                  </w:rPr>
                </w:rPrChange>
              </w:rPr>
              <w:t>MAIL SORTER CLERK</w:t>
            </w:r>
          </w:p>
        </w:tc>
      </w:tr>
      <w:tr w:rsidR="00A46571" w:rsidRPr="005F252C" w14:paraId="63FC134A"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00494397" w14:textId="77777777" w:rsidR="00A46571" w:rsidRPr="005F252C" w:rsidRDefault="00A46571" w:rsidP="00A46571">
            <w:pPr>
              <w:rPr>
                <w:rFonts w:cs="Calibri"/>
                <w:color w:val="000000"/>
                <w:sz w:val="12"/>
                <w:szCs w:val="12"/>
                <w:rPrChange w:id="47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71" w:author="Al Riyami, Azza OLNG-SCC/12" w:date="2026-03-30T14:14:00Z" w16du:dateUtc="2026-03-30T10:14:00Z">
                  <w:rPr>
                    <w:rFonts w:ascii="Calibri" w:hAnsi="Calibri" w:cs="Calibri"/>
                    <w:color w:val="000000"/>
                    <w:sz w:val="12"/>
                    <w:szCs w:val="12"/>
                  </w:rPr>
                </w:rPrChange>
              </w:rPr>
              <w:t>4</w:t>
            </w:r>
          </w:p>
        </w:tc>
        <w:tc>
          <w:tcPr>
            <w:tcW w:w="3154" w:type="dxa"/>
            <w:tcBorders>
              <w:top w:val="nil"/>
              <w:left w:val="nil"/>
              <w:bottom w:val="single" w:sz="4" w:space="0" w:color="auto"/>
              <w:right w:val="single" w:sz="4" w:space="0" w:color="auto"/>
            </w:tcBorders>
            <w:shd w:val="clear" w:color="auto" w:fill="FFFFFF"/>
            <w:vAlign w:val="center"/>
            <w:hideMark/>
          </w:tcPr>
          <w:p w14:paraId="15B2ACAF" w14:textId="77777777" w:rsidR="00A46571" w:rsidRPr="005F252C" w:rsidRDefault="00A46571" w:rsidP="00A46571">
            <w:pPr>
              <w:rPr>
                <w:rFonts w:cs="Calibri"/>
                <w:color w:val="000000"/>
                <w:sz w:val="12"/>
                <w:szCs w:val="12"/>
                <w:rPrChange w:id="47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73" w:author="Al Riyami, Azza OLNG-SCC/12" w:date="2026-03-30T14:14:00Z" w16du:dateUtc="2026-03-30T10:14:00Z">
                  <w:rPr>
                    <w:rFonts w:ascii="Calibri" w:hAnsi="Calibri" w:cs="Calibri"/>
                    <w:color w:val="000000"/>
                    <w:sz w:val="12"/>
                    <w:szCs w:val="12"/>
                  </w:rPr>
                </w:rPrChange>
              </w:rPr>
              <w:t>Business Management Specialist</w:t>
            </w:r>
          </w:p>
        </w:tc>
        <w:tc>
          <w:tcPr>
            <w:tcW w:w="591" w:type="dxa"/>
            <w:tcBorders>
              <w:top w:val="nil"/>
              <w:left w:val="nil"/>
              <w:bottom w:val="single" w:sz="4" w:space="0" w:color="auto"/>
              <w:right w:val="single" w:sz="4" w:space="0" w:color="auto"/>
            </w:tcBorders>
            <w:shd w:val="clear" w:color="auto" w:fill="FFFFFF"/>
            <w:vAlign w:val="center"/>
            <w:hideMark/>
          </w:tcPr>
          <w:p w14:paraId="02976B3A" w14:textId="77777777" w:rsidR="00A46571" w:rsidRPr="005F252C" w:rsidRDefault="00A46571" w:rsidP="00A46571">
            <w:pPr>
              <w:rPr>
                <w:rFonts w:cs="Calibri"/>
                <w:color w:val="000000"/>
                <w:sz w:val="12"/>
                <w:szCs w:val="12"/>
                <w:rPrChange w:id="47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75" w:author="Al Riyami, Azza OLNG-SCC/12" w:date="2026-03-30T14:14:00Z" w16du:dateUtc="2026-03-30T10:14:00Z">
                  <w:rPr>
                    <w:rFonts w:ascii="Calibri" w:hAnsi="Calibri" w:cs="Calibri"/>
                    <w:color w:val="000000"/>
                    <w:sz w:val="12"/>
                    <w:szCs w:val="12"/>
                  </w:rPr>
                </w:rPrChange>
              </w:rPr>
              <w:t>26</w:t>
            </w:r>
          </w:p>
        </w:tc>
        <w:tc>
          <w:tcPr>
            <w:tcW w:w="3145" w:type="dxa"/>
            <w:tcBorders>
              <w:top w:val="nil"/>
              <w:left w:val="nil"/>
              <w:bottom w:val="single" w:sz="4" w:space="0" w:color="auto"/>
              <w:right w:val="single" w:sz="4" w:space="0" w:color="auto"/>
            </w:tcBorders>
            <w:shd w:val="clear" w:color="auto" w:fill="FFFFFF"/>
            <w:vAlign w:val="center"/>
            <w:hideMark/>
          </w:tcPr>
          <w:p w14:paraId="05F95404" w14:textId="77777777" w:rsidR="00A46571" w:rsidRPr="005F252C" w:rsidRDefault="00A46571" w:rsidP="00A46571">
            <w:pPr>
              <w:rPr>
                <w:rFonts w:cs="Calibri"/>
                <w:color w:val="000000"/>
                <w:sz w:val="12"/>
                <w:szCs w:val="12"/>
                <w:rPrChange w:id="47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77" w:author="Al Riyami, Azza OLNG-SCC/12" w:date="2026-03-30T14:14:00Z" w16du:dateUtc="2026-03-30T10:14:00Z">
                  <w:rPr>
                    <w:rFonts w:ascii="Calibri" w:hAnsi="Calibri" w:cs="Calibri"/>
                    <w:color w:val="000000"/>
                    <w:sz w:val="12"/>
                    <w:szCs w:val="12"/>
                  </w:rPr>
                </w:rPrChange>
              </w:rPr>
              <w:t>GAS SALESMAN</w:t>
            </w:r>
          </w:p>
        </w:tc>
        <w:tc>
          <w:tcPr>
            <w:tcW w:w="591" w:type="dxa"/>
            <w:tcBorders>
              <w:top w:val="nil"/>
              <w:left w:val="nil"/>
              <w:bottom w:val="single" w:sz="4" w:space="0" w:color="auto"/>
              <w:right w:val="single" w:sz="4" w:space="0" w:color="auto"/>
            </w:tcBorders>
            <w:shd w:val="clear" w:color="auto" w:fill="FFFFFF"/>
            <w:vAlign w:val="center"/>
            <w:hideMark/>
          </w:tcPr>
          <w:p w14:paraId="4918CF1D" w14:textId="77777777" w:rsidR="00A46571" w:rsidRPr="005F252C" w:rsidRDefault="00A46571" w:rsidP="00A46571">
            <w:pPr>
              <w:rPr>
                <w:rFonts w:cs="Calibri"/>
                <w:color w:val="000000"/>
                <w:sz w:val="12"/>
                <w:szCs w:val="12"/>
                <w:rPrChange w:id="47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79" w:author="Al Riyami, Azza OLNG-SCC/12" w:date="2026-03-30T14:14:00Z" w16du:dateUtc="2026-03-30T10:14:00Z">
                  <w:rPr>
                    <w:rFonts w:ascii="Calibri" w:hAnsi="Calibri" w:cs="Calibri"/>
                    <w:color w:val="000000"/>
                    <w:sz w:val="12"/>
                    <w:szCs w:val="12"/>
                  </w:rPr>
                </w:rPrChange>
              </w:rPr>
              <w:t>48</w:t>
            </w:r>
          </w:p>
        </w:tc>
        <w:tc>
          <w:tcPr>
            <w:tcW w:w="3148" w:type="dxa"/>
            <w:tcBorders>
              <w:top w:val="nil"/>
              <w:left w:val="nil"/>
              <w:bottom w:val="single" w:sz="4" w:space="0" w:color="auto"/>
              <w:right w:val="single" w:sz="4" w:space="0" w:color="auto"/>
            </w:tcBorders>
            <w:shd w:val="clear" w:color="auto" w:fill="FFFFFF"/>
            <w:vAlign w:val="center"/>
            <w:hideMark/>
          </w:tcPr>
          <w:p w14:paraId="57CE6E43" w14:textId="77777777" w:rsidR="00A46571" w:rsidRPr="005F252C" w:rsidRDefault="00A46571" w:rsidP="00A46571">
            <w:pPr>
              <w:rPr>
                <w:rFonts w:cs="Calibri"/>
                <w:color w:val="000000"/>
                <w:sz w:val="12"/>
                <w:szCs w:val="12"/>
                <w:rPrChange w:id="47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81" w:author="Al Riyami, Azza OLNG-SCC/12" w:date="2026-03-30T14:14:00Z" w16du:dateUtc="2026-03-30T10:14:00Z">
                  <w:rPr>
                    <w:rFonts w:ascii="Calibri" w:hAnsi="Calibri" w:cs="Calibri"/>
                    <w:color w:val="000000"/>
                    <w:sz w:val="12"/>
                    <w:szCs w:val="12"/>
                  </w:rPr>
                </w:rPrChange>
              </w:rPr>
              <w:t>refrigerator driver(locomotive and trailer)</w:t>
            </w:r>
          </w:p>
        </w:tc>
        <w:tc>
          <w:tcPr>
            <w:tcW w:w="591" w:type="dxa"/>
            <w:tcBorders>
              <w:top w:val="nil"/>
              <w:left w:val="nil"/>
              <w:bottom w:val="single" w:sz="4" w:space="0" w:color="auto"/>
              <w:right w:val="single" w:sz="4" w:space="0" w:color="auto"/>
            </w:tcBorders>
            <w:shd w:val="clear" w:color="auto" w:fill="FFFFFF"/>
            <w:vAlign w:val="center"/>
            <w:hideMark/>
          </w:tcPr>
          <w:p w14:paraId="2568E233" w14:textId="77777777" w:rsidR="00A46571" w:rsidRPr="005F252C" w:rsidRDefault="00A46571" w:rsidP="00A46571">
            <w:pPr>
              <w:rPr>
                <w:rFonts w:cs="Calibri"/>
                <w:color w:val="000000"/>
                <w:sz w:val="12"/>
                <w:szCs w:val="12"/>
                <w:rPrChange w:id="47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83" w:author="Al Riyami, Azza OLNG-SCC/12" w:date="2026-03-30T14:14:00Z" w16du:dateUtc="2026-03-30T10:14:00Z">
                  <w:rPr>
                    <w:rFonts w:ascii="Calibri" w:hAnsi="Calibri" w:cs="Calibri"/>
                    <w:color w:val="000000"/>
                    <w:sz w:val="12"/>
                    <w:szCs w:val="12"/>
                  </w:rPr>
                </w:rPrChange>
              </w:rPr>
              <w:t>70</w:t>
            </w:r>
          </w:p>
        </w:tc>
        <w:tc>
          <w:tcPr>
            <w:tcW w:w="3148" w:type="dxa"/>
            <w:tcBorders>
              <w:top w:val="nil"/>
              <w:left w:val="nil"/>
              <w:bottom w:val="single" w:sz="4" w:space="0" w:color="auto"/>
              <w:right w:val="single" w:sz="8" w:space="0" w:color="auto"/>
            </w:tcBorders>
            <w:shd w:val="clear" w:color="auto" w:fill="FFFFFF"/>
            <w:vAlign w:val="center"/>
            <w:hideMark/>
          </w:tcPr>
          <w:p w14:paraId="43BA7A8C" w14:textId="77777777" w:rsidR="00A46571" w:rsidRPr="005F252C" w:rsidRDefault="00A46571" w:rsidP="00A46571">
            <w:pPr>
              <w:rPr>
                <w:rFonts w:cs="Calibri"/>
                <w:color w:val="000000"/>
                <w:sz w:val="12"/>
                <w:szCs w:val="12"/>
                <w:rPrChange w:id="47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85" w:author="Al Riyami, Azza OLNG-SCC/12" w:date="2026-03-30T14:14:00Z" w16du:dateUtc="2026-03-30T10:14:00Z">
                  <w:rPr>
                    <w:rFonts w:ascii="Calibri" w:hAnsi="Calibri" w:cs="Calibri"/>
                    <w:color w:val="000000"/>
                    <w:sz w:val="12"/>
                    <w:szCs w:val="12"/>
                  </w:rPr>
                </w:rPrChange>
              </w:rPr>
              <w:t>SHORT-HAND TECHNICIAN</w:t>
            </w:r>
          </w:p>
        </w:tc>
      </w:tr>
      <w:tr w:rsidR="00A46571" w:rsidRPr="005F252C" w14:paraId="7E14F339"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587CF432" w14:textId="77777777" w:rsidR="00A46571" w:rsidRPr="005F252C" w:rsidRDefault="00A46571" w:rsidP="00A46571">
            <w:pPr>
              <w:rPr>
                <w:rFonts w:cs="Calibri"/>
                <w:color w:val="000000"/>
                <w:sz w:val="12"/>
                <w:szCs w:val="12"/>
                <w:rPrChange w:id="47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87" w:author="Al Riyami, Azza OLNG-SCC/12" w:date="2026-03-30T14:14:00Z" w16du:dateUtc="2026-03-30T10:14:00Z">
                  <w:rPr>
                    <w:rFonts w:ascii="Calibri" w:hAnsi="Calibri" w:cs="Calibri"/>
                    <w:color w:val="000000"/>
                    <w:sz w:val="12"/>
                    <w:szCs w:val="12"/>
                  </w:rPr>
                </w:rPrChange>
              </w:rPr>
              <w:t>5</w:t>
            </w:r>
          </w:p>
        </w:tc>
        <w:tc>
          <w:tcPr>
            <w:tcW w:w="3154" w:type="dxa"/>
            <w:tcBorders>
              <w:top w:val="nil"/>
              <w:left w:val="nil"/>
              <w:bottom w:val="single" w:sz="4" w:space="0" w:color="auto"/>
              <w:right w:val="single" w:sz="4" w:space="0" w:color="auto"/>
            </w:tcBorders>
            <w:shd w:val="clear" w:color="auto" w:fill="FFFFFF"/>
            <w:vAlign w:val="center"/>
            <w:hideMark/>
          </w:tcPr>
          <w:p w14:paraId="4CB0F4BC" w14:textId="77777777" w:rsidR="00A46571" w:rsidRPr="005F252C" w:rsidRDefault="00A46571" w:rsidP="00A46571">
            <w:pPr>
              <w:rPr>
                <w:rFonts w:cs="Calibri"/>
                <w:color w:val="000000"/>
                <w:sz w:val="12"/>
                <w:szCs w:val="12"/>
                <w:rPrChange w:id="47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89" w:author="Al Riyami, Azza OLNG-SCC/12" w:date="2026-03-30T14:14:00Z" w16du:dateUtc="2026-03-30T10:14:00Z">
                  <w:rPr>
                    <w:rFonts w:ascii="Calibri" w:hAnsi="Calibri" w:cs="Calibri"/>
                    <w:color w:val="000000"/>
                    <w:sz w:val="12"/>
                    <w:szCs w:val="12"/>
                  </w:rPr>
                </w:rPrChange>
              </w:rPr>
              <w:t>RE-INSURANCE SPECIALIST</w:t>
            </w:r>
          </w:p>
        </w:tc>
        <w:tc>
          <w:tcPr>
            <w:tcW w:w="591" w:type="dxa"/>
            <w:tcBorders>
              <w:top w:val="nil"/>
              <w:left w:val="nil"/>
              <w:bottom w:val="single" w:sz="4" w:space="0" w:color="auto"/>
              <w:right w:val="single" w:sz="4" w:space="0" w:color="auto"/>
            </w:tcBorders>
            <w:shd w:val="clear" w:color="auto" w:fill="FFFFFF"/>
            <w:vAlign w:val="center"/>
            <w:hideMark/>
          </w:tcPr>
          <w:p w14:paraId="3BA9B095" w14:textId="77777777" w:rsidR="00A46571" w:rsidRPr="005F252C" w:rsidRDefault="00A46571" w:rsidP="00A46571">
            <w:pPr>
              <w:rPr>
                <w:rFonts w:cs="Calibri"/>
                <w:color w:val="000000"/>
                <w:sz w:val="12"/>
                <w:szCs w:val="12"/>
                <w:rPrChange w:id="47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91" w:author="Al Riyami, Azza OLNG-SCC/12" w:date="2026-03-30T14:14:00Z" w16du:dateUtc="2026-03-30T10:14:00Z">
                  <w:rPr>
                    <w:rFonts w:ascii="Calibri" w:hAnsi="Calibri" w:cs="Calibri"/>
                    <w:color w:val="000000"/>
                    <w:sz w:val="12"/>
                    <w:szCs w:val="12"/>
                  </w:rPr>
                </w:rPrChange>
              </w:rPr>
              <w:t>27</w:t>
            </w:r>
          </w:p>
        </w:tc>
        <w:tc>
          <w:tcPr>
            <w:tcW w:w="3145" w:type="dxa"/>
            <w:tcBorders>
              <w:top w:val="nil"/>
              <w:left w:val="nil"/>
              <w:bottom w:val="single" w:sz="4" w:space="0" w:color="auto"/>
              <w:right w:val="single" w:sz="4" w:space="0" w:color="auto"/>
            </w:tcBorders>
            <w:shd w:val="clear" w:color="auto" w:fill="FFFFFF"/>
            <w:vAlign w:val="center"/>
            <w:hideMark/>
          </w:tcPr>
          <w:p w14:paraId="77E80743" w14:textId="77777777" w:rsidR="00A46571" w:rsidRPr="005F252C" w:rsidRDefault="00A46571" w:rsidP="00A46571">
            <w:pPr>
              <w:rPr>
                <w:rFonts w:cs="Calibri"/>
                <w:color w:val="000000"/>
                <w:sz w:val="12"/>
                <w:szCs w:val="12"/>
                <w:rPrChange w:id="47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93" w:author="Al Riyami, Azza OLNG-SCC/12" w:date="2026-03-30T14:14:00Z" w16du:dateUtc="2026-03-30T10:14:00Z">
                  <w:rPr>
                    <w:rFonts w:ascii="Calibri" w:hAnsi="Calibri" w:cs="Calibri"/>
                    <w:color w:val="000000"/>
                    <w:sz w:val="12"/>
                    <w:szCs w:val="12"/>
                  </w:rPr>
                </w:rPrChange>
              </w:rPr>
              <w:t>CARS NEW SPARE PARTS SALESMAN</w:t>
            </w:r>
          </w:p>
        </w:tc>
        <w:tc>
          <w:tcPr>
            <w:tcW w:w="591" w:type="dxa"/>
            <w:tcBorders>
              <w:top w:val="nil"/>
              <w:left w:val="nil"/>
              <w:bottom w:val="single" w:sz="4" w:space="0" w:color="auto"/>
              <w:right w:val="single" w:sz="4" w:space="0" w:color="auto"/>
            </w:tcBorders>
            <w:shd w:val="clear" w:color="auto" w:fill="FFFFFF"/>
            <w:vAlign w:val="center"/>
            <w:hideMark/>
          </w:tcPr>
          <w:p w14:paraId="1B6B8BF4" w14:textId="77777777" w:rsidR="00A46571" w:rsidRPr="005F252C" w:rsidRDefault="00A46571" w:rsidP="00A46571">
            <w:pPr>
              <w:rPr>
                <w:rFonts w:cs="Calibri"/>
                <w:color w:val="000000"/>
                <w:sz w:val="12"/>
                <w:szCs w:val="12"/>
                <w:rPrChange w:id="47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95" w:author="Al Riyami, Azza OLNG-SCC/12" w:date="2026-03-30T14:14:00Z" w16du:dateUtc="2026-03-30T10:14:00Z">
                  <w:rPr>
                    <w:rFonts w:ascii="Calibri" w:hAnsi="Calibri" w:cs="Calibri"/>
                    <w:color w:val="000000"/>
                    <w:sz w:val="12"/>
                    <w:szCs w:val="12"/>
                  </w:rPr>
                </w:rPrChange>
              </w:rPr>
              <w:t>49</w:t>
            </w:r>
          </w:p>
        </w:tc>
        <w:tc>
          <w:tcPr>
            <w:tcW w:w="3148" w:type="dxa"/>
            <w:tcBorders>
              <w:top w:val="nil"/>
              <w:left w:val="nil"/>
              <w:bottom w:val="single" w:sz="4" w:space="0" w:color="auto"/>
              <w:right w:val="single" w:sz="4" w:space="0" w:color="auto"/>
            </w:tcBorders>
            <w:shd w:val="clear" w:color="auto" w:fill="FFFFFF"/>
            <w:vAlign w:val="center"/>
            <w:hideMark/>
          </w:tcPr>
          <w:p w14:paraId="07E4D7CD" w14:textId="77777777" w:rsidR="00A46571" w:rsidRPr="005F252C" w:rsidRDefault="00A46571" w:rsidP="00A46571">
            <w:pPr>
              <w:rPr>
                <w:rFonts w:cs="Calibri"/>
                <w:color w:val="000000"/>
                <w:sz w:val="12"/>
                <w:szCs w:val="12"/>
                <w:rPrChange w:id="47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97" w:author="Al Riyami, Azza OLNG-SCC/12" w:date="2026-03-30T14:14:00Z" w16du:dateUtc="2026-03-30T10:14:00Z">
                  <w:rPr>
                    <w:rFonts w:ascii="Calibri" w:hAnsi="Calibri" w:cs="Calibri"/>
                    <w:color w:val="000000"/>
                    <w:sz w:val="12"/>
                    <w:szCs w:val="12"/>
                  </w:rPr>
                </w:rPrChange>
              </w:rPr>
              <w:t>TRACTOR DRIVER</w:t>
            </w:r>
          </w:p>
        </w:tc>
        <w:tc>
          <w:tcPr>
            <w:tcW w:w="591" w:type="dxa"/>
            <w:tcBorders>
              <w:top w:val="nil"/>
              <w:left w:val="nil"/>
              <w:bottom w:val="single" w:sz="4" w:space="0" w:color="auto"/>
              <w:right w:val="single" w:sz="4" w:space="0" w:color="auto"/>
            </w:tcBorders>
            <w:shd w:val="clear" w:color="auto" w:fill="FFFFFF"/>
            <w:vAlign w:val="center"/>
            <w:hideMark/>
          </w:tcPr>
          <w:p w14:paraId="713783E0" w14:textId="77777777" w:rsidR="00A46571" w:rsidRPr="005F252C" w:rsidRDefault="00A46571" w:rsidP="00A46571">
            <w:pPr>
              <w:rPr>
                <w:rFonts w:cs="Calibri"/>
                <w:color w:val="000000"/>
                <w:sz w:val="12"/>
                <w:szCs w:val="12"/>
                <w:rPrChange w:id="47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799" w:author="Al Riyami, Azza OLNG-SCC/12" w:date="2026-03-30T14:14:00Z" w16du:dateUtc="2026-03-30T10:14:00Z">
                  <w:rPr>
                    <w:rFonts w:ascii="Calibri" w:hAnsi="Calibri" w:cs="Calibri"/>
                    <w:color w:val="000000"/>
                    <w:sz w:val="12"/>
                    <w:szCs w:val="12"/>
                  </w:rPr>
                </w:rPrChange>
              </w:rPr>
              <w:t>71</w:t>
            </w:r>
          </w:p>
        </w:tc>
        <w:tc>
          <w:tcPr>
            <w:tcW w:w="3148" w:type="dxa"/>
            <w:tcBorders>
              <w:top w:val="nil"/>
              <w:left w:val="nil"/>
              <w:bottom w:val="single" w:sz="4" w:space="0" w:color="auto"/>
              <w:right w:val="single" w:sz="8" w:space="0" w:color="auto"/>
            </w:tcBorders>
            <w:shd w:val="clear" w:color="auto" w:fill="FFFFFF"/>
            <w:vAlign w:val="center"/>
            <w:hideMark/>
          </w:tcPr>
          <w:p w14:paraId="79CB0F40" w14:textId="77777777" w:rsidR="00A46571" w:rsidRPr="005F252C" w:rsidRDefault="00A46571" w:rsidP="00A46571">
            <w:pPr>
              <w:rPr>
                <w:rFonts w:cs="Calibri"/>
                <w:color w:val="000000"/>
                <w:sz w:val="12"/>
                <w:szCs w:val="12"/>
                <w:rPrChange w:id="48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01" w:author="Al Riyami, Azza OLNG-SCC/12" w:date="2026-03-30T14:14:00Z" w16du:dateUtc="2026-03-30T10:14:00Z">
                  <w:rPr>
                    <w:rFonts w:ascii="Calibri" w:hAnsi="Calibri" w:cs="Calibri"/>
                    <w:color w:val="000000"/>
                    <w:sz w:val="12"/>
                    <w:szCs w:val="12"/>
                  </w:rPr>
                </w:rPrChange>
              </w:rPr>
              <w:t>SOCIAL RESEARCH TECHNICIAN</w:t>
            </w:r>
          </w:p>
        </w:tc>
      </w:tr>
      <w:tr w:rsidR="00A46571" w:rsidRPr="005F252C" w14:paraId="401EB08D"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04C3BDFB" w14:textId="77777777" w:rsidR="00A46571" w:rsidRPr="005F252C" w:rsidRDefault="00A46571" w:rsidP="00A46571">
            <w:pPr>
              <w:rPr>
                <w:rFonts w:cs="Calibri"/>
                <w:color w:val="000000"/>
                <w:sz w:val="12"/>
                <w:szCs w:val="12"/>
                <w:rPrChange w:id="48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03" w:author="Al Riyami, Azza OLNG-SCC/12" w:date="2026-03-30T14:14:00Z" w16du:dateUtc="2026-03-30T10:14:00Z">
                  <w:rPr>
                    <w:rFonts w:ascii="Calibri" w:hAnsi="Calibri" w:cs="Calibri"/>
                    <w:color w:val="000000"/>
                    <w:sz w:val="12"/>
                    <w:szCs w:val="12"/>
                  </w:rPr>
                </w:rPrChange>
              </w:rPr>
              <w:t>6</w:t>
            </w:r>
          </w:p>
        </w:tc>
        <w:tc>
          <w:tcPr>
            <w:tcW w:w="3154" w:type="dxa"/>
            <w:tcBorders>
              <w:top w:val="nil"/>
              <w:left w:val="nil"/>
              <w:bottom w:val="single" w:sz="4" w:space="0" w:color="auto"/>
              <w:right w:val="single" w:sz="4" w:space="0" w:color="auto"/>
            </w:tcBorders>
            <w:shd w:val="clear" w:color="auto" w:fill="FFFFFF"/>
            <w:vAlign w:val="center"/>
            <w:hideMark/>
          </w:tcPr>
          <w:p w14:paraId="645C0BCA" w14:textId="77777777" w:rsidR="00A46571" w:rsidRPr="005F252C" w:rsidRDefault="00A46571" w:rsidP="00A46571">
            <w:pPr>
              <w:rPr>
                <w:rFonts w:cs="Calibri"/>
                <w:color w:val="000000"/>
                <w:sz w:val="12"/>
                <w:szCs w:val="12"/>
                <w:rPrChange w:id="48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05" w:author="Al Riyami, Azza OLNG-SCC/12" w:date="2026-03-30T14:14:00Z" w16du:dateUtc="2026-03-30T10:14:00Z">
                  <w:rPr>
                    <w:rFonts w:ascii="Calibri" w:hAnsi="Calibri" w:cs="Calibri"/>
                    <w:color w:val="000000"/>
                    <w:sz w:val="12"/>
                    <w:szCs w:val="12"/>
                  </w:rPr>
                </w:rPrChange>
              </w:rPr>
              <w:t>INSURANCE SPECIALIST - GENERAL</w:t>
            </w:r>
          </w:p>
        </w:tc>
        <w:tc>
          <w:tcPr>
            <w:tcW w:w="591" w:type="dxa"/>
            <w:tcBorders>
              <w:top w:val="nil"/>
              <w:left w:val="nil"/>
              <w:bottom w:val="single" w:sz="4" w:space="0" w:color="auto"/>
              <w:right w:val="single" w:sz="4" w:space="0" w:color="auto"/>
            </w:tcBorders>
            <w:shd w:val="clear" w:color="auto" w:fill="FFFFFF"/>
            <w:vAlign w:val="center"/>
            <w:hideMark/>
          </w:tcPr>
          <w:p w14:paraId="3A3D3AC5" w14:textId="77777777" w:rsidR="00A46571" w:rsidRPr="005F252C" w:rsidRDefault="00A46571" w:rsidP="00A46571">
            <w:pPr>
              <w:rPr>
                <w:rFonts w:cs="Calibri"/>
                <w:color w:val="000000"/>
                <w:sz w:val="12"/>
                <w:szCs w:val="12"/>
                <w:rPrChange w:id="48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07" w:author="Al Riyami, Azza OLNG-SCC/12" w:date="2026-03-30T14:14:00Z" w16du:dateUtc="2026-03-30T10:14:00Z">
                  <w:rPr>
                    <w:rFonts w:ascii="Calibri" w:hAnsi="Calibri" w:cs="Calibri"/>
                    <w:color w:val="000000"/>
                    <w:sz w:val="12"/>
                    <w:szCs w:val="12"/>
                  </w:rPr>
                </w:rPrChange>
              </w:rPr>
              <w:t>28</w:t>
            </w:r>
          </w:p>
        </w:tc>
        <w:tc>
          <w:tcPr>
            <w:tcW w:w="3145" w:type="dxa"/>
            <w:tcBorders>
              <w:top w:val="nil"/>
              <w:left w:val="nil"/>
              <w:bottom w:val="single" w:sz="4" w:space="0" w:color="auto"/>
              <w:right w:val="single" w:sz="4" w:space="0" w:color="auto"/>
            </w:tcBorders>
            <w:shd w:val="clear" w:color="auto" w:fill="FFFFFF"/>
            <w:vAlign w:val="center"/>
            <w:hideMark/>
          </w:tcPr>
          <w:p w14:paraId="5A04711B" w14:textId="77777777" w:rsidR="00A46571" w:rsidRPr="005F252C" w:rsidRDefault="00A46571" w:rsidP="00A46571">
            <w:pPr>
              <w:rPr>
                <w:rFonts w:cs="Calibri"/>
                <w:color w:val="000000"/>
                <w:sz w:val="12"/>
                <w:szCs w:val="12"/>
                <w:rPrChange w:id="48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09" w:author="Al Riyami, Azza OLNG-SCC/12" w:date="2026-03-30T14:14:00Z" w16du:dateUtc="2026-03-30T10:14:00Z">
                  <w:rPr>
                    <w:rFonts w:ascii="Calibri" w:hAnsi="Calibri" w:cs="Calibri"/>
                    <w:color w:val="000000"/>
                    <w:sz w:val="12"/>
                    <w:szCs w:val="12"/>
                  </w:rPr>
                </w:rPrChange>
              </w:rPr>
              <w:t>CARS USED SPARE PARTS SALESMAN</w:t>
            </w:r>
          </w:p>
        </w:tc>
        <w:tc>
          <w:tcPr>
            <w:tcW w:w="591" w:type="dxa"/>
            <w:tcBorders>
              <w:top w:val="nil"/>
              <w:left w:val="nil"/>
              <w:bottom w:val="single" w:sz="4" w:space="0" w:color="auto"/>
              <w:right w:val="single" w:sz="4" w:space="0" w:color="auto"/>
            </w:tcBorders>
            <w:shd w:val="clear" w:color="auto" w:fill="FFFFFF"/>
            <w:vAlign w:val="center"/>
            <w:hideMark/>
          </w:tcPr>
          <w:p w14:paraId="7773F4F8" w14:textId="77777777" w:rsidR="00A46571" w:rsidRPr="005F252C" w:rsidRDefault="00A46571" w:rsidP="00A46571">
            <w:pPr>
              <w:rPr>
                <w:rFonts w:cs="Calibri"/>
                <w:color w:val="000000"/>
                <w:sz w:val="12"/>
                <w:szCs w:val="12"/>
                <w:rPrChange w:id="48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11" w:author="Al Riyami, Azza OLNG-SCC/12" w:date="2026-03-30T14:14:00Z" w16du:dateUtc="2026-03-30T10:14:00Z">
                  <w:rPr>
                    <w:rFonts w:ascii="Calibri" w:hAnsi="Calibri" w:cs="Calibri"/>
                    <w:color w:val="000000"/>
                    <w:sz w:val="12"/>
                    <w:szCs w:val="12"/>
                  </w:rPr>
                </w:rPrChange>
              </w:rPr>
              <w:t>50</w:t>
            </w:r>
          </w:p>
        </w:tc>
        <w:tc>
          <w:tcPr>
            <w:tcW w:w="3148" w:type="dxa"/>
            <w:tcBorders>
              <w:top w:val="nil"/>
              <w:left w:val="nil"/>
              <w:bottom w:val="single" w:sz="4" w:space="0" w:color="auto"/>
              <w:right w:val="single" w:sz="4" w:space="0" w:color="auto"/>
            </w:tcBorders>
            <w:shd w:val="clear" w:color="auto" w:fill="FFFFFF"/>
            <w:vAlign w:val="center"/>
            <w:hideMark/>
          </w:tcPr>
          <w:p w14:paraId="3689B7F8" w14:textId="77777777" w:rsidR="00A46571" w:rsidRPr="005F252C" w:rsidRDefault="00A46571" w:rsidP="00A46571">
            <w:pPr>
              <w:rPr>
                <w:rFonts w:cs="Calibri"/>
                <w:color w:val="000000"/>
                <w:sz w:val="12"/>
                <w:szCs w:val="12"/>
                <w:rPrChange w:id="48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13" w:author="Al Riyami, Azza OLNG-SCC/12" w:date="2026-03-30T14:14:00Z" w16du:dateUtc="2026-03-30T10:14:00Z">
                  <w:rPr>
                    <w:rFonts w:ascii="Calibri" w:hAnsi="Calibri" w:cs="Calibri"/>
                    <w:color w:val="000000"/>
                    <w:sz w:val="12"/>
                    <w:szCs w:val="12"/>
                  </w:rPr>
                </w:rPrChange>
              </w:rPr>
              <w:t>BUS DRIVER</w:t>
            </w:r>
          </w:p>
        </w:tc>
        <w:tc>
          <w:tcPr>
            <w:tcW w:w="591" w:type="dxa"/>
            <w:tcBorders>
              <w:top w:val="nil"/>
              <w:left w:val="nil"/>
              <w:bottom w:val="single" w:sz="4" w:space="0" w:color="auto"/>
              <w:right w:val="single" w:sz="4" w:space="0" w:color="auto"/>
            </w:tcBorders>
            <w:shd w:val="clear" w:color="auto" w:fill="FFFFFF"/>
            <w:vAlign w:val="center"/>
            <w:hideMark/>
          </w:tcPr>
          <w:p w14:paraId="5C6371E5" w14:textId="77777777" w:rsidR="00A46571" w:rsidRPr="005F252C" w:rsidRDefault="00A46571" w:rsidP="00A46571">
            <w:pPr>
              <w:rPr>
                <w:rFonts w:cs="Calibri"/>
                <w:color w:val="000000"/>
                <w:sz w:val="12"/>
                <w:szCs w:val="12"/>
                <w:rPrChange w:id="48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15" w:author="Al Riyami, Azza OLNG-SCC/12" w:date="2026-03-30T14:14:00Z" w16du:dateUtc="2026-03-30T10:14:00Z">
                  <w:rPr>
                    <w:rFonts w:ascii="Calibri" w:hAnsi="Calibri" w:cs="Calibri"/>
                    <w:color w:val="000000"/>
                    <w:sz w:val="12"/>
                    <w:szCs w:val="12"/>
                  </w:rPr>
                </w:rPrChange>
              </w:rPr>
              <w:t>72</w:t>
            </w:r>
          </w:p>
        </w:tc>
        <w:tc>
          <w:tcPr>
            <w:tcW w:w="3148" w:type="dxa"/>
            <w:tcBorders>
              <w:top w:val="nil"/>
              <w:left w:val="nil"/>
              <w:bottom w:val="single" w:sz="4" w:space="0" w:color="auto"/>
              <w:right w:val="single" w:sz="8" w:space="0" w:color="auto"/>
            </w:tcBorders>
            <w:shd w:val="clear" w:color="auto" w:fill="FFFFFF"/>
            <w:vAlign w:val="center"/>
            <w:hideMark/>
          </w:tcPr>
          <w:p w14:paraId="6E153EFF" w14:textId="77777777" w:rsidR="00A46571" w:rsidRPr="005F252C" w:rsidRDefault="00A46571" w:rsidP="00A46571">
            <w:pPr>
              <w:rPr>
                <w:rFonts w:cs="Calibri"/>
                <w:color w:val="000000"/>
                <w:sz w:val="12"/>
                <w:szCs w:val="12"/>
                <w:rPrChange w:id="48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17" w:author="Al Riyami, Azza OLNG-SCC/12" w:date="2026-03-30T14:14:00Z" w16du:dateUtc="2026-03-30T10:14:00Z">
                  <w:rPr>
                    <w:rFonts w:ascii="Calibri" w:hAnsi="Calibri" w:cs="Calibri"/>
                    <w:color w:val="000000"/>
                    <w:sz w:val="12"/>
                    <w:szCs w:val="12"/>
                  </w:rPr>
                </w:rPrChange>
              </w:rPr>
              <w:t>Technician, system analysis</w:t>
            </w:r>
          </w:p>
        </w:tc>
      </w:tr>
      <w:tr w:rsidR="00A46571" w:rsidRPr="005F252C" w14:paraId="707499CB"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7467EB0F" w14:textId="77777777" w:rsidR="00A46571" w:rsidRPr="005F252C" w:rsidRDefault="00A46571" w:rsidP="00A46571">
            <w:pPr>
              <w:rPr>
                <w:rFonts w:cs="Calibri"/>
                <w:color w:val="000000"/>
                <w:sz w:val="12"/>
                <w:szCs w:val="12"/>
                <w:rPrChange w:id="48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19" w:author="Al Riyami, Azza OLNG-SCC/12" w:date="2026-03-30T14:14:00Z" w16du:dateUtc="2026-03-30T10:14:00Z">
                  <w:rPr>
                    <w:rFonts w:ascii="Calibri" w:hAnsi="Calibri" w:cs="Calibri"/>
                    <w:color w:val="000000"/>
                    <w:sz w:val="12"/>
                    <w:szCs w:val="12"/>
                  </w:rPr>
                </w:rPrChange>
              </w:rPr>
              <w:t>7</w:t>
            </w:r>
          </w:p>
        </w:tc>
        <w:tc>
          <w:tcPr>
            <w:tcW w:w="3154" w:type="dxa"/>
            <w:tcBorders>
              <w:top w:val="nil"/>
              <w:left w:val="nil"/>
              <w:bottom w:val="single" w:sz="4" w:space="0" w:color="auto"/>
              <w:right w:val="single" w:sz="4" w:space="0" w:color="auto"/>
            </w:tcBorders>
            <w:shd w:val="clear" w:color="auto" w:fill="FFFFFF"/>
            <w:vAlign w:val="center"/>
            <w:hideMark/>
          </w:tcPr>
          <w:p w14:paraId="51B1967C" w14:textId="77777777" w:rsidR="00A46571" w:rsidRPr="005F252C" w:rsidRDefault="00A46571" w:rsidP="00A46571">
            <w:pPr>
              <w:rPr>
                <w:rFonts w:cs="Calibri"/>
                <w:color w:val="000000"/>
                <w:sz w:val="12"/>
                <w:szCs w:val="12"/>
                <w:rPrChange w:id="48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21" w:author="Al Riyami, Azza OLNG-SCC/12" w:date="2026-03-30T14:14:00Z" w16du:dateUtc="2026-03-30T10:14:00Z">
                  <w:rPr>
                    <w:rFonts w:ascii="Calibri" w:hAnsi="Calibri" w:cs="Calibri"/>
                    <w:color w:val="000000"/>
                    <w:sz w:val="12"/>
                    <w:szCs w:val="12"/>
                  </w:rPr>
                </w:rPrChange>
              </w:rPr>
              <w:t>HAZARD INSURANCE SPECIALIST</w:t>
            </w:r>
          </w:p>
        </w:tc>
        <w:tc>
          <w:tcPr>
            <w:tcW w:w="591" w:type="dxa"/>
            <w:tcBorders>
              <w:top w:val="nil"/>
              <w:left w:val="nil"/>
              <w:bottom w:val="single" w:sz="4" w:space="0" w:color="auto"/>
              <w:right w:val="single" w:sz="4" w:space="0" w:color="auto"/>
            </w:tcBorders>
            <w:shd w:val="clear" w:color="auto" w:fill="FFFFFF"/>
            <w:vAlign w:val="center"/>
            <w:hideMark/>
          </w:tcPr>
          <w:p w14:paraId="24E6EC97" w14:textId="77777777" w:rsidR="00A46571" w:rsidRPr="005F252C" w:rsidRDefault="00A46571" w:rsidP="00A46571">
            <w:pPr>
              <w:rPr>
                <w:rFonts w:cs="Calibri"/>
                <w:color w:val="000000"/>
                <w:sz w:val="12"/>
                <w:szCs w:val="12"/>
                <w:rPrChange w:id="48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23" w:author="Al Riyami, Azza OLNG-SCC/12" w:date="2026-03-30T14:14:00Z" w16du:dateUtc="2026-03-30T10:14:00Z">
                  <w:rPr>
                    <w:rFonts w:ascii="Calibri" w:hAnsi="Calibri" w:cs="Calibri"/>
                    <w:color w:val="000000"/>
                    <w:sz w:val="12"/>
                    <w:szCs w:val="12"/>
                  </w:rPr>
                </w:rPrChange>
              </w:rPr>
              <w:t>29</w:t>
            </w:r>
          </w:p>
        </w:tc>
        <w:tc>
          <w:tcPr>
            <w:tcW w:w="3145" w:type="dxa"/>
            <w:tcBorders>
              <w:top w:val="nil"/>
              <w:left w:val="nil"/>
              <w:bottom w:val="single" w:sz="4" w:space="0" w:color="auto"/>
              <w:right w:val="single" w:sz="4" w:space="0" w:color="auto"/>
            </w:tcBorders>
            <w:shd w:val="clear" w:color="auto" w:fill="FFFFFF"/>
            <w:vAlign w:val="center"/>
            <w:hideMark/>
          </w:tcPr>
          <w:p w14:paraId="4A0F12A7" w14:textId="77777777" w:rsidR="00A46571" w:rsidRPr="005F252C" w:rsidRDefault="00A46571" w:rsidP="00A46571">
            <w:pPr>
              <w:rPr>
                <w:rFonts w:cs="Calibri"/>
                <w:color w:val="000000"/>
                <w:sz w:val="12"/>
                <w:szCs w:val="12"/>
                <w:rPrChange w:id="48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25" w:author="Al Riyami, Azza OLNG-SCC/12" w:date="2026-03-30T14:14:00Z" w16du:dateUtc="2026-03-30T10:14:00Z">
                  <w:rPr>
                    <w:rFonts w:ascii="Calibri" w:hAnsi="Calibri" w:cs="Calibri"/>
                    <w:color w:val="000000"/>
                    <w:sz w:val="12"/>
                    <w:szCs w:val="12"/>
                  </w:rPr>
                </w:rPrChange>
              </w:rPr>
              <w:t>PEDLAR</w:t>
            </w:r>
          </w:p>
        </w:tc>
        <w:tc>
          <w:tcPr>
            <w:tcW w:w="591" w:type="dxa"/>
            <w:tcBorders>
              <w:top w:val="nil"/>
              <w:left w:val="nil"/>
              <w:bottom w:val="single" w:sz="4" w:space="0" w:color="auto"/>
              <w:right w:val="single" w:sz="4" w:space="0" w:color="auto"/>
            </w:tcBorders>
            <w:shd w:val="clear" w:color="auto" w:fill="FFFFFF"/>
            <w:vAlign w:val="center"/>
            <w:hideMark/>
          </w:tcPr>
          <w:p w14:paraId="3F4B7A8B" w14:textId="77777777" w:rsidR="00A46571" w:rsidRPr="005F252C" w:rsidRDefault="00A46571" w:rsidP="00A46571">
            <w:pPr>
              <w:rPr>
                <w:rFonts w:cs="Calibri"/>
                <w:color w:val="000000"/>
                <w:sz w:val="12"/>
                <w:szCs w:val="12"/>
                <w:rPrChange w:id="48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27" w:author="Al Riyami, Azza OLNG-SCC/12" w:date="2026-03-30T14:14:00Z" w16du:dateUtc="2026-03-30T10:14:00Z">
                  <w:rPr>
                    <w:rFonts w:ascii="Calibri" w:hAnsi="Calibri" w:cs="Calibri"/>
                    <w:color w:val="000000"/>
                    <w:sz w:val="12"/>
                    <w:szCs w:val="12"/>
                  </w:rPr>
                </w:rPrChange>
              </w:rPr>
              <w:t>51</w:t>
            </w:r>
          </w:p>
        </w:tc>
        <w:tc>
          <w:tcPr>
            <w:tcW w:w="3148" w:type="dxa"/>
            <w:tcBorders>
              <w:top w:val="nil"/>
              <w:left w:val="nil"/>
              <w:bottom w:val="single" w:sz="4" w:space="0" w:color="auto"/>
              <w:right w:val="single" w:sz="4" w:space="0" w:color="auto"/>
            </w:tcBorders>
            <w:shd w:val="clear" w:color="auto" w:fill="FFFFFF"/>
            <w:vAlign w:val="center"/>
            <w:hideMark/>
          </w:tcPr>
          <w:p w14:paraId="4DA8F339" w14:textId="77777777" w:rsidR="00A46571" w:rsidRPr="005F252C" w:rsidRDefault="00A46571" w:rsidP="00A46571">
            <w:pPr>
              <w:rPr>
                <w:rFonts w:cs="Calibri"/>
                <w:color w:val="000000"/>
                <w:sz w:val="12"/>
                <w:szCs w:val="12"/>
                <w:rPrChange w:id="48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29" w:author="Al Riyami, Azza OLNG-SCC/12" w:date="2026-03-30T14:14:00Z" w16du:dateUtc="2026-03-30T10:14:00Z">
                  <w:rPr>
                    <w:rFonts w:ascii="Calibri" w:hAnsi="Calibri" w:cs="Calibri"/>
                    <w:color w:val="000000"/>
                    <w:sz w:val="12"/>
                    <w:szCs w:val="12"/>
                  </w:rPr>
                </w:rPrChange>
              </w:rPr>
              <w:t>FORK-LIFT DRIVER</w:t>
            </w:r>
          </w:p>
        </w:tc>
        <w:tc>
          <w:tcPr>
            <w:tcW w:w="591" w:type="dxa"/>
            <w:tcBorders>
              <w:top w:val="nil"/>
              <w:left w:val="nil"/>
              <w:bottom w:val="single" w:sz="4" w:space="0" w:color="auto"/>
              <w:right w:val="single" w:sz="4" w:space="0" w:color="auto"/>
            </w:tcBorders>
            <w:shd w:val="clear" w:color="auto" w:fill="FFFFFF"/>
            <w:vAlign w:val="center"/>
            <w:hideMark/>
          </w:tcPr>
          <w:p w14:paraId="6587AB8B" w14:textId="77777777" w:rsidR="00A46571" w:rsidRPr="005F252C" w:rsidRDefault="00A46571" w:rsidP="00A46571">
            <w:pPr>
              <w:rPr>
                <w:rFonts w:cs="Calibri"/>
                <w:color w:val="000000"/>
                <w:sz w:val="12"/>
                <w:szCs w:val="12"/>
                <w:rPrChange w:id="48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31" w:author="Al Riyami, Azza OLNG-SCC/12" w:date="2026-03-30T14:14:00Z" w16du:dateUtc="2026-03-30T10:14:00Z">
                  <w:rPr>
                    <w:rFonts w:ascii="Calibri" w:hAnsi="Calibri" w:cs="Calibri"/>
                    <w:color w:val="000000"/>
                    <w:sz w:val="12"/>
                    <w:szCs w:val="12"/>
                  </w:rPr>
                </w:rPrChange>
              </w:rPr>
              <w:t>73</w:t>
            </w:r>
          </w:p>
        </w:tc>
        <w:tc>
          <w:tcPr>
            <w:tcW w:w="3148" w:type="dxa"/>
            <w:tcBorders>
              <w:top w:val="nil"/>
              <w:left w:val="nil"/>
              <w:bottom w:val="single" w:sz="4" w:space="0" w:color="auto"/>
              <w:right w:val="single" w:sz="8" w:space="0" w:color="auto"/>
            </w:tcBorders>
            <w:shd w:val="clear" w:color="auto" w:fill="FFFFFF"/>
            <w:vAlign w:val="center"/>
            <w:hideMark/>
          </w:tcPr>
          <w:p w14:paraId="20CCEB89" w14:textId="77777777" w:rsidR="00A46571" w:rsidRPr="005F252C" w:rsidRDefault="00A46571" w:rsidP="00A46571">
            <w:pPr>
              <w:rPr>
                <w:rFonts w:cs="Calibri"/>
                <w:color w:val="000000"/>
                <w:sz w:val="12"/>
                <w:szCs w:val="12"/>
                <w:rPrChange w:id="48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33" w:author="Al Riyami, Azza OLNG-SCC/12" w:date="2026-03-30T14:14:00Z" w16du:dateUtc="2026-03-30T10:14:00Z">
                  <w:rPr>
                    <w:rFonts w:ascii="Calibri" w:hAnsi="Calibri" w:cs="Calibri"/>
                    <w:color w:val="000000"/>
                    <w:sz w:val="12"/>
                    <w:szCs w:val="12"/>
                  </w:rPr>
                </w:rPrChange>
              </w:rPr>
              <w:t>Human Resources Technician</w:t>
            </w:r>
          </w:p>
        </w:tc>
      </w:tr>
      <w:tr w:rsidR="00A46571" w:rsidRPr="005F252C" w14:paraId="4B5311AB"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443CF556" w14:textId="77777777" w:rsidR="00A46571" w:rsidRPr="005F252C" w:rsidRDefault="00A46571" w:rsidP="00A46571">
            <w:pPr>
              <w:rPr>
                <w:rFonts w:cs="Calibri"/>
                <w:color w:val="000000"/>
                <w:sz w:val="12"/>
                <w:szCs w:val="12"/>
                <w:rPrChange w:id="48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35" w:author="Al Riyami, Azza OLNG-SCC/12" w:date="2026-03-30T14:14:00Z" w16du:dateUtc="2026-03-30T10:14:00Z">
                  <w:rPr>
                    <w:rFonts w:ascii="Calibri" w:hAnsi="Calibri" w:cs="Calibri"/>
                    <w:color w:val="000000"/>
                    <w:sz w:val="12"/>
                    <w:szCs w:val="12"/>
                  </w:rPr>
                </w:rPrChange>
              </w:rPr>
              <w:t>8</w:t>
            </w:r>
          </w:p>
        </w:tc>
        <w:tc>
          <w:tcPr>
            <w:tcW w:w="3154" w:type="dxa"/>
            <w:tcBorders>
              <w:top w:val="nil"/>
              <w:left w:val="nil"/>
              <w:bottom w:val="single" w:sz="4" w:space="0" w:color="auto"/>
              <w:right w:val="single" w:sz="4" w:space="0" w:color="auto"/>
            </w:tcBorders>
            <w:shd w:val="clear" w:color="auto" w:fill="FFFFFF"/>
            <w:vAlign w:val="center"/>
            <w:hideMark/>
          </w:tcPr>
          <w:p w14:paraId="719CAFFE" w14:textId="77777777" w:rsidR="00A46571" w:rsidRPr="005F252C" w:rsidRDefault="00A46571" w:rsidP="00A46571">
            <w:pPr>
              <w:rPr>
                <w:rFonts w:cs="Calibri"/>
                <w:color w:val="000000"/>
                <w:sz w:val="12"/>
                <w:szCs w:val="12"/>
                <w:rPrChange w:id="48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37" w:author="Al Riyami, Azza OLNG-SCC/12" w:date="2026-03-30T14:14:00Z" w16du:dateUtc="2026-03-30T10:14:00Z">
                  <w:rPr>
                    <w:rFonts w:ascii="Calibri" w:hAnsi="Calibri" w:cs="Calibri"/>
                    <w:color w:val="000000"/>
                    <w:sz w:val="12"/>
                    <w:szCs w:val="12"/>
                  </w:rPr>
                </w:rPrChange>
              </w:rPr>
              <w:t>MARKETING SPECIALIST</w:t>
            </w:r>
          </w:p>
        </w:tc>
        <w:tc>
          <w:tcPr>
            <w:tcW w:w="591" w:type="dxa"/>
            <w:tcBorders>
              <w:top w:val="nil"/>
              <w:left w:val="nil"/>
              <w:bottom w:val="single" w:sz="4" w:space="0" w:color="auto"/>
              <w:right w:val="single" w:sz="4" w:space="0" w:color="auto"/>
            </w:tcBorders>
            <w:shd w:val="clear" w:color="auto" w:fill="FFFFFF"/>
            <w:vAlign w:val="center"/>
            <w:hideMark/>
          </w:tcPr>
          <w:p w14:paraId="2318959E" w14:textId="77777777" w:rsidR="00A46571" w:rsidRPr="005F252C" w:rsidRDefault="00A46571" w:rsidP="00A46571">
            <w:pPr>
              <w:rPr>
                <w:rFonts w:cs="Calibri"/>
                <w:color w:val="000000"/>
                <w:sz w:val="12"/>
                <w:szCs w:val="12"/>
                <w:rPrChange w:id="48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39" w:author="Al Riyami, Azza OLNG-SCC/12" w:date="2026-03-30T14:14:00Z" w16du:dateUtc="2026-03-30T10:14:00Z">
                  <w:rPr>
                    <w:rFonts w:ascii="Calibri" w:hAnsi="Calibri" w:cs="Calibri"/>
                    <w:color w:val="000000"/>
                    <w:sz w:val="12"/>
                    <w:szCs w:val="12"/>
                  </w:rPr>
                </w:rPrChange>
              </w:rPr>
              <w:t>30</w:t>
            </w:r>
          </w:p>
        </w:tc>
        <w:tc>
          <w:tcPr>
            <w:tcW w:w="3145" w:type="dxa"/>
            <w:tcBorders>
              <w:top w:val="nil"/>
              <w:left w:val="nil"/>
              <w:bottom w:val="single" w:sz="4" w:space="0" w:color="auto"/>
              <w:right w:val="single" w:sz="4" w:space="0" w:color="auto"/>
            </w:tcBorders>
            <w:shd w:val="clear" w:color="auto" w:fill="FFFFFF"/>
            <w:vAlign w:val="center"/>
            <w:hideMark/>
          </w:tcPr>
          <w:p w14:paraId="01308912" w14:textId="77777777" w:rsidR="00A46571" w:rsidRPr="005F252C" w:rsidRDefault="00A46571" w:rsidP="00A46571">
            <w:pPr>
              <w:rPr>
                <w:rFonts w:cs="Calibri"/>
                <w:color w:val="000000"/>
                <w:sz w:val="12"/>
                <w:szCs w:val="12"/>
                <w:rPrChange w:id="48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41" w:author="Al Riyami, Azza OLNG-SCC/12" w:date="2026-03-30T14:14:00Z" w16du:dateUtc="2026-03-30T10:14:00Z">
                  <w:rPr>
                    <w:rFonts w:ascii="Calibri" w:hAnsi="Calibri" w:cs="Calibri"/>
                    <w:color w:val="000000"/>
                    <w:sz w:val="12"/>
                    <w:szCs w:val="12"/>
                  </w:rPr>
                </w:rPrChange>
              </w:rPr>
              <w:t>DRINKS SALESMAN</w:t>
            </w:r>
          </w:p>
        </w:tc>
        <w:tc>
          <w:tcPr>
            <w:tcW w:w="591" w:type="dxa"/>
            <w:tcBorders>
              <w:top w:val="nil"/>
              <w:left w:val="nil"/>
              <w:bottom w:val="single" w:sz="4" w:space="0" w:color="auto"/>
              <w:right w:val="single" w:sz="4" w:space="0" w:color="auto"/>
            </w:tcBorders>
            <w:shd w:val="clear" w:color="auto" w:fill="FFFFFF"/>
            <w:vAlign w:val="center"/>
            <w:hideMark/>
          </w:tcPr>
          <w:p w14:paraId="3E0733A2" w14:textId="77777777" w:rsidR="00A46571" w:rsidRPr="005F252C" w:rsidRDefault="00A46571" w:rsidP="00A46571">
            <w:pPr>
              <w:rPr>
                <w:rFonts w:cs="Calibri"/>
                <w:color w:val="000000"/>
                <w:sz w:val="12"/>
                <w:szCs w:val="12"/>
                <w:rPrChange w:id="48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43" w:author="Al Riyami, Azza OLNG-SCC/12" w:date="2026-03-30T14:14:00Z" w16du:dateUtc="2026-03-30T10:14:00Z">
                  <w:rPr>
                    <w:rFonts w:ascii="Calibri" w:hAnsi="Calibri" w:cs="Calibri"/>
                    <w:color w:val="000000"/>
                    <w:sz w:val="12"/>
                    <w:szCs w:val="12"/>
                  </w:rPr>
                </w:rPrChange>
              </w:rPr>
              <w:t>52</w:t>
            </w:r>
          </w:p>
        </w:tc>
        <w:tc>
          <w:tcPr>
            <w:tcW w:w="3148" w:type="dxa"/>
            <w:tcBorders>
              <w:top w:val="nil"/>
              <w:left w:val="nil"/>
              <w:bottom w:val="single" w:sz="4" w:space="0" w:color="auto"/>
              <w:right w:val="single" w:sz="4" w:space="0" w:color="auto"/>
            </w:tcBorders>
            <w:shd w:val="clear" w:color="auto" w:fill="FFFFFF"/>
            <w:vAlign w:val="center"/>
            <w:hideMark/>
          </w:tcPr>
          <w:p w14:paraId="35549B41" w14:textId="77777777" w:rsidR="00A46571" w:rsidRPr="005F252C" w:rsidRDefault="00A46571" w:rsidP="00A46571">
            <w:pPr>
              <w:rPr>
                <w:rFonts w:cs="Calibri"/>
                <w:color w:val="000000"/>
                <w:sz w:val="12"/>
                <w:szCs w:val="12"/>
                <w:rPrChange w:id="48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45" w:author="Al Riyami, Azza OLNG-SCC/12" w:date="2026-03-30T14:14:00Z" w16du:dateUtc="2026-03-30T10:14:00Z">
                  <w:rPr>
                    <w:rFonts w:ascii="Calibri" w:hAnsi="Calibri" w:cs="Calibri"/>
                    <w:color w:val="000000"/>
                    <w:sz w:val="12"/>
                    <w:szCs w:val="12"/>
                  </w:rPr>
                </w:rPrChange>
              </w:rPr>
              <w:t>flatbed crane driver</w:t>
            </w:r>
          </w:p>
        </w:tc>
        <w:tc>
          <w:tcPr>
            <w:tcW w:w="591" w:type="dxa"/>
            <w:tcBorders>
              <w:top w:val="nil"/>
              <w:left w:val="nil"/>
              <w:bottom w:val="single" w:sz="4" w:space="0" w:color="auto"/>
              <w:right w:val="single" w:sz="4" w:space="0" w:color="auto"/>
            </w:tcBorders>
            <w:shd w:val="clear" w:color="auto" w:fill="FFFFFF"/>
            <w:vAlign w:val="center"/>
            <w:hideMark/>
          </w:tcPr>
          <w:p w14:paraId="09D4E3E9" w14:textId="77777777" w:rsidR="00A46571" w:rsidRPr="005F252C" w:rsidRDefault="00A46571" w:rsidP="00A46571">
            <w:pPr>
              <w:rPr>
                <w:rFonts w:cs="Calibri"/>
                <w:color w:val="000000"/>
                <w:sz w:val="12"/>
                <w:szCs w:val="12"/>
                <w:rPrChange w:id="48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47" w:author="Al Riyami, Azza OLNG-SCC/12" w:date="2026-03-30T14:14:00Z" w16du:dateUtc="2026-03-30T10:14:00Z">
                  <w:rPr>
                    <w:rFonts w:ascii="Calibri" w:hAnsi="Calibri" w:cs="Calibri"/>
                    <w:color w:val="000000"/>
                    <w:sz w:val="12"/>
                    <w:szCs w:val="12"/>
                  </w:rPr>
                </w:rPrChange>
              </w:rPr>
              <w:t>74</w:t>
            </w:r>
          </w:p>
        </w:tc>
        <w:tc>
          <w:tcPr>
            <w:tcW w:w="3148" w:type="dxa"/>
            <w:tcBorders>
              <w:top w:val="nil"/>
              <w:left w:val="nil"/>
              <w:bottom w:val="single" w:sz="4" w:space="0" w:color="auto"/>
              <w:right w:val="single" w:sz="8" w:space="0" w:color="auto"/>
            </w:tcBorders>
            <w:shd w:val="clear" w:color="auto" w:fill="FFFFFF"/>
            <w:vAlign w:val="center"/>
            <w:hideMark/>
          </w:tcPr>
          <w:p w14:paraId="47380636" w14:textId="77777777" w:rsidR="00A46571" w:rsidRPr="005F252C" w:rsidRDefault="00A46571" w:rsidP="00A46571">
            <w:pPr>
              <w:rPr>
                <w:rFonts w:cs="Calibri"/>
                <w:color w:val="000000"/>
                <w:sz w:val="12"/>
                <w:szCs w:val="12"/>
                <w:rPrChange w:id="48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49" w:author="Al Riyami, Azza OLNG-SCC/12" w:date="2026-03-30T14:14:00Z" w16du:dateUtc="2026-03-30T10:14:00Z">
                  <w:rPr>
                    <w:rFonts w:ascii="Calibri" w:hAnsi="Calibri" w:cs="Calibri"/>
                    <w:color w:val="000000"/>
                    <w:sz w:val="12"/>
                    <w:szCs w:val="12"/>
                  </w:rPr>
                </w:rPrChange>
              </w:rPr>
              <w:t>MECHANICAL TECHNICIAN - GENERAL MAINTENANCE</w:t>
            </w:r>
          </w:p>
        </w:tc>
      </w:tr>
      <w:tr w:rsidR="00A46571" w:rsidRPr="005F252C" w14:paraId="0FC6D1BD"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4CD9B4F9" w14:textId="77777777" w:rsidR="00A46571" w:rsidRPr="005F252C" w:rsidRDefault="00A46571" w:rsidP="00A46571">
            <w:pPr>
              <w:rPr>
                <w:rFonts w:cs="Calibri"/>
                <w:color w:val="000000"/>
                <w:sz w:val="12"/>
                <w:szCs w:val="12"/>
                <w:rPrChange w:id="48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51" w:author="Al Riyami, Azza OLNG-SCC/12" w:date="2026-03-30T14:14:00Z" w16du:dateUtc="2026-03-30T10:14:00Z">
                  <w:rPr>
                    <w:rFonts w:ascii="Calibri" w:hAnsi="Calibri" w:cs="Calibri"/>
                    <w:color w:val="000000"/>
                    <w:sz w:val="12"/>
                    <w:szCs w:val="12"/>
                  </w:rPr>
                </w:rPrChange>
              </w:rPr>
              <w:t>9</w:t>
            </w:r>
          </w:p>
        </w:tc>
        <w:tc>
          <w:tcPr>
            <w:tcW w:w="3154" w:type="dxa"/>
            <w:tcBorders>
              <w:top w:val="nil"/>
              <w:left w:val="nil"/>
              <w:bottom w:val="single" w:sz="4" w:space="0" w:color="auto"/>
              <w:right w:val="single" w:sz="4" w:space="0" w:color="auto"/>
            </w:tcBorders>
            <w:shd w:val="clear" w:color="auto" w:fill="FFFFFF"/>
            <w:vAlign w:val="center"/>
            <w:hideMark/>
          </w:tcPr>
          <w:p w14:paraId="570084DB" w14:textId="77777777" w:rsidR="00A46571" w:rsidRPr="005F252C" w:rsidRDefault="00A46571" w:rsidP="00A46571">
            <w:pPr>
              <w:rPr>
                <w:rFonts w:cs="Calibri"/>
                <w:color w:val="000000"/>
                <w:sz w:val="12"/>
                <w:szCs w:val="12"/>
                <w:rPrChange w:id="48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53" w:author="Al Riyami, Azza OLNG-SCC/12" w:date="2026-03-30T14:14:00Z" w16du:dateUtc="2026-03-30T10:14:00Z">
                  <w:rPr>
                    <w:rFonts w:ascii="Calibri" w:hAnsi="Calibri" w:cs="Calibri"/>
                    <w:color w:val="000000"/>
                    <w:sz w:val="12"/>
                    <w:szCs w:val="12"/>
                  </w:rPr>
                </w:rPrChange>
              </w:rPr>
              <w:t>Specialist, employment</w:t>
            </w:r>
          </w:p>
        </w:tc>
        <w:tc>
          <w:tcPr>
            <w:tcW w:w="591" w:type="dxa"/>
            <w:tcBorders>
              <w:top w:val="nil"/>
              <w:left w:val="nil"/>
              <w:bottom w:val="single" w:sz="4" w:space="0" w:color="auto"/>
              <w:right w:val="single" w:sz="4" w:space="0" w:color="auto"/>
            </w:tcBorders>
            <w:shd w:val="clear" w:color="auto" w:fill="FFFFFF"/>
            <w:vAlign w:val="center"/>
            <w:hideMark/>
          </w:tcPr>
          <w:p w14:paraId="49F59B93" w14:textId="77777777" w:rsidR="00A46571" w:rsidRPr="005F252C" w:rsidRDefault="00A46571" w:rsidP="00A46571">
            <w:pPr>
              <w:rPr>
                <w:rFonts w:cs="Calibri"/>
                <w:color w:val="000000"/>
                <w:sz w:val="12"/>
                <w:szCs w:val="12"/>
                <w:rPrChange w:id="48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55" w:author="Al Riyami, Azza OLNG-SCC/12" w:date="2026-03-30T14:14:00Z" w16du:dateUtc="2026-03-30T10:14:00Z">
                  <w:rPr>
                    <w:rFonts w:ascii="Calibri" w:hAnsi="Calibri" w:cs="Calibri"/>
                    <w:color w:val="000000"/>
                    <w:sz w:val="12"/>
                    <w:szCs w:val="12"/>
                  </w:rPr>
                </w:rPrChange>
              </w:rPr>
              <w:t>31</w:t>
            </w:r>
          </w:p>
        </w:tc>
        <w:tc>
          <w:tcPr>
            <w:tcW w:w="3145" w:type="dxa"/>
            <w:tcBorders>
              <w:top w:val="nil"/>
              <w:left w:val="nil"/>
              <w:bottom w:val="single" w:sz="4" w:space="0" w:color="auto"/>
              <w:right w:val="single" w:sz="4" w:space="0" w:color="auto"/>
            </w:tcBorders>
            <w:shd w:val="clear" w:color="auto" w:fill="FFFFFF"/>
            <w:vAlign w:val="center"/>
            <w:hideMark/>
          </w:tcPr>
          <w:p w14:paraId="6E5E4452" w14:textId="77777777" w:rsidR="00A46571" w:rsidRPr="005F252C" w:rsidRDefault="00A46571" w:rsidP="00A46571">
            <w:pPr>
              <w:rPr>
                <w:rFonts w:cs="Calibri"/>
                <w:color w:val="000000"/>
                <w:sz w:val="12"/>
                <w:szCs w:val="12"/>
                <w:rPrChange w:id="48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57" w:author="Al Riyami, Azza OLNG-SCC/12" w:date="2026-03-30T14:14:00Z" w16du:dateUtc="2026-03-30T10:14:00Z">
                  <w:rPr>
                    <w:rFonts w:ascii="Calibri" w:hAnsi="Calibri" w:cs="Calibri"/>
                    <w:color w:val="000000"/>
                    <w:sz w:val="12"/>
                    <w:szCs w:val="12"/>
                  </w:rPr>
                </w:rPrChange>
              </w:rPr>
              <w:t>NEW CARS SALESMAN</w:t>
            </w:r>
          </w:p>
        </w:tc>
        <w:tc>
          <w:tcPr>
            <w:tcW w:w="591" w:type="dxa"/>
            <w:tcBorders>
              <w:top w:val="nil"/>
              <w:left w:val="nil"/>
              <w:bottom w:val="single" w:sz="4" w:space="0" w:color="auto"/>
              <w:right w:val="single" w:sz="4" w:space="0" w:color="auto"/>
            </w:tcBorders>
            <w:shd w:val="clear" w:color="auto" w:fill="FFFFFF"/>
            <w:vAlign w:val="center"/>
            <w:hideMark/>
          </w:tcPr>
          <w:p w14:paraId="316FE98A" w14:textId="77777777" w:rsidR="00A46571" w:rsidRPr="005F252C" w:rsidRDefault="00A46571" w:rsidP="00A46571">
            <w:pPr>
              <w:rPr>
                <w:rFonts w:cs="Calibri"/>
                <w:color w:val="000000"/>
                <w:sz w:val="12"/>
                <w:szCs w:val="12"/>
                <w:rPrChange w:id="48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59" w:author="Al Riyami, Azza OLNG-SCC/12" w:date="2026-03-30T14:14:00Z" w16du:dateUtc="2026-03-30T10:14:00Z">
                  <w:rPr>
                    <w:rFonts w:ascii="Calibri" w:hAnsi="Calibri" w:cs="Calibri"/>
                    <w:color w:val="000000"/>
                    <w:sz w:val="12"/>
                    <w:szCs w:val="12"/>
                  </w:rPr>
                </w:rPrChange>
              </w:rPr>
              <w:t>53</w:t>
            </w:r>
          </w:p>
        </w:tc>
        <w:tc>
          <w:tcPr>
            <w:tcW w:w="3148" w:type="dxa"/>
            <w:tcBorders>
              <w:top w:val="nil"/>
              <w:left w:val="nil"/>
              <w:bottom w:val="single" w:sz="4" w:space="0" w:color="auto"/>
              <w:right w:val="single" w:sz="4" w:space="0" w:color="auto"/>
            </w:tcBorders>
            <w:shd w:val="clear" w:color="auto" w:fill="FFFFFF"/>
            <w:vAlign w:val="center"/>
            <w:hideMark/>
          </w:tcPr>
          <w:p w14:paraId="2D5F0E67" w14:textId="77777777" w:rsidR="00A46571" w:rsidRPr="005F252C" w:rsidRDefault="00A46571" w:rsidP="00A46571">
            <w:pPr>
              <w:rPr>
                <w:rFonts w:cs="Calibri"/>
                <w:color w:val="000000"/>
                <w:sz w:val="12"/>
                <w:szCs w:val="12"/>
                <w:rPrChange w:id="48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61" w:author="Al Riyami, Azza OLNG-SCC/12" w:date="2026-03-30T14:14:00Z" w16du:dateUtc="2026-03-30T10:14:00Z">
                  <w:rPr>
                    <w:rFonts w:ascii="Calibri" w:hAnsi="Calibri" w:cs="Calibri"/>
                    <w:color w:val="000000"/>
                    <w:sz w:val="12"/>
                    <w:szCs w:val="12"/>
                  </w:rPr>
                </w:rPrChange>
              </w:rPr>
              <w:t>VEHICLE DRIVER</w:t>
            </w:r>
          </w:p>
        </w:tc>
        <w:tc>
          <w:tcPr>
            <w:tcW w:w="591" w:type="dxa"/>
            <w:tcBorders>
              <w:top w:val="nil"/>
              <w:left w:val="nil"/>
              <w:bottom w:val="single" w:sz="4" w:space="0" w:color="auto"/>
              <w:right w:val="single" w:sz="4" w:space="0" w:color="auto"/>
            </w:tcBorders>
            <w:shd w:val="clear" w:color="auto" w:fill="FFFFFF"/>
            <w:vAlign w:val="center"/>
            <w:hideMark/>
          </w:tcPr>
          <w:p w14:paraId="32B852E5" w14:textId="77777777" w:rsidR="00A46571" w:rsidRPr="005F252C" w:rsidRDefault="00A46571" w:rsidP="00A46571">
            <w:pPr>
              <w:rPr>
                <w:rFonts w:cs="Calibri"/>
                <w:color w:val="000000"/>
                <w:sz w:val="12"/>
                <w:szCs w:val="12"/>
                <w:rPrChange w:id="48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63" w:author="Al Riyami, Azza OLNG-SCC/12" w:date="2026-03-30T14:14:00Z" w16du:dateUtc="2026-03-30T10:14:00Z">
                  <w:rPr>
                    <w:rFonts w:ascii="Calibri" w:hAnsi="Calibri" w:cs="Calibri"/>
                    <w:color w:val="000000"/>
                    <w:sz w:val="12"/>
                    <w:szCs w:val="12"/>
                  </w:rPr>
                </w:rPrChange>
              </w:rPr>
              <w:t>75</w:t>
            </w:r>
          </w:p>
        </w:tc>
        <w:tc>
          <w:tcPr>
            <w:tcW w:w="3148" w:type="dxa"/>
            <w:tcBorders>
              <w:top w:val="nil"/>
              <w:left w:val="nil"/>
              <w:bottom w:val="single" w:sz="4" w:space="0" w:color="auto"/>
              <w:right w:val="single" w:sz="8" w:space="0" w:color="auto"/>
            </w:tcBorders>
            <w:shd w:val="clear" w:color="auto" w:fill="FFFFFF"/>
            <w:vAlign w:val="center"/>
            <w:hideMark/>
          </w:tcPr>
          <w:p w14:paraId="6450EDFC" w14:textId="77777777" w:rsidR="00A46571" w:rsidRPr="005F252C" w:rsidRDefault="00A46571" w:rsidP="00A46571">
            <w:pPr>
              <w:rPr>
                <w:rFonts w:cs="Calibri"/>
                <w:color w:val="000000"/>
                <w:sz w:val="12"/>
                <w:szCs w:val="12"/>
                <w:rPrChange w:id="48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65" w:author="Al Riyami, Azza OLNG-SCC/12" w:date="2026-03-30T14:14:00Z" w16du:dateUtc="2026-03-30T10:14:00Z">
                  <w:rPr>
                    <w:rFonts w:ascii="Calibri" w:hAnsi="Calibri" w:cs="Calibri"/>
                    <w:color w:val="000000"/>
                    <w:sz w:val="12"/>
                    <w:szCs w:val="12"/>
                  </w:rPr>
                </w:rPrChange>
              </w:rPr>
              <w:t>GAS-METER READER</w:t>
            </w:r>
          </w:p>
        </w:tc>
      </w:tr>
      <w:tr w:rsidR="00A46571" w:rsidRPr="005F252C" w14:paraId="2A53B48B"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5968F66E" w14:textId="77777777" w:rsidR="00A46571" w:rsidRPr="005F252C" w:rsidRDefault="00A46571" w:rsidP="00A46571">
            <w:pPr>
              <w:rPr>
                <w:rFonts w:cs="Calibri"/>
                <w:color w:val="000000"/>
                <w:sz w:val="12"/>
                <w:szCs w:val="12"/>
                <w:rPrChange w:id="48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67" w:author="Al Riyami, Azza OLNG-SCC/12" w:date="2026-03-30T14:14:00Z" w16du:dateUtc="2026-03-30T10:14:00Z">
                  <w:rPr>
                    <w:rFonts w:ascii="Calibri" w:hAnsi="Calibri" w:cs="Calibri"/>
                    <w:color w:val="000000"/>
                    <w:sz w:val="12"/>
                    <w:szCs w:val="12"/>
                  </w:rPr>
                </w:rPrChange>
              </w:rPr>
              <w:t>10</w:t>
            </w:r>
          </w:p>
        </w:tc>
        <w:tc>
          <w:tcPr>
            <w:tcW w:w="3154" w:type="dxa"/>
            <w:tcBorders>
              <w:top w:val="nil"/>
              <w:left w:val="nil"/>
              <w:bottom w:val="single" w:sz="4" w:space="0" w:color="auto"/>
              <w:right w:val="single" w:sz="4" w:space="0" w:color="auto"/>
            </w:tcBorders>
            <w:shd w:val="clear" w:color="auto" w:fill="FFFFFF"/>
            <w:vAlign w:val="center"/>
            <w:hideMark/>
          </w:tcPr>
          <w:p w14:paraId="2AC2D1B3" w14:textId="77777777" w:rsidR="00A46571" w:rsidRPr="005F252C" w:rsidRDefault="00A46571" w:rsidP="00A46571">
            <w:pPr>
              <w:rPr>
                <w:rFonts w:cs="Calibri"/>
                <w:color w:val="000000"/>
                <w:sz w:val="12"/>
                <w:szCs w:val="12"/>
                <w:rPrChange w:id="48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69" w:author="Al Riyami, Azza OLNG-SCC/12" w:date="2026-03-30T14:14:00Z" w16du:dateUtc="2026-03-30T10:14:00Z">
                  <w:rPr>
                    <w:rFonts w:ascii="Calibri" w:hAnsi="Calibri" w:cs="Calibri"/>
                    <w:color w:val="000000"/>
                    <w:sz w:val="12"/>
                    <w:szCs w:val="12"/>
                  </w:rPr>
                </w:rPrChange>
              </w:rPr>
              <w:t>SOCIAL SERVICES SPECIALIST</w:t>
            </w:r>
          </w:p>
        </w:tc>
        <w:tc>
          <w:tcPr>
            <w:tcW w:w="591" w:type="dxa"/>
            <w:tcBorders>
              <w:top w:val="nil"/>
              <w:left w:val="nil"/>
              <w:bottom w:val="single" w:sz="4" w:space="0" w:color="auto"/>
              <w:right w:val="single" w:sz="4" w:space="0" w:color="auto"/>
            </w:tcBorders>
            <w:shd w:val="clear" w:color="auto" w:fill="FFFFFF"/>
            <w:vAlign w:val="center"/>
            <w:hideMark/>
          </w:tcPr>
          <w:p w14:paraId="0EF37D8C" w14:textId="77777777" w:rsidR="00A46571" w:rsidRPr="005F252C" w:rsidRDefault="00A46571" w:rsidP="00A46571">
            <w:pPr>
              <w:rPr>
                <w:rFonts w:cs="Calibri"/>
                <w:color w:val="000000"/>
                <w:sz w:val="12"/>
                <w:szCs w:val="12"/>
                <w:rPrChange w:id="48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71" w:author="Al Riyami, Azza OLNG-SCC/12" w:date="2026-03-30T14:14:00Z" w16du:dateUtc="2026-03-30T10:14:00Z">
                  <w:rPr>
                    <w:rFonts w:ascii="Calibri" w:hAnsi="Calibri" w:cs="Calibri"/>
                    <w:color w:val="000000"/>
                    <w:sz w:val="12"/>
                    <w:szCs w:val="12"/>
                  </w:rPr>
                </w:rPrChange>
              </w:rPr>
              <w:t>32</w:t>
            </w:r>
          </w:p>
        </w:tc>
        <w:tc>
          <w:tcPr>
            <w:tcW w:w="3145" w:type="dxa"/>
            <w:tcBorders>
              <w:top w:val="nil"/>
              <w:left w:val="nil"/>
              <w:bottom w:val="single" w:sz="4" w:space="0" w:color="auto"/>
              <w:right w:val="single" w:sz="4" w:space="0" w:color="auto"/>
            </w:tcBorders>
            <w:shd w:val="clear" w:color="auto" w:fill="FFFFFF"/>
            <w:vAlign w:val="center"/>
            <w:hideMark/>
          </w:tcPr>
          <w:p w14:paraId="2E241C35" w14:textId="77777777" w:rsidR="00A46571" w:rsidRPr="005F252C" w:rsidRDefault="00A46571" w:rsidP="00A46571">
            <w:pPr>
              <w:rPr>
                <w:rFonts w:cs="Calibri"/>
                <w:color w:val="000000"/>
                <w:sz w:val="12"/>
                <w:szCs w:val="12"/>
                <w:rPrChange w:id="48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73" w:author="Al Riyami, Azza OLNG-SCC/12" w:date="2026-03-30T14:14:00Z" w16du:dateUtc="2026-03-30T10:14:00Z">
                  <w:rPr>
                    <w:rFonts w:ascii="Calibri" w:hAnsi="Calibri" w:cs="Calibri"/>
                    <w:color w:val="000000"/>
                    <w:sz w:val="12"/>
                    <w:szCs w:val="12"/>
                  </w:rPr>
                </w:rPrChange>
              </w:rPr>
              <w:t>USED CARS SALESMAN</w:t>
            </w:r>
          </w:p>
        </w:tc>
        <w:tc>
          <w:tcPr>
            <w:tcW w:w="591" w:type="dxa"/>
            <w:tcBorders>
              <w:top w:val="nil"/>
              <w:left w:val="nil"/>
              <w:bottom w:val="single" w:sz="4" w:space="0" w:color="auto"/>
              <w:right w:val="single" w:sz="4" w:space="0" w:color="auto"/>
            </w:tcBorders>
            <w:shd w:val="clear" w:color="auto" w:fill="FFFFFF"/>
            <w:vAlign w:val="center"/>
            <w:hideMark/>
          </w:tcPr>
          <w:p w14:paraId="3A5AE782" w14:textId="77777777" w:rsidR="00A46571" w:rsidRPr="005F252C" w:rsidRDefault="00A46571" w:rsidP="00A46571">
            <w:pPr>
              <w:rPr>
                <w:rFonts w:cs="Calibri"/>
                <w:color w:val="000000"/>
                <w:sz w:val="12"/>
                <w:szCs w:val="12"/>
                <w:rPrChange w:id="48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75" w:author="Al Riyami, Azza OLNG-SCC/12" w:date="2026-03-30T14:14:00Z" w16du:dateUtc="2026-03-30T10:14:00Z">
                  <w:rPr>
                    <w:rFonts w:ascii="Calibri" w:hAnsi="Calibri" w:cs="Calibri"/>
                    <w:color w:val="000000"/>
                    <w:sz w:val="12"/>
                    <w:szCs w:val="12"/>
                  </w:rPr>
                </w:rPrChange>
              </w:rPr>
              <w:t>54</w:t>
            </w:r>
          </w:p>
        </w:tc>
        <w:tc>
          <w:tcPr>
            <w:tcW w:w="3148" w:type="dxa"/>
            <w:tcBorders>
              <w:top w:val="nil"/>
              <w:left w:val="nil"/>
              <w:bottom w:val="single" w:sz="4" w:space="0" w:color="auto"/>
              <w:right w:val="single" w:sz="4" w:space="0" w:color="auto"/>
            </w:tcBorders>
            <w:shd w:val="clear" w:color="auto" w:fill="FFFFFF"/>
            <w:vAlign w:val="center"/>
            <w:hideMark/>
          </w:tcPr>
          <w:p w14:paraId="4C70404A" w14:textId="77777777" w:rsidR="00A46571" w:rsidRPr="005F252C" w:rsidRDefault="00A46571" w:rsidP="00A46571">
            <w:pPr>
              <w:rPr>
                <w:rFonts w:cs="Calibri"/>
                <w:color w:val="000000"/>
                <w:sz w:val="12"/>
                <w:szCs w:val="12"/>
                <w:rPrChange w:id="48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77" w:author="Al Riyami, Azza OLNG-SCC/12" w:date="2026-03-30T14:14:00Z" w16du:dateUtc="2026-03-30T10:14:00Z">
                  <w:rPr>
                    <w:rFonts w:ascii="Calibri" w:hAnsi="Calibri" w:cs="Calibri"/>
                    <w:color w:val="000000"/>
                    <w:sz w:val="12"/>
                    <w:szCs w:val="12"/>
                  </w:rPr>
                </w:rPrChange>
              </w:rPr>
              <w:t>Truck driver up to 8 tons</w:t>
            </w:r>
          </w:p>
        </w:tc>
        <w:tc>
          <w:tcPr>
            <w:tcW w:w="591" w:type="dxa"/>
            <w:tcBorders>
              <w:top w:val="nil"/>
              <w:left w:val="nil"/>
              <w:bottom w:val="single" w:sz="4" w:space="0" w:color="auto"/>
              <w:right w:val="single" w:sz="4" w:space="0" w:color="auto"/>
            </w:tcBorders>
            <w:shd w:val="clear" w:color="auto" w:fill="FFFFFF"/>
            <w:vAlign w:val="center"/>
            <w:hideMark/>
          </w:tcPr>
          <w:p w14:paraId="095F3D77" w14:textId="77777777" w:rsidR="00A46571" w:rsidRPr="005F252C" w:rsidRDefault="00A46571" w:rsidP="00A46571">
            <w:pPr>
              <w:rPr>
                <w:rFonts w:cs="Calibri"/>
                <w:color w:val="000000"/>
                <w:sz w:val="12"/>
                <w:szCs w:val="12"/>
                <w:rPrChange w:id="48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79" w:author="Al Riyami, Azza OLNG-SCC/12" w:date="2026-03-30T14:14:00Z" w16du:dateUtc="2026-03-30T10:14:00Z">
                  <w:rPr>
                    <w:rFonts w:ascii="Calibri" w:hAnsi="Calibri" w:cs="Calibri"/>
                    <w:color w:val="000000"/>
                    <w:sz w:val="12"/>
                    <w:szCs w:val="12"/>
                  </w:rPr>
                </w:rPrChange>
              </w:rPr>
              <w:t>76</w:t>
            </w:r>
          </w:p>
        </w:tc>
        <w:tc>
          <w:tcPr>
            <w:tcW w:w="3148" w:type="dxa"/>
            <w:tcBorders>
              <w:top w:val="nil"/>
              <w:left w:val="nil"/>
              <w:bottom w:val="single" w:sz="4" w:space="0" w:color="auto"/>
              <w:right w:val="single" w:sz="8" w:space="0" w:color="auto"/>
            </w:tcBorders>
            <w:shd w:val="clear" w:color="auto" w:fill="FFFFFF"/>
            <w:vAlign w:val="center"/>
            <w:hideMark/>
          </w:tcPr>
          <w:p w14:paraId="25C5A4E5" w14:textId="77777777" w:rsidR="00A46571" w:rsidRPr="005F252C" w:rsidRDefault="00A46571" w:rsidP="00A46571">
            <w:pPr>
              <w:rPr>
                <w:rFonts w:cs="Calibri"/>
                <w:color w:val="000000"/>
                <w:sz w:val="12"/>
                <w:szCs w:val="12"/>
                <w:rPrChange w:id="48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81" w:author="Al Riyami, Azza OLNG-SCC/12" w:date="2026-03-30T14:14:00Z" w16du:dateUtc="2026-03-30T10:14:00Z">
                  <w:rPr>
                    <w:rFonts w:ascii="Calibri" w:hAnsi="Calibri" w:cs="Calibri"/>
                    <w:color w:val="000000"/>
                    <w:sz w:val="12"/>
                    <w:szCs w:val="12"/>
                  </w:rPr>
                </w:rPrChange>
              </w:rPr>
              <w:t>ELECTRICITY-METER READER</w:t>
            </w:r>
          </w:p>
        </w:tc>
      </w:tr>
      <w:tr w:rsidR="00A46571" w:rsidRPr="005F252C" w14:paraId="39938906"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6841F9AE" w14:textId="77777777" w:rsidR="00A46571" w:rsidRPr="005F252C" w:rsidRDefault="00A46571" w:rsidP="00A46571">
            <w:pPr>
              <w:rPr>
                <w:rFonts w:cs="Calibri"/>
                <w:color w:val="000000"/>
                <w:sz w:val="12"/>
                <w:szCs w:val="12"/>
                <w:rPrChange w:id="48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83" w:author="Al Riyami, Azza OLNG-SCC/12" w:date="2026-03-30T14:14:00Z" w16du:dateUtc="2026-03-30T10:14:00Z">
                  <w:rPr>
                    <w:rFonts w:ascii="Calibri" w:hAnsi="Calibri" w:cs="Calibri"/>
                    <w:color w:val="000000"/>
                    <w:sz w:val="12"/>
                    <w:szCs w:val="12"/>
                  </w:rPr>
                </w:rPrChange>
              </w:rPr>
              <w:t>11</w:t>
            </w:r>
          </w:p>
        </w:tc>
        <w:tc>
          <w:tcPr>
            <w:tcW w:w="3154" w:type="dxa"/>
            <w:tcBorders>
              <w:top w:val="nil"/>
              <w:left w:val="nil"/>
              <w:bottom w:val="single" w:sz="4" w:space="0" w:color="auto"/>
              <w:right w:val="single" w:sz="4" w:space="0" w:color="auto"/>
            </w:tcBorders>
            <w:shd w:val="clear" w:color="auto" w:fill="FFFFFF"/>
            <w:vAlign w:val="center"/>
            <w:hideMark/>
          </w:tcPr>
          <w:p w14:paraId="46148976" w14:textId="77777777" w:rsidR="00A46571" w:rsidRPr="005F252C" w:rsidRDefault="00A46571" w:rsidP="00A46571">
            <w:pPr>
              <w:rPr>
                <w:rFonts w:cs="Calibri"/>
                <w:color w:val="000000"/>
                <w:sz w:val="12"/>
                <w:szCs w:val="12"/>
                <w:rPrChange w:id="48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85" w:author="Al Riyami, Azza OLNG-SCC/12" w:date="2026-03-30T14:14:00Z" w16du:dateUtc="2026-03-30T10:14:00Z">
                  <w:rPr>
                    <w:rFonts w:ascii="Calibri" w:hAnsi="Calibri" w:cs="Calibri"/>
                    <w:color w:val="000000"/>
                    <w:sz w:val="12"/>
                    <w:szCs w:val="12"/>
                  </w:rPr>
                </w:rPrChange>
              </w:rPr>
              <w:t>SOCIAL CARE SPECIALIST</w:t>
            </w:r>
          </w:p>
        </w:tc>
        <w:tc>
          <w:tcPr>
            <w:tcW w:w="591" w:type="dxa"/>
            <w:tcBorders>
              <w:top w:val="nil"/>
              <w:left w:val="nil"/>
              <w:bottom w:val="single" w:sz="4" w:space="0" w:color="auto"/>
              <w:right w:val="single" w:sz="4" w:space="0" w:color="auto"/>
            </w:tcBorders>
            <w:shd w:val="clear" w:color="auto" w:fill="FFFFFF"/>
            <w:vAlign w:val="center"/>
            <w:hideMark/>
          </w:tcPr>
          <w:p w14:paraId="1CEA5A5F" w14:textId="77777777" w:rsidR="00A46571" w:rsidRPr="005F252C" w:rsidRDefault="00A46571" w:rsidP="00A46571">
            <w:pPr>
              <w:rPr>
                <w:rFonts w:cs="Calibri"/>
                <w:color w:val="000000"/>
                <w:sz w:val="12"/>
                <w:szCs w:val="12"/>
                <w:rPrChange w:id="48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87" w:author="Al Riyami, Azza OLNG-SCC/12" w:date="2026-03-30T14:14:00Z" w16du:dateUtc="2026-03-30T10:14:00Z">
                  <w:rPr>
                    <w:rFonts w:ascii="Calibri" w:hAnsi="Calibri" w:cs="Calibri"/>
                    <w:color w:val="000000"/>
                    <w:sz w:val="12"/>
                    <w:szCs w:val="12"/>
                  </w:rPr>
                </w:rPrChange>
              </w:rPr>
              <w:t>33</w:t>
            </w:r>
          </w:p>
        </w:tc>
        <w:tc>
          <w:tcPr>
            <w:tcW w:w="3145" w:type="dxa"/>
            <w:tcBorders>
              <w:top w:val="nil"/>
              <w:left w:val="nil"/>
              <w:bottom w:val="single" w:sz="4" w:space="0" w:color="auto"/>
              <w:right w:val="single" w:sz="4" w:space="0" w:color="auto"/>
            </w:tcBorders>
            <w:shd w:val="clear" w:color="auto" w:fill="FFFFFF"/>
            <w:vAlign w:val="center"/>
            <w:hideMark/>
          </w:tcPr>
          <w:p w14:paraId="6599B491" w14:textId="77777777" w:rsidR="00A46571" w:rsidRPr="005F252C" w:rsidRDefault="00A46571" w:rsidP="00A46571">
            <w:pPr>
              <w:rPr>
                <w:rFonts w:cs="Calibri"/>
                <w:color w:val="000000"/>
                <w:sz w:val="12"/>
                <w:szCs w:val="12"/>
                <w:rPrChange w:id="48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89" w:author="Al Riyami, Azza OLNG-SCC/12" w:date="2026-03-30T14:14:00Z" w16du:dateUtc="2026-03-30T10:14:00Z">
                  <w:rPr>
                    <w:rFonts w:ascii="Calibri" w:hAnsi="Calibri" w:cs="Calibri"/>
                    <w:color w:val="000000"/>
                    <w:sz w:val="12"/>
                    <w:szCs w:val="12"/>
                  </w:rPr>
                </w:rPrChange>
              </w:rPr>
              <w:t>FOOD SUPPLY SALESMAN-GENERAL</w:t>
            </w:r>
          </w:p>
        </w:tc>
        <w:tc>
          <w:tcPr>
            <w:tcW w:w="591" w:type="dxa"/>
            <w:tcBorders>
              <w:top w:val="nil"/>
              <w:left w:val="nil"/>
              <w:bottom w:val="single" w:sz="4" w:space="0" w:color="auto"/>
              <w:right w:val="single" w:sz="4" w:space="0" w:color="auto"/>
            </w:tcBorders>
            <w:shd w:val="clear" w:color="auto" w:fill="FFFFFF"/>
            <w:vAlign w:val="center"/>
            <w:hideMark/>
          </w:tcPr>
          <w:p w14:paraId="54B11882" w14:textId="77777777" w:rsidR="00A46571" w:rsidRPr="005F252C" w:rsidRDefault="00A46571" w:rsidP="00A46571">
            <w:pPr>
              <w:rPr>
                <w:rFonts w:cs="Calibri"/>
                <w:color w:val="000000"/>
                <w:sz w:val="12"/>
                <w:szCs w:val="12"/>
                <w:rPrChange w:id="48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91" w:author="Al Riyami, Azza OLNG-SCC/12" w:date="2026-03-30T14:14:00Z" w16du:dateUtc="2026-03-30T10:14:00Z">
                  <w:rPr>
                    <w:rFonts w:ascii="Calibri" w:hAnsi="Calibri" w:cs="Calibri"/>
                    <w:color w:val="000000"/>
                    <w:sz w:val="12"/>
                    <w:szCs w:val="12"/>
                  </w:rPr>
                </w:rPrChange>
              </w:rPr>
              <w:t>55</w:t>
            </w:r>
          </w:p>
        </w:tc>
        <w:tc>
          <w:tcPr>
            <w:tcW w:w="3148" w:type="dxa"/>
            <w:tcBorders>
              <w:top w:val="nil"/>
              <w:left w:val="nil"/>
              <w:bottom w:val="single" w:sz="4" w:space="0" w:color="auto"/>
              <w:right w:val="single" w:sz="4" w:space="0" w:color="auto"/>
            </w:tcBorders>
            <w:shd w:val="clear" w:color="auto" w:fill="FFFFFF"/>
            <w:vAlign w:val="center"/>
            <w:hideMark/>
          </w:tcPr>
          <w:p w14:paraId="29061A68" w14:textId="77777777" w:rsidR="00A46571" w:rsidRPr="005F252C" w:rsidRDefault="00A46571" w:rsidP="00A46571">
            <w:pPr>
              <w:rPr>
                <w:rFonts w:cs="Calibri"/>
                <w:color w:val="000000"/>
                <w:sz w:val="12"/>
                <w:szCs w:val="12"/>
                <w:rPrChange w:id="48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93" w:author="Al Riyami, Azza OLNG-SCC/12" w:date="2026-03-30T14:14:00Z" w16du:dateUtc="2026-03-30T10:14:00Z">
                  <w:rPr>
                    <w:rFonts w:ascii="Calibri" w:hAnsi="Calibri" w:cs="Calibri"/>
                    <w:color w:val="000000"/>
                    <w:sz w:val="12"/>
                    <w:szCs w:val="12"/>
                  </w:rPr>
                </w:rPrChange>
              </w:rPr>
              <w:t>scrap truck driver</w:t>
            </w:r>
          </w:p>
        </w:tc>
        <w:tc>
          <w:tcPr>
            <w:tcW w:w="591" w:type="dxa"/>
            <w:tcBorders>
              <w:top w:val="nil"/>
              <w:left w:val="nil"/>
              <w:bottom w:val="single" w:sz="4" w:space="0" w:color="auto"/>
              <w:right w:val="single" w:sz="4" w:space="0" w:color="auto"/>
            </w:tcBorders>
            <w:shd w:val="clear" w:color="auto" w:fill="FFFFFF"/>
            <w:vAlign w:val="center"/>
            <w:hideMark/>
          </w:tcPr>
          <w:p w14:paraId="6A2FBFD3" w14:textId="77777777" w:rsidR="00A46571" w:rsidRPr="005F252C" w:rsidRDefault="00A46571" w:rsidP="00A46571">
            <w:pPr>
              <w:rPr>
                <w:rFonts w:cs="Calibri"/>
                <w:color w:val="000000"/>
                <w:sz w:val="12"/>
                <w:szCs w:val="12"/>
                <w:rPrChange w:id="48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95" w:author="Al Riyami, Azza OLNG-SCC/12" w:date="2026-03-30T14:14:00Z" w16du:dateUtc="2026-03-30T10:14:00Z">
                  <w:rPr>
                    <w:rFonts w:ascii="Calibri" w:hAnsi="Calibri" w:cs="Calibri"/>
                    <w:color w:val="000000"/>
                    <w:sz w:val="12"/>
                    <w:szCs w:val="12"/>
                  </w:rPr>
                </w:rPrChange>
              </w:rPr>
              <w:t>77</w:t>
            </w:r>
          </w:p>
        </w:tc>
        <w:tc>
          <w:tcPr>
            <w:tcW w:w="3148" w:type="dxa"/>
            <w:tcBorders>
              <w:top w:val="nil"/>
              <w:left w:val="nil"/>
              <w:bottom w:val="single" w:sz="4" w:space="0" w:color="auto"/>
              <w:right w:val="single" w:sz="8" w:space="0" w:color="auto"/>
            </w:tcBorders>
            <w:shd w:val="clear" w:color="auto" w:fill="FFFFFF"/>
            <w:vAlign w:val="center"/>
            <w:hideMark/>
          </w:tcPr>
          <w:p w14:paraId="44DEFCC2" w14:textId="77777777" w:rsidR="00A46571" w:rsidRPr="005F252C" w:rsidRDefault="00A46571" w:rsidP="00A46571">
            <w:pPr>
              <w:rPr>
                <w:rFonts w:cs="Calibri"/>
                <w:color w:val="000000"/>
                <w:sz w:val="12"/>
                <w:szCs w:val="12"/>
                <w:rPrChange w:id="48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97" w:author="Al Riyami, Azza OLNG-SCC/12" w:date="2026-03-30T14:14:00Z" w16du:dateUtc="2026-03-30T10:14:00Z">
                  <w:rPr>
                    <w:rFonts w:ascii="Calibri" w:hAnsi="Calibri" w:cs="Calibri"/>
                    <w:color w:val="000000"/>
                    <w:sz w:val="12"/>
                    <w:szCs w:val="12"/>
                  </w:rPr>
                </w:rPrChange>
              </w:rPr>
              <w:t>WATER-METER READER</w:t>
            </w:r>
          </w:p>
        </w:tc>
      </w:tr>
      <w:tr w:rsidR="00A46571" w:rsidRPr="005F252C" w14:paraId="030286C3"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6BFC9041" w14:textId="77777777" w:rsidR="00A46571" w:rsidRPr="005F252C" w:rsidRDefault="00A46571" w:rsidP="00A46571">
            <w:pPr>
              <w:rPr>
                <w:rFonts w:cs="Calibri"/>
                <w:color w:val="000000"/>
                <w:sz w:val="12"/>
                <w:szCs w:val="12"/>
                <w:rPrChange w:id="48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899" w:author="Al Riyami, Azza OLNG-SCC/12" w:date="2026-03-30T14:14:00Z" w16du:dateUtc="2026-03-30T10:14:00Z">
                  <w:rPr>
                    <w:rFonts w:ascii="Calibri" w:hAnsi="Calibri" w:cs="Calibri"/>
                    <w:color w:val="000000"/>
                    <w:sz w:val="12"/>
                    <w:szCs w:val="12"/>
                  </w:rPr>
                </w:rPrChange>
              </w:rPr>
              <w:t>12</w:t>
            </w:r>
          </w:p>
        </w:tc>
        <w:tc>
          <w:tcPr>
            <w:tcW w:w="3154" w:type="dxa"/>
            <w:tcBorders>
              <w:top w:val="nil"/>
              <w:left w:val="nil"/>
              <w:bottom w:val="single" w:sz="4" w:space="0" w:color="auto"/>
              <w:right w:val="single" w:sz="4" w:space="0" w:color="auto"/>
            </w:tcBorders>
            <w:shd w:val="clear" w:color="auto" w:fill="FFFFFF"/>
            <w:vAlign w:val="center"/>
            <w:hideMark/>
          </w:tcPr>
          <w:p w14:paraId="53370F17" w14:textId="77777777" w:rsidR="00A46571" w:rsidRPr="005F252C" w:rsidRDefault="00A46571" w:rsidP="00A46571">
            <w:pPr>
              <w:rPr>
                <w:rFonts w:cs="Calibri"/>
                <w:color w:val="000000"/>
                <w:sz w:val="12"/>
                <w:szCs w:val="12"/>
                <w:rPrChange w:id="49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01" w:author="Al Riyami, Azza OLNG-SCC/12" w:date="2026-03-30T14:14:00Z" w16du:dateUtc="2026-03-30T10:14:00Z">
                  <w:rPr>
                    <w:rFonts w:ascii="Calibri" w:hAnsi="Calibri" w:cs="Calibri"/>
                    <w:color w:val="000000"/>
                    <w:sz w:val="12"/>
                    <w:szCs w:val="12"/>
                  </w:rPr>
                </w:rPrChange>
              </w:rPr>
              <w:t>ADMINISTRATIVE AFFAIRS  SPECIALIST</w:t>
            </w:r>
          </w:p>
        </w:tc>
        <w:tc>
          <w:tcPr>
            <w:tcW w:w="591" w:type="dxa"/>
            <w:tcBorders>
              <w:top w:val="nil"/>
              <w:left w:val="nil"/>
              <w:bottom w:val="single" w:sz="4" w:space="0" w:color="auto"/>
              <w:right w:val="single" w:sz="4" w:space="0" w:color="auto"/>
            </w:tcBorders>
            <w:shd w:val="clear" w:color="auto" w:fill="FFFFFF"/>
            <w:vAlign w:val="center"/>
            <w:hideMark/>
          </w:tcPr>
          <w:p w14:paraId="024ABA67" w14:textId="77777777" w:rsidR="00A46571" w:rsidRPr="005F252C" w:rsidRDefault="00A46571" w:rsidP="00A46571">
            <w:pPr>
              <w:rPr>
                <w:rFonts w:cs="Calibri"/>
                <w:color w:val="000000"/>
                <w:sz w:val="12"/>
                <w:szCs w:val="12"/>
                <w:rPrChange w:id="49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03" w:author="Al Riyami, Azza OLNG-SCC/12" w:date="2026-03-30T14:14:00Z" w16du:dateUtc="2026-03-30T10:14:00Z">
                  <w:rPr>
                    <w:rFonts w:ascii="Calibri" w:hAnsi="Calibri" w:cs="Calibri"/>
                    <w:color w:val="000000"/>
                    <w:sz w:val="12"/>
                    <w:szCs w:val="12"/>
                  </w:rPr>
                </w:rPrChange>
              </w:rPr>
              <w:t>34</w:t>
            </w:r>
          </w:p>
        </w:tc>
        <w:tc>
          <w:tcPr>
            <w:tcW w:w="3145" w:type="dxa"/>
            <w:tcBorders>
              <w:top w:val="nil"/>
              <w:left w:val="nil"/>
              <w:bottom w:val="single" w:sz="4" w:space="0" w:color="auto"/>
              <w:right w:val="single" w:sz="4" w:space="0" w:color="auto"/>
            </w:tcBorders>
            <w:shd w:val="clear" w:color="auto" w:fill="FFFFFF"/>
            <w:vAlign w:val="center"/>
            <w:hideMark/>
          </w:tcPr>
          <w:p w14:paraId="07DDBB1E" w14:textId="77777777" w:rsidR="00A46571" w:rsidRPr="005F252C" w:rsidRDefault="00A46571" w:rsidP="00A46571">
            <w:pPr>
              <w:rPr>
                <w:rFonts w:cs="Calibri"/>
                <w:color w:val="000000"/>
                <w:sz w:val="12"/>
                <w:szCs w:val="12"/>
                <w:rPrChange w:id="49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05" w:author="Al Riyami, Azza OLNG-SCC/12" w:date="2026-03-30T14:14:00Z" w16du:dateUtc="2026-03-30T10:14:00Z">
                  <w:rPr>
                    <w:rFonts w:ascii="Calibri" w:hAnsi="Calibri" w:cs="Calibri"/>
                    <w:color w:val="000000"/>
                    <w:sz w:val="12"/>
                    <w:szCs w:val="12"/>
                  </w:rPr>
                </w:rPrChange>
              </w:rPr>
              <w:t>EYE GLASSES SALESMAN</w:t>
            </w:r>
          </w:p>
        </w:tc>
        <w:tc>
          <w:tcPr>
            <w:tcW w:w="591" w:type="dxa"/>
            <w:tcBorders>
              <w:top w:val="nil"/>
              <w:left w:val="nil"/>
              <w:bottom w:val="single" w:sz="4" w:space="0" w:color="auto"/>
              <w:right w:val="single" w:sz="4" w:space="0" w:color="auto"/>
            </w:tcBorders>
            <w:shd w:val="clear" w:color="auto" w:fill="FFFFFF"/>
            <w:vAlign w:val="center"/>
            <w:hideMark/>
          </w:tcPr>
          <w:p w14:paraId="60601C21" w14:textId="77777777" w:rsidR="00A46571" w:rsidRPr="005F252C" w:rsidRDefault="00A46571" w:rsidP="00A46571">
            <w:pPr>
              <w:rPr>
                <w:rFonts w:cs="Calibri"/>
                <w:color w:val="000000"/>
                <w:sz w:val="12"/>
                <w:szCs w:val="12"/>
                <w:rPrChange w:id="49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07" w:author="Al Riyami, Azza OLNG-SCC/12" w:date="2026-03-30T14:14:00Z" w16du:dateUtc="2026-03-30T10:14:00Z">
                  <w:rPr>
                    <w:rFonts w:ascii="Calibri" w:hAnsi="Calibri" w:cs="Calibri"/>
                    <w:color w:val="000000"/>
                    <w:sz w:val="12"/>
                    <w:szCs w:val="12"/>
                  </w:rPr>
                </w:rPrChange>
              </w:rPr>
              <w:t>56</w:t>
            </w:r>
          </w:p>
        </w:tc>
        <w:tc>
          <w:tcPr>
            <w:tcW w:w="3148" w:type="dxa"/>
            <w:tcBorders>
              <w:top w:val="nil"/>
              <w:left w:val="nil"/>
              <w:bottom w:val="single" w:sz="4" w:space="0" w:color="auto"/>
              <w:right w:val="single" w:sz="4" w:space="0" w:color="auto"/>
            </w:tcBorders>
            <w:shd w:val="clear" w:color="auto" w:fill="FFFFFF"/>
            <w:vAlign w:val="center"/>
            <w:hideMark/>
          </w:tcPr>
          <w:p w14:paraId="62241197" w14:textId="77777777" w:rsidR="00A46571" w:rsidRPr="005F252C" w:rsidRDefault="00A46571" w:rsidP="00A46571">
            <w:pPr>
              <w:rPr>
                <w:rFonts w:cs="Calibri"/>
                <w:color w:val="000000"/>
                <w:sz w:val="12"/>
                <w:szCs w:val="12"/>
                <w:rPrChange w:id="49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09" w:author="Al Riyami, Azza OLNG-SCC/12" w:date="2026-03-30T14:14:00Z" w16du:dateUtc="2026-03-30T10:14:00Z">
                  <w:rPr>
                    <w:rFonts w:ascii="Calibri" w:hAnsi="Calibri" w:cs="Calibri"/>
                    <w:color w:val="000000"/>
                    <w:sz w:val="12"/>
                    <w:szCs w:val="12"/>
                  </w:rPr>
                </w:rPrChange>
              </w:rPr>
              <w:t>Gas Truck Driver</w:t>
            </w:r>
          </w:p>
        </w:tc>
        <w:tc>
          <w:tcPr>
            <w:tcW w:w="591" w:type="dxa"/>
            <w:tcBorders>
              <w:top w:val="nil"/>
              <w:left w:val="nil"/>
              <w:bottom w:val="single" w:sz="4" w:space="0" w:color="auto"/>
              <w:right w:val="single" w:sz="4" w:space="0" w:color="auto"/>
            </w:tcBorders>
            <w:shd w:val="clear" w:color="auto" w:fill="FFFFFF"/>
            <w:vAlign w:val="center"/>
            <w:hideMark/>
          </w:tcPr>
          <w:p w14:paraId="1CC3C931" w14:textId="77777777" w:rsidR="00A46571" w:rsidRPr="005F252C" w:rsidRDefault="00A46571" w:rsidP="00A46571">
            <w:pPr>
              <w:rPr>
                <w:rFonts w:cs="Calibri"/>
                <w:color w:val="000000"/>
                <w:sz w:val="12"/>
                <w:szCs w:val="12"/>
                <w:rPrChange w:id="49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11" w:author="Al Riyami, Azza OLNG-SCC/12" w:date="2026-03-30T14:14:00Z" w16du:dateUtc="2026-03-30T10:14:00Z">
                  <w:rPr>
                    <w:rFonts w:ascii="Calibri" w:hAnsi="Calibri" w:cs="Calibri"/>
                    <w:color w:val="000000"/>
                    <w:sz w:val="12"/>
                    <w:szCs w:val="12"/>
                  </w:rPr>
                </w:rPrChange>
              </w:rPr>
              <w:t>78</w:t>
            </w:r>
          </w:p>
        </w:tc>
        <w:tc>
          <w:tcPr>
            <w:tcW w:w="3148" w:type="dxa"/>
            <w:tcBorders>
              <w:top w:val="nil"/>
              <w:left w:val="nil"/>
              <w:bottom w:val="single" w:sz="4" w:space="0" w:color="auto"/>
              <w:right w:val="single" w:sz="8" w:space="0" w:color="auto"/>
            </w:tcBorders>
            <w:shd w:val="clear" w:color="auto" w:fill="FFFFFF"/>
            <w:vAlign w:val="center"/>
            <w:hideMark/>
          </w:tcPr>
          <w:p w14:paraId="1E0A0F88" w14:textId="77777777" w:rsidR="00A46571" w:rsidRPr="005F252C" w:rsidRDefault="00A46571" w:rsidP="00A46571">
            <w:pPr>
              <w:rPr>
                <w:rFonts w:cs="Calibri"/>
                <w:color w:val="000000"/>
                <w:sz w:val="12"/>
                <w:szCs w:val="12"/>
                <w:rPrChange w:id="49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13" w:author="Al Riyami, Azza OLNG-SCC/12" w:date="2026-03-30T14:14:00Z" w16du:dateUtc="2026-03-30T10:14:00Z">
                  <w:rPr>
                    <w:rFonts w:ascii="Calibri" w:hAnsi="Calibri" w:cs="Calibri"/>
                    <w:color w:val="000000"/>
                    <w:sz w:val="12"/>
                    <w:szCs w:val="12"/>
                  </w:rPr>
                </w:rPrChange>
              </w:rPr>
              <w:t>Clerk ,counting and sorting/ goods</w:t>
            </w:r>
          </w:p>
        </w:tc>
      </w:tr>
      <w:tr w:rsidR="00A46571" w:rsidRPr="005F252C" w14:paraId="39405251"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12F89CB7" w14:textId="77777777" w:rsidR="00A46571" w:rsidRPr="005F252C" w:rsidRDefault="00A46571" w:rsidP="00A46571">
            <w:pPr>
              <w:rPr>
                <w:rFonts w:cs="Calibri"/>
                <w:color w:val="000000"/>
                <w:sz w:val="12"/>
                <w:szCs w:val="12"/>
                <w:rPrChange w:id="49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15" w:author="Al Riyami, Azza OLNG-SCC/12" w:date="2026-03-30T14:14:00Z" w16du:dateUtc="2026-03-30T10:14:00Z">
                  <w:rPr>
                    <w:rFonts w:ascii="Calibri" w:hAnsi="Calibri" w:cs="Calibri"/>
                    <w:color w:val="000000"/>
                    <w:sz w:val="12"/>
                    <w:szCs w:val="12"/>
                  </w:rPr>
                </w:rPrChange>
              </w:rPr>
              <w:t>13</w:t>
            </w:r>
          </w:p>
        </w:tc>
        <w:tc>
          <w:tcPr>
            <w:tcW w:w="3154" w:type="dxa"/>
            <w:tcBorders>
              <w:top w:val="nil"/>
              <w:left w:val="nil"/>
              <w:bottom w:val="single" w:sz="4" w:space="0" w:color="auto"/>
              <w:right w:val="single" w:sz="4" w:space="0" w:color="auto"/>
            </w:tcBorders>
            <w:shd w:val="clear" w:color="auto" w:fill="FFFFFF"/>
            <w:vAlign w:val="center"/>
            <w:hideMark/>
          </w:tcPr>
          <w:p w14:paraId="66A0E2F6" w14:textId="77777777" w:rsidR="00A46571" w:rsidRPr="005F252C" w:rsidRDefault="00A46571" w:rsidP="00A46571">
            <w:pPr>
              <w:rPr>
                <w:rFonts w:cs="Calibri"/>
                <w:color w:val="000000"/>
                <w:sz w:val="12"/>
                <w:szCs w:val="12"/>
                <w:rPrChange w:id="49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17" w:author="Al Riyami, Azza OLNG-SCC/12" w:date="2026-03-30T14:14:00Z" w16du:dateUtc="2026-03-30T10:14:00Z">
                  <w:rPr>
                    <w:rFonts w:ascii="Calibri" w:hAnsi="Calibri" w:cs="Calibri"/>
                    <w:color w:val="000000"/>
                    <w:sz w:val="12"/>
                    <w:szCs w:val="12"/>
                  </w:rPr>
                </w:rPrChange>
              </w:rPr>
              <w:t>SPECIALIST, STAFF AFFAIRS</w:t>
            </w:r>
          </w:p>
        </w:tc>
        <w:tc>
          <w:tcPr>
            <w:tcW w:w="591" w:type="dxa"/>
            <w:tcBorders>
              <w:top w:val="nil"/>
              <w:left w:val="nil"/>
              <w:bottom w:val="single" w:sz="4" w:space="0" w:color="auto"/>
              <w:right w:val="single" w:sz="4" w:space="0" w:color="auto"/>
            </w:tcBorders>
            <w:shd w:val="clear" w:color="auto" w:fill="FFFFFF"/>
            <w:vAlign w:val="center"/>
            <w:hideMark/>
          </w:tcPr>
          <w:p w14:paraId="452FD6FA" w14:textId="77777777" w:rsidR="00A46571" w:rsidRPr="005F252C" w:rsidRDefault="00A46571" w:rsidP="00A46571">
            <w:pPr>
              <w:rPr>
                <w:rFonts w:cs="Calibri"/>
                <w:color w:val="000000"/>
                <w:sz w:val="12"/>
                <w:szCs w:val="12"/>
                <w:rPrChange w:id="49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19" w:author="Al Riyami, Azza OLNG-SCC/12" w:date="2026-03-30T14:14:00Z" w16du:dateUtc="2026-03-30T10:14:00Z">
                  <w:rPr>
                    <w:rFonts w:ascii="Calibri" w:hAnsi="Calibri" w:cs="Calibri"/>
                    <w:color w:val="000000"/>
                    <w:sz w:val="12"/>
                    <w:szCs w:val="12"/>
                  </w:rPr>
                </w:rPrChange>
              </w:rPr>
              <w:t>35</w:t>
            </w:r>
          </w:p>
        </w:tc>
        <w:tc>
          <w:tcPr>
            <w:tcW w:w="3145" w:type="dxa"/>
            <w:tcBorders>
              <w:top w:val="nil"/>
              <w:left w:val="nil"/>
              <w:bottom w:val="single" w:sz="4" w:space="0" w:color="auto"/>
              <w:right w:val="single" w:sz="4" w:space="0" w:color="auto"/>
            </w:tcBorders>
            <w:shd w:val="clear" w:color="auto" w:fill="FFFFFF"/>
            <w:vAlign w:val="center"/>
            <w:hideMark/>
          </w:tcPr>
          <w:p w14:paraId="575705F7" w14:textId="77777777" w:rsidR="00A46571" w:rsidRPr="005F252C" w:rsidRDefault="00A46571" w:rsidP="00A46571">
            <w:pPr>
              <w:rPr>
                <w:rFonts w:cs="Calibri"/>
                <w:color w:val="000000"/>
                <w:sz w:val="12"/>
                <w:szCs w:val="12"/>
                <w:rPrChange w:id="49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21" w:author="Al Riyami, Azza OLNG-SCC/12" w:date="2026-03-30T14:14:00Z" w16du:dateUtc="2026-03-30T10:14:00Z">
                  <w:rPr>
                    <w:rFonts w:ascii="Calibri" w:hAnsi="Calibri" w:cs="Calibri"/>
                    <w:color w:val="000000"/>
                    <w:sz w:val="12"/>
                    <w:szCs w:val="12"/>
                  </w:rPr>
                </w:rPrChange>
              </w:rPr>
              <w:t>GROCER</w:t>
            </w:r>
          </w:p>
        </w:tc>
        <w:tc>
          <w:tcPr>
            <w:tcW w:w="591" w:type="dxa"/>
            <w:tcBorders>
              <w:top w:val="nil"/>
              <w:left w:val="nil"/>
              <w:bottom w:val="single" w:sz="4" w:space="0" w:color="auto"/>
              <w:right w:val="single" w:sz="4" w:space="0" w:color="auto"/>
            </w:tcBorders>
            <w:shd w:val="clear" w:color="auto" w:fill="FFFFFF"/>
            <w:vAlign w:val="center"/>
            <w:hideMark/>
          </w:tcPr>
          <w:p w14:paraId="408CCA12" w14:textId="77777777" w:rsidR="00A46571" w:rsidRPr="005F252C" w:rsidRDefault="00A46571" w:rsidP="00A46571">
            <w:pPr>
              <w:rPr>
                <w:rFonts w:cs="Calibri"/>
                <w:color w:val="000000"/>
                <w:sz w:val="12"/>
                <w:szCs w:val="12"/>
                <w:rPrChange w:id="49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23" w:author="Al Riyami, Azza OLNG-SCC/12" w:date="2026-03-30T14:14:00Z" w16du:dateUtc="2026-03-30T10:14:00Z">
                  <w:rPr>
                    <w:rFonts w:ascii="Calibri" w:hAnsi="Calibri" w:cs="Calibri"/>
                    <w:color w:val="000000"/>
                    <w:sz w:val="12"/>
                    <w:szCs w:val="12"/>
                  </w:rPr>
                </w:rPrChange>
              </w:rPr>
              <w:t>57</w:t>
            </w:r>
          </w:p>
        </w:tc>
        <w:tc>
          <w:tcPr>
            <w:tcW w:w="3148" w:type="dxa"/>
            <w:tcBorders>
              <w:top w:val="nil"/>
              <w:left w:val="nil"/>
              <w:bottom w:val="single" w:sz="4" w:space="0" w:color="auto"/>
              <w:right w:val="single" w:sz="4" w:space="0" w:color="auto"/>
            </w:tcBorders>
            <w:shd w:val="clear" w:color="auto" w:fill="FFFFFF"/>
            <w:vAlign w:val="center"/>
            <w:hideMark/>
          </w:tcPr>
          <w:p w14:paraId="7430D93F" w14:textId="77777777" w:rsidR="00A46571" w:rsidRPr="005F252C" w:rsidRDefault="00A46571" w:rsidP="00A46571">
            <w:pPr>
              <w:rPr>
                <w:rFonts w:cs="Calibri"/>
                <w:color w:val="000000"/>
                <w:sz w:val="12"/>
                <w:szCs w:val="12"/>
                <w:rPrChange w:id="49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25" w:author="Al Riyami, Azza OLNG-SCC/12" w:date="2026-03-30T14:14:00Z" w16du:dateUtc="2026-03-30T10:14:00Z">
                  <w:rPr>
                    <w:rFonts w:ascii="Calibri" w:hAnsi="Calibri" w:cs="Calibri"/>
                    <w:color w:val="000000"/>
                    <w:sz w:val="12"/>
                    <w:szCs w:val="12"/>
                  </w:rPr>
                </w:rPrChange>
              </w:rPr>
              <w:t>water tank driver(locomotive and trailer)</w:t>
            </w:r>
          </w:p>
        </w:tc>
        <w:tc>
          <w:tcPr>
            <w:tcW w:w="591" w:type="dxa"/>
            <w:tcBorders>
              <w:top w:val="nil"/>
              <w:left w:val="nil"/>
              <w:bottom w:val="single" w:sz="4" w:space="0" w:color="auto"/>
              <w:right w:val="single" w:sz="4" w:space="0" w:color="auto"/>
            </w:tcBorders>
            <w:shd w:val="clear" w:color="auto" w:fill="FFFFFF"/>
            <w:vAlign w:val="center"/>
            <w:hideMark/>
          </w:tcPr>
          <w:p w14:paraId="110B3562" w14:textId="77777777" w:rsidR="00A46571" w:rsidRPr="005F252C" w:rsidRDefault="00A46571" w:rsidP="00A46571">
            <w:pPr>
              <w:rPr>
                <w:rFonts w:cs="Calibri"/>
                <w:color w:val="000000"/>
                <w:sz w:val="12"/>
                <w:szCs w:val="12"/>
                <w:rPrChange w:id="49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27" w:author="Al Riyami, Azza OLNG-SCC/12" w:date="2026-03-30T14:14:00Z" w16du:dateUtc="2026-03-30T10:14:00Z">
                  <w:rPr>
                    <w:rFonts w:ascii="Calibri" w:hAnsi="Calibri" w:cs="Calibri"/>
                    <w:color w:val="000000"/>
                    <w:sz w:val="12"/>
                    <w:szCs w:val="12"/>
                  </w:rPr>
                </w:rPrChange>
              </w:rPr>
              <w:t>79</w:t>
            </w:r>
          </w:p>
        </w:tc>
        <w:tc>
          <w:tcPr>
            <w:tcW w:w="3148" w:type="dxa"/>
            <w:tcBorders>
              <w:top w:val="nil"/>
              <w:left w:val="nil"/>
              <w:bottom w:val="single" w:sz="4" w:space="0" w:color="auto"/>
              <w:right w:val="single" w:sz="8" w:space="0" w:color="auto"/>
            </w:tcBorders>
            <w:shd w:val="clear" w:color="auto" w:fill="FFFFFF"/>
            <w:vAlign w:val="center"/>
            <w:hideMark/>
          </w:tcPr>
          <w:p w14:paraId="760BAEDD" w14:textId="77777777" w:rsidR="00A46571" w:rsidRPr="005F252C" w:rsidRDefault="00A46571" w:rsidP="00A46571">
            <w:pPr>
              <w:rPr>
                <w:rFonts w:cs="Calibri"/>
                <w:color w:val="000000"/>
                <w:sz w:val="12"/>
                <w:szCs w:val="12"/>
                <w:rPrChange w:id="49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29" w:author="Al Riyami, Azza OLNG-SCC/12" w:date="2026-03-30T14:14:00Z" w16du:dateUtc="2026-03-30T10:14:00Z">
                  <w:rPr>
                    <w:rFonts w:ascii="Calibri" w:hAnsi="Calibri" w:cs="Calibri"/>
                    <w:color w:val="000000"/>
                    <w:sz w:val="12"/>
                    <w:szCs w:val="12"/>
                  </w:rPr>
                </w:rPrChange>
              </w:rPr>
              <w:t>Clerk , transportation services/ road</w:t>
            </w:r>
          </w:p>
        </w:tc>
      </w:tr>
      <w:tr w:rsidR="00A46571" w:rsidRPr="005F252C" w14:paraId="3FCDEFD4"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73A2B4FB" w14:textId="77777777" w:rsidR="00A46571" w:rsidRPr="005F252C" w:rsidRDefault="00A46571" w:rsidP="00A46571">
            <w:pPr>
              <w:rPr>
                <w:rFonts w:cs="Calibri"/>
                <w:color w:val="000000"/>
                <w:sz w:val="12"/>
                <w:szCs w:val="12"/>
                <w:rPrChange w:id="49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31" w:author="Al Riyami, Azza OLNG-SCC/12" w:date="2026-03-30T14:14:00Z" w16du:dateUtc="2026-03-30T10:14:00Z">
                  <w:rPr>
                    <w:rFonts w:ascii="Calibri" w:hAnsi="Calibri" w:cs="Calibri"/>
                    <w:color w:val="000000"/>
                    <w:sz w:val="12"/>
                    <w:szCs w:val="12"/>
                  </w:rPr>
                </w:rPrChange>
              </w:rPr>
              <w:t>14</w:t>
            </w:r>
          </w:p>
        </w:tc>
        <w:tc>
          <w:tcPr>
            <w:tcW w:w="3154" w:type="dxa"/>
            <w:tcBorders>
              <w:top w:val="nil"/>
              <w:left w:val="nil"/>
              <w:bottom w:val="single" w:sz="4" w:space="0" w:color="auto"/>
              <w:right w:val="single" w:sz="4" w:space="0" w:color="auto"/>
            </w:tcBorders>
            <w:shd w:val="clear" w:color="auto" w:fill="FFFFFF"/>
            <w:vAlign w:val="center"/>
            <w:hideMark/>
          </w:tcPr>
          <w:p w14:paraId="4405ECEE" w14:textId="77777777" w:rsidR="00A46571" w:rsidRPr="005F252C" w:rsidRDefault="00A46571" w:rsidP="00A46571">
            <w:pPr>
              <w:rPr>
                <w:rFonts w:cs="Calibri"/>
                <w:color w:val="000000"/>
                <w:sz w:val="12"/>
                <w:szCs w:val="12"/>
                <w:rPrChange w:id="49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33" w:author="Al Riyami, Azza OLNG-SCC/12" w:date="2026-03-30T14:14:00Z" w16du:dateUtc="2026-03-30T10:14:00Z">
                  <w:rPr>
                    <w:rFonts w:ascii="Calibri" w:hAnsi="Calibri" w:cs="Calibri"/>
                    <w:color w:val="000000"/>
                    <w:sz w:val="12"/>
                    <w:szCs w:val="12"/>
                  </w:rPr>
                </w:rPrChange>
              </w:rPr>
              <w:t>SOCIALOGIST - GENERAL</w:t>
            </w:r>
          </w:p>
        </w:tc>
        <w:tc>
          <w:tcPr>
            <w:tcW w:w="591" w:type="dxa"/>
            <w:tcBorders>
              <w:top w:val="nil"/>
              <w:left w:val="nil"/>
              <w:bottom w:val="single" w:sz="4" w:space="0" w:color="auto"/>
              <w:right w:val="single" w:sz="4" w:space="0" w:color="auto"/>
            </w:tcBorders>
            <w:shd w:val="clear" w:color="auto" w:fill="FFFFFF"/>
            <w:vAlign w:val="center"/>
            <w:hideMark/>
          </w:tcPr>
          <w:p w14:paraId="325F4818" w14:textId="77777777" w:rsidR="00A46571" w:rsidRPr="005F252C" w:rsidRDefault="00A46571" w:rsidP="00A46571">
            <w:pPr>
              <w:rPr>
                <w:rFonts w:cs="Calibri"/>
                <w:color w:val="000000"/>
                <w:sz w:val="12"/>
                <w:szCs w:val="12"/>
                <w:rPrChange w:id="49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35" w:author="Al Riyami, Azza OLNG-SCC/12" w:date="2026-03-30T14:14:00Z" w16du:dateUtc="2026-03-30T10:14:00Z">
                  <w:rPr>
                    <w:rFonts w:ascii="Calibri" w:hAnsi="Calibri" w:cs="Calibri"/>
                    <w:color w:val="000000"/>
                    <w:sz w:val="12"/>
                    <w:szCs w:val="12"/>
                  </w:rPr>
                </w:rPrChange>
              </w:rPr>
              <w:t>36</w:t>
            </w:r>
          </w:p>
        </w:tc>
        <w:tc>
          <w:tcPr>
            <w:tcW w:w="3145" w:type="dxa"/>
            <w:tcBorders>
              <w:top w:val="nil"/>
              <w:left w:val="nil"/>
              <w:bottom w:val="single" w:sz="4" w:space="0" w:color="auto"/>
              <w:right w:val="single" w:sz="4" w:space="0" w:color="auto"/>
            </w:tcBorders>
            <w:shd w:val="clear" w:color="auto" w:fill="FFFFFF"/>
            <w:vAlign w:val="center"/>
            <w:hideMark/>
          </w:tcPr>
          <w:p w14:paraId="0C5D8E33" w14:textId="77777777" w:rsidR="00A46571" w:rsidRPr="005F252C" w:rsidRDefault="00A46571" w:rsidP="00A46571">
            <w:pPr>
              <w:rPr>
                <w:rFonts w:cs="Calibri"/>
                <w:color w:val="000000"/>
                <w:sz w:val="12"/>
                <w:szCs w:val="12"/>
                <w:rPrChange w:id="49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37" w:author="Al Riyami, Azza OLNG-SCC/12" w:date="2026-03-30T14:14:00Z" w16du:dateUtc="2026-03-30T10:14:00Z">
                  <w:rPr>
                    <w:rFonts w:ascii="Calibri" w:hAnsi="Calibri" w:cs="Calibri"/>
                    <w:color w:val="000000"/>
                    <w:sz w:val="12"/>
                    <w:szCs w:val="12"/>
                  </w:rPr>
                </w:rPrChange>
              </w:rPr>
              <w:t>PORTER</w:t>
            </w:r>
          </w:p>
        </w:tc>
        <w:tc>
          <w:tcPr>
            <w:tcW w:w="591" w:type="dxa"/>
            <w:tcBorders>
              <w:top w:val="nil"/>
              <w:left w:val="nil"/>
              <w:bottom w:val="single" w:sz="4" w:space="0" w:color="auto"/>
              <w:right w:val="single" w:sz="4" w:space="0" w:color="auto"/>
            </w:tcBorders>
            <w:shd w:val="clear" w:color="auto" w:fill="FFFFFF"/>
            <w:vAlign w:val="center"/>
            <w:hideMark/>
          </w:tcPr>
          <w:p w14:paraId="7C24E6F5" w14:textId="77777777" w:rsidR="00A46571" w:rsidRPr="005F252C" w:rsidRDefault="00A46571" w:rsidP="00A46571">
            <w:pPr>
              <w:rPr>
                <w:rFonts w:cs="Calibri"/>
                <w:color w:val="000000"/>
                <w:sz w:val="12"/>
                <w:szCs w:val="12"/>
                <w:rPrChange w:id="49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39" w:author="Al Riyami, Azza OLNG-SCC/12" w:date="2026-03-30T14:14:00Z" w16du:dateUtc="2026-03-30T10:14:00Z">
                  <w:rPr>
                    <w:rFonts w:ascii="Calibri" w:hAnsi="Calibri" w:cs="Calibri"/>
                    <w:color w:val="000000"/>
                    <w:sz w:val="12"/>
                    <w:szCs w:val="12"/>
                  </w:rPr>
                </w:rPrChange>
              </w:rPr>
              <w:t>58</w:t>
            </w:r>
          </w:p>
        </w:tc>
        <w:tc>
          <w:tcPr>
            <w:tcW w:w="3148" w:type="dxa"/>
            <w:tcBorders>
              <w:top w:val="nil"/>
              <w:left w:val="nil"/>
              <w:bottom w:val="single" w:sz="4" w:space="0" w:color="auto"/>
              <w:right w:val="single" w:sz="4" w:space="0" w:color="auto"/>
            </w:tcBorders>
            <w:shd w:val="clear" w:color="auto" w:fill="FFFFFF"/>
            <w:vAlign w:val="center"/>
            <w:hideMark/>
          </w:tcPr>
          <w:p w14:paraId="2EBD3A31" w14:textId="77777777" w:rsidR="00A46571" w:rsidRPr="005F252C" w:rsidRDefault="00A46571" w:rsidP="00A46571">
            <w:pPr>
              <w:rPr>
                <w:rFonts w:cs="Calibri"/>
                <w:color w:val="000000"/>
                <w:sz w:val="12"/>
                <w:szCs w:val="12"/>
                <w:rPrChange w:id="49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41" w:author="Al Riyami, Azza OLNG-SCC/12" w:date="2026-03-30T14:14:00Z" w16du:dateUtc="2026-03-30T10:14:00Z">
                  <w:rPr>
                    <w:rFonts w:ascii="Calibri" w:hAnsi="Calibri" w:cs="Calibri"/>
                    <w:color w:val="000000"/>
                    <w:sz w:val="12"/>
                    <w:szCs w:val="12"/>
                  </w:rPr>
                </w:rPrChange>
              </w:rPr>
              <w:t>ALL-VECHILES DRIVER</w:t>
            </w:r>
          </w:p>
        </w:tc>
        <w:tc>
          <w:tcPr>
            <w:tcW w:w="591" w:type="dxa"/>
            <w:tcBorders>
              <w:top w:val="nil"/>
              <w:left w:val="nil"/>
              <w:bottom w:val="single" w:sz="4" w:space="0" w:color="auto"/>
              <w:right w:val="single" w:sz="4" w:space="0" w:color="auto"/>
            </w:tcBorders>
            <w:shd w:val="clear" w:color="auto" w:fill="FFFFFF"/>
            <w:vAlign w:val="center"/>
            <w:hideMark/>
          </w:tcPr>
          <w:p w14:paraId="2C6E46F0" w14:textId="77777777" w:rsidR="00A46571" w:rsidRPr="005F252C" w:rsidRDefault="00A46571" w:rsidP="00A46571">
            <w:pPr>
              <w:rPr>
                <w:rFonts w:cs="Calibri"/>
                <w:color w:val="000000"/>
                <w:sz w:val="12"/>
                <w:szCs w:val="12"/>
                <w:rPrChange w:id="49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43" w:author="Al Riyami, Azza OLNG-SCC/12" w:date="2026-03-30T14:14:00Z" w16du:dateUtc="2026-03-30T10:14:00Z">
                  <w:rPr>
                    <w:rFonts w:ascii="Calibri" w:hAnsi="Calibri" w:cs="Calibri"/>
                    <w:color w:val="000000"/>
                    <w:sz w:val="12"/>
                    <w:szCs w:val="12"/>
                  </w:rPr>
                </w:rPrChange>
              </w:rPr>
              <w:t>80</w:t>
            </w:r>
          </w:p>
        </w:tc>
        <w:tc>
          <w:tcPr>
            <w:tcW w:w="3148" w:type="dxa"/>
            <w:tcBorders>
              <w:top w:val="nil"/>
              <w:left w:val="nil"/>
              <w:bottom w:val="single" w:sz="4" w:space="0" w:color="auto"/>
              <w:right w:val="single" w:sz="8" w:space="0" w:color="auto"/>
            </w:tcBorders>
            <w:shd w:val="clear" w:color="auto" w:fill="FFFFFF"/>
            <w:vAlign w:val="center"/>
            <w:hideMark/>
          </w:tcPr>
          <w:p w14:paraId="1DA43690" w14:textId="77777777" w:rsidR="00A46571" w:rsidRPr="005F252C" w:rsidRDefault="00A46571" w:rsidP="00A46571">
            <w:pPr>
              <w:rPr>
                <w:rFonts w:cs="Calibri"/>
                <w:color w:val="000000"/>
                <w:sz w:val="12"/>
                <w:szCs w:val="12"/>
                <w:rPrChange w:id="49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45" w:author="Al Riyami, Azza OLNG-SCC/12" w:date="2026-03-30T14:14:00Z" w16du:dateUtc="2026-03-30T10:14:00Z">
                  <w:rPr>
                    <w:rFonts w:ascii="Calibri" w:hAnsi="Calibri" w:cs="Calibri"/>
                    <w:color w:val="000000"/>
                    <w:sz w:val="12"/>
                    <w:szCs w:val="12"/>
                  </w:rPr>
                </w:rPrChange>
              </w:rPr>
              <w:t>POSTAL CLERK</w:t>
            </w:r>
          </w:p>
        </w:tc>
      </w:tr>
      <w:tr w:rsidR="00A46571" w:rsidRPr="005F252C" w14:paraId="0FC7D82F"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5A7676B9" w14:textId="77777777" w:rsidR="00A46571" w:rsidRPr="005F252C" w:rsidRDefault="00A46571" w:rsidP="00A46571">
            <w:pPr>
              <w:rPr>
                <w:rFonts w:cs="Calibri"/>
                <w:color w:val="000000"/>
                <w:sz w:val="12"/>
                <w:szCs w:val="12"/>
                <w:rPrChange w:id="49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47" w:author="Al Riyami, Azza OLNG-SCC/12" w:date="2026-03-30T14:14:00Z" w16du:dateUtc="2026-03-30T10:14:00Z">
                  <w:rPr>
                    <w:rFonts w:ascii="Calibri" w:hAnsi="Calibri" w:cs="Calibri"/>
                    <w:color w:val="000000"/>
                    <w:sz w:val="12"/>
                    <w:szCs w:val="12"/>
                  </w:rPr>
                </w:rPrChange>
              </w:rPr>
              <w:t>15</w:t>
            </w:r>
          </w:p>
        </w:tc>
        <w:tc>
          <w:tcPr>
            <w:tcW w:w="3154" w:type="dxa"/>
            <w:tcBorders>
              <w:top w:val="nil"/>
              <w:left w:val="nil"/>
              <w:bottom w:val="single" w:sz="4" w:space="0" w:color="auto"/>
              <w:right w:val="single" w:sz="4" w:space="0" w:color="auto"/>
            </w:tcBorders>
            <w:shd w:val="clear" w:color="auto" w:fill="FFFFFF"/>
            <w:vAlign w:val="center"/>
            <w:hideMark/>
          </w:tcPr>
          <w:p w14:paraId="0DB587D4" w14:textId="77777777" w:rsidR="00A46571" w:rsidRPr="005F252C" w:rsidRDefault="00A46571" w:rsidP="00A46571">
            <w:pPr>
              <w:rPr>
                <w:rFonts w:cs="Calibri"/>
                <w:color w:val="000000"/>
                <w:sz w:val="12"/>
                <w:szCs w:val="12"/>
                <w:rPrChange w:id="49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49" w:author="Al Riyami, Azza OLNG-SCC/12" w:date="2026-03-30T14:14:00Z" w16du:dateUtc="2026-03-30T10:14:00Z">
                  <w:rPr>
                    <w:rFonts w:ascii="Calibri" w:hAnsi="Calibri" w:cs="Calibri"/>
                    <w:color w:val="000000"/>
                    <w:sz w:val="12"/>
                    <w:szCs w:val="12"/>
                  </w:rPr>
                </w:rPrChange>
              </w:rPr>
              <w:t>PSYCHOLOGIST SOCIAL</w:t>
            </w:r>
          </w:p>
        </w:tc>
        <w:tc>
          <w:tcPr>
            <w:tcW w:w="591" w:type="dxa"/>
            <w:tcBorders>
              <w:top w:val="nil"/>
              <w:left w:val="nil"/>
              <w:bottom w:val="single" w:sz="4" w:space="0" w:color="auto"/>
              <w:right w:val="single" w:sz="4" w:space="0" w:color="auto"/>
            </w:tcBorders>
            <w:shd w:val="clear" w:color="auto" w:fill="FFFFFF"/>
            <w:vAlign w:val="center"/>
            <w:hideMark/>
          </w:tcPr>
          <w:p w14:paraId="082883B8" w14:textId="77777777" w:rsidR="00A46571" w:rsidRPr="005F252C" w:rsidRDefault="00A46571" w:rsidP="00A46571">
            <w:pPr>
              <w:rPr>
                <w:rFonts w:cs="Calibri"/>
                <w:color w:val="000000"/>
                <w:sz w:val="12"/>
                <w:szCs w:val="12"/>
                <w:rPrChange w:id="49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51" w:author="Al Riyami, Azza OLNG-SCC/12" w:date="2026-03-30T14:14:00Z" w16du:dateUtc="2026-03-30T10:14:00Z">
                  <w:rPr>
                    <w:rFonts w:ascii="Calibri" w:hAnsi="Calibri" w:cs="Calibri"/>
                    <w:color w:val="000000"/>
                    <w:sz w:val="12"/>
                    <w:szCs w:val="12"/>
                  </w:rPr>
                </w:rPrChange>
              </w:rPr>
              <w:t>37</w:t>
            </w:r>
          </w:p>
        </w:tc>
        <w:tc>
          <w:tcPr>
            <w:tcW w:w="3145" w:type="dxa"/>
            <w:tcBorders>
              <w:top w:val="nil"/>
              <w:left w:val="nil"/>
              <w:bottom w:val="single" w:sz="4" w:space="0" w:color="auto"/>
              <w:right w:val="single" w:sz="4" w:space="0" w:color="auto"/>
            </w:tcBorders>
            <w:shd w:val="clear" w:color="auto" w:fill="FFFFFF"/>
            <w:vAlign w:val="center"/>
            <w:hideMark/>
          </w:tcPr>
          <w:p w14:paraId="1551EA0F" w14:textId="77777777" w:rsidR="00A46571" w:rsidRPr="005F252C" w:rsidRDefault="00A46571" w:rsidP="00A46571">
            <w:pPr>
              <w:rPr>
                <w:rFonts w:cs="Calibri"/>
                <w:color w:val="000000"/>
                <w:sz w:val="12"/>
                <w:szCs w:val="12"/>
                <w:rPrChange w:id="49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53" w:author="Al Riyami, Azza OLNG-SCC/12" w:date="2026-03-30T14:14:00Z" w16du:dateUtc="2026-03-30T10:14:00Z">
                  <w:rPr>
                    <w:rFonts w:ascii="Calibri" w:hAnsi="Calibri" w:cs="Calibri"/>
                    <w:color w:val="000000"/>
                    <w:sz w:val="12"/>
                    <w:szCs w:val="12"/>
                  </w:rPr>
                </w:rPrChange>
              </w:rPr>
              <w:t>VALET PARKING PERSONAL</w:t>
            </w:r>
          </w:p>
        </w:tc>
        <w:tc>
          <w:tcPr>
            <w:tcW w:w="591" w:type="dxa"/>
            <w:tcBorders>
              <w:top w:val="nil"/>
              <w:left w:val="nil"/>
              <w:bottom w:val="single" w:sz="4" w:space="0" w:color="auto"/>
              <w:right w:val="single" w:sz="4" w:space="0" w:color="auto"/>
            </w:tcBorders>
            <w:shd w:val="clear" w:color="auto" w:fill="FFFFFF"/>
            <w:vAlign w:val="center"/>
            <w:hideMark/>
          </w:tcPr>
          <w:p w14:paraId="028D0E7B" w14:textId="77777777" w:rsidR="00A46571" w:rsidRPr="005F252C" w:rsidRDefault="00A46571" w:rsidP="00A46571">
            <w:pPr>
              <w:rPr>
                <w:rFonts w:cs="Calibri"/>
                <w:color w:val="000000"/>
                <w:sz w:val="12"/>
                <w:szCs w:val="12"/>
                <w:rPrChange w:id="49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55" w:author="Al Riyami, Azza OLNG-SCC/12" w:date="2026-03-30T14:14:00Z" w16du:dateUtc="2026-03-30T10:14:00Z">
                  <w:rPr>
                    <w:rFonts w:ascii="Calibri" w:hAnsi="Calibri" w:cs="Calibri"/>
                    <w:color w:val="000000"/>
                    <w:sz w:val="12"/>
                    <w:szCs w:val="12"/>
                  </w:rPr>
                </w:rPrChange>
              </w:rPr>
              <w:t>59</w:t>
            </w:r>
          </w:p>
        </w:tc>
        <w:tc>
          <w:tcPr>
            <w:tcW w:w="3148" w:type="dxa"/>
            <w:tcBorders>
              <w:top w:val="nil"/>
              <w:left w:val="nil"/>
              <w:bottom w:val="single" w:sz="4" w:space="0" w:color="auto"/>
              <w:right w:val="single" w:sz="4" w:space="0" w:color="auto"/>
            </w:tcBorders>
            <w:shd w:val="clear" w:color="auto" w:fill="FFFFFF"/>
            <w:vAlign w:val="center"/>
            <w:hideMark/>
          </w:tcPr>
          <w:p w14:paraId="78712DAB" w14:textId="77777777" w:rsidR="00A46571" w:rsidRPr="005F252C" w:rsidRDefault="00A46571" w:rsidP="00A46571">
            <w:pPr>
              <w:rPr>
                <w:rFonts w:cs="Calibri"/>
                <w:color w:val="000000"/>
                <w:sz w:val="12"/>
                <w:szCs w:val="12"/>
                <w:rPrChange w:id="49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57" w:author="Al Riyami, Azza OLNG-SCC/12" w:date="2026-03-30T14:14:00Z" w16du:dateUtc="2026-03-30T10:14:00Z">
                  <w:rPr>
                    <w:rFonts w:ascii="Calibri" w:hAnsi="Calibri" w:cs="Calibri"/>
                    <w:color w:val="000000"/>
                    <w:sz w:val="12"/>
                    <w:szCs w:val="12"/>
                  </w:rPr>
                </w:rPrChange>
              </w:rPr>
              <w:t>firefighting vehicle driver</w:t>
            </w:r>
          </w:p>
        </w:tc>
        <w:tc>
          <w:tcPr>
            <w:tcW w:w="591" w:type="dxa"/>
            <w:tcBorders>
              <w:top w:val="nil"/>
              <w:left w:val="nil"/>
              <w:bottom w:val="single" w:sz="4" w:space="0" w:color="auto"/>
              <w:right w:val="single" w:sz="4" w:space="0" w:color="auto"/>
            </w:tcBorders>
            <w:shd w:val="clear" w:color="auto" w:fill="FFFFFF"/>
            <w:vAlign w:val="center"/>
            <w:hideMark/>
          </w:tcPr>
          <w:p w14:paraId="28F1E0AD" w14:textId="77777777" w:rsidR="00A46571" w:rsidRPr="005F252C" w:rsidRDefault="00A46571" w:rsidP="00A46571">
            <w:pPr>
              <w:rPr>
                <w:rFonts w:cs="Calibri"/>
                <w:color w:val="000000"/>
                <w:sz w:val="12"/>
                <w:szCs w:val="12"/>
                <w:rPrChange w:id="49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59" w:author="Al Riyami, Azza OLNG-SCC/12" w:date="2026-03-30T14:14:00Z" w16du:dateUtc="2026-03-30T10:14:00Z">
                  <w:rPr>
                    <w:rFonts w:ascii="Calibri" w:hAnsi="Calibri" w:cs="Calibri"/>
                    <w:color w:val="000000"/>
                    <w:sz w:val="12"/>
                    <w:szCs w:val="12"/>
                  </w:rPr>
                </w:rPrChange>
              </w:rPr>
              <w:t>81</w:t>
            </w:r>
          </w:p>
        </w:tc>
        <w:tc>
          <w:tcPr>
            <w:tcW w:w="3148" w:type="dxa"/>
            <w:tcBorders>
              <w:top w:val="nil"/>
              <w:left w:val="nil"/>
              <w:bottom w:val="single" w:sz="4" w:space="0" w:color="auto"/>
              <w:right w:val="single" w:sz="8" w:space="0" w:color="auto"/>
            </w:tcBorders>
            <w:shd w:val="clear" w:color="auto" w:fill="FFFFFF"/>
            <w:vAlign w:val="center"/>
            <w:hideMark/>
          </w:tcPr>
          <w:p w14:paraId="62451873" w14:textId="77777777" w:rsidR="00A46571" w:rsidRPr="005F252C" w:rsidRDefault="00A46571" w:rsidP="00A46571">
            <w:pPr>
              <w:rPr>
                <w:rFonts w:cs="Calibri"/>
                <w:color w:val="000000"/>
                <w:sz w:val="12"/>
                <w:szCs w:val="12"/>
                <w:rPrChange w:id="49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61" w:author="Al Riyami, Azza OLNG-SCC/12" w:date="2026-03-30T14:14:00Z" w16du:dateUtc="2026-03-30T10:14:00Z">
                  <w:rPr>
                    <w:rFonts w:ascii="Calibri" w:hAnsi="Calibri" w:cs="Calibri"/>
                    <w:color w:val="000000"/>
                    <w:sz w:val="12"/>
                    <w:szCs w:val="12"/>
                  </w:rPr>
                </w:rPrChange>
              </w:rPr>
              <w:t>TELEPHONE COMMUNICATIONS CLERK</w:t>
            </w:r>
          </w:p>
        </w:tc>
      </w:tr>
      <w:tr w:rsidR="00A46571" w:rsidRPr="005F252C" w14:paraId="38355782"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00BD45D7" w14:textId="77777777" w:rsidR="00A46571" w:rsidRPr="005F252C" w:rsidRDefault="00A46571" w:rsidP="00A46571">
            <w:pPr>
              <w:rPr>
                <w:rFonts w:cs="Calibri"/>
                <w:color w:val="000000"/>
                <w:sz w:val="12"/>
                <w:szCs w:val="12"/>
                <w:rPrChange w:id="49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63" w:author="Al Riyami, Azza OLNG-SCC/12" w:date="2026-03-30T14:14:00Z" w16du:dateUtc="2026-03-30T10:14:00Z">
                  <w:rPr>
                    <w:rFonts w:ascii="Calibri" w:hAnsi="Calibri" w:cs="Calibri"/>
                    <w:color w:val="000000"/>
                    <w:sz w:val="12"/>
                    <w:szCs w:val="12"/>
                  </w:rPr>
                </w:rPrChange>
              </w:rPr>
              <w:t>16</w:t>
            </w:r>
          </w:p>
        </w:tc>
        <w:tc>
          <w:tcPr>
            <w:tcW w:w="3154" w:type="dxa"/>
            <w:tcBorders>
              <w:top w:val="nil"/>
              <w:left w:val="nil"/>
              <w:bottom w:val="single" w:sz="4" w:space="0" w:color="auto"/>
              <w:right w:val="single" w:sz="4" w:space="0" w:color="auto"/>
            </w:tcBorders>
            <w:shd w:val="clear" w:color="auto" w:fill="FFFFFF"/>
            <w:vAlign w:val="center"/>
            <w:hideMark/>
          </w:tcPr>
          <w:p w14:paraId="782CF682" w14:textId="77777777" w:rsidR="00A46571" w:rsidRPr="005F252C" w:rsidRDefault="00A46571" w:rsidP="00A46571">
            <w:pPr>
              <w:rPr>
                <w:rFonts w:cs="Calibri"/>
                <w:color w:val="000000"/>
                <w:sz w:val="12"/>
                <w:szCs w:val="12"/>
                <w:rPrChange w:id="49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65" w:author="Al Riyami, Azza OLNG-SCC/12" w:date="2026-03-30T14:14:00Z" w16du:dateUtc="2026-03-30T10:14:00Z">
                  <w:rPr>
                    <w:rFonts w:ascii="Calibri" w:hAnsi="Calibri" w:cs="Calibri"/>
                    <w:color w:val="000000"/>
                    <w:sz w:val="12"/>
                    <w:szCs w:val="12"/>
                  </w:rPr>
                </w:rPrChange>
              </w:rPr>
              <w:t>Human Resources Specialist</w:t>
            </w:r>
          </w:p>
        </w:tc>
        <w:tc>
          <w:tcPr>
            <w:tcW w:w="591" w:type="dxa"/>
            <w:tcBorders>
              <w:top w:val="nil"/>
              <w:left w:val="nil"/>
              <w:bottom w:val="single" w:sz="4" w:space="0" w:color="auto"/>
              <w:right w:val="single" w:sz="4" w:space="0" w:color="auto"/>
            </w:tcBorders>
            <w:shd w:val="clear" w:color="auto" w:fill="FFFFFF"/>
            <w:vAlign w:val="center"/>
            <w:hideMark/>
          </w:tcPr>
          <w:p w14:paraId="6FF9DC46" w14:textId="77777777" w:rsidR="00A46571" w:rsidRPr="005F252C" w:rsidRDefault="00A46571" w:rsidP="00A46571">
            <w:pPr>
              <w:rPr>
                <w:rFonts w:cs="Calibri"/>
                <w:color w:val="000000"/>
                <w:sz w:val="12"/>
                <w:szCs w:val="12"/>
                <w:rPrChange w:id="49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67" w:author="Al Riyami, Azza OLNG-SCC/12" w:date="2026-03-30T14:14:00Z" w16du:dateUtc="2026-03-30T10:14:00Z">
                  <w:rPr>
                    <w:rFonts w:ascii="Calibri" w:hAnsi="Calibri" w:cs="Calibri"/>
                    <w:color w:val="000000"/>
                    <w:sz w:val="12"/>
                    <w:szCs w:val="12"/>
                  </w:rPr>
                </w:rPrChange>
              </w:rPr>
              <w:t>38</w:t>
            </w:r>
          </w:p>
        </w:tc>
        <w:tc>
          <w:tcPr>
            <w:tcW w:w="3145" w:type="dxa"/>
            <w:tcBorders>
              <w:top w:val="nil"/>
              <w:left w:val="nil"/>
              <w:bottom w:val="single" w:sz="4" w:space="0" w:color="auto"/>
              <w:right w:val="single" w:sz="4" w:space="0" w:color="auto"/>
            </w:tcBorders>
            <w:shd w:val="clear" w:color="auto" w:fill="FFFFFF"/>
            <w:vAlign w:val="center"/>
            <w:hideMark/>
          </w:tcPr>
          <w:p w14:paraId="5F846955" w14:textId="77777777" w:rsidR="00A46571" w:rsidRPr="005F252C" w:rsidRDefault="00A46571" w:rsidP="00A46571">
            <w:pPr>
              <w:rPr>
                <w:rFonts w:cs="Calibri"/>
                <w:color w:val="000000"/>
                <w:sz w:val="12"/>
                <w:szCs w:val="12"/>
                <w:rPrChange w:id="49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69" w:author="Al Riyami, Azza OLNG-SCC/12" w:date="2026-03-30T14:14:00Z" w16du:dateUtc="2026-03-30T10:14:00Z">
                  <w:rPr>
                    <w:rFonts w:ascii="Calibri" w:hAnsi="Calibri" w:cs="Calibri"/>
                    <w:color w:val="000000"/>
                    <w:sz w:val="12"/>
                    <w:szCs w:val="12"/>
                  </w:rPr>
                </w:rPrChange>
              </w:rPr>
              <w:t>GUARD</w:t>
            </w:r>
          </w:p>
        </w:tc>
        <w:tc>
          <w:tcPr>
            <w:tcW w:w="591" w:type="dxa"/>
            <w:tcBorders>
              <w:top w:val="nil"/>
              <w:left w:val="nil"/>
              <w:bottom w:val="single" w:sz="4" w:space="0" w:color="auto"/>
              <w:right w:val="single" w:sz="4" w:space="0" w:color="auto"/>
            </w:tcBorders>
            <w:shd w:val="clear" w:color="auto" w:fill="FFFFFF"/>
            <w:vAlign w:val="center"/>
            <w:hideMark/>
          </w:tcPr>
          <w:p w14:paraId="75C9BE1D" w14:textId="77777777" w:rsidR="00A46571" w:rsidRPr="005F252C" w:rsidRDefault="00A46571" w:rsidP="00A46571">
            <w:pPr>
              <w:rPr>
                <w:rFonts w:cs="Calibri"/>
                <w:color w:val="000000"/>
                <w:sz w:val="12"/>
                <w:szCs w:val="12"/>
                <w:rPrChange w:id="49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71" w:author="Al Riyami, Azza OLNG-SCC/12" w:date="2026-03-30T14:14:00Z" w16du:dateUtc="2026-03-30T10:14:00Z">
                  <w:rPr>
                    <w:rFonts w:ascii="Calibri" w:hAnsi="Calibri" w:cs="Calibri"/>
                    <w:color w:val="000000"/>
                    <w:sz w:val="12"/>
                    <w:szCs w:val="12"/>
                  </w:rPr>
                </w:rPrChange>
              </w:rPr>
              <w:t>60</w:t>
            </w:r>
          </w:p>
        </w:tc>
        <w:tc>
          <w:tcPr>
            <w:tcW w:w="3148" w:type="dxa"/>
            <w:tcBorders>
              <w:top w:val="nil"/>
              <w:left w:val="nil"/>
              <w:bottom w:val="single" w:sz="4" w:space="0" w:color="auto"/>
              <w:right w:val="single" w:sz="4" w:space="0" w:color="auto"/>
            </w:tcBorders>
            <w:shd w:val="clear" w:color="auto" w:fill="FFFFFF"/>
            <w:vAlign w:val="center"/>
            <w:hideMark/>
          </w:tcPr>
          <w:p w14:paraId="578F4F60" w14:textId="77777777" w:rsidR="00A46571" w:rsidRPr="005F252C" w:rsidRDefault="00A46571" w:rsidP="00A46571">
            <w:pPr>
              <w:rPr>
                <w:rFonts w:cs="Calibri"/>
                <w:color w:val="000000"/>
                <w:sz w:val="12"/>
                <w:szCs w:val="12"/>
                <w:rPrChange w:id="49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73" w:author="Al Riyami, Azza OLNG-SCC/12" w:date="2026-03-30T14:14:00Z" w16du:dateUtc="2026-03-30T10:14:00Z">
                  <w:rPr>
                    <w:rFonts w:ascii="Calibri" w:hAnsi="Calibri" w:cs="Calibri"/>
                    <w:color w:val="000000"/>
                    <w:sz w:val="12"/>
                    <w:szCs w:val="12"/>
                  </w:rPr>
                </w:rPrChange>
              </w:rPr>
              <w:t>CASHIER</w:t>
            </w:r>
          </w:p>
        </w:tc>
        <w:tc>
          <w:tcPr>
            <w:tcW w:w="591" w:type="dxa"/>
            <w:tcBorders>
              <w:top w:val="nil"/>
              <w:left w:val="nil"/>
              <w:bottom w:val="single" w:sz="4" w:space="0" w:color="auto"/>
              <w:right w:val="single" w:sz="4" w:space="0" w:color="auto"/>
            </w:tcBorders>
            <w:shd w:val="clear" w:color="auto" w:fill="FFFFFF"/>
            <w:vAlign w:val="center"/>
            <w:hideMark/>
          </w:tcPr>
          <w:p w14:paraId="2FE504FF" w14:textId="77777777" w:rsidR="00A46571" w:rsidRPr="005F252C" w:rsidRDefault="00A46571" w:rsidP="00A46571">
            <w:pPr>
              <w:rPr>
                <w:rFonts w:cs="Calibri"/>
                <w:color w:val="000000"/>
                <w:sz w:val="12"/>
                <w:szCs w:val="12"/>
                <w:rPrChange w:id="49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75" w:author="Al Riyami, Azza OLNG-SCC/12" w:date="2026-03-30T14:14:00Z" w16du:dateUtc="2026-03-30T10:14:00Z">
                  <w:rPr>
                    <w:rFonts w:ascii="Calibri" w:hAnsi="Calibri" w:cs="Calibri"/>
                    <w:color w:val="000000"/>
                    <w:sz w:val="12"/>
                    <w:szCs w:val="12"/>
                  </w:rPr>
                </w:rPrChange>
              </w:rPr>
              <w:t>82</w:t>
            </w:r>
          </w:p>
        </w:tc>
        <w:tc>
          <w:tcPr>
            <w:tcW w:w="3148" w:type="dxa"/>
            <w:tcBorders>
              <w:top w:val="nil"/>
              <w:left w:val="nil"/>
              <w:bottom w:val="single" w:sz="4" w:space="0" w:color="auto"/>
              <w:right w:val="single" w:sz="8" w:space="0" w:color="auto"/>
            </w:tcBorders>
            <w:shd w:val="clear" w:color="auto" w:fill="FFFFFF"/>
            <w:vAlign w:val="center"/>
            <w:hideMark/>
          </w:tcPr>
          <w:p w14:paraId="7FFD6C6C" w14:textId="77777777" w:rsidR="00A46571" w:rsidRPr="005F252C" w:rsidRDefault="00A46571" w:rsidP="00A46571">
            <w:pPr>
              <w:rPr>
                <w:rFonts w:cs="Calibri"/>
                <w:color w:val="000000"/>
                <w:sz w:val="12"/>
                <w:szCs w:val="12"/>
                <w:rPrChange w:id="49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77" w:author="Al Riyami, Azza OLNG-SCC/12" w:date="2026-03-30T14:14:00Z" w16du:dateUtc="2026-03-30T10:14:00Z">
                  <w:rPr>
                    <w:rFonts w:ascii="Calibri" w:hAnsi="Calibri" w:cs="Calibri"/>
                    <w:color w:val="000000"/>
                    <w:sz w:val="12"/>
                    <w:szCs w:val="12"/>
                  </w:rPr>
                </w:rPrChange>
              </w:rPr>
              <w:t>OFFICE CLERK - GENERAL</w:t>
            </w:r>
          </w:p>
        </w:tc>
      </w:tr>
      <w:tr w:rsidR="00A46571" w:rsidRPr="005F252C" w14:paraId="5D0A6870"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716ADBD5" w14:textId="77777777" w:rsidR="00A46571" w:rsidRPr="005F252C" w:rsidRDefault="00A46571" w:rsidP="00A46571">
            <w:pPr>
              <w:rPr>
                <w:rFonts w:cs="Calibri"/>
                <w:color w:val="000000"/>
                <w:sz w:val="12"/>
                <w:szCs w:val="12"/>
                <w:rPrChange w:id="49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79" w:author="Al Riyami, Azza OLNG-SCC/12" w:date="2026-03-30T14:14:00Z" w16du:dateUtc="2026-03-30T10:14:00Z">
                  <w:rPr>
                    <w:rFonts w:ascii="Calibri" w:hAnsi="Calibri" w:cs="Calibri"/>
                    <w:color w:val="000000"/>
                    <w:sz w:val="12"/>
                    <w:szCs w:val="12"/>
                  </w:rPr>
                </w:rPrChange>
              </w:rPr>
              <w:t>17</w:t>
            </w:r>
          </w:p>
        </w:tc>
        <w:tc>
          <w:tcPr>
            <w:tcW w:w="3154" w:type="dxa"/>
            <w:tcBorders>
              <w:top w:val="nil"/>
              <w:left w:val="nil"/>
              <w:bottom w:val="single" w:sz="4" w:space="0" w:color="auto"/>
              <w:right w:val="single" w:sz="4" w:space="0" w:color="auto"/>
            </w:tcBorders>
            <w:shd w:val="clear" w:color="auto" w:fill="FFFFFF"/>
            <w:vAlign w:val="center"/>
            <w:hideMark/>
          </w:tcPr>
          <w:p w14:paraId="2B8070C4" w14:textId="77777777" w:rsidR="00A46571" w:rsidRPr="005F252C" w:rsidRDefault="00A46571" w:rsidP="00A46571">
            <w:pPr>
              <w:rPr>
                <w:rFonts w:cs="Calibri"/>
                <w:color w:val="000000"/>
                <w:sz w:val="12"/>
                <w:szCs w:val="12"/>
                <w:rPrChange w:id="49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81" w:author="Al Riyami, Azza OLNG-SCC/12" w:date="2026-03-30T14:14:00Z" w16du:dateUtc="2026-03-30T10:14:00Z">
                  <w:rPr>
                    <w:rFonts w:ascii="Calibri" w:hAnsi="Calibri" w:cs="Calibri"/>
                    <w:color w:val="000000"/>
                    <w:sz w:val="12"/>
                    <w:szCs w:val="12"/>
                  </w:rPr>
                </w:rPrChange>
              </w:rPr>
              <w:t>SPECIALIST Management Information Systems</w:t>
            </w:r>
          </w:p>
        </w:tc>
        <w:tc>
          <w:tcPr>
            <w:tcW w:w="591" w:type="dxa"/>
            <w:tcBorders>
              <w:top w:val="nil"/>
              <w:left w:val="nil"/>
              <w:bottom w:val="single" w:sz="4" w:space="0" w:color="auto"/>
              <w:right w:val="single" w:sz="4" w:space="0" w:color="auto"/>
            </w:tcBorders>
            <w:shd w:val="clear" w:color="auto" w:fill="FFFFFF"/>
            <w:vAlign w:val="center"/>
            <w:hideMark/>
          </w:tcPr>
          <w:p w14:paraId="7972E8BD" w14:textId="77777777" w:rsidR="00A46571" w:rsidRPr="005F252C" w:rsidRDefault="00A46571" w:rsidP="00A46571">
            <w:pPr>
              <w:rPr>
                <w:rFonts w:cs="Calibri"/>
                <w:color w:val="000000"/>
                <w:sz w:val="12"/>
                <w:szCs w:val="12"/>
                <w:rPrChange w:id="49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83" w:author="Al Riyami, Azza OLNG-SCC/12" w:date="2026-03-30T14:14:00Z" w16du:dateUtc="2026-03-30T10:14:00Z">
                  <w:rPr>
                    <w:rFonts w:ascii="Calibri" w:hAnsi="Calibri" w:cs="Calibri"/>
                    <w:color w:val="000000"/>
                    <w:sz w:val="12"/>
                    <w:szCs w:val="12"/>
                  </w:rPr>
                </w:rPrChange>
              </w:rPr>
              <w:t>39</w:t>
            </w:r>
          </w:p>
        </w:tc>
        <w:tc>
          <w:tcPr>
            <w:tcW w:w="3145" w:type="dxa"/>
            <w:tcBorders>
              <w:top w:val="nil"/>
              <w:left w:val="nil"/>
              <w:bottom w:val="single" w:sz="4" w:space="0" w:color="auto"/>
              <w:right w:val="single" w:sz="4" w:space="0" w:color="auto"/>
            </w:tcBorders>
            <w:shd w:val="clear" w:color="auto" w:fill="FFFFFF"/>
            <w:vAlign w:val="center"/>
            <w:hideMark/>
          </w:tcPr>
          <w:p w14:paraId="48579D2F" w14:textId="77777777" w:rsidR="00A46571" w:rsidRPr="005F252C" w:rsidRDefault="00A46571" w:rsidP="00A46571">
            <w:pPr>
              <w:rPr>
                <w:rFonts w:cs="Calibri"/>
                <w:color w:val="000000"/>
                <w:sz w:val="12"/>
                <w:szCs w:val="12"/>
                <w:rPrChange w:id="49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85" w:author="Al Riyami, Azza OLNG-SCC/12" w:date="2026-03-30T14:14:00Z" w16du:dateUtc="2026-03-30T10:14:00Z">
                  <w:rPr>
                    <w:rFonts w:ascii="Calibri" w:hAnsi="Calibri" w:cs="Calibri"/>
                    <w:color w:val="000000"/>
                    <w:sz w:val="12"/>
                    <w:szCs w:val="12"/>
                  </w:rPr>
                </w:rPrChange>
              </w:rPr>
              <w:t>SECURITY  GUARD</w:t>
            </w:r>
          </w:p>
        </w:tc>
        <w:tc>
          <w:tcPr>
            <w:tcW w:w="591" w:type="dxa"/>
            <w:tcBorders>
              <w:top w:val="nil"/>
              <w:left w:val="nil"/>
              <w:bottom w:val="single" w:sz="4" w:space="0" w:color="auto"/>
              <w:right w:val="single" w:sz="4" w:space="0" w:color="auto"/>
            </w:tcBorders>
            <w:shd w:val="clear" w:color="auto" w:fill="FFFFFF"/>
            <w:vAlign w:val="center"/>
            <w:hideMark/>
          </w:tcPr>
          <w:p w14:paraId="6435FE19" w14:textId="77777777" w:rsidR="00A46571" w:rsidRPr="005F252C" w:rsidRDefault="00A46571" w:rsidP="00A46571">
            <w:pPr>
              <w:rPr>
                <w:rFonts w:cs="Calibri"/>
                <w:color w:val="000000"/>
                <w:sz w:val="12"/>
                <w:szCs w:val="12"/>
                <w:rPrChange w:id="49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87" w:author="Al Riyami, Azza OLNG-SCC/12" w:date="2026-03-30T14:14:00Z" w16du:dateUtc="2026-03-30T10:14:00Z">
                  <w:rPr>
                    <w:rFonts w:ascii="Calibri" w:hAnsi="Calibri" w:cs="Calibri"/>
                    <w:color w:val="000000"/>
                    <w:sz w:val="12"/>
                    <w:szCs w:val="12"/>
                  </w:rPr>
                </w:rPrChange>
              </w:rPr>
              <w:t>61</w:t>
            </w:r>
          </w:p>
        </w:tc>
        <w:tc>
          <w:tcPr>
            <w:tcW w:w="3148" w:type="dxa"/>
            <w:tcBorders>
              <w:top w:val="nil"/>
              <w:left w:val="nil"/>
              <w:bottom w:val="single" w:sz="4" w:space="0" w:color="auto"/>
              <w:right w:val="single" w:sz="4" w:space="0" w:color="auto"/>
            </w:tcBorders>
            <w:shd w:val="clear" w:color="auto" w:fill="FFFFFF"/>
            <w:vAlign w:val="center"/>
            <w:hideMark/>
          </w:tcPr>
          <w:p w14:paraId="0661DFC0" w14:textId="77777777" w:rsidR="00A46571" w:rsidRPr="005F252C" w:rsidRDefault="00A46571" w:rsidP="00A46571">
            <w:pPr>
              <w:rPr>
                <w:rFonts w:cs="Calibri"/>
                <w:color w:val="000000"/>
                <w:sz w:val="12"/>
                <w:szCs w:val="12"/>
                <w:rPrChange w:id="49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89" w:author="Al Riyami, Azza OLNG-SCC/12" w:date="2026-03-30T14:14:00Z" w16du:dateUtc="2026-03-30T10:14:00Z">
                  <w:rPr>
                    <w:rFonts w:ascii="Calibri" w:hAnsi="Calibri" w:cs="Calibri"/>
                    <w:color w:val="000000"/>
                    <w:sz w:val="12"/>
                    <w:szCs w:val="12"/>
                  </w:rPr>
                </w:rPrChange>
              </w:rPr>
              <w:t>SENIOR OFFICER QUALIFICATION &amp; LICENSING &amp; PLANNI</w:t>
            </w:r>
          </w:p>
        </w:tc>
        <w:tc>
          <w:tcPr>
            <w:tcW w:w="591" w:type="dxa"/>
            <w:tcBorders>
              <w:top w:val="nil"/>
              <w:left w:val="nil"/>
              <w:bottom w:val="single" w:sz="4" w:space="0" w:color="auto"/>
              <w:right w:val="single" w:sz="4" w:space="0" w:color="auto"/>
            </w:tcBorders>
            <w:shd w:val="clear" w:color="auto" w:fill="FFFFFF"/>
            <w:vAlign w:val="center"/>
            <w:hideMark/>
          </w:tcPr>
          <w:p w14:paraId="73D173FB" w14:textId="77777777" w:rsidR="00A46571" w:rsidRPr="005F252C" w:rsidRDefault="00A46571" w:rsidP="00A46571">
            <w:pPr>
              <w:rPr>
                <w:rFonts w:cs="Calibri"/>
                <w:color w:val="000000"/>
                <w:sz w:val="12"/>
                <w:szCs w:val="12"/>
                <w:rPrChange w:id="49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91" w:author="Al Riyami, Azza OLNG-SCC/12" w:date="2026-03-30T14:14:00Z" w16du:dateUtc="2026-03-30T10:14:00Z">
                  <w:rPr>
                    <w:rFonts w:ascii="Calibri" w:hAnsi="Calibri" w:cs="Calibri"/>
                    <w:color w:val="000000"/>
                    <w:sz w:val="12"/>
                    <w:szCs w:val="12"/>
                  </w:rPr>
                </w:rPrChange>
              </w:rPr>
              <w:t>83</w:t>
            </w:r>
          </w:p>
        </w:tc>
        <w:tc>
          <w:tcPr>
            <w:tcW w:w="3148" w:type="dxa"/>
            <w:tcBorders>
              <w:top w:val="nil"/>
              <w:left w:val="nil"/>
              <w:bottom w:val="single" w:sz="4" w:space="0" w:color="auto"/>
              <w:right w:val="single" w:sz="8" w:space="0" w:color="auto"/>
            </w:tcBorders>
            <w:shd w:val="clear" w:color="auto" w:fill="FFFFFF"/>
            <w:vAlign w:val="center"/>
            <w:hideMark/>
          </w:tcPr>
          <w:p w14:paraId="455B5CF8" w14:textId="77777777" w:rsidR="00A46571" w:rsidRPr="005F252C" w:rsidRDefault="00A46571" w:rsidP="00A46571">
            <w:pPr>
              <w:rPr>
                <w:rFonts w:cs="Calibri"/>
                <w:color w:val="000000"/>
                <w:sz w:val="12"/>
                <w:szCs w:val="12"/>
                <w:rPrChange w:id="49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93" w:author="Al Riyami, Azza OLNG-SCC/12" w:date="2026-03-30T14:14:00Z" w16du:dateUtc="2026-03-30T10:14:00Z">
                  <w:rPr>
                    <w:rFonts w:ascii="Calibri" w:hAnsi="Calibri" w:cs="Calibri"/>
                    <w:color w:val="000000"/>
                    <w:sz w:val="12"/>
                    <w:szCs w:val="12"/>
                  </w:rPr>
                </w:rPrChange>
              </w:rPr>
              <w:t>Clerk, bill of lading</w:t>
            </w:r>
          </w:p>
        </w:tc>
      </w:tr>
      <w:tr w:rsidR="00A46571" w:rsidRPr="005F252C" w14:paraId="416AC4FD"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7355826D" w14:textId="77777777" w:rsidR="00A46571" w:rsidRPr="005F252C" w:rsidRDefault="00A46571" w:rsidP="00A46571">
            <w:pPr>
              <w:rPr>
                <w:rFonts w:cs="Calibri"/>
                <w:color w:val="000000"/>
                <w:sz w:val="12"/>
                <w:szCs w:val="12"/>
                <w:rPrChange w:id="49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95" w:author="Al Riyami, Azza OLNG-SCC/12" w:date="2026-03-30T14:14:00Z" w16du:dateUtc="2026-03-30T10:14:00Z">
                  <w:rPr>
                    <w:rFonts w:ascii="Calibri" w:hAnsi="Calibri" w:cs="Calibri"/>
                    <w:color w:val="000000"/>
                    <w:sz w:val="12"/>
                    <w:szCs w:val="12"/>
                  </w:rPr>
                </w:rPrChange>
              </w:rPr>
              <w:t>18</w:t>
            </w:r>
          </w:p>
        </w:tc>
        <w:tc>
          <w:tcPr>
            <w:tcW w:w="3154" w:type="dxa"/>
            <w:tcBorders>
              <w:top w:val="nil"/>
              <w:left w:val="nil"/>
              <w:bottom w:val="single" w:sz="4" w:space="0" w:color="auto"/>
              <w:right w:val="single" w:sz="4" w:space="0" w:color="auto"/>
            </w:tcBorders>
            <w:shd w:val="clear" w:color="auto" w:fill="FFFFFF"/>
            <w:vAlign w:val="center"/>
            <w:hideMark/>
          </w:tcPr>
          <w:p w14:paraId="32798576" w14:textId="77777777" w:rsidR="00A46571" w:rsidRPr="005F252C" w:rsidRDefault="00A46571" w:rsidP="00A46571">
            <w:pPr>
              <w:rPr>
                <w:rFonts w:cs="Calibri"/>
                <w:color w:val="000000"/>
                <w:sz w:val="12"/>
                <w:szCs w:val="12"/>
                <w:rPrChange w:id="49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97" w:author="Al Riyami, Azza OLNG-SCC/12" w:date="2026-03-30T14:14:00Z" w16du:dateUtc="2026-03-30T10:14:00Z">
                  <w:rPr>
                    <w:rFonts w:ascii="Calibri" w:hAnsi="Calibri" w:cs="Calibri"/>
                    <w:color w:val="000000"/>
                    <w:sz w:val="12"/>
                    <w:szCs w:val="12"/>
                  </w:rPr>
                </w:rPrChange>
              </w:rPr>
              <w:t>SPECIALIST, RESOURCE PLANNING/ALLOCATOR</w:t>
            </w:r>
          </w:p>
        </w:tc>
        <w:tc>
          <w:tcPr>
            <w:tcW w:w="591" w:type="dxa"/>
            <w:tcBorders>
              <w:top w:val="nil"/>
              <w:left w:val="nil"/>
              <w:bottom w:val="single" w:sz="4" w:space="0" w:color="auto"/>
              <w:right w:val="single" w:sz="4" w:space="0" w:color="auto"/>
            </w:tcBorders>
            <w:shd w:val="clear" w:color="auto" w:fill="FFFFFF"/>
            <w:vAlign w:val="center"/>
            <w:hideMark/>
          </w:tcPr>
          <w:p w14:paraId="7B01CF10" w14:textId="77777777" w:rsidR="00A46571" w:rsidRPr="005F252C" w:rsidRDefault="00A46571" w:rsidP="00A46571">
            <w:pPr>
              <w:rPr>
                <w:rFonts w:cs="Calibri"/>
                <w:color w:val="000000"/>
                <w:sz w:val="12"/>
                <w:szCs w:val="12"/>
                <w:rPrChange w:id="49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4999" w:author="Al Riyami, Azza OLNG-SCC/12" w:date="2026-03-30T14:14:00Z" w16du:dateUtc="2026-03-30T10:14:00Z">
                  <w:rPr>
                    <w:rFonts w:ascii="Calibri" w:hAnsi="Calibri" w:cs="Calibri"/>
                    <w:color w:val="000000"/>
                    <w:sz w:val="12"/>
                    <w:szCs w:val="12"/>
                  </w:rPr>
                </w:rPrChange>
              </w:rPr>
              <w:t>40</w:t>
            </w:r>
          </w:p>
        </w:tc>
        <w:tc>
          <w:tcPr>
            <w:tcW w:w="3145" w:type="dxa"/>
            <w:tcBorders>
              <w:top w:val="nil"/>
              <w:left w:val="nil"/>
              <w:bottom w:val="single" w:sz="4" w:space="0" w:color="auto"/>
              <w:right w:val="single" w:sz="4" w:space="0" w:color="auto"/>
            </w:tcBorders>
            <w:shd w:val="clear" w:color="auto" w:fill="FFFFFF"/>
            <w:vAlign w:val="center"/>
            <w:hideMark/>
          </w:tcPr>
          <w:p w14:paraId="0F7198CB" w14:textId="77777777" w:rsidR="00A46571" w:rsidRPr="005F252C" w:rsidRDefault="00A46571" w:rsidP="00A46571">
            <w:pPr>
              <w:rPr>
                <w:rFonts w:cs="Calibri"/>
                <w:color w:val="000000"/>
                <w:sz w:val="12"/>
                <w:szCs w:val="12"/>
                <w:rPrChange w:id="50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01" w:author="Al Riyami, Azza OLNG-SCC/12" w:date="2026-03-30T14:14:00Z" w16du:dateUtc="2026-03-30T10:14:00Z">
                  <w:rPr>
                    <w:rFonts w:ascii="Calibri" w:hAnsi="Calibri" w:cs="Calibri"/>
                    <w:color w:val="000000"/>
                    <w:sz w:val="12"/>
                    <w:szCs w:val="12"/>
                  </w:rPr>
                </w:rPrChange>
              </w:rPr>
              <w:t>Driller, well/ petroleum and gas</w:t>
            </w:r>
          </w:p>
        </w:tc>
        <w:tc>
          <w:tcPr>
            <w:tcW w:w="591" w:type="dxa"/>
            <w:tcBorders>
              <w:top w:val="nil"/>
              <w:left w:val="nil"/>
              <w:bottom w:val="single" w:sz="4" w:space="0" w:color="auto"/>
              <w:right w:val="single" w:sz="4" w:space="0" w:color="auto"/>
            </w:tcBorders>
            <w:shd w:val="clear" w:color="auto" w:fill="FFFFFF"/>
            <w:vAlign w:val="center"/>
            <w:hideMark/>
          </w:tcPr>
          <w:p w14:paraId="13FF6084" w14:textId="77777777" w:rsidR="00A46571" w:rsidRPr="005F252C" w:rsidRDefault="00A46571" w:rsidP="00A46571">
            <w:pPr>
              <w:rPr>
                <w:rFonts w:cs="Calibri"/>
                <w:color w:val="000000"/>
                <w:sz w:val="12"/>
                <w:szCs w:val="12"/>
                <w:rPrChange w:id="50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03" w:author="Al Riyami, Azza OLNG-SCC/12" w:date="2026-03-30T14:14:00Z" w16du:dateUtc="2026-03-30T10:14:00Z">
                  <w:rPr>
                    <w:rFonts w:ascii="Calibri" w:hAnsi="Calibri" w:cs="Calibri"/>
                    <w:color w:val="000000"/>
                    <w:sz w:val="12"/>
                    <w:szCs w:val="12"/>
                  </w:rPr>
                </w:rPrChange>
              </w:rPr>
              <w:t>62</w:t>
            </w:r>
          </w:p>
        </w:tc>
        <w:tc>
          <w:tcPr>
            <w:tcW w:w="3148" w:type="dxa"/>
            <w:tcBorders>
              <w:top w:val="nil"/>
              <w:left w:val="nil"/>
              <w:bottom w:val="single" w:sz="4" w:space="0" w:color="auto"/>
              <w:right w:val="single" w:sz="4" w:space="0" w:color="auto"/>
            </w:tcBorders>
            <w:shd w:val="clear" w:color="auto" w:fill="FFFFFF"/>
            <w:vAlign w:val="center"/>
            <w:hideMark/>
          </w:tcPr>
          <w:p w14:paraId="47266758" w14:textId="77777777" w:rsidR="00A46571" w:rsidRPr="005F252C" w:rsidRDefault="00A46571" w:rsidP="00A46571">
            <w:pPr>
              <w:rPr>
                <w:rFonts w:cs="Calibri"/>
                <w:color w:val="000000"/>
                <w:sz w:val="12"/>
                <w:szCs w:val="12"/>
                <w:rPrChange w:id="50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05" w:author="Al Riyami, Azza OLNG-SCC/12" w:date="2026-03-30T14:14:00Z" w16du:dateUtc="2026-03-30T10:14:00Z">
                  <w:rPr>
                    <w:rFonts w:ascii="Calibri" w:hAnsi="Calibri" w:cs="Calibri"/>
                    <w:color w:val="000000"/>
                    <w:sz w:val="12"/>
                    <w:szCs w:val="12"/>
                  </w:rPr>
                </w:rPrChange>
              </w:rPr>
              <w:t>QUALITY OFFICER</w:t>
            </w:r>
          </w:p>
        </w:tc>
        <w:tc>
          <w:tcPr>
            <w:tcW w:w="591" w:type="dxa"/>
            <w:tcBorders>
              <w:top w:val="nil"/>
              <w:left w:val="nil"/>
              <w:bottom w:val="single" w:sz="4" w:space="0" w:color="auto"/>
              <w:right w:val="single" w:sz="4" w:space="0" w:color="auto"/>
            </w:tcBorders>
            <w:shd w:val="clear" w:color="auto" w:fill="FFFFFF"/>
            <w:vAlign w:val="center"/>
            <w:hideMark/>
          </w:tcPr>
          <w:p w14:paraId="27576812" w14:textId="77777777" w:rsidR="00A46571" w:rsidRPr="005F252C" w:rsidRDefault="00A46571" w:rsidP="00A46571">
            <w:pPr>
              <w:rPr>
                <w:rFonts w:cs="Calibri"/>
                <w:color w:val="000000"/>
                <w:sz w:val="12"/>
                <w:szCs w:val="12"/>
                <w:rPrChange w:id="50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07" w:author="Al Riyami, Azza OLNG-SCC/12" w:date="2026-03-30T14:14:00Z" w16du:dateUtc="2026-03-30T10:14:00Z">
                  <w:rPr>
                    <w:rFonts w:ascii="Calibri" w:hAnsi="Calibri" w:cs="Calibri"/>
                    <w:color w:val="000000"/>
                    <w:sz w:val="12"/>
                    <w:szCs w:val="12"/>
                  </w:rPr>
                </w:rPrChange>
              </w:rPr>
              <w:t>84</w:t>
            </w:r>
          </w:p>
        </w:tc>
        <w:tc>
          <w:tcPr>
            <w:tcW w:w="3148" w:type="dxa"/>
            <w:tcBorders>
              <w:top w:val="nil"/>
              <w:left w:val="nil"/>
              <w:bottom w:val="single" w:sz="4" w:space="0" w:color="auto"/>
              <w:right w:val="single" w:sz="8" w:space="0" w:color="auto"/>
            </w:tcBorders>
            <w:shd w:val="clear" w:color="auto" w:fill="FFFFFF"/>
            <w:vAlign w:val="center"/>
            <w:hideMark/>
          </w:tcPr>
          <w:p w14:paraId="5F4050DB" w14:textId="77777777" w:rsidR="00A46571" w:rsidRPr="005F252C" w:rsidRDefault="00A46571" w:rsidP="00A46571">
            <w:pPr>
              <w:rPr>
                <w:rFonts w:cs="Calibri"/>
                <w:color w:val="000000"/>
                <w:sz w:val="12"/>
                <w:szCs w:val="12"/>
                <w:rPrChange w:id="50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09" w:author="Al Riyami, Azza OLNG-SCC/12" w:date="2026-03-30T14:14:00Z" w16du:dateUtc="2026-03-30T10:14:00Z">
                  <w:rPr>
                    <w:rFonts w:ascii="Calibri" w:hAnsi="Calibri" w:cs="Calibri"/>
                    <w:color w:val="000000"/>
                    <w:sz w:val="12"/>
                    <w:szCs w:val="12"/>
                  </w:rPr>
                </w:rPrChange>
              </w:rPr>
              <w:t>TOURIST INFORMATION CLERK</w:t>
            </w:r>
          </w:p>
        </w:tc>
      </w:tr>
      <w:tr w:rsidR="00A46571" w:rsidRPr="005F252C" w14:paraId="42E7027B"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3813F92C" w14:textId="77777777" w:rsidR="00A46571" w:rsidRPr="005F252C" w:rsidRDefault="00A46571" w:rsidP="00A46571">
            <w:pPr>
              <w:rPr>
                <w:rFonts w:cs="Calibri"/>
                <w:color w:val="000000"/>
                <w:sz w:val="12"/>
                <w:szCs w:val="12"/>
                <w:rPrChange w:id="50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11" w:author="Al Riyami, Azza OLNG-SCC/12" w:date="2026-03-30T14:14:00Z" w16du:dateUtc="2026-03-30T10:14:00Z">
                  <w:rPr>
                    <w:rFonts w:ascii="Calibri" w:hAnsi="Calibri" w:cs="Calibri"/>
                    <w:color w:val="000000"/>
                    <w:sz w:val="12"/>
                    <w:szCs w:val="12"/>
                  </w:rPr>
                </w:rPrChange>
              </w:rPr>
              <w:t>19</w:t>
            </w:r>
          </w:p>
        </w:tc>
        <w:tc>
          <w:tcPr>
            <w:tcW w:w="3154" w:type="dxa"/>
            <w:tcBorders>
              <w:top w:val="nil"/>
              <w:left w:val="nil"/>
              <w:bottom w:val="single" w:sz="4" w:space="0" w:color="auto"/>
              <w:right w:val="single" w:sz="4" w:space="0" w:color="auto"/>
            </w:tcBorders>
            <w:shd w:val="clear" w:color="auto" w:fill="FFFFFF"/>
            <w:vAlign w:val="center"/>
            <w:hideMark/>
          </w:tcPr>
          <w:p w14:paraId="714AEFF6" w14:textId="77777777" w:rsidR="00A46571" w:rsidRPr="005F252C" w:rsidRDefault="00A46571" w:rsidP="00A46571">
            <w:pPr>
              <w:rPr>
                <w:rFonts w:cs="Calibri"/>
                <w:color w:val="000000"/>
                <w:sz w:val="12"/>
                <w:szCs w:val="12"/>
                <w:rPrChange w:id="50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13" w:author="Al Riyami, Azza OLNG-SCC/12" w:date="2026-03-30T14:14:00Z" w16du:dateUtc="2026-03-30T10:14:00Z">
                  <w:rPr>
                    <w:rFonts w:ascii="Calibri" w:hAnsi="Calibri" w:cs="Calibri"/>
                    <w:color w:val="000000"/>
                    <w:sz w:val="12"/>
                    <w:szCs w:val="12"/>
                  </w:rPr>
                </w:rPrChange>
              </w:rPr>
              <w:t>STORE KEEPER</w:t>
            </w:r>
          </w:p>
        </w:tc>
        <w:tc>
          <w:tcPr>
            <w:tcW w:w="591" w:type="dxa"/>
            <w:tcBorders>
              <w:top w:val="nil"/>
              <w:left w:val="nil"/>
              <w:bottom w:val="single" w:sz="4" w:space="0" w:color="auto"/>
              <w:right w:val="single" w:sz="4" w:space="0" w:color="auto"/>
            </w:tcBorders>
            <w:shd w:val="clear" w:color="auto" w:fill="FFFFFF"/>
            <w:vAlign w:val="center"/>
            <w:hideMark/>
          </w:tcPr>
          <w:p w14:paraId="62E4AE8B" w14:textId="77777777" w:rsidR="00A46571" w:rsidRPr="005F252C" w:rsidRDefault="00A46571" w:rsidP="00A46571">
            <w:pPr>
              <w:rPr>
                <w:rFonts w:cs="Calibri"/>
                <w:color w:val="000000"/>
                <w:sz w:val="12"/>
                <w:szCs w:val="12"/>
                <w:rPrChange w:id="50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15" w:author="Al Riyami, Azza OLNG-SCC/12" w:date="2026-03-30T14:14:00Z" w16du:dateUtc="2026-03-30T10:14:00Z">
                  <w:rPr>
                    <w:rFonts w:ascii="Calibri" w:hAnsi="Calibri" w:cs="Calibri"/>
                    <w:color w:val="000000"/>
                    <w:sz w:val="12"/>
                    <w:szCs w:val="12"/>
                  </w:rPr>
                </w:rPrChange>
              </w:rPr>
              <w:t>41</w:t>
            </w:r>
          </w:p>
        </w:tc>
        <w:tc>
          <w:tcPr>
            <w:tcW w:w="3145" w:type="dxa"/>
            <w:tcBorders>
              <w:top w:val="nil"/>
              <w:left w:val="nil"/>
              <w:bottom w:val="single" w:sz="4" w:space="0" w:color="auto"/>
              <w:right w:val="single" w:sz="4" w:space="0" w:color="auto"/>
            </w:tcBorders>
            <w:shd w:val="clear" w:color="auto" w:fill="FFFFFF"/>
            <w:vAlign w:val="center"/>
            <w:hideMark/>
          </w:tcPr>
          <w:p w14:paraId="7A090633" w14:textId="77777777" w:rsidR="00A46571" w:rsidRPr="005F252C" w:rsidRDefault="00A46571" w:rsidP="00A46571">
            <w:pPr>
              <w:rPr>
                <w:rFonts w:cs="Calibri"/>
                <w:color w:val="000000"/>
                <w:sz w:val="12"/>
                <w:szCs w:val="12"/>
                <w:rPrChange w:id="50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17" w:author="Al Riyami, Azza OLNG-SCC/12" w:date="2026-03-30T14:14:00Z" w16du:dateUtc="2026-03-30T10:14:00Z">
                  <w:rPr>
                    <w:rFonts w:ascii="Calibri" w:hAnsi="Calibri" w:cs="Calibri"/>
                    <w:color w:val="000000"/>
                    <w:sz w:val="12"/>
                    <w:szCs w:val="12"/>
                  </w:rPr>
                </w:rPrChange>
              </w:rPr>
              <w:t>STOREHOUSEMAN</w:t>
            </w:r>
          </w:p>
        </w:tc>
        <w:tc>
          <w:tcPr>
            <w:tcW w:w="591" w:type="dxa"/>
            <w:tcBorders>
              <w:top w:val="nil"/>
              <w:left w:val="nil"/>
              <w:bottom w:val="single" w:sz="4" w:space="0" w:color="auto"/>
              <w:right w:val="single" w:sz="4" w:space="0" w:color="auto"/>
            </w:tcBorders>
            <w:shd w:val="clear" w:color="auto" w:fill="FFFFFF"/>
            <w:vAlign w:val="center"/>
            <w:hideMark/>
          </w:tcPr>
          <w:p w14:paraId="473FCE75" w14:textId="77777777" w:rsidR="00A46571" w:rsidRPr="005F252C" w:rsidRDefault="00A46571" w:rsidP="00A46571">
            <w:pPr>
              <w:rPr>
                <w:rFonts w:cs="Calibri"/>
                <w:color w:val="000000"/>
                <w:sz w:val="12"/>
                <w:szCs w:val="12"/>
                <w:rPrChange w:id="50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19" w:author="Al Riyami, Azza OLNG-SCC/12" w:date="2026-03-30T14:14:00Z" w16du:dateUtc="2026-03-30T10:14:00Z">
                  <w:rPr>
                    <w:rFonts w:ascii="Calibri" w:hAnsi="Calibri" w:cs="Calibri"/>
                    <w:color w:val="000000"/>
                    <w:sz w:val="12"/>
                    <w:szCs w:val="12"/>
                  </w:rPr>
                </w:rPrChange>
              </w:rPr>
              <w:t>63</w:t>
            </w:r>
          </w:p>
        </w:tc>
        <w:tc>
          <w:tcPr>
            <w:tcW w:w="3148" w:type="dxa"/>
            <w:tcBorders>
              <w:top w:val="nil"/>
              <w:left w:val="nil"/>
              <w:bottom w:val="single" w:sz="4" w:space="0" w:color="auto"/>
              <w:right w:val="single" w:sz="4" w:space="0" w:color="auto"/>
            </w:tcBorders>
            <w:shd w:val="clear" w:color="auto" w:fill="FFFFFF"/>
            <w:vAlign w:val="center"/>
            <w:hideMark/>
          </w:tcPr>
          <w:p w14:paraId="75E04920" w14:textId="77777777" w:rsidR="00A46571" w:rsidRPr="005F252C" w:rsidRDefault="00A46571" w:rsidP="00A46571">
            <w:pPr>
              <w:rPr>
                <w:rFonts w:cs="Calibri"/>
                <w:color w:val="000000"/>
                <w:sz w:val="12"/>
                <w:szCs w:val="12"/>
                <w:rPrChange w:id="50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21" w:author="Al Riyami, Azza OLNG-SCC/12" w:date="2026-03-30T14:14:00Z" w16du:dateUtc="2026-03-30T10:14:00Z">
                  <w:rPr>
                    <w:rFonts w:ascii="Calibri" w:hAnsi="Calibri" w:cs="Calibri"/>
                    <w:color w:val="000000"/>
                    <w:sz w:val="12"/>
                    <w:szCs w:val="12"/>
                  </w:rPr>
                </w:rPrChange>
              </w:rPr>
              <w:t>TYPIST - GENERAL</w:t>
            </w:r>
          </w:p>
        </w:tc>
        <w:tc>
          <w:tcPr>
            <w:tcW w:w="591" w:type="dxa"/>
            <w:tcBorders>
              <w:top w:val="nil"/>
              <w:left w:val="nil"/>
              <w:bottom w:val="single" w:sz="4" w:space="0" w:color="auto"/>
              <w:right w:val="single" w:sz="4" w:space="0" w:color="auto"/>
            </w:tcBorders>
            <w:shd w:val="clear" w:color="auto" w:fill="FFFFFF"/>
            <w:vAlign w:val="center"/>
            <w:hideMark/>
          </w:tcPr>
          <w:p w14:paraId="38623CAC" w14:textId="77777777" w:rsidR="00A46571" w:rsidRPr="005F252C" w:rsidRDefault="00A46571" w:rsidP="00A46571">
            <w:pPr>
              <w:rPr>
                <w:rFonts w:cs="Calibri"/>
                <w:color w:val="000000"/>
                <w:sz w:val="12"/>
                <w:szCs w:val="12"/>
                <w:rPrChange w:id="50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23" w:author="Al Riyami, Azza OLNG-SCC/12" w:date="2026-03-30T14:14:00Z" w16du:dateUtc="2026-03-30T10:14:00Z">
                  <w:rPr>
                    <w:rFonts w:ascii="Calibri" w:hAnsi="Calibri" w:cs="Calibri"/>
                    <w:color w:val="000000"/>
                    <w:sz w:val="12"/>
                    <w:szCs w:val="12"/>
                  </w:rPr>
                </w:rPrChange>
              </w:rPr>
              <w:t>85</w:t>
            </w:r>
          </w:p>
        </w:tc>
        <w:tc>
          <w:tcPr>
            <w:tcW w:w="3148" w:type="dxa"/>
            <w:tcBorders>
              <w:top w:val="nil"/>
              <w:left w:val="nil"/>
              <w:bottom w:val="single" w:sz="4" w:space="0" w:color="auto"/>
              <w:right w:val="single" w:sz="8" w:space="0" w:color="auto"/>
            </w:tcBorders>
            <w:shd w:val="clear" w:color="auto" w:fill="FFFFFF"/>
            <w:vAlign w:val="center"/>
            <w:hideMark/>
          </w:tcPr>
          <w:p w14:paraId="2BBE69A1" w14:textId="77777777" w:rsidR="00A46571" w:rsidRPr="005F252C" w:rsidRDefault="00A46571" w:rsidP="00A46571">
            <w:pPr>
              <w:rPr>
                <w:rFonts w:cs="Calibri"/>
                <w:color w:val="000000"/>
                <w:sz w:val="12"/>
                <w:szCs w:val="12"/>
                <w:rPrChange w:id="50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25" w:author="Al Riyami, Azza OLNG-SCC/12" w:date="2026-03-30T14:14:00Z" w16du:dateUtc="2026-03-30T10:14:00Z">
                  <w:rPr>
                    <w:rFonts w:ascii="Calibri" w:hAnsi="Calibri" w:cs="Calibri"/>
                    <w:color w:val="000000"/>
                    <w:sz w:val="12"/>
                    <w:szCs w:val="12"/>
                  </w:rPr>
                </w:rPrChange>
              </w:rPr>
              <w:t>GENERAL INFORMATION CLERK</w:t>
            </w:r>
          </w:p>
        </w:tc>
      </w:tr>
      <w:tr w:rsidR="00A46571" w:rsidRPr="005F252C" w14:paraId="2A3BECAF"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3356FCFB" w14:textId="77777777" w:rsidR="00A46571" w:rsidRPr="005F252C" w:rsidRDefault="00A46571" w:rsidP="00A46571">
            <w:pPr>
              <w:rPr>
                <w:rFonts w:cs="Calibri"/>
                <w:color w:val="000000"/>
                <w:sz w:val="12"/>
                <w:szCs w:val="12"/>
                <w:rPrChange w:id="50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27" w:author="Al Riyami, Azza OLNG-SCC/12" w:date="2026-03-30T14:14:00Z" w16du:dateUtc="2026-03-30T10:14:00Z">
                  <w:rPr>
                    <w:rFonts w:ascii="Calibri" w:hAnsi="Calibri" w:cs="Calibri"/>
                    <w:color w:val="000000"/>
                    <w:sz w:val="12"/>
                    <w:szCs w:val="12"/>
                  </w:rPr>
                </w:rPrChange>
              </w:rPr>
              <w:t>20</w:t>
            </w:r>
          </w:p>
        </w:tc>
        <w:tc>
          <w:tcPr>
            <w:tcW w:w="3154" w:type="dxa"/>
            <w:tcBorders>
              <w:top w:val="nil"/>
              <w:left w:val="nil"/>
              <w:bottom w:val="single" w:sz="4" w:space="0" w:color="auto"/>
              <w:right w:val="single" w:sz="4" w:space="0" w:color="auto"/>
            </w:tcBorders>
            <w:shd w:val="clear" w:color="auto" w:fill="FFFFFF"/>
            <w:vAlign w:val="center"/>
            <w:hideMark/>
          </w:tcPr>
          <w:p w14:paraId="2B33E9EC" w14:textId="77777777" w:rsidR="00A46571" w:rsidRPr="005F252C" w:rsidRDefault="00A46571" w:rsidP="00A46571">
            <w:pPr>
              <w:rPr>
                <w:rFonts w:cs="Calibri"/>
                <w:color w:val="000000"/>
                <w:sz w:val="12"/>
                <w:szCs w:val="12"/>
                <w:rPrChange w:id="50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29" w:author="Al Riyami, Azza OLNG-SCC/12" w:date="2026-03-30T14:14:00Z" w16du:dateUtc="2026-03-30T10:14:00Z">
                  <w:rPr>
                    <w:rFonts w:ascii="Calibri" w:hAnsi="Calibri" w:cs="Calibri"/>
                    <w:color w:val="000000"/>
                    <w:sz w:val="12"/>
                    <w:szCs w:val="12"/>
                  </w:rPr>
                </w:rPrChange>
              </w:rPr>
              <w:t>LIBRARIAN</w:t>
            </w:r>
          </w:p>
        </w:tc>
        <w:tc>
          <w:tcPr>
            <w:tcW w:w="591" w:type="dxa"/>
            <w:tcBorders>
              <w:top w:val="nil"/>
              <w:left w:val="nil"/>
              <w:bottom w:val="single" w:sz="4" w:space="0" w:color="auto"/>
              <w:right w:val="single" w:sz="4" w:space="0" w:color="auto"/>
            </w:tcBorders>
            <w:shd w:val="clear" w:color="auto" w:fill="FFFFFF"/>
            <w:vAlign w:val="center"/>
            <w:hideMark/>
          </w:tcPr>
          <w:p w14:paraId="01A1DA2E" w14:textId="77777777" w:rsidR="00A46571" w:rsidRPr="005F252C" w:rsidRDefault="00A46571" w:rsidP="00A46571">
            <w:pPr>
              <w:rPr>
                <w:rFonts w:cs="Calibri"/>
                <w:color w:val="000000"/>
                <w:sz w:val="12"/>
                <w:szCs w:val="12"/>
                <w:rPrChange w:id="50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31" w:author="Al Riyami, Azza OLNG-SCC/12" w:date="2026-03-30T14:14:00Z" w16du:dateUtc="2026-03-30T10:14:00Z">
                  <w:rPr>
                    <w:rFonts w:ascii="Calibri" w:hAnsi="Calibri" w:cs="Calibri"/>
                    <w:color w:val="000000"/>
                    <w:sz w:val="12"/>
                    <w:szCs w:val="12"/>
                  </w:rPr>
                </w:rPrChange>
              </w:rPr>
              <w:t>42</w:t>
            </w:r>
          </w:p>
        </w:tc>
        <w:tc>
          <w:tcPr>
            <w:tcW w:w="3145" w:type="dxa"/>
            <w:tcBorders>
              <w:top w:val="nil"/>
              <w:left w:val="nil"/>
              <w:bottom w:val="single" w:sz="4" w:space="0" w:color="auto"/>
              <w:right w:val="single" w:sz="4" w:space="0" w:color="auto"/>
            </w:tcBorders>
            <w:shd w:val="clear" w:color="auto" w:fill="FFFFFF"/>
            <w:vAlign w:val="center"/>
            <w:hideMark/>
          </w:tcPr>
          <w:p w14:paraId="393BC937" w14:textId="77777777" w:rsidR="00A46571" w:rsidRPr="005F252C" w:rsidRDefault="00A46571" w:rsidP="00A46571">
            <w:pPr>
              <w:rPr>
                <w:rFonts w:cs="Calibri"/>
                <w:color w:val="000000"/>
                <w:sz w:val="12"/>
                <w:szCs w:val="12"/>
                <w:rPrChange w:id="50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33" w:author="Al Riyami, Azza OLNG-SCC/12" w:date="2026-03-30T14:14:00Z" w16du:dateUtc="2026-03-30T10:14:00Z">
                  <w:rPr>
                    <w:rFonts w:ascii="Calibri" w:hAnsi="Calibri" w:cs="Calibri"/>
                    <w:color w:val="000000"/>
                    <w:sz w:val="12"/>
                    <w:szCs w:val="12"/>
                  </w:rPr>
                </w:rPrChange>
              </w:rPr>
              <w:t>AUCTIONEER</w:t>
            </w:r>
          </w:p>
        </w:tc>
        <w:tc>
          <w:tcPr>
            <w:tcW w:w="591" w:type="dxa"/>
            <w:tcBorders>
              <w:top w:val="nil"/>
              <w:left w:val="nil"/>
              <w:bottom w:val="single" w:sz="4" w:space="0" w:color="auto"/>
              <w:right w:val="single" w:sz="4" w:space="0" w:color="auto"/>
            </w:tcBorders>
            <w:shd w:val="clear" w:color="auto" w:fill="FFFFFF"/>
            <w:vAlign w:val="center"/>
            <w:hideMark/>
          </w:tcPr>
          <w:p w14:paraId="45A306CB" w14:textId="77777777" w:rsidR="00A46571" w:rsidRPr="005F252C" w:rsidRDefault="00A46571" w:rsidP="00A46571">
            <w:pPr>
              <w:rPr>
                <w:rFonts w:cs="Calibri"/>
                <w:color w:val="000000"/>
                <w:sz w:val="12"/>
                <w:szCs w:val="12"/>
                <w:rPrChange w:id="50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35" w:author="Al Riyami, Azza OLNG-SCC/12" w:date="2026-03-30T14:14:00Z" w16du:dateUtc="2026-03-30T10:14:00Z">
                  <w:rPr>
                    <w:rFonts w:ascii="Calibri" w:hAnsi="Calibri" w:cs="Calibri"/>
                    <w:color w:val="000000"/>
                    <w:sz w:val="12"/>
                    <w:szCs w:val="12"/>
                  </w:rPr>
                </w:rPrChange>
              </w:rPr>
              <w:t>64</w:t>
            </w:r>
          </w:p>
        </w:tc>
        <w:tc>
          <w:tcPr>
            <w:tcW w:w="3148" w:type="dxa"/>
            <w:tcBorders>
              <w:top w:val="nil"/>
              <w:left w:val="nil"/>
              <w:bottom w:val="single" w:sz="4" w:space="0" w:color="auto"/>
              <w:right w:val="single" w:sz="4" w:space="0" w:color="auto"/>
            </w:tcBorders>
            <w:shd w:val="clear" w:color="auto" w:fill="FFFFFF"/>
            <w:vAlign w:val="center"/>
            <w:hideMark/>
          </w:tcPr>
          <w:p w14:paraId="1A486773" w14:textId="77777777" w:rsidR="00A46571" w:rsidRPr="005F252C" w:rsidRDefault="00A46571" w:rsidP="00A46571">
            <w:pPr>
              <w:rPr>
                <w:rFonts w:cs="Calibri"/>
                <w:color w:val="000000"/>
                <w:sz w:val="12"/>
                <w:szCs w:val="12"/>
                <w:rPrChange w:id="50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37" w:author="Al Riyami, Azza OLNG-SCC/12" w:date="2026-03-30T14:14:00Z" w16du:dateUtc="2026-03-30T10:14:00Z">
                  <w:rPr>
                    <w:rFonts w:ascii="Calibri" w:hAnsi="Calibri" w:cs="Calibri"/>
                    <w:color w:val="000000"/>
                    <w:sz w:val="12"/>
                    <w:szCs w:val="12"/>
                  </w:rPr>
                </w:rPrChange>
              </w:rPr>
              <w:t>PRINTER - GENERAL</w:t>
            </w:r>
          </w:p>
        </w:tc>
        <w:tc>
          <w:tcPr>
            <w:tcW w:w="591" w:type="dxa"/>
            <w:tcBorders>
              <w:top w:val="nil"/>
              <w:left w:val="nil"/>
              <w:bottom w:val="single" w:sz="4" w:space="0" w:color="auto"/>
              <w:right w:val="single" w:sz="4" w:space="0" w:color="auto"/>
            </w:tcBorders>
            <w:shd w:val="clear" w:color="auto" w:fill="FFFFFF"/>
            <w:vAlign w:val="center"/>
            <w:hideMark/>
          </w:tcPr>
          <w:p w14:paraId="66B5681D" w14:textId="77777777" w:rsidR="00A46571" w:rsidRPr="005F252C" w:rsidRDefault="00A46571" w:rsidP="00A46571">
            <w:pPr>
              <w:rPr>
                <w:rFonts w:cs="Calibri"/>
                <w:color w:val="000000"/>
                <w:sz w:val="12"/>
                <w:szCs w:val="12"/>
                <w:rPrChange w:id="50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39" w:author="Al Riyami, Azza OLNG-SCC/12" w:date="2026-03-30T14:14:00Z" w16du:dateUtc="2026-03-30T10:14:00Z">
                  <w:rPr>
                    <w:rFonts w:ascii="Calibri" w:hAnsi="Calibri" w:cs="Calibri"/>
                    <w:color w:val="000000"/>
                    <w:sz w:val="12"/>
                    <w:szCs w:val="12"/>
                  </w:rPr>
                </w:rPrChange>
              </w:rPr>
              <w:t>86</w:t>
            </w:r>
          </w:p>
        </w:tc>
        <w:tc>
          <w:tcPr>
            <w:tcW w:w="3148" w:type="dxa"/>
            <w:tcBorders>
              <w:top w:val="nil"/>
              <w:left w:val="nil"/>
              <w:bottom w:val="single" w:sz="4" w:space="0" w:color="auto"/>
              <w:right w:val="single" w:sz="8" w:space="0" w:color="auto"/>
            </w:tcBorders>
            <w:shd w:val="clear" w:color="auto" w:fill="FFFFFF"/>
            <w:vAlign w:val="center"/>
            <w:hideMark/>
          </w:tcPr>
          <w:p w14:paraId="5868095C" w14:textId="77777777" w:rsidR="00A46571" w:rsidRPr="005F252C" w:rsidRDefault="00A46571" w:rsidP="00A46571">
            <w:pPr>
              <w:rPr>
                <w:rFonts w:cs="Calibri"/>
                <w:color w:val="000000"/>
                <w:sz w:val="12"/>
                <w:szCs w:val="12"/>
                <w:rPrChange w:id="50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41" w:author="Al Riyami, Azza OLNG-SCC/12" w:date="2026-03-30T14:14:00Z" w16du:dateUtc="2026-03-30T10:14:00Z">
                  <w:rPr>
                    <w:rFonts w:ascii="Calibri" w:hAnsi="Calibri" w:cs="Calibri"/>
                    <w:color w:val="000000"/>
                    <w:sz w:val="12"/>
                    <w:szCs w:val="12"/>
                  </w:rPr>
                </w:rPrChange>
              </w:rPr>
              <w:t>RECEPTION CLERK -  GENERAL</w:t>
            </w:r>
          </w:p>
        </w:tc>
      </w:tr>
      <w:tr w:rsidR="00A46571" w:rsidRPr="005F252C" w14:paraId="3B0FA597" w14:textId="77777777" w:rsidTr="009764B6">
        <w:trPr>
          <w:trHeight w:val="360"/>
          <w:jc w:val="center"/>
        </w:trPr>
        <w:tc>
          <w:tcPr>
            <w:tcW w:w="592" w:type="dxa"/>
            <w:tcBorders>
              <w:top w:val="nil"/>
              <w:left w:val="single" w:sz="8" w:space="0" w:color="auto"/>
              <w:bottom w:val="single" w:sz="4" w:space="0" w:color="auto"/>
              <w:right w:val="single" w:sz="4" w:space="0" w:color="auto"/>
            </w:tcBorders>
            <w:shd w:val="clear" w:color="auto" w:fill="FFFFFF"/>
            <w:vAlign w:val="center"/>
            <w:hideMark/>
          </w:tcPr>
          <w:p w14:paraId="57F3BC61" w14:textId="77777777" w:rsidR="00A46571" w:rsidRPr="005F252C" w:rsidRDefault="00A46571" w:rsidP="00A46571">
            <w:pPr>
              <w:rPr>
                <w:rFonts w:cs="Calibri"/>
                <w:color w:val="000000"/>
                <w:sz w:val="12"/>
                <w:szCs w:val="12"/>
                <w:rPrChange w:id="50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43" w:author="Al Riyami, Azza OLNG-SCC/12" w:date="2026-03-30T14:14:00Z" w16du:dateUtc="2026-03-30T10:14:00Z">
                  <w:rPr>
                    <w:rFonts w:ascii="Calibri" w:hAnsi="Calibri" w:cs="Calibri"/>
                    <w:color w:val="000000"/>
                    <w:sz w:val="12"/>
                    <w:szCs w:val="12"/>
                  </w:rPr>
                </w:rPrChange>
              </w:rPr>
              <w:t>21</w:t>
            </w:r>
          </w:p>
        </w:tc>
        <w:tc>
          <w:tcPr>
            <w:tcW w:w="3154" w:type="dxa"/>
            <w:tcBorders>
              <w:top w:val="nil"/>
              <w:left w:val="nil"/>
              <w:bottom w:val="single" w:sz="4" w:space="0" w:color="auto"/>
              <w:right w:val="single" w:sz="4" w:space="0" w:color="auto"/>
            </w:tcBorders>
            <w:shd w:val="clear" w:color="auto" w:fill="FFFFFF"/>
            <w:vAlign w:val="center"/>
            <w:hideMark/>
          </w:tcPr>
          <w:p w14:paraId="3C8EC807" w14:textId="77777777" w:rsidR="00A46571" w:rsidRPr="005F252C" w:rsidRDefault="00A46571" w:rsidP="00A46571">
            <w:pPr>
              <w:rPr>
                <w:rFonts w:cs="Calibri"/>
                <w:color w:val="000000"/>
                <w:sz w:val="12"/>
                <w:szCs w:val="12"/>
                <w:rPrChange w:id="50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45" w:author="Al Riyami, Azza OLNG-SCC/12" w:date="2026-03-30T14:14:00Z" w16du:dateUtc="2026-03-30T10:14:00Z">
                  <w:rPr>
                    <w:rFonts w:ascii="Calibri" w:hAnsi="Calibri" w:cs="Calibri"/>
                    <w:color w:val="000000"/>
                    <w:sz w:val="12"/>
                    <w:szCs w:val="12"/>
                  </w:rPr>
                </w:rPrChange>
              </w:rPr>
              <w:t>PUBLIC RELATION SPECIALIST</w:t>
            </w:r>
          </w:p>
        </w:tc>
        <w:tc>
          <w:tcPr>
            <w:tcW w:w="591" w:type="dxa"/>
            <w:tcBorders>
              <w:top w:val="nil"/>
              <w:left w:val="nil"/>
              <w:bottom w:val="single" w:sz="4" w:space="0" w:color="auto"/>
              <w:right w:val="single" w:sz="4" w:space="0" w:color="auto"/>
            </w:tcBorders>
            <w:shd w:val="clear" w:color="auto" w:fill="FFFFFF"/>
            <w:vAlign w:val="center"/>
            <w:hideMark/>
          </w:tcPr>
          <w:p w14:paraId="4C9C98DF" w14:textId="77777777" w:rsidR="00A46571" w:rsidRPr="005F252C" w:rsidRDefault="00A46571" w:rsidP="00A46571">
            <w:pPr>
              <w:rPr>
                <w:rFonts w:cs="Calibri"/>
                <w:color w:val="000000"/>
                <w:sz w:val="12"/>
                <w:szCs w:val="12"/>
                <w:rPrChange w:id="50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47" w:author="Al Riyami, Azza OLNG-SCC/12" w:date="2026-03-30T14:14:00Z" w16du:dateUtc="2026-03-30T10:14:00Z">
                  <w:rPr>
                    <w:rFonts w:ascii="Calibri" w:hAnsi="Calibri" w:cs="Calibri"/>
                    <w:color w:val="000000"/>
                    <w:sz w:val="12"/>
                    <w:szCs w:val="12"/>
                  </w:rPr>
                </w:rPrChange>
              </w:rPr>
              <w:t>43</w:t>
            </w:r>
          </w:p>
        </w:tc>
        <w:tc>
          <w:tcPr>
            <w:tcW w:w="3145" w:type="dxa"/>
            <w:tcBorders>
              <w:top w:val="nil"/>
              <w:left w:val="nil"/>
              <w:bottom w:val="single" w:sz="4" w:space="0" w:color="auto"/>
              <w:right w:val="single" w:sz="4" w:space="0" w:color="auto"/>
            </w:tcBorders>
            <w:shd w:val="clear" w:color="auto" w:fill="FFFFFF"/>
            <w:vAlign w:val="center"/>
            <w:hideMark/>
          </w:tcPr>
          <w:p w14:paraId="2EA1852B" w14:textId="77777777" w:rsidR="00A46571" w:rsidRPr="005F252C" w:rsidRDefault="00A46571" w:rsidP="00A46571">
            <w:pPr>
              <w:rPr>
                <w:rFonts w:cs="Calibri"/>
                <w:color w:val="000000"/>
                <w:sz w:val="12"/>
                <w:szCs w:val="12"/>
                <w:rPrChange w:id="50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49" w:author="Al Riyami, Azza OLNG-SCC/12" w:date="2026-03-30T14:14:00Z" w16du:dateUtc="2026-03-30T10:14:00Z">
                  <w:rPr>
                    <w:rFonts w:ascii="Calibri" w:hAnsi="Calibri" w:cs="Calibri"/>
                    <w:color w:val="000000"/>
                    <w:sz w:val="12"/>
                    <w:szCs w:val="12"/>
                  </w:rPr>
                </w:rPrChange>
              </w:rPr>
              <w:t>Architecture drawing by autacard programme</w:t>
            </w:r>
          </w:p>
        </w:tc>
        <w:tc>
          <w:tcPr>
            <w:tcW w:w="591" w:type="dxa"/>
            <w:tcBorders>
              <w:top w:val="nil"/>
              <w:left w:val="nil"/>
              <w:bottom w:val="single" w:sz="4" w:space="0" w:color="auto"/>
              <w:right w:val="single" w:sz="4" w:space="0" w:color="auto"/>
            </w:tcBorders>
            <w:shd w:val="clear" w:color="auto" w:fill="FFFFFF"/>
            <w:vAlign w:val="center"/>
            <w:hideMark/>
          </w:tcPr>
          <w:p w14:paraId="057E9A84" w14:textId="77777777" w:rsidR="00A46571" w:rsidRPr="005F252C" w:rsidRDefault="00A46571" w:rsidP="00A46571">
            <w:pPr>
              <w:rPr>
                <w:rFonts w:cs="Calibri"/>
                <w:color w:val="000000"/>
                <w:sz w:val="12"/>
                <w:szCs w:val="12"/>
                <w:rPrChange w:id="50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51" w:author="Al Riyami, Azza OLNG-SCC/12" w:date="2026-03-30T14:14:00Z" w16du:dateUtc="2026-03-30T10:14:00Z">
                  <w:rPr>
                    <w:rFonts w:ascii="Calibri" w:hAnsi="Calibri" w:cs="Calibri"/>
                    <w:color w:val="000000"/>
                    <w:sz w:val="12"/>
                    <w:szCs w:val="12"/>
                  </w:rPr>
                </w:rPrChange>
              </w:rPr>
              <w:t>65</w:t>
            </w:r>
          </w:p>
        </w:tc>
        <w:tc>
          <w:tcPr>
            <w:tcW w:w="3148" w:type="dxa"/>
            <w:tcBorders>
              <w:top w:val="nil"/>
              <w:left w:val="nil"/>
              <w:bottom w:val="single" w:sz="4" w:space="0" w:color="auto"/>
              <w:right w:val="single" w:sz="4" w:space="0" w:color="auto"/>
            </w:tcBorders>
            <w:shd w:val="clear" w:color="auto" w:fill="FFFFFF"/>
            <w:vAlign w:val="center"/>
            <w:hideMark/>
          </w:tcPr>
          <w:p w14:paraId="64FA6FE6" w14:textId="77777777" w:rsidR="00A46571" w:rsidRPr="005F252C" w:rsidRDefault="00A46571" w:rsidP="00A46571">
            <w:pPr>
              <w:rPr>
                <w:rFonts w:cs="Calibri"/>
                <w:color w:val="000000"/>
                <w:sz w:val="12"/>
                <w:szCs w:val="12"/>
                <w:rPrChange w:id="50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53" w:author="Al Riyami, Azza OLNG-SCC/12" w:date="2026-03-30T14:14:00Z" w16du:dateUtc="2026-03-30T10:14:00Z">
                  <w:rPr>
                    <w:rFonts w:ascii="Calibri" w:hAnsi="Calibri" w:cs="Calibri"/>
                    <w:color w:val="000000"/>
                    <w:sz w:val="12"/>
                    <w:szCs w:val="12"/>
                  </w:rPr>
                </w:rPrChange>
              </w:rPr>
              <w:t>Laborer, store</w:t>
            </w:r>
          </w:p>
        </w:tc>
        <w:tc>
          <w:tcPr>
            <w:tcW w:w="591" w:type="dxa"/>
            <w:tcBorders>
              <w:top w:val="nil"/>
              <w:left w:val="nil"/>
              <w:bottom w:val="single" w:sz="4" w:space="0" w:color="auto"/>
              <w:right w:val="single" w:sz="4" w:space="0" w:color="auto"/>
            </w:tcBorders>
            <w:shd w:val="clear" w:color="auto" w:fill="FFFFFF"/>
            <w:vAlign w:val="center"/>
            <w:hideMark/>
          </w:tcPr>
          <w:p w14:paraId="76A3C25D" w14:textId="77777777" w:rsidR="00A46571" w:rsidRPr="005F252C" w:rsidRDefault="00A46571" w:rsidP="00A46571">
            <w:pPr>
              <w:rPr>
                <w:rFonts w:cs="Calibri"/>
                <w:color w:val="000000"/>
                <w:sz w:val="12"/>
                <w:szCs w:val="12"/>
                <w:rPrChange w:id="50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55" w:author="Al Riyami, Azza OLNG-SCC/12" w:date="2026-03-30T14:14:00Z" w16du:dateUtc="2026-03-30T10:14:00Z">
                  <w:rPr>
                    <w:rFonts w:ascii="Calibri" w:hAnsi="Calibri" w:cs="Calibri"/>
                    <w:color w:val="000000"/>
                    <w:sz w:val="12"/>
                    <w:szCs w:val="12"/>
                  </w:rPr>
                </w:rPrChange>
              </w:rPr>
              <w:t>87</w:t>
            </w:r>
          </w:p>
        </w:tc>
        <w:tc>
          <w:tcPr>
            <w:tcW w:w="3148" w:type="dxa"/>
            <w:tcBorders>
              <w:top w:val="nil"/>
              <w:left w:val="nil"/>
              <w:bottom w:val="single" w:sz="4" w:space="0" w:color="auto"/>
              <w:right w:val="single" w:sz="8" w:space="0" w:color="auto"/>
            </w:tcBorders>
            <w:shd w:val="clear" w:color="auto" w:fill="FFFFFF"/>
            <w:vAlign w:val="center"/>
            <w:hideMark/>
          </w:tcPr>
          <w:p w14:paraId="036454A3" w14:textId="77777777" w:rsidR="00A46571" w:rsidRPr="005F252C" w:rsidRDefault="00A46571" w:rsidP="00A46571">
            <w:pPr>
              <w:rPr>
                <w:rFonts w:cs="Calibri"/>
                <w:color w:val="000000"/>
                <w:sz w:val="12"/>
                <w:szCs w:val="12"/>
                <w:rPrChange w:id="50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57" w:author="Al Riyami, Azza OLNG-SCC/12" w:date="2026-03-30T14:14:00Z" w16du:dateUtc="2026-03-30T10:14:00Z">
                  <w:rPr>
                    <w:rFonts w:ascii="Calibri" w:hAnsi="Calibri" w:cs="Calibri"/>
                    <w:color w:val="000000"/>
                    <w:sz w:val="12"/>
                    <w:szCs w:val="12"/>
                  </w:rPr>
                </w:rPrChange>
              </w:rPr>
              <w:t>RECEPTION CLERK - HOTEL</w:t>
            </w:r>
          </w:p>
        </w:tc>
      </w:tr>
      <w:tr w:rsidR="00A46571" w:rsidRPr="005F252C" w14:paraId="04CC0D37" w14:textId="77777777" w:rsidTr="009764B6">
        <w:trPr>
          <w:trHeight w:val="360"/>
          <w:jc w:val="center"/>
        </w:trPr>
        <w:tc>
          <w:tcPr>
            <w:tcW w:w="592" w:type="dxa"/>
            <w:tcBorders>
              <w:top w:val="nil"/>
              <w:left w:val="single" w:sz="8" w:space="0" w:color="auto"/>
              <w:bottom w:val="single" w:sz="8" w:space="0" w:color="auto"/>
              <w:right w:val="single" w:sz="4" w:space="0" w:color="auto"/>
            </w:tcBorders>
            <w:shd w:val="clear" w:color="auto" w:fill="FFFFFF"/>
            <w:vAlign w:val="center"/>
            <w:hideMark/>
          </w:tcPr>
          <w:p w14:paraId="62506A6B" w14:textId="77777777" w:rsidR="00A46571" w:rsidRPr="005F252C" w:rsidRDefault="00A46571" w:rsidP="00A46571">
            <w:pPr>
              <w:rPr>
                <w:rFonts w:cs="Calibri"/>
                <w:color w:val="000000"/>
                <w:sz w:val="12"/>
                <w:szCs w:val="12"/>
                <w:rPrChange w:id="50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59" w:author="Al Riyami, Azza OLNG-SCC/12" w:date="2026-03-30T14:14:00Z" w16du:dateUtc="2026-03-30T10:14:00Z">
                  <w:rPr>
                    <w:rFonts w:ascii="Calibri" w:hAnsi="Calibri" w:cs="Calibri"/>
                    <w:color w:val="000000"/>
                    <w:sz w:val="12"/>
                    <w:szCs w:val="12"/>
                  </w:rPr>
                </w:rPrChange>
              </w:rPr>
              <w:t>22</w:t>
            </w:r>
          </w:p>
        </w:tc>
        <w:tc>
          <w:tcPr>
            <w:tcW w:w="3154" w:type="dxa"/>
            <w:tcBorders>
              <w:top w:val="nil"/>
              <w:left w:val="nil"/>
              <w:bottom w:val="single" w:sz="8" w:space="0" w:color="auto"/>
              <w:right w:val="single" w:sz="4" w:space="0" w:color="auto"/>
            </w:tcBorders>
            <w:shd w:val="clear" w:color="auto" w:fill="FFFFFF"/>
            <w:vAlign w:val="center"/>
            <w:hideMark/>
          </w:tcPr>
          <w:p w14:paraId="420F7F89" w14:textId="77777777" w:rsidR="00A46571" w:rsidRPr="005F252C" w:rsidRDefault="00A46571" w:rsidP="00A46571">
            <w:pPr>
              <w:rPr>
                <w:rFonts w:cs="Calibri"/>
                <w:color w:val="000000"/>
                <w:sz w:val="12"/>
                <w:szCs w:val="12"/>
                <w:rPrChange w:id="50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61" w:author="Al Riyami, Azza OLNG-SCC/12" w:date="2026-03-30T14:14:00Z" w16du:dateUtc="2026-03-30T10:14:00Z">
                  <w:rPr>
                    <w:rFonts w:ascii="Calibri" w:hAnsi="Calibri" w:cs="Calibri"/>
                    <w:color w:val="000000"/>
                    <w:sz w:val="12"/>
                    <w:szCs w:val="12"/>
                  </w:rPr>
                </w:rPrChange>
              </w:rPr>
              <w:t>STUDENT ACTIVITIES SPECIALIST</w:t>
            </w:r>
          </w:p>
        </w:tc>
        <w:tc>
          <w:tcPr>
            <w:tcW w:w="591" w:type="dxa"/>
            <w:tcBorders>
              <w:top w:val="nil"/>
              <w:left w:val="nil"/>
              <w:bottom w:val="single" w:sz="8" w:space="0" w:color="auto"/>
              <w:right w:val="single" w:sz="4" w:space="0" w:color="auto"/>
            </w:tcBorders>
            <w:shd w:val="clear" w:color="auto" w:fill="FFFFFF"/>
            <w:vAlign w:val="center"/>
            <w:hideMark/>
          </w:tcPr>
          <w:p w14:paraId="679C7D7D" w14:textId="77777777" w:rsidR="00A46571" w:rsidRPr="005F252C" w:rsidRDefault="00A46571" w:rsidP="00A46571">
            <w:pPr>
              <w:rPr>
                <w:rFonts w:cs="Calibri"/>
                <w:color w:val="000000"/>
                <w:sz w:val="12"/>
                <w:szCs w:val="12"/>
                <w:rPrChange w:id="50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63" w:author="Al Riyami, Azza OLNG-SCC/12" w:date="2026-03-30T14:14:00Z" w16du:dateUtc="2026-03-30T10:14:00Z">
                  <w:rPr>
                    <w:rFonts w:ascii="Calibri" w:hAnsi="Calibri" w:cs="Calibri"/>
                    <w:color w:val="000000"/>
                    <w:sz w:val="12"/>
                    <w:szCs w:val="12"/>
                  </w:rPr>
                </w:rPrChange>
              </w:rPr>
              <w:t>44</w:t>
            </w:r>
          </w:p>
        </w:tc>
        <w:tc>
          <w:tcPr>
            <w:tcW w:w="3145" w:type="dxa"/>
            <w:tcBorders>
              <w:top w:val="nil"/>
              <w:left w:val="nil"/>
              <w:bottom w:val="single" w:sz="8" w:space="0" w:color="auto"/>
              <w:right w:val="single" w:sz="4" w:space="0" w:color="auto"/>
            </w:tcBorders>
            <w:shd w:val="clear" w:color="auto" w:fill="FFFFFF"/>
            <w:vAlign w:val="center"/>
            <w:hideMark/>
          </w:tcPr>
          <w:p w14:paraId="798712A0" w14:textId="77777777" w:rsidR="00A46571" w:rsidRPr="005F252C" w:rsidRDefault="00A46571" w:rsidP="00A46571">
            <w:pPr>
              <w:rPr>
                <w:rFonts w:cs="Calibri"/>
                <w:color w:val="000000"/>
                <w:sz w:val="12"/>
                <w:szCs w:val="12"/>
                <w:rPrChange w:id="50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65" w:author="Al Riyami, Azza OLNG-SCC/12" w:date="2026-03-30T14:14:00Z" w16du:dateUtc="2026-03-30T10:14:00Z">
                  <w:rPr>
                    <w:rFonts w:ascii="Calibri" w:hAnsi="Calibri" w:cs="Calibri"/>
                    <w:color w:val="000000"/>
                    <w:sz w:val="12"/>
                    <w:szCs w:val="12"/>
                  </w:rPr>
                </w:rPrChange>
              </w:rPr>
              <w:t>TEAM LEADER OF SITE WORK</w:t>
            </w:r>
          </w:p>
        </w:tc>
        <w:tc>
          <w:tcPr>
            <w:tcW w:w="591" w:type="dxa"/>
            <w:tcBorders>
              <w:top w:val="nil"/>
              <w:left w:val="nil"/>
              <w:bottom w:val="single" w:sz="8" w:space="0" w:color="auto"/>
              <w:right w:val="single" w:sz="4" w:space="0" w:color="auto"/>
            </w:tcBorders>
            <w:shd w:val="clear" w:color="auto" w:fill="FFFFFF"/>
            <w:vAlign w:val="center"/>
            <w:hideMark/>
          </w:tcPr>
          <w:p w14:paraId="4DE28BBF" w14:textId="77777777" w:rsidR="00A46571" w:rsidRPr="005F252C" w:rsidRDefault="00A46571" w:rsidP="00A46571">
            <w:pPr>
              <w:rPr>
                <w:rFonts w:cs="Calibri"/>
                <w:color w:val="000000"/>
                <w:sz w:val="12"/>
                <w:szCs w:val="12"/>
                <w:rPrChange w:id="50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67" w:author="Al Riyami, Azza OLNG-SCC/12" w:date="2026-03-30T14:14:00Z" w16du:dateUtc="2026-03-30T10:14:00Z">
                  <w:rPr>
                    <w:rFonts w:ascii="Calibri" w:hAnsi="Calibri" w:cs="Calibri"/>
                    <w:color w:val="000000"/>
                    <w:sz w:val="12"/>
                    <w:szCs w:val="12"/>
                  </w:rPr>
                </w:rPrChange>
              </w:rPr>
              <w:t>66</w:t>
            </w:r>
          </w:p>
        </w:tc>
        <w:tc>
          <w:tcPr>
            <w:tcW w:w="3148" w:type="dxa"/>
            <w:tcBorders>
              <w:top w:val="nil"/>
              <w:left w:val="nil"/>
              <w:bottom w:val="single" w:sz="8" w:space="0" w:color="auto"/>
              <w:right w:val="single" w:sz="4" w:space="0" w:color="auto"/>
            </w:tcBorders>
            <w:shd w:val="clear" w:color="auto" w:fill="FFFFFF"/>
            <w:vAlign w:val="center"/>
            <w:hideMark/>
          </w:tcPr>
          <w:p w14:paraId="0717EF8A" w14:textId="77777777" w:rsidR="00A46571" w:rsidRPr="005F252C" w:rsidRDefault="00A46571" w:rsidP="00A46571">
            <w:pPr>
              <w:rPr>
                <w:rFonts w:cs="Calibri"/>
                <w:color w:val="000000"/>
                <w:sz w:val="12"/>
                <w:szCs w:val="12"/>
                <w:rPrChange w:id="50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69" w:author="Al Riyami, Azza OLNG-SCC/12" w:date="2026-03-30T14:14:00Z" w16du:dateUtc="2026-03-30T10:14:00Z">
                  <w:rPr>
                    <w:rFonts w:ascii="Calibri" w:hAnsi="Calibri" w:cs="Calibri"/>
                    <w:color w:val="000000"/>
                    <w:sz w:val="12"/>
                    <w:szCs w:val="12"/>
                  </w:rPr>
                </w:rPrChange>
              </w:rPr>
              <w:t>SHIP MOORING WORKER</w:t>
            </w:r>
          </w:p>
        </w:tc>
        <w:tc>
          <w:tcPr>
            <w:tcW w:w="591" w:type="dxa"/>
            <w:tcBorders>
              <w:top w:val="nil"/>
              <w:left w:val="nil"/>
              <w:bottom w:val="single" w:sz="8" w:space="0" w:color="auto"/>
              <w:right w:val="single" w:sz="4" w:space="0" w:color="auto"/>
            </w:tcBorders>
            <w:shd w:val="clear" w:color="auto" w:fill="FFFFFF"/>
            <w:vAlign w:val="center"/>
            <w:hideMark/>
          </w:tcPr>
          <w:p w14:paraId="3C4D29BF" w14:textId="77777777" w:rsidR="00A46571" w:rsidRPr="005F252C" w:rsidRDefault="00A46571" w:rsidP="00A46571">
            <w:pPr>
              <w:rPr>
                <w:rFonts w:cs="Calibri"/>
                <w:color w:val="000000"/>
                <w:sz w:val="12"/>
                <w:szCs w:val="12"/>
                <w:rPrChange w:id="50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71" w:author="Al Riyami, Azza OLNG-SCC/12" w:date="2026-03-30T14:14:00Z" w16du:dateUtc="2026-03-30T10:14:00Z">
                  <w:rPr>
                    <w:rFonts w:ascii="Calibri" w:hAnsi="Calibri" w:cs="Calibri"/>
                    <w:color w:val="000000"/>
                    <w:sz w:val="12"/>
                    <w:szCs w:val="12"/>
                  </w:rPr>
                </w:rPrChange>
              </w:rPr>
              <w:t>88</w:t>
            </w:r>
          </w:p>
        </w:tc>
        <w:tc>
          <w:tcPr>
            <w:tcW w:w="3148" w:type="dxa"/>
            <w:tcBorders>
              <w:top w:val="nil"/>
              <w:left w:val="nil"/>
              <w:bottom w:val="single" w:sz="8" w:space="0" w:color="auto"/>
              <w:right w:val="single" w:sz="8" w:space="0" w:color="auto"/>
            </w:tcBorders>
            <w:shd w:val="clear" w:color="auto" w:fill="FFFFFF"/>
            <w:vAlign w:val="center"/>
            <w:hideMark/>
          </w:tcPr>
          <w:p w14:paraId="77474918" w14:textId="77777777" w:rsidR="00A46571" w:rsidRPr="005F252C" w:rsidRDefault="00A46571" w:rsidP="00A46571">
            <w:pPr>
              <w:rPr>
                <w:rFonts w:cs="Calibri"/>
                <w:color w:val="000000"/>
                <w:sz w:val="12"/>
                <w:szCs w:val="12"/>
                <w:rPrChange w:id="50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73" w:author="Al Riyami, Azza OLNG-SCC/12" w:date="2026-03-30T14:14:00Z" w16du:dateUtc="2026-03-30T10:14:00Z">
                  <w:rPr>
                    <w:rFonts w:ascii="Calibri" w:hAnsi="Calibri" w:cs="Calibri"/>
                    <w:color w:val="000000"/>
                    <w:sz w:val="12"/>
                    <w:szCs w:val="12"/>
                  </w:rPr>
                </w:rPrChange>
              </w:rPr>
              <w:t>RECEPTION CLERK - PATIENCE</w:t>
            </w:r>
          </w:p>
        </w:tc>
      </w:tr>
    </w:tbl>
    <w:p w14:paraId="2323B53F" w14:textId="77777777" w:rsidR="00A46571" w:rsidRPr="005F252C" w:rsidRDefault="00A46571" w:rsidP="00A46571">
      <w:r w:rsidRPr="005F252C">
        <w:br w:type="page"/>
      </w:r>
    </w:p>
    <w:tbl>
      <w:tblPr>
        <w:tblW w:w="14960" w:type="dxa"/>
        <w:jc w:val="center"/>
        <w:shd w:val="clear" w:color="auto" w:fill="FFFFFF"/>
        <w:tblCellMar>
          <w:left w:w="0" w:type="dxa"/>
          <w:right w:w="0" w:type="dxa"/>
        </w:tblCellMar>
        <w:tblLook w:val="04A0" w:firstRow="1" w:lastRow="0" w:firstColumn="1" w:lastColumn="0" w:noHBand="0" w:noVBand="1"/>
      </w:tblPr>
      <w:tblGrid>
        <w:gridCol w:w="521"/>
        <w:gridCol w:w="3219"/>
        <w:gridCol w:w="520"/>
        <w:gridCol w:w="3222"/>
        <w:gridCol w:w="520"/>
        <w:gridCol w:w="3219"/>
        <w:gridCol w:w="520"/>
        <w:gridCol w:w="3219"/>
      </w:tblGrid>
      <w:tr w:rsidR="00A46571" w:rsidRPr="005F252C" w14:paraId="5CA21B6D" w14:textId="77777777" w:rsidTr="009764B6">
        <w:trPr>
          <w:trHeight w:val="315"/>
          <w:jc w:val="center"/>
        </w:trPr>
        <w:tc>
          <w:tcPr>
            <w:tcW w:w="521" w:type="dxa"/>
            <w:tcBorders>
              <w:top w:val="single" w:sz="8" w:space="0" w:color="auto"/>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09A51D9" w14:textId="77777777" w:rsidR="00A46571" w:rsidRPr="005F252C" w:rsidRDefault="00A46571" w:rsidP="00A46571">
            <w:pPr>
              <w:jc w:val="center"/>
              <w:rPr>
                <w:rFonts w:cs="Calibri"/>
                <w:b/>
                <w:bCs/>
                <w:color w:val="000000"/>
                <w:sz w:val="24"/>
                <w:szCs w:val="24"/>
                <w:rPrChange w:id="5074"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rPrChange w:id="5075" w:author="Al Riyami, Azza OLNG-SCC/12" w:date="2026-03-30T14:14:00Z" w16du:dateUtc="2026-03-30T10:14:00Z">
                  <w:rPr>
                    <w:rFonts w:ascii="Calibri" w:hAnsi="Calibri" w:cs="Calibri"/>
                    <w:b/>
                    <w:bCs/>
                    <w:color w:val="000000"/>
                  </w:rPr>
                </w:rPrChange>
              </w:rPr>
              <w:t>S/N</w:t>
            </w:r>
          </w:p>
        </w:tc>
        <w:tc>
          <w:tcPr>
            <w:tcW w:w="3219"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B42D3EA" w14:textId="77777777" w:rsidR="00A46571" w:rsidRPr="005F252C" w:rsidRDefault="00A46571" w:rsidP="00A46571">
            <w:pPr>
              <w:jc w:val="center"/>
              <w:rPr>
                <w:rFonts w:cs="Calibri"/>
                <w:b/>
                <w:bCs/>
                <w:color w:val="000000"/>
                <w:rPrChange w:id="5076" w:author="Al Riyami, Azza OLNG-SCC/12" w:date="2026-03-30T14:14:00Z" w16du:dateUtc="2026-03-30T10:14:00Z">
                  <w:rPr>
                    <w:rFonts w:ascii="Calibri" w:hAnsi="Calibri" w:cs="Calibri"/>
                    <w:b/>
                    <w:bCs/>
                    <w:color w:val="000000"/>
                  </w:rPr>
                </w:rPrChange>
              </w:rPr>
            </w:pPr>
            <w:r w:rsidRPr="005F252C">
              <w:rPr>
                <w:rFonts w:cs="Calibri"/>
                <w:b/>
                <w:bCs/>
                <w:color w:val="000000"/>
                <w:rPrChange w:id="5077" w:author="Al Riyami, Azza OLNG-SCC/12" w:date="2026-03-30T14:14:00Z" w16du:dateUtc="2026-03-30T10:14:00Z">
                  <w:rPr>
                    <w:rFonts w:ascii="Calibri" w:hAnsi="Calibri" w:cs="Calibri"/>
                    <w:b/>
                    <w:bCs/>
                    <w:color w:val="000000"/>
                  </w:rPr>
                </w:rPrChange>
              </w:rPr>
              <w:t xml:space="preserve"> Positions</w:t>
            </w:r>
          </w:p>
        </w:tc>
        <w:tc>
          <w:tcPr>
            <w:tcW w:w="520"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DC888EE" w14:textId="77777777" w:rsidR="00A46571" w:rsidRPr="005F252C" w:rsidRDefault="00A46571" w:rsidP="00A46571">
            <w:pPr>
              <w:jc w:val="center"/>
              <w:rPr>
                <w:rFonts w:cs="Calibri"/>
                <w:b/>
                <w:bCs/>
                <w:color w:val="000000"/>
                <w:rPrChange w:id="5078" w:author="Al Riyami, Azza OLNG-SCC/12" w:date="2026-03-30T14:14:00Z" w16du:dateUtc="2026-03-30T10:14:00Z">
                  <w:rPr>
                    <w:rFonts w:ascii="Calibri" w:hAnsi="Calibri" w:cs="Calibri"/>
                    <w:b/>
                    <w:bCs/>
                    <w:color w:val="000000"/>
                  </w:rPr>
                </w:rPrChange>
              </w:rPr>
            </w:pPr>
            <w:r w:rsidRPr="005F252C">
              <w:rPr>
                <w:rFonts w:cs="Calibri"/>
                <w:b/>
                <w:bCs/>
                <w:color w:val="000000"/>
                <w:rPrChange w:id="5079" w:author="Al Riyami, Azza OLNG-SCC/12" w:date="2026-03-30T14:14:00Z" w16du:dateUtc="2026-03-30T10:14:00Z">
                  <w:rPr>
                    <w:rFonts w:ascii="Calibri" w:hAnsi="Calibri" w:cs="Calibri"/>
                    <w:b/>
                    <w:bCs/>
                    <w:color w:val="000000"/>
                  </w:rPr>
                </w:rPrChange>
              </w:rPr>
              <w:t>S/N</w:t>
            </w:r>
          </w:p>
        </w:tc>
        <w:tc>
          <w:tcPr>
            <w:tcW w:w="3222"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139F2E5" w14:textId="77777777" w:rsidR="00A46571" w:rsidRPr="005F252C" w:rsidRDefault="00A46571" w:rsidP="00A46571">
            <w:pPr>
              <w:jc w:val="center"/>
              <w:rPr>
                <w:rFonts w:cs="Calibri"/>
                <w:b/>
                <w:bCs/>
                <w:color w:val="000000"/>
                <w:rPrChange w:id="5080" w:author="Al Riyami, Azza OLNG-SCC/12" w:date="2026-03-30T14:14:00Z" w16du:dateUtc="2026-03-30T10:14:00Z">
                  <w:rPr>
                    <w:rFonts w:ascii="Calibri" w:hAnsi="Calibri" w:cs="Calibri"/>
                    <w:b/>
                    <w:bCs/>
                    <w:color w:val="000000"/>
                  </w:rPr>
                </w:rPrChange>
              </w:rPr>
            </w:pPr>
            <w:r w:rsidRPr="005F252C">
              <w:rPr>
                <w:rFonts w:cs="Calibri"/>
                <w:b/>
                <w:bCs/>
                <w:color w:val="000000"/>
                <w:rPrChange w:id="5081" w:author="Al Riyami, Azza OLNG-SCC/12" w:date="2026-03-30T14:14:00Z" w16du:dateUtc="2026-03-30T10:14:00Z">
                  <w:rPr>
                    <w:rFonts w:ascii="Calibri" w:hAnsi="Calibri" w:cs="Calibri"/>
                    <w:b/>
                    <w:bCs/>
                    <w:color w:val="000000"/>
                  </w:rPr>
                </w:rPrChange>
              </w:rPr>
              <w:t>Positions</w:t>
            </w:r>
          </w:p>
        </w:tc>
        <w:tc>
          <w:tcPr>
            <w:tcW w:w="520"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7280C56" w14:textId="77777777" w:rsidR="00A46571" w:rsidRPr="005F252C" w:rsidRDefault="00A46571" w:rsidP="00A46571">
            <w:pPr>
              <w:jc w:val="center"/>
              <w:rPr>
                <w:rFonts w:cs="Calibri"/>
                <w:b/>
                <w:bCs/>
                <w:color w:val="000000"/>
                <w:rPrChange w:id="5082" w:author="Al Riyami, Azza OLNG-SCC/12" w:date="2026-03-30T14:14:00Z" w16du:dateUtc="2026-03-30T10:14:00Z">
                  <w:rPr>
                    <w:rFonts w:ascii="Calibri" w:hAnsi="Calibri" w:cs="Calibri"/>
                    <w:b/>
                    <w:bCs/>
                    <w:color w:val="000000"/>
                  </w:rPr>
                </w:rPrChange>
              </w:rPr>
            </w:pPr>
            <w:r w:rsidRPr="005F252C">
              <w:rPr>
                <w:rFonts w:cs="Calibri"/>
                <w:b/>
                <w:bCs/>
                <w:color w:val="000000"/>
                <w:rPrChange w:id="5083" w:author="Al Riyami, Azza OLNG-SCC/12" w:date="2026-03-30T14:14:00Z" w16du:dateUtc="2026-03-30T10:14:00Z">
                  <w:rPr>
                    <w:rFonts w:ascii="Calibri" w:hAnsi="Calibri" w:cs="Calibri"/>
                    <w:b/>
                    <w:bCs/>
                    <w:color w:val="000000"/>
                  </w:rPr>
                </w:rPrChange>
              </w:rPr>
              <w:t>S/N</w:t>
            </w:r>
          </w:p>
        </w:tc>
        <w:tc>
          <w:tcPr>
            <w:tcW w:w="3219"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66E3495" w14:textId="77777777" w:rsidR="00A46571" w:rsidRPr="005F252C" w:rsidRDefault="00A46571" w:rsidP="00A46571">
            <w:pPr>
              <w:jc w:val="center"/>
              <w:rPr>
                <w:rFonts w:cs="Calibri"/>
                <w:b/>
                <w:bCs/>
                <w:color w:val="000000"/>
                <w:rPrChange w:id="5084" w:author="Al Riyami, Azza OLNG-SCC/12" w:date="2026-03-30T14:14:00Z" w16du:dateUtc="2026-03-30T10:14:00Z">
                  <w:rPr>
                    <w:rFonts w:ascii="Calibri" w:hAnsi="Calibri" w:cs="Calibri"/>
                    <w:b/>
                    <w:bCs/>
                    <w:color w:val="000000"/>
                  </w:rPr>
                </w:rPrChange>
              </w:rPr>
            </w:pPr>
            <w:r w:rsidRPr="005F252C">
              <w:rPr>
                <w:rFonts w:cs="Calibri"/>
                <w:b/>
                <w:bCs/>
                <w:color w:val="000000"/>
                <w:rPrChange w:id="5085" w:author="Al Riyami, Azza OLNG-SCC/12" w:date="2026-03-30T14:14:00Z" w16du:dateUtc="2026-03-30T10:14:00Z">
                  <w:rPr>
                    <w:rFonts w:ascii="Calibri" w:hAnsi="Calibri" w:cs="Calibri"/>
                    <w:b/>
                    <w:bCs/>
                    <w:color w:val="000000"/>
                  </w:rPr>
                </w:rPrChange>
              </w:rPr>
              <w:t xml:space="preserve"> Positions</w:t>
            </w:r>
          </w:p>
        </w:tc>
        <w:tc>
          <w:tcPr>
            <w:tcW w:w="520"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CE3FCD6" w14:textId="77777777" w:rsidR="00A46571" w:rsidRPr="005F252C" w:rsidRDefault="00A46571" w:rsidP="00A46571">
            <w:pPr>
              <w:jc w:val="center"/>
              <w:rPr>
                <w:rFonts w:cs="Calibri"/>
                <w:b/>
                <w:bCs/>
                <w:color w:val="000000"/>
                <w:rPrChange w:id="5086" w:author="Al Riyami, Azza OLNG-SCC/12" w:date="2026-03-30T14:14:00Z" w16du:dateUtc="2026-03-30T10:14:00Z">
                  <w:rPr>
                    <w:rFonts w:ascii="Calibri" w:hAnsi="Calibri" w:cs="Calibri"/>
                    <w:b/>
                    <w:bCs/>
                    <w:color w:val="000000"/>
                  </w:rPr>
                </w:rPrChange>
              </w:rPr>
            </w:pPr>
            <w:r w:rsidRPr="005F252C">
              <w:rPr>
                <w:rFonts w:cs="Calibri"/>
                <w:b/>
                <w:bCs/>
                <w:color w:val="000000"/>
                <w:rPrChange w:id="5087" w:author="Al Riyami, Azza OLNG-SCC/12" w:date="2026-03-30T14:14:00Z" w16du:dateUtc="2026-03-30T10:14:00Z">
                  <w:rPr>
                    <w:rFonts w:ascii="Calibri" w:hAnsi="Calibri" w:cs="Calibri"/>
                    <w:b/>
                    <w:bCs/>
                    <w:color w:val="000000"/>
                  </w:rPr>
                </w:rPrChange>
              </w:rPr>
              <w:t>S/N</w:t>
            </w:r>
          </w:p>
        </w:tc>
        <w:tc>
          <w:tcPr>
            <w:tcW w:w="3219" w:type="dxa"/>
            <w:tcBorders>
              <w:top w:val="single" w:sz="8" w:space="0" w:color="auto"/>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61678D3C" w14:textId="77777777" w:rsidR="00A46571" w:rsidRPr="005F252C" w:rsidRDefault="00A46571" w:rsidP="00A46571">
            <w:pPr>
              <w:jc w:val="center"/>
              <w:rPr>
                <w:rFonts w:cs="Calibri"/>
                <w:b/>
                <w:bCs/>
                <w:color w:val="000000"/>
                <w:rPrChange w:id="5088" w:author="Al Riyami, Azza OLNG-SCC/12" w:date="2026-03-30T14:14:00Z" w16du:dateUtc="2026-03-30T10:14:00Z">
                  <w:rPr>
                    <w:rFonts w:ascii="Calibri" w:hAnsi="Calibri" w:cs="Calibri"/>
                    <w:b/>
                    <w:bCs/>
                    <w:color w:val="000000"/>
                  </w:rPr>
                </w:rPrChange>
              </w:rPr>
            </w:pPr>
            <w:r w:rsidRPr="005F252C">
              <w:rPr>
                <w:rFonts w:cs="Calibri"/>
                <w:b/>
                <w:bCs/>
                <w:color w:val="000000"/>
                <w:rPrChange w:id="5089" w:author="Al Riyami, Azza OLNG-SCC/12" w:date="2026-03-30T14:14:00Z" w16du:dateUtc="2026-03-30T10:14:00Z">
                  <w:rPr>
                    <w:rFonts w:ascii="Calibri" w:hAnsi="Calibri" w:cs="Calibri"/>
                    <w:b/>
                    <w:bCs/>
                    <w:color w:val="000000"/>
                  </w:rPr>
                </w:rPrChange>
              </w:rPr>
              <w:t>Positions</w:t>
            </w:r>
          </w:p>
        </w:tc>
      </w:tr>
      <w:tr w:rsidR="00A46571" w:rsidRPr="005F252C" w14:paraId="51A61818"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202FC43" w14:textId="77777777" w:rsidR="00A46571" w:rsidRPr="005F252C" w:rsidRDefault="00A46571" w:rsidP="00A46571">
            <w:pPr>
              <w:rPr>
                <w:rFonts w:cs="Calibri"/>
                <w:color w:val="000000"/>
                <w:sz w:val="12"/>
                <w:szCs w:val="12"/>
                <w:rPrChange w:id="50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91" w:author="Al Riyami, Azza OLNG-SCC/12" w:date="2026-03-30T14:14:00Z" w16du:dateUtc="2026-03-30T10:14:00Z">
                  <w:rPr>
                    <w:rFonts w:ascii="Calibri" w:hAnsi="Calibri" w:cs="Calibri"/>
                    <w:color w:val="000000"/>
                    <w:sz w:val="12"/>
                    <w:szCs w:val="12"/>
                  </w:rPr>
                </w:rPrChange>
              </w:rPr>
              <w:t>89</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794841C" w14:textId="77777777" w:rsidR="00A46571" w:rsidRPr="005F252C" w:rsidRDefault="00A46571" w:rsidP="00A46571">
            <w:pPr>
              <w:rPr>
                <w:rFonts w:cs="Calibri"/>
                <w:color w:val="000000"/>
                <w:sz w:val="12"/>
                <w:szCs w:val="12"/>
                <w:rPrChange w:id="50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93" w:author="Al Riyami, Azza OLNG-SCC/12" w:date="2026-03-30T14:14:00Z" w16du:dateUtc="2026-03-30T10:14:00Z">
                  <w:rPr>
                    <w:rFonts w:ascii="Calibri" w:hAnsi="Calibri" w:cs="Calibri"/>
                    <w:color w:val="000000"/>
                    <w:sz w:val="12"/>
                    <w:szCs w:val="12"/>
                  </w:rPr>
                </w:rPrChange>
              </w:rPr>
              <w:t>GOODS RECEIVING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79D03FB" w14:textId="77777777" w:rsidR="00A46571" w:rsidRPr="005F252C" w:rsidRDefault="00A46571" w:rsidP="00A46571">
            <w:pPr>
              <w:rPr>
                <w:rFonts w:cs="Calibri"/>
                <w:color w:val="000000"/>
                <w:sz w:val="12"/>
                <w:szCs w:val="12"/>
                <w:rPrChange w:id="50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95" w:author="Al Riyami, Azza OLNG-SCC/12" w:date="2026-03-30T14:14:00Z" w16du:dateUtc="2026-03-30T10:14:00Z">
                  <w:rPr>
                    <w:rFonts w:ascii="Calibri" w:hAnsi="Calibri" w:cs="Calibri"/>
                    <w:color w:val="000000"/>
                    <w:sz w:val="12"/>
                    <w:szCs w:val="12"/>
                  </w:rPr>
                </w:rPrChange>
              </w:rPr>
              <w:t>111</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DAE9DE8" w14:textId="77777777" w:rsidR="00A46571" w:rsidRPr="005F252C" w:rsidRDefault="00A46571" w:rsidP="00A46571">
            <w:pPr>
              <w:rPr>
                <w:rFonts w:cs="Calibri"/>
                <w:color w:val="000000"/>
                <w:sz w:val="12"/>
                <w:szCs w:val="12"/>
                <w:rPrChange w:id="50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97" w:author="Al Riyami, Azza OLNG-SCC/12" w:date="2026-03-30T14:14:00Z" w16du:dateUtc="2026-03-30T10:14:00Z">
                  <w:rPr>
                    <w:rFonts w:ascii="Calibri" w:hAnsi="Calibri" w:cs="Calibri"/>
                    <w:color w:val="000000"/>
                    <w:sz w:val="12"/>
                    <w:szCs w:val="12"/>
                  </w:rPr>
                </w:rPrChange>
              </w:rPr>
              <w:t>TOURIST RESERVATION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EECB283" w14:textId="77777777" w:rsidR="00A46571" w:rsidRPr="005F252C" w:rsidRDefault="00A46571" w:rsidP="00A46571">
            <w:pPr>
              <w:rPr>
                <w:rFonts w:cs="Calibri"/>
                <w:color w:val="000000"/>
                <w:sz w:val="12"/>
                <w:szCs w:val="12"/>
                <w:rPrChange w:id="50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099" w:author="Al Riyami, Azza OLNG-SCC/12" w:date="2026-03-30T14:14:00Z" w16du:dateUtc="2026-03-30T10:14:00Z">
                  <w:rPr>
                    <w:rFonts w:ascii="Calibri" w:hAnsi="Calibri" w:cs="Calibri"/>
                    <w:color w:val="000000"/>
                    <w:sz w:val="12"/>
                    <w:szCs w:val="12"/>
                  </w:rPr>
                </w:rPrChange>
              </w:rPr>
              <w:t>133</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9890E47" w14:textId="77777777" w:rsidR="00A46571" w:rsidRPr="005F252C" w:rsidRDefault="00A46571" w:rsidP="00A46571">
            <w:pPr>
              <w:rPr>
                <w:rFonts w:cs="Calibri"/>
                <w:color w:val="000000"/>
                <w:sz w:val="12"/>
                <w:szCs w:val="12"/>
                <w:rPrChange w:id="51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01" w:author="Al Riyami, Azza OLNG-SCC/12" w:date="2026-03-30T14:14:00Z" w16du:dateUtc="2026-03-30T10:14:00Z">
                  <w:rPr>
                    <w:rFonts w:ascii="Calibri" w:hAnsi="Calibri" w:cs="Calibri"/>
                    <w:color w:val="000000"/>
                    <w:sz w:val="12"/>
                    <w:szCs w:val="12"/>
                  </w:rPr>
                </w:rPrChange>
              </w:rPr>
              <w:t>FOLLOW-UP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9F58699" w14:textId="77777777" w:rsidR="00A46571" w:rsidRPr="005F252C" w:rsidRDefault="00A46571" w:rsidP="00A46571">
            <w:pPr>
              <w:rPr>
                <w:rFonts w:cs="Calibri"/>
                <w:color w:val="000000"/>
                <w:sz w:val="12"/>
                <w:szCs w:val="12"/>
                <w:rPrChange w:id="51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03" w:author="Al Riyami, Azza OLNG-SCC/12" w:date="2026-03-30T14:14:00Z" w16du:dateUtc="2026-03-30T10:14:00Z">
                  <w:rPr>
                    <w:rFonts w:ascii="Calibri" w:hAnsi="Calibri" w:cs="Calibri"/>
                    <w:color w:val="000000"/>
                    <w:sz w:val="12"/>
                    <w:szCs w:val="12"/>
                  </w:rPr>
                </w:rPrChange>
              </w:rPr>
              <w:t>155</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2B395607" w14:textId="77777777" w:rsidR="00A46571" w:rsidRPr="005F252C" w:rsidRDefault="00A46571" w:rsidP="00A46571">
            <w:pPr>
              <w:rPr>
                <w:rFonts w:cs="Calibri"/>
                <w:color w:val="000000"/>
                <w:sz w:val="12"/>
                <w:szCs w:val="12"/>
                <w:rPrChange w:id="51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05" w:author="Al Riyami, Azza OLNG-SCC/12" w:date="2026-03-30T14:14:00Z" w16du:dateUtc="2026-03-30T10:14:00Z">
                  <w:rPr>
                    <w:rFonts w:ascii="Calibri" w:hAnsi="Calibri" w:cs="Calibri"/>
                    <w:color w:val="000000"/>
                    <w:sz w:val="12"/>
                    <w:szCs w:val="12"/>
                  </w:rPr>
                </w:rPrChange>
              </w:rPr>
              <w:t>Students Affairs Director</w:t>
            </w:r>
          </w:p>
        </w:tc>
      </w:tr>
      <w:tr w:rsidR="00A46571" w:rsidRPr="005F252C" w14:paraId="5FD40AB7"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BF72A7B" w14:textId="77777777" w:rsidR="00A46571" w:rsidRPr="005F252C" w:rsidRDefault="00A46571" w:rsidP="00A46571">
            <w:pPr>
              <w:rPr>
                <w:rFonts w:cs="Calibri"/>
                <w:color w:val="000000"/>
                <w:sz w:val="12"/>
                <w:szCs w:val="12"/>
                <w:rPrChange w:id="51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07" w:author="Al Riyami, Azza OLNG-SCC/12" w:date="2026-03-30T14:14:00Z" w16du:dateUtc="2026-03-30T10:14:00Z">
                  <w:rPr>
                    <w:rFonts w:ascii="Calibri" w:hAnsi="Calibri" w:cs="Calibri"/>
                    <w:color w:val="000000"/>
                    <w:sz w:val="12"/>
                    <w:szCs w:val="12"/>
                  </w:rPr>
                </w:rPrChange>
              </w:rPr>
              <w:t>90</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425A1C1" w14:textId="77777777" w:rsidR="00A46571" w:rsidRPr="005F252C" w:rsidRDefault="00A46571" w:rsidP="00A46571">
            <w:pPr>
              <w:rPr>
                <w:rFonts w:cs="Calibri"/>
                <w:color w:val="000000"/>
                <w:sz w:val="12"/>
                <w:szCs w:val="12"/>
                <w:rPrChange w:id="51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09" w:author="Al Riyami, Azza OLNG-SCC/12" w:date="2026-03-30T14:14:00Z" w16du:dateUtc="2026-03-30T10:14:00Z">
                  <w:rPr>
                    <w:rFonts w:ascii="Calibri" w:hAnsi="Calibri" w:cs="Calibri"/>
                    <w:color w:val="000000"/>
                    <w:sz w:val="12"/>
                    <w:szCs w:val="12"/>
                  </w:rPr>
                </w:rPrChange>
              </w:rPr>
              <w:t>VEHICLE RECEIVING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2BB2056" w14:textId="77777777" w:rsidR="00A46571" w:rsidRPr="005F252C" w:rsidRDefault="00A46571" w:rsidP="00A46571">
            <w:pPr>
              <w:rPr>
                <w:rFonts w:cs="Calibri"/>
                <w:color w:val="000000"/>
                <w:sz w:val="12"/>
                <w:szCs w:val="12"/>
                <w:rPrChange w:id="51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11" w:author="Al Riyami, Azza OLNG-SCC/12" w:date="2026-03-30T14:14:00Z" w16du:dateUtc="2026-03-30T10:14:00Z">
                  <w:rPr>
                    <w:rFonts w:ascii="Calibri" w:hAnsi="Calibri" w:cs="Calibri"/>
                    <w:color w:val="000000"/>
                    <w:sz w:val="12"/>
                    <w:szCs w:val="12"/>
                  </w:rPr>
                </w:rPrChange>
              </w:rPr>
              <w:t>112</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FD4580F" w14:textId="77777777" w:rsidR="00A46571" w:rsidRPr="005F252C" w:rsidRDefault="00A46571" w:rsidP="00A46571">
            <w:pPr>
              <w:rPr>
                <w:rFonts w:cs="Calibri"/>
                <w:color w:val="000000"/>
                <w:sz w:val="12"/>
                <w:szCs w:val="12"/>
                <w:rPrChange w:id="51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13" w:author="Al Riyami, Azza OLNG-SCC/12" w:date="2026-03-30T14:14:00Z" w16du:dateUtc="2026-03-30T10:14:00Z">
                  <w:rPr>
                    <w:rFonts w:ascii="Calibri" w:hAnsi="Calibri" w:cs="Calibri"/>
                    <w:color w:val="000000"/>
                    <w:sz w:val="12"/>
                    <w:szCs w:val="12"/>
                  </w:rPr>
                </w:rPrChange>
              </w:rPr>
              <w:t>ACCOUNTS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04328F8" w14:textId="77777777" w:rsidR="00A46571" w:rsidRPr="005F252C" w:rsidRDefault="00A46571" w:rsidP="00A46571">
            <w:pPr>
              <w:rPr>
                <w:rFonts w:cs="Calibri"/>
                <w:color w:val="000000"/>
                <w:sz w:val="12"/>
                <w:szCs w:val="12"/>
                <w:rPrChange w:id="51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15" w:author="Al Riyami, Azza OLNG-SCC/12" w:date="2026-03-30T14:14:00Z" w16du:dateUtc="2026-03-30T10:14:00Z">
                  <w:rPr>
                    <w:rFonts w:ascii="Calibri" w:hAnsi="Calibri" w:cs="Calibri"/>
                    <w:color w:val="000000"/>
                    <w:sz w:val="12"/>
                    <w:szCs w:val="12"/>
                  </w:rPr>
                </w:rPrChange>
              </w:rPr>
              <w:t>134</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B876CB0" w14:textId="77777777" w:rsidR="00A46571" w:rsidRPr="005F252C" w:rsidRDefault="00A46571" w:rsidP="00A46571">
            <w:pPr>
              <w:rPr>
                <w:rFonts w:cs="Calibri"/>
                <w:color w:val="000000"/>
                <w:sz w:val="12"/>
                <w:szCs w:val="12"/>
                <w:rPrChange w:id="51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17" w:author="Al Riyami, Azza OLNG-SCC/12" w:date="2026-03-30T14:14:00Z" w16du:dateUtc="2026-03-30T10:14:00Z">
                  <w:rPr>
                    <w:rFonts w:ascii="Calibri" w:hAnsi="Calibri" w:cs="Calibri"/>
                    <w:color w:val="000000"/>
                    <w:sz w:val="12"/>
                    <w:szCs w:val="12"/>
                  </w:rPr>
                </w:rPrChange>
              </w:rPr>
              <w:t>LAWYER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561776D" w14:textId="77777777" w:rsidR="00A46571" w:rsidRPr="005F252C" w:rsidRDefault="00A46571" w:rsidP="00A46571">
            <w:pPr>
              <w:rPr>
                <w:rFonts w:cs="Calibri"/>
                <w:color w:val="000000"/>
                <w:sz w:val="12"/>
                <w:szCs w:val="12"/>
                <w:rPrChange w:id="51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19" w:author="Al Riyami, Azza OLNG-SCC/12" w:date="2026-03-30T14:14:00Z" w16du:dateUtc="2026-03-30T10:14:00Z">
                  <w:rPr>
                    <w:rFonts w:ascii="Calibri" w:hAnsi="Calibri" w:cs="Calibri"/>
                    <w:color w:val="000000"/>
                    <w:sz w:val="12"/>
                    <w:szCs w:val="12"/>
                  </w:rPr>
                </w:rPrChange>
              </w:rPr>
              <w:t>156</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272F621F" w14:textId="77777777" w:rsidR="00A46571" w:rsidRPr="005F252C" w:rsidRDefault="00A46571" w:rsidP="00A46571">
            <w:pPr>
              <w:rPr>
                <w:rFonts w:cs="Calibri"/>
                <w:color w:val="000000"/>
                <w:sz w:val="12"/>
                <w:szCs w:val="12"/>
                <w:rPrChange w:id="51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21" w:author="Al Riyami, Azza OLNG-SCC/12" w:date="2026-03-30T14:14:00Z" w16du:dateUtc="2026-03-30T10:14:00Z">
                  <w:rPr>
                    <w:rFonts w:ascii="Calibri" w:hAnsi="Calibri" w:cs="Calibri"/>
                    <w:color w:val="000000"/>
                    <w:sz w:val="12"/>
                    <w:szCs w:val="12"/>
                  </w:rPr>
                </w:rPrChange>
              </w:rPr>
              <w:t>PERSONNEL MANAGER</w:t>
            </w:r>
          </w:p>
        </w:tc>
      </w:tr>
      <w:tr w:rsidR="00A46571" w:rsidRPr="005F252C" w14:paraId="345AAB18"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4ABE4F2" w14:textId="77777777" w:rsidR="00A46571" w:rsidRPr="005F252C" w:rsidRDefault="00A46571" w:rsidP="00A46571">
            <w:pPr>
              <w:rPr>
                <w:rFonts w:cs="Calibri"/>
                <w:color w:val="000000"/>
                <w:sz w:val="12"/>
                <w:szCs w:val="12"/>
                <w:rPrChange w:id="51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23" w:author="Al Riyami, Azza OLNG-SCC/12" w:date="2026-03-30T14:14:00Z" w16du:dateUtc="2026-03-30T10:14:00Z">
                  <w:rPr>
                    <w:rFonts w:ascii="Calibri" w:hAnsi="Calibri" w:cs="Calibri"/>
                    <w:color w:val="000000"/>
                    <w:sz w:val="12"/>
                    <w:szCs w:val="12"/>
                  </w:rPr>
                </w:rPrChange>
              </w:rPr>
              <w:t>91</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17B0948" w14:textId="77777777" w:rsidR="00A46571" w:rsidRPr="005F252C" w:rsidRDefault="00A46571" w:rsidP="00A46571">
            <w:pPr>
              <w:rPr>
                <w:rFonts w:cs="Calibri"/>
                <w:color w:val="000000"/>
                <w:sz w:val="12"/>
                <w:szCs w:val="12"/>
                <w:rPrChange w:id="51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25" w:author="Al Riyami, Azza OLNG-SCC/12" w:date="2026-03-30T14:14:00Z" w16du:dateUtc="2026-03-30T10:14:00Z">
                  <w:rPr>
                    <w:rFonts w:ascii="Calibri" w:hAnsi="Calibri" w:cs="Calibri"/>
                    <w:color w:val="000000"/>
                    <w:sz w:val="12"/>
                    <w:szCs w:val="12"/>
                  </w:rPr>
                </w:rPrChange>
              </w:rPr>
              <w:t>PRODUCTION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81FE22D" w14:textId="77777777" w:rsidR="00A46571" w:rsidRPr="005F252C" w:rsidRDefault="00A46571" w:rsidP="00A46571">
            <w:pPr>
              <w:rPr>
                <w:rFonts w:cs="Calibri"/>
                <w:color w:val="000000"/>
                <w:sz w:val="12"/>
                <w:szCs w:val="12"/>
                <w:rPrChange w:id="51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27" w:author="Al Riyami, Azza OLNG-SCC/12" w:date="2026-03-30T14:14:00Z" w16du:dateUtc="2026-03-30T10:14:00Z">
                  <w:rPr>
                    <w:rFonts w:ascii="Calibri" w:hAnsi="Calibri" w:cs="Calibri"/>
                    <w:color w:val="000000"/>
                    <w:sz w:val="12"/>
                    <w:szCs w:val="12"/>
                  </w:rPr>
                </w:rPrChange>
              </w:rPr>
              <w:t>113</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A34BC13" w14:textId="77777777" w:rsidR="00A46571" w:rsidRPr="005F252C" w:rsidRDefault="00A46571" w:rsidP="00A46571">
            <w:pPr>
              <w:rPr>
                <w:rFonts w:cs="Calibri"/>
                <w:color w:val="000000"/>
                <w:sz w:val="12"/>
                <w:szCs w:val="12"/>
                <w:rPrChange w:id="51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29" w:author="Al Riyami, Azza OLNG-SCC/12" w:date="2026-03-30T14:14:00Z" w16du:dateUtc="2026-03-30T10:14:00Z">
                  <w:rPr>
                    <w:rFonts w:ascii="Calibri" w:hAnsi="Calibri" w:cs="Calibri"/>
                    <w:color w:val="000000"/>
                    <w:sz w:val="12"/>
                    <w:szCs w:val="12"/>
                  </w:rPr>
                </w:rPrChange>
              </w:rPr>
              <w:t>ACCOUNT CLERK GENERAL</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4201C0A" w14:textId="77777777" w:rsidR="00A46571" w:rsidRPr="005F252C" w:rsidRDefault="00A46571" w:rsidP="00A46571">
            <w:pPr>
              <w:rPr>
                <w:rFonts w:cs="Calibri"/>
                <w:color w:val="000000"/>
                <w:sz w:val="12"/>
                <w:szCs w:val="12"/>
                <w:rPrChange w:id="51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31" w:author="Al Riyami, Azza OLNG-SCC/12" w:date="2026-03-30T14:14:00Z" w16du:dateUtc="2026-03-30T10:14:00Z">
                  <w:rPr>
                    <w:rFonts w:ascii="Calibri" w:hAnsi="Calibri" w:cs="Calibri"/>
                    <w:color w:val="000000"/>
                    <w:sz w:val="12"/>
                    <w:szCs w:val="12"/>
                  </w:rPr>
                </w:rPrChange>
              </w:rPr>
              <w:t>135</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EE07E21" w14:textId="77777777" w:rsidR="00A46571" w:rsidRPr="005F252C" w:rsidRDefault="00A46571" w:rsidP="00A46571">
            <w:pPr>
              <w:rPr>
                <w:rFonts w:cs="Calibri"/>
                <w:color w:val="000000"/>
                <w:sz w:val="12"/>
                <w:szCs w:val="12"/>
                <w:rPrChange w:id="51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33" w:author="Al Riyami, Azza OLNG-SCC/12" w:date="2026-03-30T14:14:00Z" w16du:dateUtc="2026-03-30T10:14:00Z">
                  <w:rPr>
                    <w:rFonts w:ascii="Calibri" w:hAnsi="Calibri" w:cs="Calibri"/>
                    <w:color w:val="000000"/>
                    <w:sz w:val="12"/>
                    <w:szCs w:val="12"/>
                  </w:rPr>
                </w:rPrChange>
              </w:rPr>
              <w:t>Clerk, purchase</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553914E" w14:textId="77777777" w:rsidR="00A46571" w:rsidRPr="005F252C" w:rsidRDefault="00A46571" w:rsidP="00A46571">
            <w:pPr>
              <w:rPr>
                <w:rFonts w:cs="Calibri"/>
                <w:color w:val="000000"/>
                <w:sz w:val="12"/>
                <w:szCs w:val="12"/>
                <w:rPrChange w:id="51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35" w:author="Al Riyami, Azza OLNG-SCC/12" w:date="2026-03-30T14:14:00Z" w16du:dateUtc="2026-03-30T10:14:00Z">
                  <w:rPr>
                    <w:rFonts w:ascii="Calibri" w:hAnsi="Calibri" w:cs="Calibri"/>
                    <w:color w:val="000000"/>
                    <w:sz w:val="12"/>
                    <w:szCs w:val="12"/>
                  </w:rPr>
                </w:rPrChange>
              </w:rPr>
              <w:t>157</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41FA2498" w14:textId="77777777" w:rsidR="00A46571" w:rsidRPr="005F252C" w:rsidRDefault="00A46571" w:rsidP="00A46571">
            <w:pPr>
              <w:rPr>
                <w:rFonts w:cs="Calibri"/>
                <w:color w:val="000000"/>
                <w:sz w:val="12"/>
                <w:szCs w:val="12"/>
                <w:rPrChange w:id="51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37" w:author="Al Riyami, Azza OLNG-SCC/12" w:date="2026-03-30T14:14:00Z" w16du:dateUtc="2026-03-30T10:14:00Z">
                  <w:rPr>
                    <w:rFonts w:ascii="Calibri" w:hAnsi="Calibri" w:cs="Calibri"/>
                    <w:color w:val="000000"/>
                    <w:sz w:val="12"/>
                    <w:szCs w:val="12"/>
                  </w:rPr>
                </w:rPrChange>
              </w:rPr>
              <w:t>QUALITY CONTROL MANAGER</w:t>
            </w:r>
          </w:p>
        </w:tc>
      </w:tr>
      <w:tr w:rsidR="00A46571" w:rsidRPr="005F252C" w14:paraId="34F693FE"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5628353" w14:textId="77777777" w:rsidR="00A46571" w:rsidRPr="005F252C" w:rsidRDefault="00A46571" w:rsidP="00A46571">
            <w:pPr>
              <w:rPr>
                <w:rFonts w:cs="Calibri"/>
                <w:color w:val="000000"/>
                <w:sz w:val="12"/>
                <w:szCs w:val="12"/>
                <w:rPrChange w:id="51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39" w:author="Al Riyami, Azza OLNG-SCC/12" w:date="2026-03-30T14:14:00Z" w16du:dateUtc="2026-03-30T10:14:00Z">
                  <w:rPr>
                    <w:rFonts w:ascii="Calibri" w:hAnsi="Calibri" w:cs="Calibri"/>
                    <w:color w:val="000000"/>
                    <w:sz w:val="12"/>
                    <w:szCs w:val="12"/>
                  </w:rPr>
                </w:rPrChange>
              </w:rPr>
              <w:t>92</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F54C530" w14:textId="77777777" w:rsidR="00A46571" w:rsidRPr="005F252C" w:rsidRDefault="00A46571" w:rsidP="00A46571">
            <w:pPr>
              <w:rPr>
                <w:rFonts w:cs="Calibri"/>
                <w:color w:val="000000"/>
                <w:sz w:val="12"/>
                <w:szCs w:val="12"/>
                <w:rPrChange w:id="51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41" w:author="Al Riyami, Azza OLNG-SCC/12" w:date="2026-03-30T14:14:00Z" w16du:dateUtc="2026-03-30T10:14:00Z">
                  <w:rPr>
                    <w:rFonts w:ascii="Calibri" w:hAnsi="Calibri" w:cs="Calibri"/>
                    <w:color w:val="000000"/>
                    <w:sz w:val="12"/>
                    <w:szCs w:val="12"/>
                  </w:rPr>
                </w:rPrChange>
              </w:rPr>
              <w:t>WAGES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21DD1EC" w14:textId="77777777" w:rsidR="00A46571" w:rsidRPr="005F252C" w:rsidRDefault="00A46571" w:rsidP="00A46571">
            <w:pPr>
              <w:rPr>
                <w:rFonts w:cs="Calibri"/>
                <w:color w:val="000000"/>
                <w:sz w:val="12"/>
                <w:szCs w:val="12"/>
                <w:rPrChange w:id="51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43" w:author="Al Riyami, Azza OLNG-SCC/12" w:date="2026-03-30T14:14:00Z" w16du:dateUtc="2026-03-30T10:14:00Z">
                  <w:rPr>
                    <w:rFonts w:ascii="Calibri" w:hAnsi="Calibri" w:cs="Calibri"/>
                    <w:color w:val="000000"/>
                    <w:sz w:val="12"/>
                    <w:szCs w:val="12"/>
                  </w:rPr>
                </w:rPrChange>
              </w:rPr>
              <w:t>114</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D0B44F0" w14:textId="77777777" w:rsidR="00A46571" w:rsidRPr="005F252C" w:rsidRDefault="00A46571" w:rsidP="00A46571">
            <w:pPr>
              <w:rPr>
                <w:rFonts w:cs="Calibri"/>
                <w:color w:val="000000"/>
                <w:sz w:val="12"/>
                <w:szCs w:val="12"/>
                <w:rPrChange w:id="51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45" w:author="Al Riyami, Azza OLNG-SCC/12" w:date="2026-03-30T14:14:00Z" w16du:dateUtc="2026-03-30T10:14:00Z">
                  <w:rPr>
                    <w:rFonts w:ascii="Calibri" w:hAnsi="Calibri" w:cs="Calibri"/>
                    <w:color w:val="000000"/>
                    <w:sz w:val="12"/>
                    <w:szCs w:val="12"/>
                  </w:rPr>
                </w:rPrChange>
              </w:rPr>
              <w:t>TAX ACCOUNTING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460B548" w14:textId="77777777" w:rsidR="00A46571" w:rsidRPr="005F252C" w:rsidRDefault="00A46571" w:rsidP="00A46571">
            <w:pPr>
              <w:rPr>
                <w:rFonts w:cs="Calibri"/>
                <w:color w:val="000000"/>
                <w:sz w:val="12"/>
                <w:szCs w:val="12"/>
                <w:rPrChange w:id="51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47" w:author="Al Riyami, Azza OLNG-SCC/12" w:date="2026-03-30T14:14:00Z" w16du:dateUtc="2026-03-30T10:14:00Z">
                  <w:rPr>
                    <w:rFonts w:ascii="Calibri" w:hAnsi="Calibri" w:cs="Calibri"/>
                    <w:color w:val="000000"/>
                    <w:sz w:val="12"/>
                    <w:szCs w:val="12"/>
                  </w:rPr>
                </w:rPrChange>
              </w:rPr>
              <w:t>136</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D175C00" w14:textId="77777777" w:rsidR="00A46571" w:rsidRPr="005F252C" w:rsidRDefault="00A46571" w:rsidP="00A46571">
            <w:pPr>
              <w:rPr>
                <w:rFonts w:cs="Calibri"/>
                <w:color w:val="000000"/>
                <w:sz w:val="12"/>
                <w:szCs w:val="12"/>
                <w:rPrChange w:id="51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49" w:author="Al Riyami, Azza OLNG-SCC/12" w:date="2026-03-30T14:14:00Z" w16du:dateUtc="2026-03-30T10:14:00Z">
                  <w:rPr>
                    <w:rFonts w:ascii="Calibri" w:hAnsi="Calibri" w:cs="Calibri"/>
                    <w:color w:val="000000"/>
                    <w:sz w:val="12"/>
                    <w:szCs w:val="12"/>
                  </w:rPr>
                </w:rPrChange>
              </w:rPr>
              <w:t>BANK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4316BD5" w14:textId="77777777" w:rsidR="00A46571" w:rsidRPr="005F252C" w:rsidRDefault="00A46571" w:rsidP="00A46571">
            <w:pPr>
              <w:rPr>
                <w:rFonts w:cs="Calibri"/>
                <w:color w:val="000000"/>
                <w:sz w:val="12"/>
                <w:szCs w:val="12"/>
                <w:rPrChange w:id="51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51" w:author="Al Riyami, Azza OLNG-SCC/12" w:date="2026-03-30T14:14:00Z" w16du:dateUtc="2026-03-30T10:14:00Z">
                  <w:rPr>
                    <w:rFonts w:ascii="Calibri" w:hAnsi="Calibri" w:cs="Calibri"/>
                    <w:color w:val="000000"/>
                    <w:sz w:val="12"/>
                    <w:szCs w:val="12"/>
                  </w:rPr>
                </w:rPrChange>
              </w:rPr>
              <w:t>158</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7702795B" w14:textId="77777777" w:rsidR="00A46571" w:rsidRPr="005F252C" w:rsidRDefault="00A46571" w:rsidP="00A46571">
            <w:pPr>
              <w:rPr>
                <w:rFonts w:cs="Calibri"/>
                <w:color w:val="000000"/>
                <w:sz w:val="12"/>
                <w:szCs w:val="12"/>
                <w:rPrChange w:id="51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53" w:author="Al Riyami, Azza OLNG-SCC/12" w:date="2026-03-30T14:14:00Z" w16du:dateUtc="2026-03-30T10:14:00Z">
                  <w:rPr>
                    <w:rFonts w:ascii="Calibri" w:hAnsi="Calibri" w:cs="Calibri"/>
                    <w:color w:val="000000"/>
                    <w:sz w:val="12"/>
                    <w:szCs w:val="12"/>
                  </w:rPr>
                </w:rPrChange>
              </w:rPr>
              <w:t>Director of Quality Control of Higher Education</w:t>
            </w:r>
          </w:p>
        </w:tc>
      </w:tr>
      <w:tr w:rsidR="00A46571" w:rsidRPr="005F252C" w14:paraId="48023A59"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2983B88" w14:textId="77777777" w:rsidR="00A46571" w:rsidRPr="005F252C" w:rsidRDefault="00A46571" w:rsidP="00A46571">
            <w:pPr>
              <w:rPr>
                <w:rFonts w:cs="Calibri"/>
                <w:color w:val="000000"/>
                <w:sz w:val="12"/>
                <w:szCs w:val="12"/>
                <w:rPrChange w:id="51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55" w:author="Al Riyami, Azza OLNG-SCC/12" w:date="2026-03-30T14:14:00Z" w16du:dateUtc="2026-03-30T10:14:00Z">
                  <w:rPr>
                    <w:rFonts w:ascii="Calibri" w:hAnsi="Calibri" w:cs="Calibri"/>
                    <w:color w:val="000000"/>
                    <w:sz w:val="12"/>
                    <w:szCs w:val="12"/>
                  </w:rPr>
                </w:rPrChange>
              </w:rPr>
              <w:t>93</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530BC74" w14:textId="77777777" w:rsidR="00A46571" w:rsidRPr="005F252C" w:rsidRDefault="00A46571" w:rsidP="00A46571">
            <w:pPr>
              <w:rPr>
                <w:rFonts w:cs="Calibri"/>
                <w:color w:val="000000"/>
                <w:sz w:val="12"/>
                <w:szCs w:val="12"/>
                <w:rPrChange w:id="51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57" w:author="Al Riyami, Azza OLNG-SCC/12" w:date="2026-03-30T14:14:00Z" w16du:dateUtc="2026-03-30T10:14:00Z">
                  <w:rPr>
                    <w:rFonts w:ascii="Calibri" w:hAnsi="Calibri" w:cs="Calibri"/>
                    <w:color w:val="000000"/>
                    <w:sz w:val="12"/>
                    <w:szCs w:val="12"/>
                  </w:rPr>
                </w:rPrChange>
              </w:rPr>
              <w:t>SHARES AND BONDS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9BA8548" w14:textId="77777777" w:rsidR="00A46571" w:rsidRPr="005F252C" w:rsidRDefault="00A46571" w:rsidP="00A46571">
            <w:pPr>
              <w:rPr>
                <w:rFonts w:cs="Calibri"/>
                <w:color w:val="000000"/>
                <w:sz w:val="12"/>
                <w:szCs w:val="12"/>
                <w:rPrChange w:id="51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59" w:author="Al Riyami, Azza OLNG-SCC/12" w:date="2026-03-30T14:14:00Z" w16du:dateUtc="2026-03-30T10:14:00Z">
                  <w:rPr>
                    <w:rFonts w:ascii="Calibri" w:hAnsi="Calibri" w:cs="Calibri"/>
                    <w:color w:val="000000"/>
                    <w:sz w:val="12"/>
                    <w:szCs w:val="12"/>
                  </w:rPr>
                </w:rPrChange>
              </w:rPr>
              <w:t>115</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397FE84" w14:textId="77777777" w:rsidR="00A46571" w:rsidRPr="005F252C" w:rsidRDefault="00A46571" w:rsidP="00A46571">
            <w:pPr>
              <w:rPr>
                <w:rFonts w:cs="Calibri"/>
                <w:color w:val="000000"/>
                <w:sz w:val="12"/>
                <w:szCs w:val="12"/>
                <w:rPrChange w:id="51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61" w:author="Al Riyami, Azza OLNG-SCC/12" w:date="2026-03-30T14:14:00Z" w16du:dateUtc="2026-03-30T10:14:00Z">
                  <w:rPr>
                    <w:rFonts w:ascii="Calibri" w:hAnsi="Calibri" w:cs="Calibri"/>
                    <w:color w:val="000000"/>
                    <w:sz w:val="12"/>
                    <w:szCs w:val="12"/>
                  </w:rPr>
                </w:rPrChange>
              </w:rPr>
              <w:t>Clerk, accounting / deductions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90BBBE2" w14:textId="77777777" w:rsidR="00A46571" w:rsidRPr="005F252C" w:rsidRDefault="00A46571" w:rsidP="00A46571">
            <w:pPr>
              <w:rPr>
                <w:rFonts w:cs="Calibri"/>
                <w:color w:val="000000"/>
                <w:sz w:val="12"/>
                <w:szCs w:val="12"/>
                <w:rPrChange w:id="51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63" w:author="Al Riyami, Azza OLNG-SCC/12" w:date="2026-03-30T14:14:00Z" w16du:dateUtc="2026-03-30T10:14:00Z">
                  <w:rPr>
                    <w:rFonts w:ascii="Calibri" w:hAnsi="Calibri" w:cs="Calibri"/>
                    <w:color w:val="000000"/>
                    <w:sz w:val="12"/>
                    <w:szCs w:val="12"/>
                  </w:rPr>
                </w:rPrChange>
              </w:rPr>
              <w:t>137</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233B433" w14:textId="77777777" w:rsidR="00A46571" w:rsidRPr="005F252C" w:rsidRDefault="00A46571" w:rsidP="00A46571">
            <w:pPr>
              <w:rPr>
                <w:rFonts w:cs="Calibri"/>
                <w:color w:val="000000"/>
                <w:sz w:val="12"/>
                <w:szCs w:val="12"/>
                <w:rPrChange w:id="51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65" w:author="Al Riyami, Azza OLNG-SCC/12" w:date="2026-03-30T14:14:00Z" w16du:dateUtc="2026-03-30T10:14:00Z">
                  <w:rPr>
                    <w:rFonts w:ascii="Calibri" w:hAnsi="Calibri" w:cs="Calibri"/>
                    <w:color w:val="000000"/>
                    <w:sz w:val="12"/>
                    <w:szCs w:val="12"/>
                  </w:rPr>
                </w:rPrChange>
              </w:rPr>
              <w:t>LIBRARY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4950654" w14:textId="77777777" w:rsidR="00A46571" w:rsidRPr="005F252C" w:rsidRDefault="00A46571" w:rsidP="00A46571">
            <w:pPr>
              <w:rPr>
                <w:rFonts w:cs="Calibri"/>
                <w:color w:val="000000"/>
                <w:sz w:val="12"/>
                <w:szCs w:val="12"/>
                <w:rPrChange w:id="51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67" w:author="Al Riyami, Azza OLNG-SCC/12" w:date="2026-03-30T14:14:00Z" w16du:dateUtc="2026-03-30T10:14:00Z">
                  <w:rPr>
                    <w:rFonts w:ascii="Calibri" w:hAnsi="Calibri" w:cs="Calibri"/>
                    <w:color w:val="000000"/>
                    <w:sz w:val="12"/>
                    <w:szCs w:val="12"/>
                  </w:rPr>
                </w:rPrChange>
              </w:rPr>
              <w:t>159</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420C3BF" w14:textId="77777777" w:rsidR="00A46571" w:rsidRPr="005F252C" w:rsidRDefault="00A46571" w:rsidP="00A46571">
            <w:pPr>
              <w:rPr>
                <w:rFonts w:cs="Calibri"/>
                <w:color w:val="000000"/>
                <w:sz w:val="12"/>
                <w:szCs w:val="12"/>
                <w:rPrChange w:id="51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69" w:author="Al Riyami, Azza OLNG-SCC/12" w:date="2026-03-30T14:14:00Z" w16du:dateUtc="2026-03-30T10:14:00Z">
                  <w:rPr>
                    <w:rFonts w:ascii="Calibri" w:hAnsi="Calibri" w:cs="Calibri"/>
                    <w:color w:val="000000"/>
                    <w:sz w:val="12"/>
                    <w:szCs w:val="12"/>
                  </w:rPr>
                </w:rPrChange>
              </w:rPr>
              <w:t>PUBLIC RELATION MANAGER a</w:t>
            </w:r>
          </w:p>
        </w:tc>
      </w:tr>
      <w:tr w:rsidR="00A46571" w:rsidRPr="005F252C" w14:paraId="582AB62D"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8853882" w14:textId="77777777" w:rsidR="00A46571" w:rsidRPr="005F252C" w:rsidRDefault="00A46571" w:rsidP="00A46571">
            <w:pPr>
              <w:rPr>
                <w:rFonts w:cs="Calibri"/>
                <w:color w:val="000000"/>
                <w:sz w:val="12"/>
                <w:szCs w:val="12"/>
                <w:rPrChange w:id="51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71" w:author="Al Riyami, Azza OLNG-SCC/12" w:date="2026-03-30T14:14:00Z" w16du:dateUtc="2026-03-30T10:14:00Z">
                  <w:rPr>
                    <w:rFonts w:ascii="Calibri" w:hAnsi="Calibri" w:cs="Calibri"/>
                    <w:color w:val="000000"/>
                    <w:sz w:val="12"/>
                    <w:szCs w:val="12"/>
                  </w:rPr>
                </w:rPrChange>
              </w:rPr>
              <w:t>94</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9D59457" w14:textId="77777777" w:rsidR="00A46571" w:rsidRPr="005F252C" w:rsidRDefault="00A46571" w:rsidP="00A46571">
            <w:pPr>
              <w:rPr>
                <w:rFonts w:cs="Calibri"/>
                <w:color w:val="000000"/>
                <w:sz w:val="12"/>
                <w:szCs w:val="12"/>
                <w:rPrChange w:id="51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73" w:author="Al Riyami, Azza OLNG-SCC/12" w:date="2026-03-30T14:14:00Z" w16du:dateUtc="2026-03-30T10:14:00Z">
                  <w:rPr>
                    <w:rFonts w:ascii="Calibri" w:hAnsi="Calibri" w:cs="Calibri"/>
                    <w:color w:val="000000"/>
                    <w:sz w:val="12"/>
                    <w:szCs w:val="12"/>
                  </w:rPr>
                </w:rPrChange>
              </w:rPr>
              <w:t>CAR HIRING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1A8A187" w14:textId="77777777" w:rsidR="00A46571" w:rsidRPr="005F252C" w:rsidRDefault="00A46571" w:rsidP="00A46571">
            <w:pPr>
              <w:rPr>
                <w:rFonts w:cs="Calibri"/>
                <w:color w:val="000000"/>
                <w:sz w:val="12"/>
                <w:szCs w:val="12"/>
                <w:rPrChange w:id="51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75" w:author="Al Riyami, Azza OLNG-SCC/12" w:date="2026-03-30T14:14:00Z" w16du:dateUtc="2026-03-30T10:14:00Z">
                  <w:rPr>
                    <w:rFonts w:ascii="Calibri" w:hAnsi="Calibri" w:cs="Calibri"/>
                    <w:color w:val="000000"/>
                    <w:sz w:val="12"/>
                    <w:szCs w:val="12"/>
                  </w:rPr>
                </w:rPrChange>
              </w:rPr>
              <w:t>116</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D497C4D" w14:textId="77777777" w:rsidR="00A46571" w:rsidRPr="005F252C" w:rsidRDefault="00A46571" w:rsidP="00A46571">
            <w:pPr>
              <w:rPr>
                <w:rFonts w:cs="Calibri"/>
                <w:color w:val="000000"/>
                <w:sz w:val="12"/>
                <w:szCs w:val="12"/>
                <w:rPrChange w:id="51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77" w:author="Al Riyami, Azza OLNG-SCC/12" w:date="2026-03-30T14:14:00Z" w16du:dateUtc="2026-03-30T10:14:00Z">
                  <w:rPr>
                    <w:rFonts w:ascii="Calibri" w:hAnsi="Calibri" w:cs="Calibri"/>
                    <w:color w:val="000000"/>
                    <w:sz w:val="12"/>
                    <w:szCs w:val="12"/>
                  </w:rPr>
                </w:rPrChange>
              </w:rPr>
              <w:t>Clerk, accounting / consignments and advances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7328204" w14:textId="77777777" w:rsidR="00A46571" w:rsidRPr="005F252C" w:rsidRDefault="00A46571" w:rsidP="00A46571">
            <w:pPr>
              <w:rPr>
                <w:rFonts w:cs="Calibri"/>
                <w:color w:val="000000"/>
                <w:sz w:val="12"/>
                <w:szCs w:val="12"/>
                <w:rPrChange w:id="51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79" w:author="Al Riyami, Azza OLNG-SCC/12" w:date="2026-03-30T14:14:00Z" w16du:dateUtc="2026-03-30T10:14:00Z">
                  <w:rPr>
                    <w:rFonts w:ascii="Calibri" w:hAnsi="Calibri" w:cs="Calibri"/>
                    <w:color w:val="000000"/>
                    <w:sz w:val="12"/>
                    <w:szCs w:val="12"/>
                  </w:rPr>
                </w:rPrChange>
              </w:rPr>
              <w:t>138</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7B2D0D0" w14:textId="77777777" w:rsidR="00A46571" w:rsidRPr="005F252C" w:rsidRDefault="00A46571" w:rsidP="00A46571">
            <w:pPr>
              <w:rPr>
                <w:rFonts w:cs="Calibri"/>
                <w:color w:val="000000"/>
                <w:sz w:val="12"/>
                <w:szCs w:val="12"/>
                <w:rPrChange w:id="51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81" w:author="Al Riyami, Azza OLNG-SCC/12" w:date="2026-03-30T14:14:00Z" w16du:dateUtc="2026-03-30T10:14:00Z">
                  <w:rPr>
                    <w:rFonts w:ascii="Calibri" w:hAnsi="Calibri" w:cs="Calibri"/>
                    <w:color w:val="000000"/>
                    <w:sz w:val="12"/>
                    <w:szCs w:val="12"/>
                  </w:rPr>
                </w:rPrChange>
              </w:rPr>
              <w:t>ARCHIVES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2016A9E" w14:textId="77777777" w:rsidR="00A46571" w:rsidRPr="005F252C" w:rsidRDefault="00A46571" w:rsidP="00A46571">
            <w:pPr>
              <w:rPr>
                <w:rFonts w:cs="Calibri"/>
                <w:color w:val="000000"/>
                <w:sz w:val="12"/>
                <w:szCs w:val="12"/>
                <w:rPrChange w:id="51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83" w:author="Al Riyami, Azza OLNG-SCC/12" w:date="2026-03-30T14:14:00Z" w16du:dateUtc="2026-03-30T10:14:00Z">
                  <w:rPr>
                    <w:rFonts w:ascii="Calibri" w:hAnsi="Calibri" w:cs="Calibri"/>
                    <w:color w:val="000000"/>
                    <w:sz w:val="12"/>
                    <w:szCs w:val="12"/>
                  </w:rPr>
                </w:rPrChange>
              </w:rPr>
              <w:t>160</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4B640BEF" w14:textId="77777777" w:rsidR="00A46571" w:rsidRPr="005F252C" w:rsidRDefault="00A46571" w:rsidP="00A46571">
            <w:pPr>
              <w:rPr>
                <w:rFonts w:cs="Calibri"/>
                <w:color w:val="000000"/>
                <w:sz w:val="12"/>
                <w:szCs w:val="12"/>
                <w:rPrChange w:id="51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85" w:author="Al Riyami, Azza OLNG-SCC/12" w:date="2026-03-30T14:14:00Z" w16du:dateUtc="2026-03-30T10:14:00Z">
                  <w:rPr>
                    <w:rFonts w:ascii="Calibri" w:hAnsi="Calibri" w:cs="Calibri"/>
                    <w:color w:val="000000"/>
                    <w:sz w:val="12"/>
                    <w:szCs w:val="12"/>
                  </w:rPr>
                </w:rPrChange>
              </w:rPr>
              <w:t>FOLLOW-UP DIRECTOR</w:t>
            </w:r>
          </w:p>
        </w:tc>
      </w:tr>
      <w:tr w:rsidR="00A46571" w:rsidRPr="005F252C" w14:paraId="57E08013"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99BBAD4" w14:textId="77777777" w:rsidR="00A46571" w:rsidRPr="005F252C" w:rsidRDefault="00A46571" w:rsidP="00A46571">
            <w:pPr>
              <w:rPr>
                <w:rFonts w:cs="Calibri"/>
                <w:color w:val="000000"/>
                <w:sz w:val="12"/>
                <w:szCs w:val="12"/>
                <w:rPrChange w:id="51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87" w:author="Al Riyami, Azza OLNG-SCC/12" w:date="2026-03-30T14:14:00Z" w16du:dateUtc="2026-03-30T10:14:00Z">
                  <w:rPr>
                    <w:rFonts w:ascii="Calibri" w:hAnsi="Calibri" w:cs="Calibri"/>
                    <w:color w:val="000000"/>
                    <w:sz w:val="12"/>
                    <w:szCs w:val="12"/>
                  </w:rPr>
                </w:rPrChange>
              </w:rPr>
              <w:t>95</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65B5917" w14:textId="77777777" w:rsidR="00A46571" w:rsidRPr="005F252C" w:rsidRDefault="00A46571" w:rsidP="00A46571">
            <w:pPr>
              <w:rPr>
                <w:rFonts w:cs="Calibri"/>
                <w:color w:val="000000"/>
                <w:sz w:val="12"/>
                <w:szCs w:val="12"/>
                <w:rPrChange w:id="51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89" w:author="Al Riyami, Azza OLNG-SCC/12" w:date="2026-03-30T14:14:00Z" w16du:dateUtc="2026-03-30T10:14:00Z">
                  <w:rPr>
                    <w:rFonts w:ascii="Calibri" w:hAnsi="Calibri" w:cs="Calibri"/>
                    <w:color w:val="000000"/>
                    <w:sz w:val="12"/>
                    <w:szCs w:val="12"/>
                  </w:rPr>
                </w:rPrChange>
              </w:rPr>
              <w:t>RENTING OF CONSTRUCTION EQUIPMENT &amp; TOOLS CLE</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975ADC8" w14:textId="77777777" w:rsidR="00A46571" w:rsidRPr="005F252C" w:rsidRDefault="00A46571" w:rsidP="00A46571">
            <w:pPr>
              <w:rPr>
                <w:rFonts w:cs="Calibri"/>
                <w:color w:val="000000"/>
                <w:sz w:val="12"/>
                <w:szCs w:val="12"/>
                <w:rPrChange w:id="51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91" w:author="Al Riyami, Azza OLNG-SCC/12" w:date="2026-03-30T14:14:00Z" w16du:dateUtc="2026-03-30T10:14:00Z">
                  <w:rPr>
                    <w:rFonts w:ascii="Calibri" w:hAnsi="Calibri" w:cs="Calibri"/>
                    <w:color w:val="000000"/>
                    <w:sz w:val="12"/>
                    <w:szCs w:val="12"/>
                  </w:rPr>
                </w:rPrChange>
              </w:rPr>
              <w:t>117</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298B71D" w14:textId="77777777" w:rsidR="00A46571" w:rsidRPr="005F252C" w:rsidRDefault="00A46571" w:rsidP="00A46571">
            <w:pPr>
              <w:rPr>
                <w:rFonts w:cs="Calibri"/>
                <w:color w:val="000000"/>
                <w:sz w:val="12"/>
                <w:szCs w:val="12"/>
                <w:rPrChange w:id="51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93" w:author="Al Riyami, Azza OLNG-SCC/12" w:date="2026-03-30T14:14:00Z" w16du:dateUtc="2026-03-30T10:14:00Z">
                  <w:rPr>
                    <w:rFonts w:ascii="Calibri" w:hAnsi="Calibri" w:cs="Calibri"/>
                    <w:color w:val="000000"/>
                    <w:sz w:val="12"/>
                    <w:szCs w:val="12"/>
                  </w:rPr>
                </w:rPrChange>
              </w:rPr>
              <w:t>Clerk, accounting / saving and credit funds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7B584C4" w14:textId="77777777" w:rsidR="00A46571" w:rsidRPr="005F252C" w:rsidRDefault="00A46571" w:rsidP="00A46571">
            <w:pPr>
              <w:rPr>
                <w:rFonts w:cs="Calibri"/>
                <w:color w:val="000000"/>
                <w:sz w:val="12"/>
                <w:szCs w:val="12"/>
                <w:rPrChange w:id="51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95" w:author="Al Riyami, Azza OLNG-SCC/12" w:date="2026-03-30T14:14:00Z" w16du:dateUtc="2026-03-30T10:14:00Z">
                  <w:rPr>
                    <w:rFonts w:ascii="Calibri" w:hAnsi="Calibri" w:cs="Calibri"/>
                    <w:color w:val="000000"/>
                    <w:sz w:val="12"/>
                    <w:szCs w:val="12"/>
                  </w:rPr>
                </w:rPrChange>
              </w:rPr>
              <w:t>139</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9B313A4" w14:textId="77777777" w:rsidR="00A46571" w:rsidRPr="005F252C" w:rsidRDefault="00A46571" w:rsidP="00A46571">
            <w:pPr>
              <w:rPr>
                <w:rFonts w:cs="Calibri"/>
                <w:color w:val="000000"/>
                <w:sz w:val="12"/>
                <w:szCs w:val="12"/>
                <w:rPrChange w:id="51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97" w:author="Al Riyami, Azza OLNG-SCC/12" w:date="2026-03-30T14:14:00Z" w16du:dateUtc="2026-03-30T10:14:00Z">
                  <w:rPr>
                    <w:rFonts w:ascii="Calibri" w:hAnsi="Calibri" w:cs="Calibri"/>
                    <w:color w:val="000000"/>
                    <w:sz w:val="12"/>
                    <w:szCs w:val="12"/>
                  </w:rPr>
                </w:rPrChange>
              </w:rPr>
              <w:t>Clerk, budget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6055C82" w14:textId="77777777" w:rsidR="00A46571" w:rsidRPr="005F252C" w:rsidRDefault="00A46571" w:rsidP="00A46571">
            <w:pPr>
              <w:rPr>
                <w:rFonts w:cs="Calibri"/>
                <w:color w:val="000000"/>
                <w:sz w:val="12"/>
                <w:szCs w:val="12"/>
                <w:rPrChange w:id="51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199" w:author="Al Riyami, Azza OLNG-SCC/12" w:date="2026-03-30T14:14:00Z" w16du:dateUtc="2026-03-30T10:14:00Z">
                  <w:rPr>
                    <w:rFonts w:ascii="Calibri" w:hAnsi="Calibri" w:cs="Calibri"/>
                    <w:color w:val="000000"/>
                    <w:sz w:val="12"/>
                    <w:szCs w:val="12"/>
                  </w:rPr>
                </w:rPrChange>
              </w:rPr>
              <w:t>161</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56BAD093" w14:textId="77777777" w:rsidR="00A46571" w:rsidRPr="005F252C" w:rsidRDefault="00A46571" w:rsidP="00A46571">
            <w:pPr>
              <w:rPr>
                <w:rFonts w:cs="Calibri"/>
                <w:color w:val="000000"/>
                <w:sz w:val="12"/>
                <w:szCs w:val="12"/>
                <w:rPrChange w:id="52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01" w:author="Al Riyami, Azza OLNG-SCC/12" w:date="2026-03-30T14:14:00Z" w16du:dateUtc="2026-03-30T10:14:00Z">
                  <w:rPr>
                    <w:rFonts w:ascii="Calibri" w:hAnsi="Calibri" w:cs="Calibri"/>
                    <w:color w:val="000000"/>
                    <w:sz w:val="12"/>
                    <w:szCs w:val="12"/>
                  </w:rPr>
                </w:rPrChange>
              </w:rPr>
              <w:t>PETROL STATION MANAGER</w:t>
            </w:r>
          </w:p>
        </w:tc>
      </w:tr>
      <w:tr w:rsidR="00A46571" w:rsidRPr="005F252C" w14:paraId="301C9628"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A9E4F96" w14:textId="77777777" w:rsidR="00A46571" w:rsidRPr="005F252C" w:rsidRDefault="00A46571" w:rsidP="00A46571">
            <w:pPr>
              <w:rPr>
                <w:rFonts w:cs="Calibri"/>
                <w:color w:val="000000"/>
                <w:sz w:val="12"/>
                <w:szCs w:val="12"/>
                <w:rPrChange w:id="52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03" w:author="Al Riyami, Azza OLNG-SCC/12" w:date="2026-03-30T14:14:00Z" w16du:dateUtc="2026-03-30T10:14:00Z">
                  <w:rPr>
                    <w:rFonts w:ascii="Calibri" w:hAnsi="Calibri" w:cs="Calibri"/>
                    <w:color w:val="000000"/>
                    <w:sz w:val="12"/>
                    <w:szCs w:val="12"/>
                  </w:rPr>
                </w:rPrChange>
              </w:rPr>
              <w:t>96</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66022E9" w14:textId="77777777" w:rsidR="00A46571" w:rsidRPr="005F252C" w:rsidRDefault="00A46571" w:rsidP="00A46571">
            <w:pPr>
              <w:rPr>
                <w:rFonts w:cs="Calibri"/>
                <w:color w:val="000000"/>
                <w:sz w:val="12"/>
                <w:szCs w:val="12"/>
                <w:rPrChange w:id="52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05" w:author="Al Riyami, Azza OLNG-SCC/12" w:date="2026-03-30T14:14:00Z" w16du:dateUtc="2026-03-30T10:14:00Z">
                  <w:rPr>
                    <w:rFonts w:ascii="Calibri" w:hAnsi="Calibri" w:cs="Calibri"/>
                    <w:color w:val="000000"/>
                    <w:sz w:val="12"/>
                    <w:szCs w:val="12"/>
                  </w:rPr>
                </w:rPrChange>
              </w:rPr>
              <w:t>INSURANCE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127E9F6" w14:textId="77777777" w:rsidR="00A46571" w:rsidRPr="005F252C" w:rsidRDefault="00A46571" w:rsidP="00A46571">
            <w:pPr>
              <w:rPr>
                <w:rFonts w:cs="Calibri"/>
                <w:color w:val="000000"/>
                <w:sz w:val="12"/>
                <w:szCs w:val="12"/>
                <w:rPrChange w:id="52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07" w:author="Al Riyami, Azza OLNG-SCC/12" w:date="2026-03-30T14:14:00Z" w16du:dateUtc="2026-03-30T10:14:00Z">
                  <w:rPr>
                    <w:rFonts w:ascii="Calibri" w:hAnsi="Calibri" w:cs="Calibri"/>
                    <w:color w:val="000000"/>
                    <w:sz w:val="12"/>
                    <w:szCs w:val="12"/>
                  </w:rPr>
                </w:rPrChange>
              </w:rPr>
              <w:t>118</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3474760" w14:textId="77777777" w:rsidR="00A46571" w:rsidRPr="005F252C" w:rsidRDefault="00A46571" w:rsidP="00A46571">
            <w:pPr>
              <w:rPr>
                <w:rFonts w:cs="Calibri"/>
                <w:color w:val="000000"/>
                <w:sz w:val="12"/>
                <w:szCs w:val="12"/>
                <w:rPrChange w:id="52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09" w:author="Al Riyami, Azza OLNG-SCC/12" w:date="2026-03-30T14:14:00Z" w16du:dateUtc="2026-03-30T10:14:00Z">
                  <w:rPr>
                    <w:rFonts w:ascii="Calibri" w:hAnsi="Calibri" w:cs="Calibri"/>
                    <w:color w:val="000000"/>
                    <w:sz w:val="12"/>
                    <w:szCs w:val="12"/>
                  </w:rPr>
                </w:rPrChange>
              </w:rPr>
              <w:t>Clerk, accounting / expenses and revenues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08A12E1" w14:textId="77777777" w:rsidR="00A46571" w:rsidRPr="005F252C" w:rsidRDefault="00A46571" w:rsidP="00A46571">
            <w:pPr>
              <w:rPr>
                <w:rFonts w:cs="Calibri"/>
                <w:color w:val="000000"/>
                <w:sz w:val="12"/>
                <w:szCs w:val="12"/>
                <w:rPrChange w:id="52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11" w:author="Al Riyami, Azza OLNG-SCC/12" w:date="2026-03-30T14:14:00Z" w16du:dateUtc="2026-03-30T10:14:00Z">
                  <w:rPr>
                    <w:rFonts w:ascii="Calibri" w:hAnsi="Calibri" w:cs="Calibri"/>
                    <w:color w:val="000000"/>
                    <w:sz w:val="12"/>
                    <w:szCs w:val="12"/>
                  </w:rPr>
                </w:rPrChange>
              </w:rPr>
              <w:t>140</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C0315E3" w14:textId="77777777" w:rsidR="00A46571" w:rsidRPr="005F252C" w:rsidRDefault="00A46571" w:rsidP="00A46571">
            <w:pPr>
              <w:rPr>
                <w:rFonts w:cs="Calibri"/>
                <w:color w:val="000000"/>
                <w:sz w:val="12"/>
                <w:szCs w:val="12"/>
                <w:rPrChange w:id="52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13" w:author="Al Riyami, Azza OLNG-SCC/12" w:date="2026-03-30T14:14:00Z" w16du:dateUtc="2026-03-30T10:14:00Z">
                  <w:rPr>
                    <w:rFonts w:ascii="Calibri" w:hAnsi="Calibri" w:cs="Calibri"/>
                    <w:color w:val="000000"/>
                    <w:sz w:val="12"/>
                    <w:szCs w:val="12"/>
                  </w:rPr>
                </w:rPrChange>
              </w:rPr>
              <w:t>IN AND OUT REGISTRY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D6B5844" w14:textId="77777777" w:rsidR="00A46571" w:rsidRPr="005F252C" w:rsidRDefault="00A46571" w:rsidP="00A46571">
            <w:pPr>
              <w:rPr>
                <w:rFonts w:cs="Calibri"/>
                <w:color w:val="000000"/>
                <w:sz w:val="12"/>
                <w:szCs w:val="12"/>
                <w:rPrChange w:id="52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15" w:author="Al Riyami, Azza OLNG-SCC/12" w:date="2026-03-30T14:14:00Z" w16du:dateUtc="2026-03-30T10:14:00Z">
                  <w:rPr>
                    <w:rFonts w:ascii="Calibri" w:hAnsi="Calibri" w:cs="Calibri"/>
                    <w:color w:val="000000"/>
                    <w:sz w:val="12"/>
                    <w:szCs w:val="12"/>
                  </w:rPr>
                </w:rPrChange>
              </w:rPr>
              <w:t>162</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4A260863" w14:textId="77777777" w:rsidR="00A46571" w:rsidRPr="005F252C" w:rsidRDefault="00A46571" w:rsidP="00A46571">
            <w:pPr>
              <w:rPr>
                <w:rFonts w:cs="Calibri"/>
                <w:color w:val="000000"/>
                <w:sz w:val="12"/>
                <w:szCs w:val="12"/>
                <w:rPrChange w:id="52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17" w:author="Al Riyami, Azza OLNG-SCC/12" w:date="2026-03-30T14:14:00Z" w16du:dateUtc="2026-03-30T10:14:00Z">
                  <w:rPr>
                    <w:rFonts w:ascii="Calibri" w:hAnsi="Calibri" w:cs="Calibri"/>
                    <w:color w:val="000000"/>
                    <w:sz w:val="12"/>
                    <w:szCs w:val="12"/>
                  </w:rPr>
                </w:rPrChange>
              </w:rPr>
              <w:t>C.E.O OFFICE MANAGER</w:t>
            </w:r>
          </w:p>
        </w:tc>
      </w:tr>
      <w:tr w:rsidR="00A46571" w:rsidRPr="005F252C" w14:paraId="4FAD31CD"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3B94E5A" w14:textId="77777777" w:rsidR="00A46571" w:rsidRPr="005F252C" w:rsidRDefault="00A46571" w:rsidP="00A46571">
            <w:pPr>
              <w:rPr>
                <w:rFonts w:cs="Calibri"/>
                <w:color w:val="000000"/>
                <w:sz w:val="12"/>
                <w:szCs w:val="12"/>
                <w:rPrChange w:id="52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19" w:author="Al Riyami, Azza OLNG-SCC/12" w:date="2026-03-30T14:14:00Z" w16du:dateUtc="2026-03-30T10:14:00Z">
                  <w:rPr>
                    <w:rFonts w:ascii="Calibri" w:hAnsi="Calibri" w:cs="Calibri"/>
                    <w:color w:val="000000"/>
                    <w:sz w:val="12"/>
                    <w:szCs w:val="12"/>
                  </w:rPr>
                </w:rPrChange>
              </w:rPr>
              <w:t>97</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6FFBA06" w14:textId="77777777" w:rsidR="00A46571" w:rsidRPr="005F252C" w:rsidRDefault="00A46571" w:rsidP="00A46571">
            <w:pPr>
              <w:rPr>
                <w:rFonts w:cs="Calibri"/>
                <w:color w:val="000000"/>
                <w:sz w:val="12"/>
                <w:szCs w:val="12"/>
                <w:rPrChange w:id="52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21" w:author="Al Riyami, Azza OLNG-SCC/12" w:date="2026-03-30T14:14:00Z" w16du:dateUtc="2026-03-30T10:14:00Z">
                  <w:rPr>
                    <w:rFonts w:ascii="Calibri" w:hAnsi="Calibri" w:cs="Calibri"/>
                    <w:color w:val="000000"/>
                    <w:sz w:val="12"/>
                    <w:szCs w:val="12"/>
                  </w:rPr>
                </w:rPrChange>
              </w:rPr>
              <w:t>RETIREMENT AND SOCIAL SECURITY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B903E2A" w14:textId="77777777" w:rsidR="00A46571" w:rsidRPr="005F252C" w:rsidRDefault="00A46571" w:rsidP="00A46571">
            <w:pPr>
              <w:rPr>
                <w:rFonts w:cs="Calibri"/>
                <w:color w:val="000000"/>
                <w:sz w:val="12"/>
                <w:szCs w:val="12"/>
                <w:rPrChange w:id="52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23" w:author="Al Riyami, Azza OLNG-SCC/12" w:date="2026-03-30T14:14:00Z" w16du:dateUtc="2026-03-30T10:14:00Z">
                  <w:rPr>
                    <w:rFonts w:ascii="Calibri" w:hAnsi="Calibri" w:cs="Calibri"/>
                    <w:color w:val="000000"/>
                    <w:sz w:val="12"/>
                    <w:szCs w:val="12"/>
                  </w:rPr>
                </w:rPrChange>
              </w:rPr>
              <w:t>119</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7AD9DC3" w14:textId="77777777" w:rsidR="00A46571" w:rsidRPr="005F252C" w:rsidRDefault="00A46571" w:rsidP="00A46571">
            <w:pPr>
              <w:rPr>
                <w:rFonts w:cs="Calibri"/>
                <w:color w:val="000000"/>
                <w:sz w:val="12"/>
                <w:szCs w:val="12"/>
                <w:rPrChange w:id="52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25" w:author="Al Riyami, Azza OLNG-SCC/12" w:date="2026-03-30T14:14:00Z" w16du:dateUtc="2026-03-30T10:14:00Z">
                  <w:rPr>
                    <w:rFonts w:ascii="Calibri" w:hAnsi="Calibri" w:cs="Calibri"/>
                    <w:color w:val="000000"/>
                    <w:sz w:val="12"/>
                    <w:szCs w:val="12"/>
                  </w:rPr>
                </w:rPrChange>
              </w:rPr>
              <w:t>LUGGAGE SERVICES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A8A06C7" w14:textId="77777777" w:rsidR="00A46571" w:rsidRPr="005F252C" w:rsidRDefault="00A46571" w:rsidP="00A46571">
            <w:pPr>
              <w:rPr>
                <w:rFonts w:cs="Calibri"/>
                <w:color w:val="000000"/>
                <w:sz w:val="12"/>
                <w:szCs w:val="12"/>
                <w:rPrChange w:id="52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27" w:author="Al Riyami, Azza OLNG-SCC/12" w:date="2026-03-30T14:14:00Z" w16du:dateUtc="2026-03-30T10:14:00Z">
                  <w:rPr>
                    <w:rFonts w:ascii="Calibri" w:hAnsi="Calibri" w:cs="Calibri"/>
                    <w:color w:val="000000"/>
                    <w:sz w:val="12"/>
                    <w:szCs w:val="12"/>
                  </w:rPr>
                </w:rPrChange>
              </w:rPr>
              <w:t>141</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C32B7F8" w14:textId="77777777" w:rsidR="00A46571" w:rsidRPr="005F252C" w:rsidRDefault="00A46571" w:rsidP="00A46571">
            <w:pPr>
              <w:rPr>
                <w:rFonts w:cs="Calibri"/>
                <w:color w:val="000000"/>
                <w:sz w:val="12"/>
                <w:szCs w:val="12"/>
                <w:rPrChange w:id="52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29" w:author="Al Riyami, Azza OLNG-SCC/12" w:date="2026-03-30T14:14:00Z" w16du:dateUtc="2026-03-30T10:14:00Z">
                  <w:rPr>
                    <w:rFonts w:ascii="Calibri" w:hAnsi="Calibri" w:cs="Calibri"/>
                    <w:color w:val="000000"/>
                    <w:sz w:val="12"/>
                    <w:szCs w:val="12"/>
                  </w:rPr>
                </w:rPrChange>
              </w:rPr>
              <w:t>Accountant, salaries and wages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0C85700" w14:textId="77777777" w:rsidR="00A46571" w:rsidRPr="005F252C" w:rsidRDefault="00A46571" w:rsidP="00A46571">
            <w:pPr>
              <w:rPr>
                <w:rFonts w:cs="Calibri"/>
                <w:color w:val="000000"/>
                <w:sz w:val="12"/>
                <w:szCs w:val="12"/>
                <w:rPrChange w:id="52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31" w:author="Al Riyami, Azza OLNG-SCC/12" w:date="2026-03-30T14:14:00Z" w16du:dateUtc="2026-03-30T10:14:00Z">
                  <w:rPr>
                    <w:rFonts w:ascii="Calibri" w:hAnsi="Calibri" w:cs="Calibri"/>
                    <w:color w:val="000000"/>
                    <w:sz w:val="12"/>
                    <w:szCs w:val="12"/>
                  </w:rPr>
                </w:rPrChange>
              </w:rPr>
              <w:t>163</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70BE4D6D" w14:textId="77777777" w:rsidR="00A46571" w:rsidRPr="005F252C" w:rsidRDefault="00A46571" w:rsidP="00A46571">
            <w:pPr>
              <w:rPr>
                <w:rFonts w:cs="Calibri"/>
                <w:color w:val="000000"/>
                <w:sz w:val="12"/>
                <w:szCs w:val="12"/>
                <w:rPrChange w:id="52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33" w:author="Al Riyami, Azza OLNG-SCC/12" w:date="2026-03-30T14:14:00Z" w16du:dateUtc="2026-03-30T10:14:00Z">
                  <w:rPr>
                    <w:rFonts w:ascii="Calibri" w:hAnsi="Calibri" w:cs="Calibri"/>
                    <w:color w:val="000000"/>
                    <w:sz w:val="12"/>
                    <w:szCs w:val="12"/>
                  </w:rPr>
                </w:rPrChange>
              </w:rPr>
              <w:t>LIBRARY DIRECTOR</w:t>
            </w:r>
          </w:p>
        </w:tc>
      </w:tr>
      <w:tr w:rsidR="00A46571" w:rsidRPr="005F252C" w14:paraId="313C6D70"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425C7232" w14:textId="77777777" w:rsidR="00A46571" w:rsidRPr="005F252C" w:rsidRDefault="00A46571" w:rsidP="00A46571">
            <w:pPr>
              <w:rPr>
                <w:rFonts w:cs="Calibri"/>
                <w:color w:val="000000"/>
                <w:sz w:val="12"/>
                <w:szCs w:val="12"/>
                <w:rPrChange w:id="52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35" w:author="Al Riyami, Azza OLNG-SCC/12" w:date="2026-03-30T14:14:00Z" w16du:dateUtc="2026-03-30T10:14:00Z">
                  <w:rPr>
                    <w:rFonts w:ascii="Calibri" w:hAnsi="Calibri" w:cs="Calibri"/>
                    <w:color w:val="000000"/>
                    <w:sz w:val="12"/>
                    <w:szCs w:val="12"/>
                  </w:rPr>
                </w:rPrChange>
              </w:rPr>
              <w:t>98</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F95B124" w14:textId="77777777" w:rsidR="00A46571" w:rsidRPr="005F252C" w:rsidRDefault="00A46571" w:rsidP="00A46571">
            <w:pPr>
              <w:rPr>
                <w:rFonts w:cs="Calibri"/>
                <w:color w:val="000000"/>
                <w:sz w:val="12"/>
                <w:szCs w:val="12"/>
                <w:rPrChange w:id="52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37" w:author="Al Riyami, Azza OLNG-SCC/12" w:date="2026-03-30T14:14:00Z" w16du:dateUtc="2026-03-30T10:14:00Z">
                  <w:rPr>
                    <w:rFonts w:ascii="Calibri" w:hAnsi="Calibri" w:cs="Calibri"/>
                    <w:color w:val="000000"/>
                    <w:sz w:val="12"/>
                    <w:szCs w:val="12"/>
                  </w:rPr>
                </w:rPrChange>
              </w:rPr>
              <w:t>CORRESPONDENCE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CB9AF22" w14:textId="77777777" w:rsidR="00A46571" w:rsidRPr="005F252C" w:rsidRDefault="00A46571" w:rsidP="00A46571">
            <w:pPr>
              <w:rPr>
                <w:rFonts w:cs="Calibri"/>
                <w:color w:val="000000"/>
                <w:sz w:val="12"/>
                <w:szCs w:val="12"/>
                <w:rPrChange w:id="52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39" w:author="Al Riyami, Azza OLNG-SCC/12" w:date="2026-03-30T14:14:00Z" w16du:dateUtc="2026-03-30T10:14:00Z">
                  <w:rPr>
                    <w:rFonts w:ascii="Calibri" w:hAnsi="Calibri" w:cs="Calibri"/>
                    <w:color w:val="000000"/>
                    <w:sz w:val="12"/>
                    <w:szCs w:val="12"/>
                  </w:rPr>
                </w:rPrChange>
              </w:rPr>
              <w:t>120</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A808B55" w14:textId="77777777" w:rsidR="00A46571" w:rsidRPr="005F252C" w:rsidRDefault="00A46571" w:rsidP="00A46571">
            <w:pPr>
              <w:rPr>
                <w:rFonts w:cs="Calibri"/>
                <w:color w:val="000000"/>
                <w:sz w:val="12"/>
                <w:szCs w:val="12"/>
                <w:rPrChange w:id="52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41" w:author="Al Riyami, Azza OLNG-SCC/12" w:date="2026-03-30T14:14:00Z" w16du:dateUtc="2026-03-30T10:14:00Z">
                  <w:rPr>
                    <w:rFonts w:ascii="Calibri" w:hAnsi="Calibri" w:cs="Calibri"/>
                    <w:color w:val="000000"/>
                    <w:sz w:val="12"/>
                    <w:szCs w:val="12"/>
                  </w:rPr>
                </w:rPrChange>
              </w:rPr>
              <w:t>FREIGHT SERVICES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06E2FDF" w14:textId="77777777" w:rsidR="00A46571" w:rsidRPr="005F252C" w:rsidRDefault="00A46571" w:rsidP="00A46571">
            <w:pPr>
              <w:rPr>
                <w:rFonts w:cs="Calibri"/>
                <w:color w:val="000000"/>
                <w:sz w:val="12"/>
                <w:szCs w:val="12"/>
                <w:rPrChange w:id="52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43" w:author="Al Riyami, Azza OLNG-SCC/12" w:date="2026-03-30T14:14:00Z" w16du:dateUtc="2026-03-30T10:14:00Z">
                  <w:rPr>
                    <w:rFonts w:ascii="Calibri" w:hAnsi="Calibri" w:cs="Calibri"/>
                    <w:color w:val="000000"/>
                    <w:sz w:val="12"/>
                    <w:szCs w:val="12"/>
                  </w:rPr>
                </w:rPrChange>
              </w:rPr>
              <w:t>142</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E2F3861" w14:textId="77777777" w:rsidR="00A46571" w:rsidRPr="005F252C" w:rsidRDefault="00A46571" w:rsidP="00A46571">
            <w:pPr>
              <w:rPr>
                <w:rFonts w:cs="Calibri"/>
                <w:color w:val="000000"/>
                <w:sz w:val="12"/>
                <w:szCs w:val="12"/>
                <w:rPrChange w:id="52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45" w:author="Al Riyami, Azza OLNG-SCC/12" w:date="2026-03-30T14:14:00Z" w16du:dateUtc="2026-03-30T10:14:00Z">
                  <w:rPr>
                    <w:rFonts w:ascii="Calibri" w:hAnsi="Calibri" w:cs="Calibri"/>
                    <w:color w:val="000000"/>
                    <w:sz w:val="12"/>
                    <w:szCs w:val="12"/>
                  </w:rPr>
                </w:rPrChange>
              </w:rPr>
              <w:t>ACCOUNTANT  GENERAL</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492CE30" w14:textId="77777777" w:rsidR="00A46571" w:rsidRPr="005F252C" w:rsidRDefault="00A46571" w:rsidP="00A46571">
            <w:pPr>
              <w:rPr>
                <w:rFonts w:cs="Calibri"/>
                <w:color w:val="000000"/>
                <w:sz w:val="12"/>
                <w:szCs w:val="12"/>
                <w:rPrChange w:id="52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47" w:author="Al Riyami, Azza OLNG-SCC/12" w:date="2026-03-30T14:14:00Z" w16du:dateUtc="2026-03-30T10:14:00Z">
                  <w:rPr>
                    <w:rFonts w:ascii="Calibri" w:hAnsi="Calibri" w:cs="Calibri"/>
                    <w:color w:val="000000"/>
                    <w:sz w:val="12"/>
                    <w:szCs w:val="12"/>
                  </w:rPr>
                </w:rPrChange>
              </w:rPr>
              <w:t>164</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2EFCBF1C" w14:textId="77777777" w:rsidR="00A46571" w:rsidRPr="005F252C" w:rsidRDefault="00A46571" w:rsidP="00A46571">
            <w:pPr>
              <w:rPr>
                <w:rFonts w:cs="Calibri"/>
                <w:color w:val="000000"/>
                <w:sz w:val="12"/>
                <w:szCs w:val="12"/>
                <w:rPrChange w:id="52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49" w:author="Al Riyami, Azza OLNG-SCC/12" w:date="2026-03-30T14:14:00Z" w16du:dateUtc="2026-03-30T10:14:00Z">
                  <w:rPr>
                    <w:rFonts w:ascii="Calibri" w:hAnsi="Calibri" w:cs="Calibri"/>
                    <w:color w:val="000000"/>
                    <w:sz w:val="12"/>
                    <w:szCs w:val="12"/>
                  </w:rPr>
                </w:rPrChange>
              </w:rPr>
              <w:t>Human Resources Manager</w:t>
            </w:r>
          </w:p>
        </w:tc>
      </w:tr>
      <w:tr w:rsidR="00A46571" w:rsidRPr="005F252C" w14:paraId="2449CE11"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63F3A79" w14:textId="77777777" w:rsidR="00A46571" w:rsidRPr="005F252C" w:rsidRDefault="00A46571" w:rsidP="00A46571">
            <w:pPr>
              <w:rPr>
                <w:rFonts w:cs="Calibri"/>
                <w:color w:val="000000"/>
                <w:sz w:val="12"/>
                <w:szCs w:val="12"/>
                <w:rPrChange w:id="52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51" w:author="Al Riyami, Azza OLNG-SCC/12" w:date="2026-03-30T14:14:00Z" w16du:dateUtc="2026-03-30T10:14:00Z">
                  <w:rPr>
                    <w:rFonts w:ascii="Calibri" w:hAnsi="Calibri" w:cs="Calibri"/>
                    <w:color w:val="000000"/>
                    <w:sz w:val="12"/>
                    <w:szCs w:val="12"/>
                  </w:rPr>
                </w:rPrChange>
              </w:rPr>
              <w:t>99</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2B33D86" w14:textId="77777777" w:rsidR="00A46571" w:rsidRPr="005F252C" w:rsidRDefault="00A46571" w:rsidP="00A46571">
            <w:pPr>
              <w:rPr>
                <w:rFonts w:cs="Calibri"/>
                <w:color w:val="000000"/>
                <w:sz w:val="12"/>
                <w:szCs w:val="12"/>
                <w:rPrChange w:id="52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53" w:author="Al Riyami, Azza OLNG-SCC/12" w:date="2026-03-30T14:14:00Z" w16du:dateUtc="2026-03-30T10:14:00Z">
                  <w:rPr>
                    <w:rFonts w:ascii="Calibri" w:hAnsi="Calibri" w:cs="Calibri"/>
                    <w:color w:val="000000"/>
                    <w:sz w:val="12"/>
                    <w:szCs w:val="12"/>
                  </w:rPr>
                </w:rPrChange>
              </w:rPr>
              <w:t>Clerk , production/ planning</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14C2A66" w14:textId="77777777" w:rsidR="00A46571" w:rsidRPr="005F252C" w:rsidRDefault="00A46571" w:rsidP="00A46571">
            <w:pPr>
              <w:rPr>
                <w:rFonts w:cs="Calibri"/>
                <w:color w:val="000000"/>
                <w:sz w:val="12"/>
                <w:szCs w:val="12"/>
                <w:rPrChange w:id="52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55" w:author="Al Riyami, Azza OLNG-SCC/12" w:date="2026-03-30T14:14:00Z" w16du:dateUtc="2026-03-30T10:14:00Z">
                  <w:rPr>
                    <w:rFonts w:ascii="Calibri" w:hAnsi="Calibri" w:cs="Calibri"/>
                    <w:color w:val="000000"/>
                    <w:sz w:val="12"/>
                    <w:szCs w:val="12"/>
                  </w:rPr>
                </w:rPrChange>
              </w:rPr>
              <w:t>121</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2037A79" w14:textId="77777777" w:rsidR="00A46571" w:rsidRPr="005F252C" w:rsidRDefault="00A46571" w:rsidP="00A46571">
            <w:pPr>
              <w:rPr>
                <w:rFonts w:cs="Calibri"/>
                <w:color w:val="000000"/>
                <w:sz w:val="12"/>
                <w:szCs w:val="12"/>
                <w:rPrChange w:id="52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57" w:author="Al Riyami, Azza OLNG-SCC/12" w:date="2026-03-30T14:14:00Z" w16du:dateUtc="2026-03-30T10:14:00Z">
                  <w:rPr>
                    <w:rFonts w:ascii="Calibri" w:hAnsi="Calibri" w:cs="Calibri"/>
                    <w:color w:val="000000"/>
                    <w:sz w:val="12"/>
                    <w:szCs w:val="12"/>
                  </w:rPr>
                </w:rPrChange>
              </w:rPr>
              <w:t>AIR FREIGHT SERVICES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A7E519F" w14:textId="77777777" w:rsidR="00A46571" w:rsidRPr="005F252C" w:rsidRDefault="00A46571" w:rsidP="00A46571">
            <w:pPr>
              <w:rPr>
                <w:rFonts w:cs="Calibri"/>
                <w:color w:val="000000"/>
                <w:sz w:val="12"/>
                <w:szCs w:val="12"/>
                <w:rPrChange w:id="52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59" w:author="Al Riyami, Azza OLNG-SCC/12" w:date="2026-03-30T14:14:00Z" w16du:dateUtc="2026-03-30T10:14:00Z">
                  <w:rPr>
                    <w:rFonts w:ascii="Calibri" w:hAnsi="Calibri" w:cs="Calibri"/>
                    <w:color w:val="000000"/>
                    <w:sz w:val="12"/>
                    <w:szCs w:val="12"/>
                  </w:rPr>
                </w:rPrChange>
              </w:rPr>
              <w:t>143</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B0DF62F" w14:textId="77777777" w:rsidR="00A46571" w:rsidRPr="005F252C" w:rsidRDefault="00A46571" w:rsidP="00A46571">
            <w:pPr>
              <w:rPr>
                <w:rFonts w:cs="Calibri"/>
                <w:color w:val="000000"/>
                <w:sz w:val="12"/>
                <w:szCs w:val="12"/>
                <w:rPrChange w:id="52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61" w:author="Al Riyami, Azza OLNG-SCC/12" w:date="2026-03-30T14:14:00Z" w16du:dateUtc="2026-03-30T10:14:00Z">
                  <w:rPr>
                    <w:rFonts w:ascii="Calibri" w:hAnsi="Calibri" w:cs="Calibri"/>
                    <w:color w:val="000000"/>
                    <w:sz w:val="12"/>
                    <w:szCs w:val="12"/>
                  </w:rPr>
                </w:rPrChange>
              </w:rPr>
              <w:t>COLLECTOR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1AA5678" w14:textId="77777777" w:rsidR="00A46571" w:rsidRPr="005F252C" w:rsidRDefault="00A46571" w:rsidP="00A46571">
            <w:pPr>
              <w:rPr>
                <w:rFonts w:cs="Calibri"/>
                <w:color w:val="000000"/>
                <w:sz w:val="12"/>
                <w:szCs w:val="12"/>
                <w:rPrChange w:id="52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63" w:author="Al Riyami, Azza OLNG-SCC/12" w:date="2026-03-30T14:14:00Z" w16du:dateUtc="2026-03-30T10:14:00Z">
                  <w:rPr>
                    <w:rFonts w:ascii="Calibri" w:hAnsi="Calibri" w:cs="Calibri"/>
                    <w:color w:val="000000"/>
                    <w:sz w:val="12"/>
                    <w:szCs w:val="12"/>
                  </w:rPr>
                </w:rPrChange>
              </w:rPr>
              <w:t>165</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5EC41AED" w14:textId="77777777" w:rsidR="00A46571" w:rsidRPr="005F252C" w:rsidRDefault="00A46571" w:rsidP="00A46571">
            <w:pPr>
              <w:rPr>
                <w:rFonts w:cs="Calibri"/>
                <w:color w:val="000000"/>
                <w:sz w:val="12"/>
                <w:szCs w:val="12"/>
                <w:rPrChange w:id="52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65" w:author="Al Riyami, Azza OLNG-SCC/12" w:date="2026-03-30T14:14:00Z" w16du:dateUtc="2026-03-30T10:14:00Z">
                  <w:rPr>
                    <w:rFonts w:ascii="Calibri" w:hAnsi="Calibri" w:cs="Calibri"/>
                    <w:color w:val="000000"/>
                    <w:sz w:val="12"/>
                    <w:szCs w:val="12"/>
                  </w:rPr>
                </w:rPrChange>
              </w:rPr>
              <w:t>Supervisor, administrative</w:t>
            </w:r>
          </w:p>
        </w:tc>
      </w:tr>
      <w:tr w:rsidR="00A46571" w:rsidRPr="005F252C" w14:paraId="0C7B44DA"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E731F18" w14:textId="77777777" w:rsidR="00A46571" w:rsidRPr="005F252C" w:rsidRDefault="00A46571" w:rsidP="00A46571">
            <w:pPr>
              <w:rPr>
                <w:rFonts w:cs="Calibri"/>
                <w:color w:val="000000"/>
                <w:sz w:val="12"/>
                <w:szCs w:val="12"/>
                <w:rPrChange w:id="52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67" w:author="Al Riyami, Azza OLNG-SCC/12" w:date="2026-03-30T14:14:00Z" w16du:dateUtc="2026-03-30T10:14:00Z">
                  <w:rPr>
                    <w:rFonts w:ascii="Calibri" w:hAnsi="Calibri" w:cs="Calibri"/>
                    <w:color w:val="000000"/>
                    <w:sz w:val="12"/>
                    <w:szCs w:val="12"/>
                  </w:rPr>
                </w:rPrChange>
              </w:rPr>
              <w:t>100</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17CA90B" w14:textId="77777777" w:rsidR="00A46571" w:rsidRPr="005F252C" w:rsidRDefault="00A46571" w:rsidP="00A46571">
            <w:pPr>
              <w:rPr>
                <w:rFonts w:cs="Calibri"/>
                <w:color w:val="000000"/>
                <w:sz w:val="12"/>
                <w:szCs w:val="12"/>
                <w:rPrChange w:id="52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69" w:author="Al Riyami, Azza OLNG-SCC/12" w:date="2026-03-30T14:14:00Z" w16du:dateUtc="2026-03-30T10:14:00Z">
                  <w:rPr>
                    <w:rFonts w:ascii="Calibri" w:hAnsi="Calibri" w:cs="Calibri"/>
                    <w:color w:val="000000"/>
                    <w:sz w:val="12"/>
                    <w:szCs w:val="12"/>
                  </w:rPr>
                </w:rPrChange>
              </w:rPr>
              <w:t>CUSTOMS CLEARANCE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66DF639" w14:textId="77777777" w:rsidR="00A46571" w:rsidRPr="005F252C" w:rsidRDefault="00A46571" w:rsidP="00A46571">
            <w:pPr>
              <w:rPr>
                <w:rFonts w:cs="Calibri"/>
                <w:color w:val="000000"/>
                <w:sz w:val="12"/>
                <w:szCs w:val="12"/>
                <w:rPrChange w:id="52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71" w:author="Al Riyami, Azza OLNG-SCC/12" w:date="2026-03-30T14:14:00Z" w16du:dateUtc="2026-03-30T10:14:00Z">
                  <w:rPr>
                    <w:rFonts w:ascii="Calibri" w:hAnsi="Calibri" w:cs="Calibri"/>
                    <w:color w:val="000000"/>
                    <w:sz w:val="12"/>
                    <w:szCs w:val="12"/>
                  </w:rPr>
                </w:rPrChange>
              </w:rPr>
              <w:t>122</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38B9969" w14:textId="77777777" w:rsidR="00A46571" w:rsidRPr="005F252C" w:rsidRDefault="00A46571" w:rsidP="00A46571">
            <w:pPr>
              <w:rPr>
                <w:rFonts w:cs="Calibri"/>
                <w:color w:val="000000"/>
                <w:sz w:val="12"/>
                <w:szCs w:val="12"/>
                <w:rPrChange w:id="52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73" w:author="Al Riyami, Azza OLNG-SCC/12" w:date="2026-03-30T14:14:00Z" w16du:dateUtc="2026-03-30T10:14:00Z">
                  <w:rPr>
                    <w:rFonts w:ascii="Calibri" w:hAnsi="Calibri" w:cs="Calibri"/>
                    <w:color w:val="000000"/>
                    <w:sz w:val="12"/>
                    <w:szCs w:val="12"/>
                  </w:rPr>
                </w:rPrChange>
              </w:rPr>
              <w:t>TRANSIT SERVICES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D892D88" w14:textId="77777777" w:rsidR="00A46571" w:rsidRPr="005F252C" w:rsidRDefault="00A46571" w:rsidP="00A46571">
            <w:pPr>
              <w:rPr>
                <w:rFonts w:cs="Calibri"/>
                <w:color w:val="000000"/>
                <w:sz w:val="12"/>
                <w:szCs w:val="12"/>
                <w:rPrChange w:id="52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75" w:author="Al Riyami, Azza OLNG-SCC/12" w:date="2026-03-30T14:14:00Z" w16du:dateUtc="2026-03-30T10:14:00Z">
                  <w:rPr>
                    <w:rFonts w:ascii="Calibri" w:hAnsi="Calibri" w:cs="Calibri"/>
                    <w:color w:val="000000"/>
                    <w:sz w:val="12"/>
                    <w:szCs w:val="12"/>
                  </w:rPr>
                </w:rPrChange>
              </w:rPr>
              <w:t>144</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2A492D2" w14:textId="77777777" w:rsidR="00A46571" w:rsidRPr="005F252C" w:rsidRDefault="00A46571" w:rsidP="00A46571">
            <w:pPr>
              <w:rPr>
                <w:rFonts w:cs="Calibri"/>
                <w:color w:val="000000"/>
                <w:sz w:val="12"/>
                <w:szCs w:val="12"/>
                <w:rPrChange w:id="52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77" w:author="Al Riyami, Azza OLNG-SCC/12" w:date="2026-03-30T14:14:00Z" w16du:dateUtc="2026-03-30T10:14:00Z">
                  <w:rPr>
                    <w:rFonts w:ascii="Calibri" w:hAnsi="Calibri" w:cs="Calibri"/>
                    <w:color w:val="000000"/>
                    <w:sz w:val="12"/>
                    <w:szCs w:val="12"/>
                  </w:rPr>
                </w:rPrChange>
              </w:rPr>
              <w:t>DEBTS COLLECTOR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EA16904" w14:textId="77777777" w:rsidR="00A46571" w:rsidRPr="005F252C" w:rsidRDefault="00A46571" w:rsidP="00A46571">
            <w:pPr>
              <w:rPr>
                <w:rFonts w:cs="Calibri"/>
                <w:color w:val="000000"/>
                <w:sz w:val="12"/>
                <w:szCs w:val="12"/>
                <w:rPrChange w:id="52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79" w:author="Al Riyami, Azza OLNG-SCC/12" w:date="2026-03-30T14:14:00Z" w16du:dateUtc="2026-03-30T10:14:00Z">
                  <w:rPr>
                    <w:rFonts w:ascii="Calibri" w:hAnsi="Calibri" w:cs="Calibri"/>
                    <w:color w:val="000000"/>
                    <w:sz w:val="12"/>
                    <w:szCs w:val="12"/>
                  </w:rPr>
                </w:rPrChange>
              </w:rPr>
              <w:t>166</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0146997F" w14:textId="77777777" w:rsidR="00A46571" w:rsidRPr="005F252C" w:rsidRDefault="00A46571" w:rsidP="00A46571">
            <w:pPr>
              <w:rPr>
                <w:rFonts w:cs="Calibri"/>
                <w:color w:val="000000"/>
                <w:sz w:val="12"/>
                <w:szCs w:val="12"/>
                <w:rPrChange w:id="52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81" w:author="Al Riyami, Azza OLNG-SCC/12" w:date="2026-03-30T14:14:00Z" w16du:dateUtc="2026-03-30T10:14:00Z">
                  <w:rPr>
                    <w:rFonts w:ascii="Calibri" w:hAnsi="Calibri" w:cs="Calibri"/>
                    <w:color w:val="000000"/>
                    <w:sz w:val="12"/>
                    <w:szCs w:val="12"/>
                  </w:rPr>
                </w:rPrChange>
              </w:rPr>
              <w:t>Quality Controller</w:t>
            </w:r>
          </w:p>
        </w:tc>
      </w:tr>
      <w:tr w:rsidR="00A46571" w:rsidRPr="005F252C" w14:paraId="61551278"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00D1D02" w14:textId="77777777" w:rsidR="00A46571" w:rsidRPr="005F252C" w:rsidRDefault="00A46571" w:rsidP="00A46571">
            <w:pPr>
              <w:rPr>
                <w:rFonts w:cs="Calibri"/>
                <w:color w:val="000000"/>
                <w:sz w:val="12"/>
                <w:szCs w:val="12"/>
                <w:rPrChange w:id="52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83" w:author="Al Riyami, Azza OLNG-SCC/12" w:date="2026-03-30T14:14:00Z" w16du:dateUtc="2026-03-30T10:14:00Z">
                  <w:rPr>
                    <w:rFonts w:ascii="Calibri" w:hAnsi="Calibri" w:cs="Calibri"/>
                    <w:color w:val="000000"/>
                    <w:sz w:val="12"/>
                    <w:szCs w:val="12"/>
                  </w:rPr>
                </w:rPrChange>
              </w:rPr>
              <w:t>101</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21EDBD0" w14:textId="77777777" w:rsidR="00A46571" w:rsidRPr="005F252C" w:rsidRDefault="00A46571" w:rsidP="00A46571">
            <w:pPr>
              <w:rPr>
                <w:rFonts w:cs="Calibri"/>
                <w:color w:val="000000"/>
                <w:sz w:val="12"/>
                <w:szCs w:val="12"/>
                <w:rPrChange w:id="52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85" w:author="Al Riyami, Azza OLNG-SCC/12" w:date="2026-03-30T14:14:00Z" w16du:dateUtc="2026-03-30T10:14:00Z">
                  <w:rPr>
                    <w:rFonts w:ascii="Calibri" w:hAnsi="Calibri" w:cs="Calibri"/>
                    <w:color w:val="000000"/>
                    <w:sz w:val="12"/>
                    <w:szCs w:val="12"/>
                  </w:rPr>
                </w:rPrChange>
              </w:rPr>
              <w:t>AUDIT DATA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4E38305" w14:textId="77777777" w:rsidR="00A46571" w:rsidRPr="005F252C" w:rsidRDefault="00A46571" w:rsidP="00A46571">
            <w:pPr>
              <w:rPr>
                <w:rFonts w:cs="Calibri"/>
                <w:color w:val="000000"/>
                <w:sz w:val="12"/>
                <w:szCs w:val="12"/>
                <w:rPrChange w:id="52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87" w:author="Al Riyami, Azza OLNG-SCC/12" w:date="2026-03-30T14:14:00Z" w16du:dateUtc="2026-03-30T10:14:00Z">
                  <w:rPr>
                    <w:rFonts w:ascii="Calibri" w:hAnsi="Calibri" w:cs="Calibri"/>
                    <w:color w:val="000000"/>
                    <w:sz w:val="12"/>
                    <w:szCs w:val="12"/>
                  </w:rPr>
                </w:rPrChange>
              </w:rPr>
              <w:t>123</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7262319" w14:textId="77777777" w:rsidR="00A46571" w:rsidRPr="005F252C" w:rsidRDefault="00A46571" w:rsidP="00A46571">
            <w:pPr>
              <w:rPr>
                <w:rFonts w:cs="Calibri"/>
                <w:color w:val="000000"/>
                <w:sz w:val="12"/>
                <w:szCs w:val="12"/>
                <w:rPrChange w:id="52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89" w:author="Al Riyami, Azza OLNG-SCC/12" w:date="2026-03-30T14:14:00Z" w16du:dateUtc="2026-03-30T10:14:00Z">
                  <w:rPr>
                    <w:rFonts w:ascii="Calibri" w:hAnsi="Calibri" w:cs="Calibri"/>
                    <w:color w:val="000000"/>
                    <w:sz w:val="12"/>
                    <w:szCs w:val="12"/>
                  </w:rPr>
                </w:rPrChange>
              </w:rPr>
              <w:t>PASSENGERS SERVICES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D1D261D" w14:textId="77777777" w:rsidR="00A46571" w:rsidRPr="005F252C" w:rsidRDefault="00A46571" w:rsidP="00A46571">
            <w:pPr>
              <w:rPr>
                <w:rFonts w:cs="Calibri"/>
                <w:color w:val="000000"/>
                <w:sz w:val="12"/>
                <w:szCs w:val="12"/>
                <w:rPrChange w:id="52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91" w:author="Al Riyami, Azza OLNG-SCC/12" w:date="2026-03-30T14:14:00Z" w16du:dateUtc="2026-03-30T10:14:00Z">
                  <w:rPr>
                    <w:rFonts w:ascii="Calibri" w:hAnsi="Calibri" w:cs="Calibri"/>
                    <w:color w:val="000000"/>
                    <w:sz w:val="12"/>
                    <w:szCs w:val="12"/>
                  </w:rPr>
                </w:rPrChange>
              </w:rPr>
              <w:t>145</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24BEA92" w14:textId="77777777" w:rsidR="00A46571" w:rsidRPr="005F252C" w:rsidRDefault="00A46571" w:rsidP="00A46571">
            <w:pPr>
              <w:rPr>
                <w:rFonts w:cs="Calibri"/>
                <w:color w:val="000000"/>
                <w:sz w:val="12"/>
                <w:szCs w:val="12"/>
                <w:rPrChange w:id="52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93" w:author="Al Riyami, Azza OLNG-SCC/12" w:date="2026-03-30T14:14:00Z" w16du:dateUtc="2026-03-30T10:14:00Z">
                  <w:rPr>
                    <w:rFonts w:ascii="Calibri" w:hAnsi="Calibri" w:cs="Calibri"/>
                    <w:color w:val="000000"/>
                    <w:sz w:val="12"/>
                    <w:szCs w:val="12"/>
                  </w:rPr>
                </w:rPrChange>
              </w:rPr>
              <w:t>TRANSACTIONS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572BA2E" w14:textId="77777777" w:rsidR="00A46571" w:rsidRPr="005F252C" w:rsidRDefault="00A46571" w:rsidP="00A46571">
            <w:pPr>
              <w:rPr>
                <w:rFonts w:cs="Calibri"/>
                <w:color w:val="000000"/>
                <w:sz w:val="12"/>
                <w:szCs w:val="12"/>
                <w:rPrChange w:id="52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95" w:author="Al Riyami, Azza OLNG-SCC/12" w:date="2026-03-30T14:14:00Z" w16du:dateUtc="2026-03-30T10:14:00Z">
                  <w:rPr>
                    <w:rFonts w:ascii="Calibri" w:hAnsi="Calibri" w:cs="Calibri"/>
                    <w:color w:val="000000"/>
                    <w:sz w:val="12"/>
                    <w:szCs w:val="12"/>
                  </w:rPr>
                </w:rPrChange>
              </w:rPr>
              <w:t>167</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5D5D5A10" w14:textId="77777777" w:rsidR="00A46571" w:rsidRPr="005F252C" w:rsidRDefault="00A46571" w:rsidP="00A46571">
            <w:pPr>
              <w:rPr>
                <w:rFonts w:cs="Calibri"/>
                <w:color w:val="000000"/>
                <w:sz w:val="12"/>
                <w:szCs w:val="12"/>
                <w:rPrChange w:id="52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97" w:author="Al Riyami, Azza OLNG-SCC/12" w:date="2026-03-30T14:14:00Z" w16du:dateUtc="2026-03-30T10:14:00Z">
                  <w:rPr>
                    <w:rFonts w:ascii="Calibri" w:hAnsi="Calibri" w:cs="Calibri"/>
                    <w:color w:val="000000"/>
                    <w:sz w:val="12"/>
                    <w:szCs w:val="12"/>
                  </w:rPr>
                </w:rPrChange>
              </w:rPr>
              <w:t>ROAD TRAFFIC CONTROLLER</w:t>
            </w:r>
          </w:p>
        </w:tc>
      </w:tr>
      <w:tr w:rsidR="00A46571" w:rsidRPr="005F252C" w14:paraId="4C905373"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7B26CB3" w14:textId="77777777" w:rsidR="00A46571" w:rsidRPr="005F252C" w:rsidRDefault="00A46571" w:rsidP="00A46571">
            <w:pPr>
              <w:rPr>
                <w:rFonts w:cs="Calibri"/>
                <w:color w:val="000000"/>
                <w:sz w:val="12"/>
                <w:szCs w:val="12"/>
                <w:rPrChange w:id="52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299" w:author="Al Riyami, Azza OLNG-SCC/12" w:date="2026-03-30T14:14:00Z" w16du:dateUtc="2026-03-30T10:14:00Z">
                  <w:rPr>
                    <w:rFonts w:ascii="Calibri" w:hAnsi="Calibri" w:cs="Calibri"/>
                    <w:color w:val="000000"/>
                    <w:sz w:val="12"/>
                    <w:szCs w:val="12"/>
                  </w:rPr>
                </w:rPrChange>
              </w:rPr>
              <w:t>102</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300C01B" w14:textId="77777777" w:rsidR="00A46571" w:rsidRPr="005F252C" w:rsidRDefault="00A46571" w:rsidP="00A46571">
            <w:pPr>
              <w:rPr>
                <w:rFonts w:cs="Calibri"/>
                <w:color w:val="000000"/>
                <w:sz w:val="12"/>
                <w:szCs w:val="12"/>
                <w:rPrChange w:id="53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01" w:author="Al Riyami, Azza OLNG-SCC/12" w:date="2026-03-30T14:14:00Z" w16du:dateUtc="2026-03-30T10:14:00Z">
                  <w:rPr>
                    <w:rFonts w:ascii="Calibri" w:hAnsi="Calibri" w:cs="Calibri"/>
                    <w:color w:val="000000"/>
                    <w:sz w:val="12"/>
                    <w:szCs w:val="12"/>
                  </w:rPr>
                </w:rPrChange>
              </w:rPr>
              <w:t>SIGNATURE VERIFICATION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ED6A4AD" w14:textId="77777777" w:rsidR="00A46571" w:rsidRPr="005F252C" w:rsidRDefault="00A46571" w:rsidP="00A46571">
            <w:pPr>
              <w:rPr>
                <w:rFonts w:cs="Calibri"/>
                <w:color w:val="000000"/>
                <w:sz w:val="12"/>
                <w:szCs w:val="12"/>
                <w:rPrChange w:id="53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03" w:author="Al Riyami, Azza OLNG-SCC/12" w:date="2026-03-30T14:14:00Z" w16du:dateUtc="2026-03-30T10:14:00Z">
                  <w:rPr>
                    <w:rFonts w:ascii="Calibri" w:hAnsi="Calibri" w:cs="Calibri"/>
                    <w:color w:val="000000"/>
                    <w:sz w:val="12"/>
                    <w:szCs w:val="12"/>
                  </w:rPr>
                </w:rPrChange>
              </w:rPr>
              <w:t>124</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B7844A8" w14:textId="77777777" w:rsidR="00A46571" w:rsidRPr="005F252C" w:rsidRDefault="00A46571" w:rsidP="00A46571">
            <w:pPr>
              <w:rPr>
                <w:rFonts w:cs="Calibri"/>
                <w:color w:val="000000"/>
                <w:sz w:val="12"/>
                <w:szCs w:val="12"/>
                <w:rPrChange w:id="53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05" w:author="Al Riyami, Azza OLNG-SCC/12" w:date="2026-03-30T14:14:00Z" w16du:dateUtc="2026-03-30T10:14:00Z">
                  <w:rPr>
                    <w:rFonts w:ascii="Calibri" w:hAnsi="Calibri" w:cs="Calibri"/>
                    <w:color w:val="000000"/>
                    <w:sz w:val="12"/>
                    <w:szCs w:val="12"/>
                  </w:rPr>
                </w:rPrChange>
              </w:rPr>
              <w:t>ATTENDANCE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FEEC9A1" w14:textId="77777777" w:rsidR="00A46571" w:rsidRPr="005F252C" w:rsidRDefault="00A46571" w:rsidP="00A46571">
            <w:pPr>
              <w:rPr>
                <w:rFonts w:cs="Calibri"/>
                <w:color w:val="000000"/>
                <w:sz w:val="12"/>
                <w:szCs w:val="12"/>
                <w:rPrChange w:id="53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07" w:author="Al Riyami, Azza OLNG-SCC/12" w:date="2026-03-30T14:14:00Z" w16du:dateUtc="2026-03-30T10:14:00Z">
                  <w:rPr>
                    <w:rFonts w:ascii="Calibri" w:hAnsi="Calibri" w:cs="Calibri"/>
                    <w:color w:val="000000"/>
                    <w:sz w:val="12"/>
                    <w:szCs w:val="12"/>
                  </w:rPr>
                </w:rPrChange>
              </w:rPr>
              <w:t>146</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6BA1534" w14:textId="77777777" w:rsidR="00A46571" w:rsidRPr="005F252C" w:rsidRDefault="00A46571" w:rsidP="00A46571">
            <w:pPr>
              <w:rPr>
                <w:rFonts w:cs="Calibri"/>
                <w:color w:val="000000"/>
                <w:sz w:val="12"/>
                <w:szCs w:val="12"/>
                <w:rPrChange w:id="53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09" w:author="Al Riyami, Azza OLNG-SCC/12" w:date="2026-03-30T14:14:00Z" w16du:dateUtc="2026-03-30T10:14:00Z">
                  <w:rPr>
                    <w:rFonts w:ascii="Calibri" w:hAnsi="Calibri" w:cs="Calibri"/>
                    <w:color w:val="000000"/>
                    <w:sz w:val="12"/>
                    <w:szCs w:val="12"/>
                  </w:rPr>
                </w:rPrChange>
              </w:rPr>
              <w:t>Data Entry</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BCC656E" w14:textId="77777777" w:rsidR="00A46571" w:rsidRPr="005F252C" w:rsidRDefault="00A46571" w:rsidP="00A46571">
            <w:pPr>
              <w:rPr>
                <w:rFonts w:cs="Calibri"/>
                <w:color w:val="000000"/>
                <w:sz w:val="12"/>
                <w:szCs w:val="12"/>
                <w:rPrChange w:id="53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11" w:author="Al Riyami, Azza OLNG-SCC/12" w:date="2026-03-30T14:14:00Z" w16du:dateUtc="2026-03-30T10:14:00Z">
                  <w:rPr>
                    <w:rFonts w:ascii="Calibri" w:hAnsi="Calibri" w:cs="Calibri"/>
                    <w:color w:val="000000"/>
                    <w:sz w:val="12"/>
                    <w:szCs w:val="12"/>
                  </w:rPr>
                </w:rPrChange>
              </w:rPr>
              <w:t>168</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3B5BD1E7" w14:textId="77777777" w:rsidR="00A46571" w:rsidRPr="005F252C" w:rsidRDefault="00A46571" w:rsidP="00A46571">
            <w:pPr>
              <w:rPr>
                <w:rFonts w:cs="Calibri"/>
                <w:color w:val="000000"/>
                <w:sz w:val="12"/>
                <w:szCs w:val="12"/>
                <w:rPrChange w:id="53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13" w:author="Al Riyami, Azza OLNG-SCC/12" w:date="2026-03-30T14:14:00Z" w16du:dateUtc="2026-03-30T10:14:00Z">
                  <w:rPr>
                    <w:rFonts w:ascii="Calibri" w:hAnsi="Calibri" w:cs="Calibri"/>
                    <w:color w:val="000000"/>
                    <w:sz w:val="12"/>
                    <w:szCs w:val="12"/>
                  </w:rPr>
                </w:rPrChange>
              </w:rPr>
              <w:t>FOREMAN</w:t>
            </w:r>
          </w:p>
        </w:tc>
      </w:tr>
      <w:tr w:rsidR="00A46571" w:rsidRPr="005F252C" w14:paraId="7BD57BDC"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7DE3606" w14:textId="77777777" w:rsidR="00A46571" w:rsidRPr="005F252C" w:rsidRDefault="00A46571" w:rsidP="00A46571">
            <w:pPr>
              <w:rPr>
                <w:rFonts w:cs="Calibri"/>
                <w:color w:val="000000"/>
                <w:sz w:val="12"/>
                <w:szCs w:val="12"/>
                <w:rPrChange w:id="53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15" w:author="Al Riyami, Azza OLNG-SCC/12" w:date="2026-03-30T14:14:00Z" w16du:dateUtc="2026-03-30T10:14:00Z">
                  <w:rPr>
                    <w:rFonts w:ascii="Calibri" w:hAnsi="Calibri" w:cs="Calibri"/>
                    <w:color w:val="000000"/>
                    <w:sz w:val="12"/>
                    <w:szCs w:val="12"/>
                  </w:rPr>
                </w:rPrChange>
              </w:rPr>
              <w:t>103</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2CB5674" w14:textId="77777777" w:rsidR="00A46571" w:rsidRPr="005F252C" w:rsidRDefault="00A46571" w:rsidP="00A46571">
            <w:pPr>
              <w:rPr>
                <w:rFonts w:cs="Calibri"/>
                <w:color w:val="000000"/>
                <w:sz w:val="12"/>
                <w:szCs w:val="12"/>
                <w:rPrChange w:id="53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17" w:author="Al Riyami, Azza OLNG-SCC/12" w:date="2026-03-30T14:14:00Z" w16du:dateUtc="2026-03-30T10:14:00Z">
                  <w:rPr>
                    <w:rFonts w:ascii="Calibri" w:hAnsi="Calibri" w:cs="Calibri"/>
                    <w:color w:val="000000"/>
                    <w:sz w:val="12"/>
                    <w:szCs w:val="12"/>
                  </w:rPr>
                </w:rPrChange>
              </w:rPr>
              <w:t>TRAVEL TICKETS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DC0648D" w14:textId="77777777" w:rsidR="00A46571" w:rsidRPr="005F252C" w:rsidRDefault="00A46571" w:rsidP="00A46571">
            <w:pPr>
              <w:rPr>
                <w:rFonts w:cs="Calibri"/>
                <w:color w:val="000000"/>
                <w:sz w:val="12"/>
                <w:szCs w:val="12"/>
                <w:rPrChange w:id="53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19" w:author="Al Riyami, Azza OLNG-SCC/12" w:date="2026-03-30T14:14:00Z" w16du:dateUtc="2026-03-30T10:14:00Z">
                  <w:rPr>
                    <w:rFonts w:ascii="Calibri" w:hAnsi="Calibri" w:cs="Calibri"/>
                    <w:color w:val="000000"/>
                    <w:sz w:val="12"/>
                    <w:szCs w:val="12"/>
                  </w:rPr>
                </w:rPrChange>
              </w:rPr>
              <w:t>125</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8DE48D8" w14:textId="77777777" w:rsidR="00A46571" w:rsidRPr="005F252C" w:rsidRDefault="00A46571" w:rsidP="00A46571">
            <w:pPr>
              <w:rPr>
                <w:rFonts w:cs="Calibri"/>
                <w:color w:val="000000"/>
                <w:sz w:val="12"/>
                <w:szCs w:val="12"/>
                <w:rPrChange w:id="53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21" w:author="Al Riyami, Azza OLNG-SCC/12" w:date="2026-03-30T14:14:00Z" w16du:dateUtc="2026-03-30T10:14:00Z">
                  <w:rPr>
                    <w:rFonts w:ascii="Calibri" w:hAnsi="Calibri" w:cs="Calibri"/>
                    <w:color w:val="000000"/>
                    <w:sz w:val="12"/>
                    <w:szCs w:val="12"/>
                  </w:rPr>
                </w:rPrChange>
              </w:rPr>
              <w:t>COMPLAINT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29D6C39" w14:textId="77777777" w:rsidR="00A46571" w:rsidRPr="005F252C" w:rsidRDefault="00A46571" w:rsidP="00A46571">
            <w:pPr>
              <w:rPr>
                <w:rFonts w:cs="Calibri"/>
                <w:color w:val="000000"/>
                <w:sz w:val="12"/>
                <w:szCs w:val="12"/>
                <w:rPrChange w:id="53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23" w:author="Al Riyami, Azza OLNG-SCC/12" w:date="2026-03-30T14:14:00Z" w16du:dateUtc="2026-03-30T10:14:00Z">
                  <w:rPr>
                    <w:rFonts w:ascii="Calibri" w:hAnsi="Calibri" w:cs="Calibri"/>
                    <w:color w:val="000000"/>
                    <w:sz w:val="12"/>
                    <w:szCs w:val="12"/>
                  </w:rPr>
                </w:rPrChange>
              </w:rPr>
              <w:t>147</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C4D93CF" w14:textId="77777777" w:rsidR="00A46571" w:rsidRPr="005F252C" w:rsidRDefault="00A46571" w:rsidP="00A46571">
            <w:pPr>
              <w:rPr>
                <w:rFonts w:cs="Calibri"/>
                <w:color w:val="000000"/>
                <w:sz w:val="12"/>
                <w:szCs w:val="12"/>
                <w:rPrChange w:id="53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25" w:author="Al Riyami, Azza OLNG-SCC/12" w:date="2026-03-30T14:14:00Z" w16du:dateUtc="2026-03-30T10:14:00Z">
                  <w:rPr>
                    <w:rFonts w:ascii="Calibri" w:hAnsi="Calibri" w:cs="Calibri"/>
                    <w:color w:val="000000"/>
                    <w:sz w:val="12"/>
                    <w:szCs w:val="12"/>
                  </w:rPr>
                </w:rPrChange>
              </w:rPr>
              <w:t>ADMINISTRATION MANAGER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72C4285" w14:textId="77777777" w:rsidR="00A46571" w:rsidRPr="005F252C" w:rsidRDefault="00A46571" w:rsidP="00A46571">
            <w:pPr>
              <w:rPr>
                <w:rFonts w:cs="Calibri"/>
                <w:color w:val="000000"/>
                <w:sz w:val="12"/>
                <w:szCs w:val="12"/>
                <w:rPrChange w:id="53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27" w:author="Al Riyami, Azza OLNG-SCC/12" w:date="2026-03-30T14:14:00Z" w16du:dateUtc="2026-03-30T10:14:00Z">
                  <w:rPr>
                    <w:rFonts w:ascii="Calibri" w:hAnsi="Calibri" w:cs="Calibri"/>
                    <w:color w:val="000000"/>
                    <w:sz w:val="12"/>
                    <w:szCs w:val="12"/>
                  </w:rPr>
                </w:rPrChange>
              </w:rPr>
              <w:t>169</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6800A561" w14:textId="77777777" w:rsidR="00A46571" w:rsidRPr="005F252C" w:rsidRDefault="00A46571" w:rsidP="00A46571">
            <w:pPr>
              <w:rPr>
                <w:rFonts w:cs="Calibri"/>
                <w:color w:val="000000"/>
                <w:sz w:val="12"/>
                <w:szCs w:val="12"/>
                <w:rPrChange w:id="53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29" w:author="Al Riyami, Azza OLNG-SCC/12" w:date="2026-03-30T14:14:00Z" w16du:dateUtc="2026-03-30T10:14:00Z">
                  <w:rPr>
                    <w:rFonts w:ascii="Calibri" w:hAnsi="Calibri" w:cs="Calibri"/>
                    <w:color w:val="000000"/>
                    <w:sz w:val="12"/>
                    <w:szCs w:val="12"/>
                  </w:rPr>
                </w:rPrChange>
              </w:rPr>
              <w:t>loading &amp; unloading foreman</w:t>
            </w:r>
          </w:p>
        </w:tc>
      </w:tr>
      <w:tr w:rsidR="00A46571" w:rsidRPr="005F252C" w14:paraId="21A9E72E"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47FDB044" w14:textId="77777777" w:rsidR="00A46571" w:rsidRPr="005F252C" w:rsidRDefault="00A46571" w:rsidP="00A46571">
            <w:pPr>
              <w:rPr>
                <w:rFonts w:cs="Calibri"/>
                <w:color w:val="000000"/>
                <w:sz w:val="12"/>
                <w:szCs w:val="12"/>
                <w:rPrChange w:id="53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31" w:author="Al Riyami, Azza OLNG-SCC/12" w:date="2026-03-30T14:14:00Z" w16du:dateUtc="2026-03-30T10:14:00Z">
                  <w:rPr>
                    <w:rFonts w:ascii="Calibri" w:hAnsi="Calibri" w:cs="Calibri"/>
                    <w:color w:val="000000"/>
                    <w:sz w:val="12"/>
                    <w:szCs w:val="12"/>
                  </w:rPr>
                </w:rPrChange>
              </w:rPr>
              <w:t>104</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A5FF897" w14:textId="77777777" w:rsidR="00A46571" w:rsidRPr="005F252C" w:rsidRDefault="00A46571" w:rsidP="00A46571">
            <w:pPr>
              <w:rPr>
                <w:rFonts w:cs="Calibri"/>
                <w:color w:val="000000"/>
                <w:sz w:val="12"/>
                <w:szCs w:val="12"/>
                <w:rPrChange w:id="53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33" w:author="Al Riyami, Azza OLNG-SCC/12" w:date="2026-03-30T14:14:00Z" w16du:dateUtc="2026-03-30T10:14:00Z">
                  <w:rPr>
                    <w:rFonts w:ascii="Calibri" w:hAnsi="Calibri" w:cs="Calibri"/>
                    <w:color w:val="000000"/>
                    <w:sz w:val="12"/>
                    <w:szCs w:val="12"/>
                  </w:rPr>
                </w:rPrChange>
              </w:rPr>
              <w:t>REAL ESTATE REGISTRATION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ED0BB87" w14:textId="77777777" w:rsidR="00A46571" w:rsidRPr="005F252C" w:rsidRDefault="00A46571" w:rsidP="00A46571">
            <w:pPr>
              <w:rPr>
                <w:rFonts w:cs="Calibri"/>
                <w:color w:val="000000"/>
                <w:sz w:val="12"/>
                <w:szCs w:val="12"/>
                <w:rPrChange w:id="53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35" w:author="Al Riyami, Azza OLNG-SCC/12" w:date="2026-03-30T14:14:00Z" w16du:dateUtc="2026-03-30T10:14:00Z">
                  <w:rPr>
                    <w:rFonts w:ascii="Calibri" w:hAnsi="Calibri" w:cs="Calibri"/>
                    <w:color w:val="000000"/>
                    <w:sz w:val="12"/>
                    <w:szCs w:val="12"/>
                  </w:rPr>
                </w:rPrChange>
              </w:rPr>
              <w:t>126</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8B721DB" w14:textId="77777777" w:rsidR="00A46571" w:rsidRPr="005F252C" w:rsidRDefault="00A46571" w:rsidP="00A46571">
            <w:pPr>
              <w:rPr>
                <w:rFonts w:cs="Calibri"/>
                <w:color w:val="000000"/>
                <w:sz w:val="12"/>
                <w:szCs w:val="12"/>
                <w:rPrChange w:id="53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37" w:author="Al Riyami, Azza OLNG-SCC/12" w:date="2026-03-30T14:14:00Z" w16du:dateUtc="2026-03-30T10:14:00Z">
                  <w:rPr>
                    <w:rFonts w:ascii="Calibri" w:hAnsi="Calibri" w:cs="Calibri"/>
                    <w:color w:val="000000"/>
                    <w:sz w:val="12"/>
                    <w:szCs w:val="12"/>
                  </w:rPr>
                </w:rPrChange>
              </w:rPr>
              <w:t>PERSONNEL AFFAIRS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49A931F" w14:textId="77777777" w:rsidR="00A46571" w:rsidRPr="005F252C" w:rsidRDefault="00A46571" w:rsidP="00A46571">
            <w:pPr>
              <w:rPr>
                <w:rFonts w:cs="Calibri"/>
                <w:color w:val="000000"/>
                <w:sz w:val="12"/>
                <w:szCs w:val="12"/>
                <w:rPrChange w:id="53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39" w:author="Al Riyami, Azza OLNG-SCC/12" w:date="2026-03-30T14:14:00Z" w16du:dateUtc="2026-03-30T10:14:00Z">
                  <w:rPr>
                    <w:rFonts w:ascii="Calibri" w:hAnsi="Calibri" w:cs="Calibri"/>
                    <w:color w:val="000000"/>
                    <w:sz w:val="12"/>
                    <w:szCs w:val="12"/>
                  </w:rPr>
                </w:rPrChange>
              </w:rPr>
              <w:t>148</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90AC775" w14:textId="77777777" w:rsidR="00A46571" w:rsidRPr="005F252C" w:rsidRDefault="00A46571" w:rsidP="00A46571">
            <w:pPr>
              <w:rPr>
                <w:rFonts w:cs="Calibri"/>
                <w:color w:val="000000"/>
                <w:sz w:val="12"/>
                <w:szCs w:val="12"/>
                <w:rPrChange w:id="53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41" w:author="Al Riyami, Azza OLNG-SCC/12" w:date="2026-03-30T14:14:00Z" w16du:dateUtc="2026-03-30T10:14:00Z">
                  <w:rPr>
                    <w:rFonts w:ascii="Calibri" w:hAnsi="Calibri" w:cs="Calibri"/>
                    <w:color w:val="000000"/>
                    <w:sz w:val="12"/>
                    <w:szCs w:val="12"/>
                  </w:rPr>
                </w:rPrChange>
              </w:rPr>
              <w:t>HOTEL  RECEPTION  MANAGER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D929A02" w14:textId="77777777" w:rsidR="00A46571" w:rsidRPr="005F252C" w:rsidRDefault="00A46571" w:rsidP="00A46571">
            <w:pPr>
              <w:rPr>
                <w:rFonts w:cs="Calibri"/>
                <w:color w:val="000000"/>
                <w:sz w:val="12"/>
                <w:szCs w:val="12"/>
                <w:rPrChange w:id="53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43" w:author="Al Riyami, Azza OLNG-SCC/12" w:date="2026-03-30T14:14:00Z" w16du:dateUtc="2026-03-30T10:14:00Z">
                  <w:rPr>
                    <w:rFonts w:ascii="Calibri" w:hAnsi="Calibri" w:cs="Calibri"/>
                    <w:color w:val="000000"/>
                    <w:sz w:val="12"/>
                    <w:szCs w:val="12"/>
                  </w:rPr>
                </w:rPrChange>
              </w:rPr>
              <w:t>170</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7C2B3C01" w14:textId="77777777" w:rsidR="00A46571" w:rsidRPr="005F252C" w:rsidRDefault="00A46571" w:rsidP="00A46571">
            <w:pPr>
              <w:rPr>
                <w:rFonts w:cs="Calibri"/>
                <w:color w:val="000000"/>
                <w:sz w:val="12"/>
                <w:szCs w:val="12"/>
                <w:rPrChange w:id="53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45" w:author="Al Riyami, Azza OLNG-SCC/12" w:date="2026-03-30T14:14:00Z" w16du:dateUtc="2026-03-30T10:14:00Z">
                  <w:rPr>
                    <w:rFonts w:ascii="Calibri" w:hAnsi="Calibri" w:cs="Calibri"/>
                    <w:color w:val="000000"/>
                    <w:sz w:val="12"/>
                    <w:szCs w:val="12"/>
                  </w:rPr>
                </w:rPrChange>
              </w:rPr>
              <w:t>RIG MOVE FOREMAN</w:t>
            </w:r>
          </w:p>
        </w:tc>
      </w:tr>
      <w:tr w:rsidR="00A46571" w:rsidRPr="005F252C" w14:paraId="75F65B02"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0E168A15" w14:textId="77777777" w:rsidR="00A46571" w:rsidRPr="005F252C" w:rsidRDefault="00A46571" w:rsidP="00A46571">
            <w:pPr>
              <w:rPr>
                <w:rFonts w:cs="Calibri"/>
                <w:color w:val="000000"/>
                <w:sz w:val="12"/>
                <w:szCs w:val="12"/>
                <w:rPrChange w:id="53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47" w:author="Al Riyami, Azza OLNG-SCC/12" w:date="2026-03-30T14:14:00Z" w16du:dateUtc="2026-03-30T10:14:00Z">
                  <w:rPr>
                    <w:rFonts w:ascii="Calibri" w:hAnsi="Calibri" w:cs="Calibri"/>
                    <w:color w:val="000000"/>
                    <w:sz w:val="12"/>
                    <w:szCs w:val="12"/>
                  </w:rPr>
                </w:rPrChange>
              </w:rPr>
              <w:t>105</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1BC0E37" w14:textId="77777777" w:rsidR="00A46571" w:rsidRPr="005F252C" w:rsidRDefault="00A46571" w:rsidP="00A46571">
            <w:pPr>
              <w:rPr>
                <w:rFonts w:cs="Calibri"/>
                <w:color w:val="000000"/>
                <w:sz w:val="12"/>
                <w:szCs w:val="12"/>
                <w:rPrChange w:id="53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49" w:author="Al Riyami, Azza OLNG-SCC/12" w:date="2026-03-30T14:14:00Z" w16du:dateUtc="2026-03-30T10:14:00Z">
                  <w:rPr>
                    <w:rFonts w:ascii="Calibri" w:hAnsi="Calibri" w:cs="Calibri"/>
                    <w:color w:val="000000"/>
                    <w:sz w:val="12"/>
                    <w:szCs w:val="12"/>
                  </w:rPr>
                </w:rPrChange>
              </w:rPr>
              <w:t>STUDENT REGISTRATION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67A0B80" w14:textId="77777777" w:rsidR="00A46571" w:rsidRPr="005F252C" w:rsidRDefault="00A46571" w:rsidP="00A46571">
            <w:pPr>
              <w:rPr>
                <w:rFonts w:cs="Calibri"/>
                <w:color w:val="000000"/>
                <w:sz w:val="12"/>
                <w:szCs w:val="12"/>
                <w:rPrChange w:id="53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51" w:author="Al Riyami, Azza OLNG-SCC/12" w:date="2026-03-30T14:14:00Z" w16du:dateUtc="2026-03-30T10:14:00Z">
                  <w:rPr>
                    <w:rFonts w:ascii="Calibri" w:hAnsi="Calibri" w:cs="Calibri"/>
                    <w:color w:val="000000"/>
                    <w:sz w:val="12"/>
                    <w:szCs w:val="12"/>
                  </w:rPr>
                </w:rPrChange>
              </w:rPr>
              <w:t>127</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3181E31" w14:textId="77777777" w:rsidR="00A46571" w:rsidRPr="005F252C" w:rsidRDefault="00A46571" w:rsidP="00A46571">
            <w:pPr>
              <w:rPr>
                <w:rFonts w:cs="Calibri"/>
                <w:color w:val="000000"/>
                <w:sz w:val="12"/>
                <w:szCs w:val="12"/>
                <w:rPrChange w:id="53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53" w:author="Al Riyami, Azza OLNG-SCC/12" w:date="2026-03-30T14:14:00Z" w16du:dateUtc="2026-03-30T10:14:00Z">
                  <w:rPr>
                    <w:rFonts w:ascii="Calibri" w:hAnsi="Calibri" w:cs="Calibri"/>
                    <w:color w:val="000000"/>
                    <w:sz w:val="12"/>
                    <w:szCs w:val="12"/>
                  </w:rPr>
                </w:rPrChange>
              </w:rPr>
              <w:t>CASH DESK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F4B1ED6" w14:textId="77777777" w:rsidR="00A46571" w:rsidRPr="005F252C" w:rsidRDefault="00A46571" w:rsidP="00A46571">
            <w:pPr>
              <w:rPr>
                <w:rFonts w:cs="Calibri"/>
                <w:color w:val="000000"/>
                <w:sz w:val="12"/>
                <w:szCs w:val="12"/>
                <w:rPrChange w:id="53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55" w:author="Al Riyami, Azza OLNG-SCC/12" w:date="2026-03-30T14:14:00Z" w16du:dateUtc="2026-03-30T10:14:00Z">
                  <w:rPr>
                    <w:rFonts w:ascii="Calibri" w:hAnsi="Calibri" w:cs="Calibri"/>
                    <w:color w:val="000000"/>
                    <w:sz w:val="12"/>
                    <w:szCs w:val="12"/>
                  </w:rPr>
                </w:rPrChange>
              </w:rPr>
              <w:t>149</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FEAB3D6" w14:textId="77777777" w:rsidR="00A46571" w:rsidRPr="005F252C" w:rsidRDefault="00A46571" w:rsidP="00A46571">
            <w:pPr>
              <w:rPr>
                <w:rFonts w:cs="Calibri"/>
                <w:color w:val="000000"/>
                <w:sz w:val="12"/>
                <w:szCs w:val="12"/>
                <w:rPrChange w:id="53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57" w:author="Al Riyami, Azza OLNG-SCC/12" w:date="2026-03-30T14:14:00Z" w16du:dateUtc="2026-03-30T10:14:00Z">
                  <w:rPr>
                    <w:rFonts w:ascii="Calibri" w:hAnsi="Calibri" w:cs="Calibri"/>
                    <w:color w:val="000000"/>
                    <w:sz w:val="12"/>
                    <w:szCs w:val="12"/>
                  </w:rPr>
                </w:rPrChange>
              </w:rPr>
              <w:t>DIRECTOR OF CAREER GUIDANCE</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A01E624" w14:textId="77777777" w:rsidR="00A46571" w:rsidRPr="005F252C" w:rsidRDefault="00A46571" w:rsidP="00A46571">
            <w:pPr>
              <w:rPr>
                <w:rFonts w:cs="Calibri"/>
                <w:color w:val="000000"/>
                <w:sz w:val="12"/>
                <w:szCs w:val="12"/>
                <w:rPrChange w:id="53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59" w:author="Al Riyami, Azza OLNG-SCC/12" w:date="2026-03-30T14:14:00Z" w16du:dateUtc="2026-03-30T10:14:00Z">
                  <w:rPr>
                    <w:rFonts w:ascii="Calibri" w:hAnsi="Calibri" w:cs="Calibri"/>
                    <w:color w:val="000000"/>
                    <w:sz w:val="12"/>
                    <w:szCs w:val="12"/>
                  </w:rPr>
                </w:rPrChange>
              </w:rPr>
              <w:t>171</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35E6E545" w14:textId="77777777" w:rsidR="00A46571" w:rsidRPr="005F252C" w:rsidRDefault="00A46571" w:rsidP="00A46571">
            <w:pPr>
              <w:rPr>
                <w:rFonts w:cs="Calibri"/>
                <w:color w:val="000000"/>
                <w:sz w:val="12"/>
                <w:szCs w:val="12"/>
                <w:rPrChange w:id="53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61" w:author="Al Riyami, Azza OLNG-SCC/12" w:date="2026-03-30T14:14:00Z" w16du:dateUtc="2026-03-30T10:14:00Z">
                  <w:rPr>
                    <w:rFonts w:ascii="Calibri" w:hAnsi="Calibri" w:cs="Calibri"/>
                    <w:color w:val="000000"/>
                    <w:sz w:val="12"/>
                    <w:szCs w:val="12"/>
                  </w:rPr>
                </w:rPrChange>
              </w:rPr>
              <w:t>AGENT_ LOADING</w:t>
            </w:r>
          </w:p>
        </w:tc>
      </w:tr>
      <w:tr w:rsidR="00A46571" w:rsidRPr="005F252C" w14:paraId="75C18947"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070E5EDB" w14:textId="77777777" w:rsidR="00A46571" w:rsidRPr="005F252C" w:rsidRDefault="00A46571" w:rsidP="00A46571">
            <w:pPr>
              <w:rPr>
                <w:rFonts w:cs="Calibri"/>
                <w:color w:val="000000"/>
                <w:sz w:val="12"/>
                <w:szCs w:val="12"/>
                <w:rPrChange w:id="53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63" w:author="Al Riyami, Azza OLNG-SCC/12" w:date="2026-03-30T14:14:00Z" w16du:dateUtc="2026-03-30T10:14:00Z">
                  <w:rPr>
                    <w:rFonts w:ascii="Calibri" w:hAnsi="Calibri" w:cs="Calibri"/>
                    <w:color w:val="000000"/>
                    <w:sz w:val="12"/>
                    <w:szCs w:val="12"/>
                  </w:rPr>
                </w:rPrChange>
              </w:rPr>
              <w:t>106</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D59A63D" w14:textId="77777777" w:rsidR="00A46571" w:rsidRPr="005F252C" w:rsidRDefault="00A46571" w:rsidP="00A46571">
            <w:pPr>
              <w:rPr>
                <w:rFonts w:cs="Calibri"/>
                <w:color w:val="000000"/>
                <w:sz w:val="12"/>
                <w:szCs w:val="12"/>
                <w:rPrChange w:id="53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65" w:author="Al Riyami, Azza OLNG-SCC/12" w:date="2026-03-30T14:14:00Z" w16du:dateUtc="2026-03-30T10:14:00Z">
                  <w:rPr>
                    <w:rFonts w:ascii="Calibri" w:hAnsi="Calibri" w:cs="Calibri"/>
                    <w:color w:val="000000"/>
                    <w:sz w:val="12"/>
                    <w:szCs w:val="12"/>
                  </w:rPr>
                </w:rPrChange>
              </w:rPr>
              <w:t>DOCUMENT AUTHENTICATION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34B5239" w14:textId="77777777" w:rsidR="00A46571" w:rsidRPr="005F252C" w:rsidRDefault="00A46571" w:rsidP="00A46571">
            <w:pPr>
              <w:rPr>
                <w:rFonts w:cs="Calibri"/>
                <w:color w:val="000000"/>
                <w:sz w:val="12"/>
                <w:szCs w:val="12"/>
                <w:rPrChange w:id="53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67" w:author="Al Riyami, Azza OLNG-SCC/12" w:date="2026-03-30T14:14:00Z" w16du:dateUtc="2026-03-30T10:14:00Z">
                  <w:rPr>
                    <w:rFonts w:ascii="Calibri" w:hAnsi="Calibri" w:cs="Calibri"/>
                    <w:color w:val="000000"/>
                    <w:sz w:val="12"/>
                    <w:szCs w:val="12"/>
                  </w:rPr>
                </w:rPrChange>
              </w:rPr>
              <w:t>128</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B9E02EF" w14:textId="77777777" w:rsidR="00A46571" w:rsidRPr="005F252C" w:rsidRDefault="00A46571" w:rsidP="00A46571">
            <w:pPr>
              <w:rPr>
                <w:rFonts w:cs="Calibri"/>
                <w:color w:val="000000"/>
                <w:sz w:val="12"/>
                <w:szCs w:val="12"/>
                <w:rPrChange w:id="53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69" w:author="Al Riyami, Azza OLNG-SCC/12" w:date="2026-03-30T14:14:00Z" w16du:dateUtc="2026-03-30T10:14:00Z">
                  <w:rPr>
                    <w:rFonts w:ascii="Calibri" w:hAnsi="Calibri" w:cs="Calibri"/>
                    <w:color w:val="000000"/>
                    <w:sz w:val="12"/>
                    <w:szCs w:val="12"/>
                  </w:rPr>
                </w:rPrChange>
              </w:rPr>
              <w:t>TENDERING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7E38DCC" w14:textId="77777777" w:rsidR="00A46571" w:rsidRPr="005F252C" w:rsidRDefault="00A46571" w:rsidP="00A46571">
            <w:pPr>
              <w:rPr>
                <w:rFonts w:cs="Calibri"/>
                <w:color w:val="000000"/>
                <w:sz w:val="12"/>
                <w:szCs w:val="12"/>
                <w:rPrChange w:id="53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71" w:author="Al Riyami, Azza OLNG-SCC/12" w:date="2026-03-30T14:14:00Z" w16du:dateUtc="2026-03-30T10:14:00Z">
                  <w:rPr>
                    <w:rFonts w:ascii="Calibri" w:hAnsi="Calibri" w:cs="Calibri"/>
                    <w:color w:val="000000"/>
                    <w:sz w:val="12"/>
                    <w:szCs w:val="12"/>
                  </w:rPr>
                </w:rPrChange>
              </w:rPr>
              <w:t>150</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FC3CF81" w14:textId="77777777" w:rsidR="00A46571" w:rsidRPr="005F252C" w:rsidRDefault="00A46571" w:rsidP="00A46571">
            <w:pPr>
              <w:rPr>
                <w:rFonts w:cs="Calibri"/>
                <w:color w:val="000000"/>
                <w:sz w:val="12"/>
                <w:szCs w:val="12"/>
                <w:rPrChange w:id="53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73" w:author="Al Riyami, Azza OLNG-SCC/12" w:date="2026-03-30T14:14:00Z" w16du:dateUtc="2026-03-30T10:14:00Z">
                  <w:rPr>
                    <w:rFonts w:ascii="Calibri" w:hAnsi="Calibri" w:cs="Calibri"/>
                    <w:color w:val="000000"/>
                    <w:sz w:val="12"/>
                    <w:szCs w:val="12"/>
                  </w:rPr>
                </w:rPrChange>
              </w:rPr>
              <w:t>EXTERNAL COMMUNICATIONS RELATIONS DIRECTOR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5FC8691" w14:textId="77777777" w:rsidR="00A46571" w:rsidRPr="005F252C" w:rsidRDefault="00A46571" w:rsidP="00A46571">
            <w:pPr>
              <w:rPr>
                <w:rFonts w:cs="Calibri"/>
                <w:color w:val="000000"/>
                <w:sz w:val="12"/>
                <w:szCs w:val="12"/>
                <w:rPrChange w:id="53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75" w:author="Al Riyami, Azza OLNG-SCC/12" w:date="2026-03-30T14:14:00Z" w16du:dateUtc="2026-03-30T10:14:00Z">
                  <w:rPr>
                    <w:rFonts w:ascii="Calibri" w:hAnsi="Calibri" w:cs="Calibri"/>
                    <w:color w:val="000000"/>
                    <w:sz w:val="12"/>
                    <w:szCs w:val="12"/>
                  </w:rPr>
                </w:rPrChange>
              </w:rPr>
              <w:t>172</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03C34883" w14:textId="77777777" w:rsidR="00A46571" w:rsidRPr="005F252C" w:rsidRDefault="00A46571" w:rsidP="00A46571">
            <w:pPr>
              <w:rPr>
                <w:rFonts w:cs="Calibri"/>
                <w:color w:val="000000"/>
                <w:sz w:val="12"/>
                <w:szCs w:val="12"/>
                <w:rPrChange w:id="53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77" w:author="Al Riyami, Azza OLNG-SCC/12" w:date="2026-03-30T14:14:00Z" w16du:dateUtc="2026-03-30T10:14:00Z">
                  <w:rPr>
                    <w:rFonts w:ascii="Calibri" w:hAnsi="Calibri" w:cs="Calibri"/>
                    <w:color w:val="000000"/>
                    <w:sz w:val="12"/>
                    <w:szCs w:val="12"/>
                  </w:rPr>
                </w:rPrChange>
              </w:rPr>
              <w:t>MERCHANDISE ORDERLY</w:t>
            </w:r>
          </w:p>
        </w:tc>
      </w:tr>
      <w:tr w:rsidR="00A46571" w:rsidRPr="005F252C" w14:paraId="25585C65"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CBC51C5" w14:textId="77777777" w:rsidR="00A46571" w:rsidRPr="005F252C" w:rsidRDefault="00A46571" w:rsidP="00A46571">
            <w:pPr>
              <w:rPr>
                <w:rFonts w:cs="Calibri"/>
                <w:color w:val="000000"/>
                <w:sz w:val="12"/>
                <w:szCs w:val="12"/>
                <w:rPrChange w:id="53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79" w:author="Al Riyami, Azza OLNG-SCC/12" w:date="2026-03-30T14:14:00Z" w16du:dateUtc="2026-03-30T10:14:00Z">
                  <w:rPr>
                    <w:rFonts w:ascii="Calibri" w:hAnsi="Calibri" w:cs="Calibri"/>
                    <w:color w:val="000000"/>
                    <w:sz w:val="12"/>
                    <w:szCs w:val="12"/>
                  </w:rPr>
                </w:rPrChange>
              </w:rPr>
              <w:t>107</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F99B879" w14:textId="77777777" w:rsidR="00A46571" w:rsidRPr="005F252C" w:rsidRDefault="00A46571" w:rsidP="00A46571">
            <w:pPr>
              <w:rPr>
                <w:rFonts w:cs="Calibri"/>
                <w:color w:val="000000"/>
                <w:sz w:val="12"/>
                <w:szCs w:val="12"/>
                <w:rPrChange w:id="53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81" w:author="Al Riyami, Azza OLNG-SCC/12" w:date="2026-03-30T14:14:00Z" w16du:dateUtc="2026-03-30T10:14:00Z">
                  <w:rPr>
                    <w:rFonts w:ascii="Calibri" w:hAnsi="Calibri" w:cs="Calibri"/>
                    <w:color w:val="000000"/>
                    <w:sz w:val="12"/>
                    <w:szCs w:val="12"/>
                  </w:rPr>
                </w:rPrChange>
              </w:rPr>
              <w:t>Clerk , cost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746E5DB" w14:textId="77777777" w:rsidR="00A46571" w:rsidRPr="005F252C" w:rsidRDefault="00A46571" w:rsidP="00A46571">
            <w:pPr>
              <w:rPr>
                <w:rFonts w:cs="Calibri"/>
                <w:color w:val="000000"/>
                <w:sz w:val="12"/>
                <w:szCs w:val="12"/>
                <w:rPrChange w:id="53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83" w:author="Al Riyami, Azza OLNG-SCC/12" w:date="2026-03-30T14:14:00Z" w16du:dateUtc="2026-03-30T10:14:00Z">
                  <w:rPr>
                    <w:rFonts w:ascii="Calibri" w:hAnsi="Calibri" w:cs="Calibri"/>
                    <w:color w:val="000000"/>
                    <w:sz w:val="12"/>
                    <w:szCs w:val="12"/>
                  </w:rPr>
                </w:rPrChange>
              </w:rPr>
              <w:t>129</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5ECCB9E" w14:textId="77777777" w:rsidR="00A46571" w:rsidRPr="005F252C" w:rsidRDefault="00A46571" w:rsidP="00A46571">
            <w:pPr>
              <w:rPr>
                <w:rFonts w:cs="Calibri"/>
                <w:color w:val="000000"/>
                <w:sz w:val="12"/>
                <w:szCs w:val="12"/>
                <w:rPrChange w:id="53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85" w:author="Al Riyami, Azza OLNG-SCC/12" w:date="2026-03-30T14:14:00Z" w16du:dateUtc="2026-03-30T10:14:00Z">
                  <w:rPr>
                    <w:rFonts w:ascii="Calibri" w:hAnsi="Calibri" w:cs="Calibri"/>
                    <w:color w:val="000000"/>
                    <w:sz w:val="12"/>
                    <w:szCs w:val="12"/>
                  </w:rPr>
                </w:rPrChange>
              </w:rPr>
              <w:t>PUBLIC RELATIONS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84C23B2" w14:textId="77777777" w:rsidR="00A46571" w:rsidRPr="005F252C" w:rsidRDefault="00A46571" w:rsidP="00A46571">
            <w:pPr>
              <w:rPr>
                <w:rFonts w:cs="Calibri"/>
                <w:color w:val="000000"/>
                <w:sz w:val="12"/>
                <w:szCs w:val="12"/>
                <w:rPrChange w:id="53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87" w:author="Al Riyami, Azza OLNG-SCC/12" w:date="2026-03-30T14:14:00Z" w16du:dateUtc="2026-03-30T10:14:00Z">
                  <w:rPr>
                    <w:rFonts w:ascii="Calibri" w:hAnsi="Calibri" w:cs="Calibri"/>
                    <w:color w:val="000000"/>
                    <w:sz w:val="12"/>
                    <w:szCs w:val="12"/>
                  </w:rPr>
                </w:rPrChange>
              </w:rPr>
              <w:t>151</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C023F73" w14:textId="77777777" w:rsidR="00A46571" w:rsidRPr="005F252C" w:rsidRDefault="00A46571" w:rsidP="00A46571">
            <w:pPr>
              <w:rPr>
                <w:rFonts w:cs="Calibri"/>
                <w:color w:val="000000"/>
                <w:sz w:val="12"/>
                <w:szCs w:val="12"/>
                <w:rPrChange w:id="53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89" w:author="Al Riyami, Azza OLNG-SCC/12" w:date="2026-03-30T14:14:00Z" w16du:dateUtc="2026-03-30T10:14:00Z">
                  <w:rPr>
                    <w:rFonts w:ascii="Calibri" w:hAnsi="Calibri" w:cs="Calibri"/>
                    <w:color w:val="000000"/>
                    <w:sz w:val="12"/>
                    <w:szCs w:val="12"/>
                  </w:rPr>
                </w:rPrChange>
              </w:rPr>
              <w:t>DIRECTOR OF ADMISSION &amp; REGISTRATION</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D490C2D" w14:textId="77777777" w:rsidR="00A46571" w:rsidRPr="005F252C" w:rsidRDefault="00A46571" w:rsidP="00A46571">
            <w:pPr>
              <w:rPr>
                <w:rFonts w:cs="Calibri"/>
                <w:color w:val="000000"/>
                <w:sz w:val="12"/>
                <w:szCs w:val="12"/>
                <w:rPrChange w:id="53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91" w:author="Al Riyami, Azza OLNG-SCC/12" w:date="2026-03-30T14:14:00Z" w16du:dateUtc="2026-03-30T10:14:00Z">
                  <w:rPr>
                    <w:rFonts w:ascii="Calibri" w:hAnsi="Calibri" w:cs="Calibri"/>
                    <w:color w:val="000000"/>
                    <w:sz w:val="12"/>
                    <w:szCs w:val="12"/>
                  </w:rPr>
                </w:rPrChange>
              </w:rPr>
              <w:t>173</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4664D551" w14:textId="77777777" w:rsidR="00A46571" w:rsidRPr="005F252C" w:rsidRDefault="00A46571" w:rsidP="00A46571">
            <w:pPr>
              <w:rPr>
                <w:rFonts w:cs="Calibri"/>
                <w:color w:val="000000"/>
                <w:sz w:val="12"/>
                <w:szCs w:val="12"/>
                <w:rPrChange w:id="53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93" w:author="Al Riyami, Azza OLNG-SCC/12" w:date="2026-03-30T14:14:00Z" w16du:dateUtc="2026-03-30T10:14:00Z">
                  <w:rPr>
                    <w:rFonts w:ascii="Calibri" w:hAnsi="Calibri" w:cs="Calibri"/>
                    <w:color w:val="000000"/>
                    <w:sz w:val="12"/>
                    <w:szCs w:val="12"/>
                  </w:rPr>
                </w:rPrChange>
              </w:rPr>
              <w:t>Flight Dispatcher</w:t>
            </w:r>
          </w:p>
        </w:tc>
      </w:tr>
      <w:tr w:rsidR="00A46571" w:rsidRPr="005F252C" w14:paraId="45B1C3FE"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49DD4B9C" w14:textId="77777777" w:rsidR="00A46571" w:rsidRPr="005F252C" w:rsidRDefault="00A46571" w:rsidP="00A46571">
            <w:pPr>
              <w:rPr>
                <w:rFonts w:cs="Calibri"/>
                <w:color w:val="000000"/>
                <w:sz w:val="12"/>
                <w:szCs w:val="12"/>
                <w:rPrChange w:id="53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95" w:author="Al Riyami, Azza OLNG-SCC/12" w:date="2026-03-30T14:14:00Z" w16du:dateUtc="2026-03-30T10:14:00Z">
                  <w:rPr>
                    <w:rFonts w:ascii="Calibri" w:hAnsi="Calibri" w:cs="Calibri"/>
                    <w:color w:val="000000"/>
                    <w:sz w:val="12"/>
                    <w:szCs w:val="12"/>
                  </w:rPr>
                </w:rPrChange>
              </w:rPr>
              <w:t>108</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9AA6CFF" w14:textId="77777777" w:rsidR="00A46571" w:rsidRPr="005F252C" w:rsidRDefault="00A46571" w:rsidP="00A46571">
            <w:pPr>
              <w:rPr>
                <w:rFonts w:cs="Calibri"/>
                <w:color w:val="000000"/>
                <w:sz w:val="12"/>
                <w:szCs w:val="12"/>
                <w:rPrChange w:id="53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97" w:author="Al Riyami, Azza OLNG-SCC/12" w:date="2026-03-30T14:14:00Z" w16du:dateUtc="2026-03-30T10:14:00Z">
                  <w:rPr>
                    <w:rFonts w:ascii="Calibri" w:hAnsi="Calibri" w:cs="Calibri"/>
                    <w:color w:val="000000"/>
                    <w:sz w:val="12"/>
                    <w:szCs w:val="12"/>
                  </w:rPr>
                </w:rPrChange>
              </w:rPr>
              <w:t>TELEX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A245DDC" w14:textId="77777777" w:rsidR="00A46571" w:rsidRPr="005F252C" w:rsidRDefault="00A46571" w:rsidP="00A46571">
            <w:pPr>
              <w:rPr>
                <w:rFonts w:cs="Calibri"/>
                <w:color w:val="000000"/>
                <w:sz w:val="12"/>
                <w:szCs w:val="12"/>
                <w:rPrChange w:id="53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399" w:author="Al Riyami, Azza OLNG-SCC/12" w:date="2026-03-30T14:14:00Z" w16du:dateUtc="2026-03-30T10:14:00Z">
                  <w:rPr>
                    <w:rFonts w:ascii="Calibri" w:hAnsi="Calibri" w:cs="Calibri"/>
                    <w:color w:val="000000"/>
                    <w:sz w:val="12"/>
                    <w:szCs w:val="12"/>
                  </w:rPr>
                </w:rPrChange>
              </w:rPr>
              <w:t>130</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03197FD" w14:textId="77777777" w:rsidR="00A46571" w:rsidRPr="005F252C" w:rsidRDefault="00A46571" w:rsidP="00A46571">
            <w:pPr>
              <w:rPr>
                <w:rFonts w:cs="Calibri"/>
                <w:color w:val="000000"/>
                <w:sz w:val="12"/>
                <w:szCs w:val="12"/>
                <w:rPrChange w:id="54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01" w:author="Al Riyami, Azza OLNG-SCC/12" w:date="2026-03-30T14:14:00Z" w16du:dateUtc="2026-03-30T10:14:00Z">
                  <w:rPr>
                    <w:rFonts w:ascii="Calibri" w:hAnsi="Calibri" w:cs="Calibri"/>
                    <w:color w:val="000000"/>
                    <w:sz w:val="12"/>
                    <w:szCs w:val="12"/>
                  </w:rPr>
                </w:rPrChange>
              </w:rPr>
              <w:t>CLERKS, LIBRARY/ INDEXING &amp; CLASSIFICATION</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9A0A14D" w14:textId="77777777" w:rsidR="00A46571" w:rsidRPr="005F252C" w:rsidRDefault="00A46571" w:rsidP="00A46571">
            <w:pPr>
              <w:rPr>
                <w:rFonts w:cs="Calibri"/>
                <w:color w:val="000000"/>
                <w:sz w:val="12"/>
                <w:szCs w:val="12"/>
                <w:rPrChange w:id="54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03" w:author="Al Riyami, Azza OLNG-SCC/12" w:date="2026-03-30T14:14:00Z" w16du:dateUtc="2026-03-30T10:14:00Z">
                  <w:rPr>
                    <w:rFonts w:ascii="Calibri" w:hAnsi="Calibri" w:cs="Calibri"/>
                    <w:color w:val="000000"/>
                    <w:sz w:val="12"/>
                    <w:szCs w:val="12"/>
                  </w:rPr>
                </w:rPrChange>
              </w:rPr>
              <w:t>152</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258B906" w14:textId="77777777" w:rsidR="00A46571" w:rsidRPr="005F252C" w:rsidRDefault="00A46571" w:rsidP="00A46571">
            <w:pPr>
              <w:rPr>
                <w:rFonts w:cs="Calibri"/>
                <w:color w:val="000000"/>
                <w:sz w:val="12"/>
                <w:szCs w:val="12"/>
                <w:rPrChange w:id="54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05" w:author="Al Riyami, Azza OLNG-SCC/12" w:date="2026-03-30T14:14:00Z" w16du:dateUtc="2026-03-30T10:14:00Z">
                  <w:rPr>
                    <w:rFonts w:ascii="Calibri" w:hAnsi="Calibri" w:cs="Calibri"/>
                    <w:color w:val="000000"/>
                    <w:sz w:val="12"/>
                    <w:szCs w:val="12"/>
                  </w:rPr>
                </w:rPrChange>
              </w:rPr>
              <w:t>Training Director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0BF01E8" w14:textId="77777777" w:rsidR="00A46571" w:rsidRPr="005F252C" w:rsidRDefault="00A46571" w:rsidP="00A46571">
            <w:pPr>
              <w:rPr>
                <w:rFonts w:cs="Calibri"/>
                <w:color w:val="000000"/>
                <w:sz w:val="12"/>
                <w:szCs w:val="12"/>
                <w:rPrChange w:id="54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07" w:author="Al Riyami, Azza OLNG-SCC/12" w:date="2026-03-30T14:14:00Z" w16du:dateUtc="2026-03-30T10:14:00Z">
                  <w:rPr>
                    <w:rFonts w:ascii="Calibri" w:hAnsi="Calibri" w:cs="Calibri"/>
                    <w:color w:val="000000"/>
                    <w:sz w:val="12"/>
                    <w:szCs w:val="12"/>
                  </w:rPr>
                </w:rPrChange>
              </w:rPr>
              <w:t>174</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AB8FC3F" w14:textId="77777777" w:rsidR="00A46571" w:rsidRPr="005F252C" w:rsidRDefault="00A46571" w:rsidP="00A46571">
            <w:pPr>
              <w:rPr>
                <w:rFonts w:cs="Calibri"/>
                <w:color w:val="000000"/>
                <w:sz w:val="12"/>
                <w:szCs w:val="12"/>
                <w:rPrChange w:id="54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09" w:author="Al Riyami, Azza OLNG-SCC/12" w:date="2026-03-30T14:14:00Z" w16du:dateUtc="2026-03-30T10:14:00Z">
                  <w:rPr>
                    <w:rFonts w:ascii="Calibri" w:hAnsi="Calibri" w:cs="Calibri"/>
                    <w:color w:val="000000"/>
                    <w:sz w:val="12"/>
                    <w:szCs w:val="12"/>
                  </w:rPr>
                </w:rPrChange>
              </w:rPr>
              <w:t>SOCIAL WORKER</w:t>
            </w:r>
          </w:p>
        </w:tc>
      </w:tr>
      <w:tr w:rsidR="00A46571" w:rsidRPr="005F252C" w14:paraId="2A2C246E"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4FB8CF93" w14:textId="77777777" w:rsidR="00A46571" w:rsidRPr="005F252C" w:rsidRDefault="00A46571" w:rsidP="00A46571">
            <w:pPr>
              <w:rPr>
                <w:rFonts w:cs="Calibri"/>
                <w:color w:val="000000"/>
                <w:sz w:val="12"/>
                <w:szCs w:val="12"/>
                <w:rPrChange w:id="54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11" w:author="Al Riyami, Azza OLNG-SCC/12" w:date="2026-03-30T14:14:00Z" w16du:dateUtc="2026-03-30T10:14:00Z">
                  <w:rPr>
                    <w:rFonts w:ascii="Calibri" w:hAnsi="Calibri" w:cs="Calibri"/>
                    <w:color w:val="000000"/>
                    <w:sz w:val="12"/>
                    <w:szCs w:val="12"/>
                  </w:rPr>
                </w:rPrChange>
              </w:rPr>
              <w:t>109</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0000E40" w14:textId="77777777" w:rsidR="00A46571" w:rsidRPr="005F252C" w:rsidRDefault="00A46571" w:rsidP="00A46571">
            <w:pPr>
              <w:rPr>
                <w:rFonts w:cs="Calibri"/>
                <w:color w:val="000000"/>
                <w:sz w:val="12"/>
                <w:szCs w:val="12"/>
                <w:rPrChange w:id="54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13" w:author="Al Riyami, Azza OLNG-SCC/12" w:date="2026-03-30T14:14:00Z" w16du:dateUtc="2026-03-30T10:14:00Z">
                  <w:rPr>
                    <w:rFonts w:ascii="Calibri" w:hAnsi="Calibri" w:cs="Calibri"/>
                    <w:color w:val="000000"/>
                    <w:sz w:val="12"/>
                    <w:szCs w:val="12"/>
                  </w:rPr>
                </w:rPrChange>
              </w:rPr>
              <w:t>EMPLOYMENT SERVICES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D2F6A8B" w14:textId="77777777" w:rsidR="00A46571" w:rsidRPr="005F252C" w:rsidRDefault="00A46571" w:rsidP="00A46571">
            <w:pPr>
              <w:rPr>
                <w:rFonts w:cs="Calibri"/>
                <w:color w:val="000000"/>
                <w:sz w:val="12"/>
                <w:szCs w:val="12"/>
                <w:rPrChange w:id="54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15" w:author="Al Riyami, Azza OLNG-SCC/12" w:date="2026-03-30T14:14:00Z" w16du:dateUtc="2026-03-30T10:14:00Z">
                  <w:rPr>
                    <w:rFonts w:ascii="Calibri" w:hAnsi="Calibri" w:cs="Calibri"/>
                    <w:color w:val="000000"/>
                    <w:sz w:val="12"/>
                    <w:szCs w:val="12"/>
                  </w:rPr>
                </w:rPrChange>
              </w:rPr>
              <w:t>131</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F17204D" w14:textId="77777777" w:rsidR="00A46571" w:rsidRPr="005F252C" w:rsidRDefault="00A46571" w:rsidP="00A46571">
            <w:pPr>
              <w:rPr>
                <w:rFonts w:cs="Calibri"/>
                <w:color w:val="000000"/>
                <w:sz w:val="12"/>
                <w:szCs w:val="12"/>
                <w:rPrChange w:id="54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17" w:author="Al Riyami, Azza OLNG-SCC/12" w:date="2026-03-30T14:14:00Z" w16du:dateUtc="2026-03-30T10:14:00Z">
                  <w:rPr>
                    <w:rFonts w:ascii="Calibri" w:hAnsi="Calibri" w:cs="Calibri"/>
                    <w:color w:val="000000"/>
                    <w:sz w:val="12"/>
                    <w:szCs w:val="12"/>
                  </w:rPr>
                </w:rPrChange>
              </w:rPr>
              <w:t>Clerk, legal</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53F0E60" w14:textId="77777777" w:rsidR="00A46571" w:rsidRPr="005F252C" w:rsidRDefault="00A46571" w:rsidP="00A46571">
            <w:pPr>
              <w:rPr>
                <w:rFonts w:cs="Calibri"/>
                <w:color w:val="000000"/>
                <w:sz w:val="12"/>
                <w:szCs w:val="12"/>
                <w:rPrChange w:id="54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19" w:author="Al Riyami, Azza OLNG-SCC/12" w:date="2026-03-30T14:14:00Z" w16du:dateUtc="2026-03-30T10:14:00Z">
                  <w:rPr>
                    <w:rFonts w:ascii="Calibri" w:hAnsi="Calibri" w:cs="Calibri"/>
                    <w:color w:val="000000"/>
                    <w:sz w:val="12"/>
                    <w:szCs w:val="12"/>
                  </w:rPr>
                </w:rPrChange>
              </w:rPr>
              <w:t>153</w:t>
            </w:r>
          </w:p>
        </w:tc>
        <w:tc>
          <w:tcPr>
            <w:tcW w:w="3219"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F176201" w14:textId="77777777" w:rsidR="00A46571" w:rsidRPr="005F252C" w:rsidRDefault="00A46571" w:rsidP="00A46571">
            <w:pPr>
              <w:rPr>
                <w:rFonts w:cs="Calibri"/>
                <w:color w:val="000000"/>
                <w:sz w:val="12"/>
                <w:szCs w:val="12"/>
                <w:rPrChange w:id="54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21" w:author="Al Riyami, Azza OLNG-SCC/12" w:date="2026-03-30T14:14:00Z" w16du:dateUtc="2026-03-30T10:14:00Z">
                  <w:rPr>
                    <w:rFonts w:ascii="Calibri" w:hAnsi="Calibri" w:cs="Calibri"/>
                    <w:color w:val="000000"/>
                    <w:sz w:val="12"/>
                    <w:szCs w:val="12"/>
                  </w:rPr>
                </w:rPrChange>
              </w:rPr>
              <w:t>Department manager, employment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F176DD9" w14:textId="77777777" w:rsidR="00A46571" w:rsidRPr="005F252C" w:rsidRDefault="00A46571" w:rsidP="00A46571">
            <w:pPr>
              <w:rPr>
                <w:rFonts w:cs="Calibri"/>
                <w:color w:val="000000"/>
                <w:sz w:val="12"/>
                <w:szCs w:val="12"/>
                <w:rPrChange w:id="54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23" w:author="Al Riyami, Azza OLNG-SCC/12" w:date="2026-03-30T14:14:00Z" w16du:dateUtc="2026-03-30T10:14:00Z">
                  <w:rPr>
                    <w:rFonts w:ascii="Calibri" w:hAnsi="Calibri" w:cs="Calibri"/>
                    <w:color w:val="000000"/>
                    <w:sz w:val="12"/>
                    <w:szCs w:val="12"/>
                  </w:rPr>
                </w:rPrChange>
              </w:rPr>
              <w:t>175</w:t>
            </w:r>
          </w:p>
        </w:tc>
        <w:tc>
          <w:tcPr>
            <w:tcW w:w="3219"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0DDDB20" w14:textId="77777777" w:rsidR="00A46571" w:rsidRPr="005F252C" w:rsidRDefault="00A46571" w:rsidP="00A46571">
            <w:pPr>
              <w:rPr>
                <w:rFonts w:cs="Calibri"/>
                <w:color w:val="000000"/>
                <w:sz w:val="12"/>
                <w:szCs w:val="12"/>
                <w:rPrChange w:id="54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25" w:author="Al Riyami, Azza OLNG-SCC/12" w:date="2026-03-30T14:14:00Z" w16du:dateUtc="2026-03-30T10:14:00Z">
                  <w:rPr>
                    <w:rFonts w:ascii="Calibri" w:hAnsi="Calibri" w:cs="Calibri"/>
                    <w:color w:val="000000"/>
                    <w:sz w:val="12"/>
                    <w:szCs w:val="12"/>
                  </w:rPr>
                </w:rPrChange>
              </w:rPr>
              <w:t>TOURIST GUIDE</w:t>
            </w:r>
          </w:p>
        </w:tc>
      </w:tr>
      <w:tr w:rsidR="00A46571" w:rsidRPr="005F252C" w14:paraId="1F8F6D33" w14:textId="77777777" w:rsidTr="009764B6">
        <w:trPr>
          <w:trHeight w:val="360"/>
          <w:jc w:val="center"/>
        </w:trPr>
        <w:tc>
          <w:tcPr>
            <w:tcW w:w="521" w:type="dxa"/>
            <w:tcBorders>
              <w:top w:val="nil"/>
              <w:left w:val="single" w:sz="8" w:space="0" w:color="auto"/>
              <w:bottom w:val="single" w:sz="8" w:space="0" w:color="auto"/>
              <w:right w:val="single" w:sz="4" w:space="0" w:color="auto"/>
            </w:tcBorders>
            <w:shd w:val="clear" w:color="auto" w:fill="FFFFFF"/>
            <w:tcMar>
              <w:top w:w="15" w:type="dxa"/>
              <w:left w:w="15" w:type="dxa"/>
              <w:bottom w:w="0" w:type="dxa"/>
              <w:right w:w="15" w:type="dxa"/>
            </w:tcMar>
            <w:vAlign w:val="center"/>
            <w:hideMark/>
          </w:tcPr>
          <w:p w14:paraId="7A7E6693" w14:textId="77777777" w:rsidR="00A46571" w:rsidRPr="005F252C" w:rsidRDefault="00A46571" w:rsidP="00A46571">
            <w:pPr>
              <w:rPr>
                <w:rFonts w:cs="Calibri"/>
                <w:color w:val="000000"/>
                <w:sz w:val="12"/>
                <w:szCs w:val="12"/>
                <w:rPrChange w:id="54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27" w:author="Al Riyami, Azza OLNG-SCC/12" w:date="2026-03-30T14:14:00Z" w16du:dateUtc="2026-03-30T10:14:00Z">
                  <w:rPr>
                    <w:rFonts w:ascii="Calibri" w:hAnsi="Calibri" w:cs="Calibri"/>
                    <w:color w:val="000000"/>
                    <w:sz w:val="12"/>
                    <w:szCs w:val="12"/>
                  </w:rPr>
                </w:rPrChange>
              </w:rPr>
              <w:t>110</w:t>
            </w:r>
          </w:p>
        </w:tc>
        <w:tc>
          <w:tcPr>
            <w:tcW w:w="3219"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5E3214B4" w14:textId="77777777" w:rsidR="00A46571" w:rsidRPr="005F252C" w:rsidRDefault="00A46571" w:rsidP="00A46571">
            <w:pPr>
              <w:rPr>
                <w:rFonts w:cs="Calibri"/>
                <w:color w:val="000000"/>
                <w:sz w:val="12"/>
                <w:szCs w:val="12"/>
                <w:rPrChange w:id="54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29" w:author="Al Riyami, Azza OLNG-SCC/12" w:date="2026-03-30T14:14:00Z" w16du:dateUtc="2026-03-30T10:14:00Z">
                  <w:rPr>
                    <w:rFonts w:ascii="Calibri" w:hAnsi="Calibri" w:cs="Calibri"/>
                    <w:color w:val="000000"/>
                    <w:sz w:val="12"/>
                    <w:szCs w:val="12"/>
                  </w:rPr>
                </w:rPrChange>
              </w:rPr>
              <w:t>COSTOMS CLERK</w:t>
            </w:r>
          </w:p>
        </w:tc>
        <w:tc>
          <w:tcPr>
            <w:tcW w:w="520"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42512E9C" w14:textId="77777777" w:rsidR="00A46571" w:rsidRPr="005F252C" w:rsidRDefault="00A46571" w:rsidP="00A46571">
            <w:pPr>
              <w:rPr>
                <w:rFonts w:cs="Calibri"/>
                <w:color w:val="000000"/>
                <w:sz w:val="12"/>
                <w:szCs w:val="12"/>
                <w:rPrChange w:id="54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31" w:author="Al Riyami, Azza OLNG-SCC/12" w:date="2026-03-30T14:14:00Z" w16du:dateUtc="2026-03-30T10:14:00Z">
                  <w:rPr>
                    <w:rFonts w:ascii="Calibri" w:hAnsi="Calibri" w:cs="Calibri"/>
                    <w:color w:val="000000"/>
                    <w:sz w:val="12"/>
                    <w:szCs w:val="12"/>
                  </w:rPr>
                </w:rPrChange>
              </w:rPr>
              <w:t>132</w:t>
            </w:r>
          </w:p>
        </w:tc>
        <w:tc>
          <w:tcPr>
            <w:tcW w:w="3222"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3F75DBC2" w14:textId="77777777" w:rsidR="00A46571" w:rsidRPr="005F252C" w:rsidRDefault="00A46571" w:rsidP="00A46571">
            <w:pPr>
              <w:rPr>
                <w:rFonts w:cs="Calibri"/>
                <w:color w:val="000000"/>
                <w:sz w:val="12"/>
                <w:szCs w:val="12"/>
                <w:rPrChange w:id="54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33" w:author="Al Riyami, Azza OLNG-SCC/12" w:date="2026-03-30T14:14:00Z" w16du:dateUtc="2026-03-30T10:14:00Z">
                  <w:rPr>
                    <w:rFonts w:ascii="Calibri" w:hAnsi="Calibri" w:cs="Calibri"/>
                    <w:color w:val="000000"/>
                    <w:sz w:val="12"/>
                    <w:szCs w:val="12"/>
                  </w:rPr>
                </w:rPrChange>
              </w:rPr>
              <w:t>Clerk, finance</w:t>
            </w:r>
          </w:p>
        </w:tc>
        <w:tc>
          <w:tcPr>
            <w:tcW w:w="520"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277C6716" w14:textId="77777777" w:rsidR="00A46571" w:rsidRPr="005F252C" w:rsidRDefault="00A46571" w:rsidP="00A46571">
            <w:pPr>
              <w:rPr>
                <w:rFonts w:cs="Calibri"/>
                <w:color w:val="000000"/>
                <w:sz w:val="12"/>
                <w:szCs w:val="12"/>
                <w:rPrChange w:id="54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35" w:author="Al Riyami, Azza OLNG-SCC/12" w:date="2026-03-30T14:14:00Z" w16du:dateUtc="2026-03-30T10:14:00Z">
                  <w:rPr>
                    <w:rFonts w:ascii="Calibri" w:hAnsi="Calibri" w:cs="Calibri"/>
                    <w:color w:val="000000"/>
                    <w:sz w:val="12"/>
                    <w:szCs w:val="12"/>
                  </w:rPr>
                </w:rPrChange>
              </w:rPr>
              <w:t>154</w:t>
            </w:r>
          </w:p>
        </w:tc>
        <w:tc>
          <w:tcPr>
            <w:tcW w:w="3219"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6A8B8703" w14:textId="77777777" w:rsidR="00A46571" w:rsidRPr="005F252C" w:rsidRDefault="00A46571" w:rsidP="00A46571">
            <w:pPr>
              <w:rPr>
                <w:rFonts w:cs="Calibri"/>
                <w:color w:val="000000"/>
                <w:sz w:val="12"/>
                <w:szCs w:val="12"/>
                <w:rPrChange w:id="54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37" w:author="Al Riyami, Azza OLNG-SCC/12" w:date="2026-03-30T14:14:00Z" w16du:dateUtc="2026-03-30T10:14:00Z">
                  <w:rPr>
                    <w:rFonts w:ascii="Calibri" w:hAnsi="Calibri" w:cs="Calibri"/>
                    <w:color w:val="000000"/>
                    <w:sz w:val="12"/>
                    <w:szCs w:val="12"/>
                  </w:rPr>
                </w:rPrChange>
              </w:rPr>
              <w:t>Department manager, control / administrative</w:t>
            </w:r>
          </w:p>
        </w:tc>
        <w:tc>
          <w:tcPr>
            <w:tcW w:w="520"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05C77DFF" w14:textId="77777777" w:rsidR="00A46571" w:rsidRPr="005F252C" w:rsidRDefault="00A46571" w:rsidP="00A46571">
            <w:pPr>
              <w:rPr>
                <w:rFonts w:cs="Calibri"/>
                <w:color w:val="000000"/>
                <w:sz w:val="12"/>
                <w:szCs w:val="12"/>
                <w:rPrChange w:id="54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39" w:author="Al Riyami, Azza OLNG-SCC/12" w:date="2026-03-30T14:14:00Z" w16du:dateUtc="2026-03-30T10:14:00Z">
                  <w:rPr>
                    <w:rFonts w:ascii="Calibri" w:hAnsi="Calibri" w:cs="Calibri"/>
                    <w:color w:val="000000"/>
                    <w:sz w:val="12"/>
                    <w:szCs w:val="12"/>
                  </w:rPr>
                </w:rPrChange>
              </w:rPr>
              <w:t>176</w:t>
            </w:r>
          </w:p>
        </w:tc>
        <w:tc>
          <w:tcPr>
            <w:tcW w:w="3219" w:type="dxa"/>
            <w:tcBorders>
              <w:top w:val="nil"/>
              <w:left w:val="nil"/>
              <w:bottom w:val="single" w:sz="8" w:space="0" w:color="auto"/>
              <w:right w:val="single" w:sz="8" w:space="0" w:color="auto"/>
            </w:tcBorders>
            <w:shd w:val="clear" w:color="auto" w:fill="FFFFFF"/>
            <w:tcMar>
              <w:top w:w="15" w:type="dxa"/>
              <w:left w:w="15" w:type="dxa"/>
              <w:bottom w:w="0" w:type="dxa"/>
              <w:right w:w="15" w:type="dxa"/>
            </w:tcMar>
            <w:vAlign w:val="center"/>
            <w:hideMark/>
          </w:tcPr>
          <w:p w14:paraId="5139556F" w14:textId="77777777" w:rsidR="00A46571" w:rsidRPr="005F252C" w:rsidRDefault="00A46571" w:rsidP="00A46571">
            <w:pPr>
              <w:rPr>
                <w:rFonts w:cs="Calibri"/>
                <w:color w:val="000000"/>
                <w:sz w:val="12"/>
                <w:szCs w:val="12"/>
                <w:rPrChange w:id="54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41" w:author="Al Riyami, Azza OLNG-SCC/12" w:date="2026-03-30T14:14:00Z" w16du:dateUtc="2026-03-30T10:14:00Z">
                  <w:rPr>
                    <w:rFonts w:ascii="Calibri" w:hAnsi="Calibri" w:cs="Calibri"/>
                    <w:color w:val="000000"/>
                    <w:sz w:val="12"/>
                    <w:szCs w:val="12"/>
                  </w:rPr>
                </w:rPrChange>
              </w:rPr>
              <w:t>COMMERCIAL PROMOTER</w:t>
            </w:r>
          </w:p>
        </w:tc>
      </w:tr>
    </w:tbl>
    <w:p w14:paraId="5C5D0A41" w14:textId="77777777" w:rsidR="00A46571" w:rsidRPr="005F252C" w:rsidRDefault="00A46571" w:rsidP="00A46571">
      <w:r w:rsidRPr="005F252C">
        <w:br w:type="page"/>
      </w:r>
    </w:p>
    <w:tbl>
      <w:tblPr>
        <w:tblW w:w="14960" w:type="dxa"/>
        <w:jc w:val="center"/>
        <w:shd w:val="clear" w:color="auto" w:fill="FFFFFF"/>
        <w:tblCellMar>
          <w:left w:w="0" w:type="dxa"/>
          <w:right w:w="0" w:type="dxa"/>
        </w:tblCellMar>
        <w:tblLook w:val="04A0" w:firstRow="1" w:lastRow="0" w:firstColumn="1" w:lastColumn="0" w:noHBand="0" w:noVBand="1"/>
      </w:tblPr>
      <w:tblGrid>
        <w:gridCol w:w="521"/>
        <w:gridCol w:w="3218"/>
        <w:gridCol w:w="520"/>
        <w:gridCol w:w="3222"/>
        <w:gridCol w:w="520"/>
        <w:gridCol w:w="3221"/>
        <w:gridCol w:w="520"/>
        <w:gridCol w:w="3218"/>
      </w:tblGrid>
      <w:tr w:rsidR="00A46571" w:rsidRPr="005F252C" w14:paraId="188D13D7" w14:textId="77777777" w:rsidTr="009764B6">
        <w:trPr>
          <w:trHeight w:val="315"/>
          <w:jc w:val="center"/>
        </w:trPr>
        <w:tc>
          <w:tcPr>
            <w:tcW w:w="521" w:type="dxa"/>
            <w:tcBorders>
              <w:top w:val="single" w:sz="8" w:space="0" w:color="auto"/>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B3F960D" w14:textId="77777777" w:rsidR="00A46571" w:rsidRPr="005F252C" w:rsidRDefault="00A46571" w:rsidP="00A46571">
            <w:pPr>
              <w:jc w:val="center"/>
              <w:rPr>
                <w:rFonts w:cs="Calibri"/>
                <w:b/>
                <w:bCs/>
                <w:color w:val="000000"/>
                <w:sz w:val="24"/>
                <w:szCs w:val="24"/>
                <w:rPrChange w:id="5442"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rPrChange w:id="5443" w:author="Al Riyami, Azza OLNG-SCC/12" w:date="2026-03-30T14:14:00Z" w16du:dateUtc="2026-03-30T10:14:00Z">
                  <w:rPr>
                    <w:rFonts w:ascii="Calibri" w:hAnsi="Calibri" w:cs="Calibri"/>
                    <w:b/>
                    <w:bCs/>
                    <w:color w:val="000000"/>
                  </w:rPr>
                </w:rPrChange>
              </w:rPr>
              <w:t>S/N</w:t>
            </w:r>
          </w:p>
        </w:tc>
        <w:tc>
          <w:tcPr>
            <w:tcW w:w="3218"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16C5FB1" w14:textId="77777777" w:rsidR="00A46571" w:rsidRPr="005F252C" w:rsidRDefault="00A46571" w:rsidP="00A46571">
            <w:pPr>
              <w:jc w:val="center"/>
              <w:rPr>
                <w:rFonts w:cs="Calibri"/>
                <w:b/>
                <w:bCs/>
                <w:color w:val="000000"/>
                <w:rPrChange w:id="5444" w:author="Al Riyami, Azza OLNG-SCC/12" w:date="2026-03-30T14:14:00Z" w16du:dateUtc="2026-03-30T10:14:00Z">
                  <w:rPr>
                    <w:rFonts w:ascii="Calibri" w:hAnsi="Calibri" w:cs="Calibri"/>
                    <w:b/>
                    <w:bCs/>
                    <w:color w:val="000000"/>
                  </w:rPr>
                </w:rPrChange>
              </w:rPr>
            </w:pPr>
            <w:r w:rsidRPr="005F252C">
              <w:rPr>
                <w:rFonts w:cs="Calibri"/>
                <w:b/>
                <w:bCs/>
                <w:color w:val="000000"/>
                <w:rPrChange w:id="5445" w:author="Al Riyami, Azza OLNG-SCC/12" w:date="2026-03-30T14:14:00Z" w16du:dateUtc="2026-03-30T10:14:00Z">
                  <w:rPr>
                    <w:rFonts w:ascii="Calibri" w:hAnsi="Calibri" w:cs="Calibri"/>
                    <w:b/>
                    <w:bCs/>
                    <w:color w:val="000000"/>
                  </w:rPr>
                </w:rPrChange>
              </w:rPr>
              <w:t xml:space="preserve"> Positions</w:t>
            </w:r>
          </w:p>
        </w:tc>
        <w:tc>
          <w:tcPr>
            <w:tcW w:w="520"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59FE384" w14:textId="77777777" w:rsidR="00A46571" w:rsidRPr="005F252C" w:rsidRDefault="00A46571" w:rsidP="00A46571">
            <w:pPr>
              <w:jc w:val="center"/>
              <w:rPr>
                <w:rFonts w:cs="Calibri"/>
                <w:b/>
                <w:bCs/>
                <w:color w:val="000000"/>
                <w:rPrChange w:id="5446" w:author="Al Riyami, Azza OLNG-SCC/12" w:date="2026-03-30T14:14:00Z" w16du:dateUtc="2026-03-30T10:14:00Z">
                  <w:rPr>
                    <w:rFonts w:ascii="Calibri" w:hAnsi="Calibri" w:cs="Calibri"/>
                    <w:b/>
                    <w:bCs/>
                    <w:color w:val="000000"/>
                  </w:rPr>
                </w:rPrChange>
              </w:rPr>
            </w:pPr>
            <w:r w:rsidRPr="005F252C">
              <w:rPr>
                <w:rFonts w:cs="Calibri"/>
                <w:b/>
                <w:bCs/>
                <w:color w:val="000000"/>
                <w:rPrChange w:id="5447" w:author="Al Riyami, Azza OLNG-SCC/12" w:date="2026-03-30T14:14:00Z" w16du:dateUtc="2026-03-30T10:14:00Z">
                  <w:rPr>
                    <w:rFonts w:ascii="Calibri" w:hAnsi="Calibri" w:cs="Calibri"/>
                    <w:b/>
                    <w:bCs/>
                    <w:color w:val="000000"/>
                  </w:rPr>
                </w:rPrChange>
              </w:rPr>
              <w:t>S/N</w:t>
            </w:r>
          </w:p>
        </w:tc>
        <w:tc>
          <w:tcPr>
            <w:tcW w:w="3222"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1E80D1C" w14:textId="77777777" w:rsidR="00A46571" w:rsidRPr="005F252C" w:rsidRDefault="00A46571" w:rsidP="00A46571">
            <w:pPr>
              <w:jc w:val="center"/>
              <w:rPr>
                <w:rFonts w:cs="Calibri"/>
                <w:b/>
                <w:bCs/>
                <w:color w:val="000000"/>
                <w:rPrChange w:id="5448" w:author="Al Riyami, Azza OLNG-SCC/12" w:date="2026-03-30T14:14:00Z" w16du:dateUtc="2026-03-30T10:14:00Z">
                  <w:rPr>
                    <w:rFonts w:ascii="Calibri" w:hAnsi="Calibri" w:cs="Calibri"/>
                    <w:b/>
                    <w:bCs/>
                    <w:color w:val="000000"/>
                  </w:rPr>
                </w:rPrChange>
              </w:rPr>
            </w:pPr>
            <w:r w:rsidRPr="005F252C">
              <w:rPr>
                <w:rFonts w:cs="Calibri"/>
                <w:b/>
                <w:bCs/>
                <w:color w:val="000000"/>
                <w:rPrChange w:id="5449" w:author="Al Riyami, Azza OLNG-SCC/12" w:date="2026-03-30T14:14:00Z" w16du:dateUtc="2026-03-30T10:14:00Z">
                  <w:rPr>
                    <w:rFonts w:ascii="Calibri" w:hAnsi="Calibri" w:cs="Calibri"/>
                    <w:b/>
                    <w:bCs/>
                    <w:color w:val="000000"/>
                  </w:rPr>
                </w:rPrChange>
              </w:rPr>
              <w:t>Positions</w:t>
            </w:r>
          </w:p>
        </w:tc>
        <w:tc>
          <w:tcPr>
            <w:tcW w:w="520"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E4B8998" w14:textId="77777777" w:rsidR="00A46571" w:rsidRPr="005F252C" w:rsidRDefault="00A46571" w:rsidP="00A46571">
            <w:pPr>
              <w:jc w:val="center"/>
              <w:rPr>
                <w:rFonts w:cs="Calibri"/>
                <w:b/>
                <w:bCs/>
                <w:color w:val="000000"/>
                <w:rPrChange w:id="5450" w:author="Al Riyami, Azza OLNG-SCC/12" w:date="2026-03-30T14:14:00Z" w16du:dateUtc="2026-03-30T10:14:00Z">
                  <w:rPr>
                    <w:rFonts w:ascii="Calibri" w:hAnsi="Calibri" w:cs="Calibri"/>
                    <w:b/>
                    <w:bCs/>
                    <w:color w:val="000000"/>
                  </w:rPr>
                </w:rPrChange>
              </w:rPr>
            </w:pPr>
            <w:r w:rsidRPr="005F252C">
              <w:rPr>
                <w:rFonts w:cs="Calibri"/>
                <w:b/>
                <w:bCs/>
                <w:color w:val="000000"/>
                <w:rPrChange w:id="5451" w:author="Al Riyami, Azza OLNG-SCC/12" w:date="2026-03-30T14:14:00Z" w16du:dateUtc="2026-03-30T10:14:00Z">
                  <w:rPr>
                    <w:rFonts w:ascii="Calibri" w:hAnsi="Calibri" w:cs="Calibri"/>
                    <w:b/>
                    <w:bCs/>
                    <w:color w:val="000000"/>
                  </w:rPr>
                </w:rPrChange>
              </w:rPr>
              <w:t>S/N</w:t>
            </w:r>
          </w:p>
        </w:tc>
        <w:tc>
          <w:tcPr>
            <w:tcW w:w="3221"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2EA5C51" w14:textId="77777777" w:rsidR="00A46571" w:rsidRPr="005F252C" w:rsidRDefault="00A46571" w:rsidP="00A46571">
            <w:pPr>
              <w:jc w:val="center"/>
              <w:rPr>
                <w:rFonts w:cs="Calibri"/>
                <w:b/>
                <w:bCs/>
                <w:color w:val="000000"/>
                <w:rPrChange w:id="5452" w:author="Al Riyami, Azza OLNG-SCC/12" w:date="2026-03-30T14:14:00Z" w16du:dateUtc="2026-03-30T10:14:00Z">
                  <w:rPr>
                    <w:rFonts w:ascii="Calibri" w:hAnsi="Calibri" w:cs="Calibri"/>
                    <w:b/>
                    <w:bCs/>
                    <w:color w:val="000000"/>
                  </w:rPr>
                </w:rPrChange>
              </w:rPr>
            </w:pPr>
            <w:r w:rsidRPr="005F252C">
              <w:rPr>
                <w:rFonts w:cs="Calibri"/>
                <w:b/>
                <w:bCs/>
                <w:color w:val="000000"/>
                <w:rPrChange w:id="5453" w:author="Al Riyami, Azza OLNG-SCC/12" w:date="2026-03-30T14:14:00Z" w16du:dateUtc="2026-03-30T10:14:00Z">
                  <w:rPr>
                    <w:rFonts w:ascii="Calibri" w:hAnsi="Calibri" w:cs="Calibri"/>
                    <w:b/>
                    <w:bCs/>
                    <w:color w:val="000000"/>
                  </w:rPr>
                </w:rPrChange>
              </w:rPr>
              <w:t xml:space="preserve"> Positions</w:t>
            </w:r>
          </w:p>
        </w:tc>
        <w:tc>
          <w:tcPr>
            <w:tcW w:w="520" w:type="dxa"/>
            <w:tcBorders>
              <w:top w:val="single" w:sz="8"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3E486F0" w14:textId="77777777" w:rsidR="00A46571" w:rsidRPr="005F252C" w:rsidRDefault="00A46571" w:rsidP="00A46571">
            <w:pPr>
              <w:jc w:val="center"/>
              <w:rPr>
                <w:rFonts w:cs="Calibri"/>
                <w:b/>
                <w:bCs/>
                <w:color w:val="000000"/>
                <w:rPrChange w:id="5454" w:author="Al Riyami, Azza OLNG-SCC/12" w:date="2026-03-30T14:14:00Z" w16du:dateUtc="2026-03-30T10:14:00Z">
                  <w:rPr>
                    <w:rFonts w:ascii="Calibri" w:hAnsi="Calibri" w:cs="Calibri"/>
                    <w:b/>
                    <w:bCs/>
                    <w:color w:val="000000"/>
                  </w:rPr>
                </w:rPrChange>
              </w:rPr>
            </w:pPr>
            <w:r w:rsidRPr="005F252C">
              <w:rPr>
                <w:rFonts w:cs="Calibri"/>
                <w:b/>
                <w:bCs/>
                <w:color w:val="000000"/>
                <w:rPrChange w:id="5455" w:author="Al Riyami, Azza OLNG-SCC/12" w:date="2026-03-30T14:14:00Z" w16du:dateUtc="2026-03-30T10:14:00Z">
                  <w:rPr>
                    <w:rFonts w:ascii="Calibri" w:hAnsi="Calibri" w:cs="Calibri"/>
                    <w:b/>
                    <w:bCs/>
                    <w:color w:val="000000"/>
                  </w:rPr>
                </w:rPrChange>
              </w:rPr>
              <w:t>S/N</w:t>
            </w:r>
          </w:p>
        </w:tc>
        <w:tc>
          <w:tcPr>
            <w:tcW w:w="3218" w:type="dxa"/>
            <w:tcBorders>
              <w:top w:val="single" w:sz="8" w:space="0" w:color="auto"/>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119743D" w14:textId="77777777" w:rsidR="00A46571" w:rsidRPr="005F252C" w:rsidRDefault="00A46571" w:rsidP="00A46571">
            <w:pPr>
              <w:jc w:val="center"/>
              <w:rPr>
                <w:rFonts w:cs="Calibri"/>
                <w:b/>
                <w:bCs/>
                <w:color w:val="000000"/>
                <w:rPrChange w:id="5456" w:author="Al Riyami, Azza OLNG-SCC/12" w:date="2026-03-30T14:14:00Z" w16du:dateUtc="2026-03-30T10:14:00Z">
                  <w:rPr>
                    <w:rFonts w:ascii="Calibri" w:hAnsi="Calibri" w:cs="Calibri"/>
                    <w:b/>
                    <w:bCs/>
                    <w:color w:val="000000"/>
                  </w:rPr>
                </w:rPrChange>
              </w:rPr>
            </w:pPr>
            <w:r w:rsidRPr="005F252C">
              <w:rPr>
                <w:rFonts w:cs="Calibri"/>
                <w:b/>
                <w:bCs/>
                <w:color w:val="000000"/>
                <w:rPrChange w:id="5457" w:author="Al Riyami, Azza OLNG-SCC/12" w:date="2026-03-30T14:14:00Z" w16du:dateUtc="2026-03-30T10:14:00Z">
                  <w:rPr>
                    <w:rFonts w:ascii="Calibri" w:hAnsi="Calibri" w:cs="Calibri"/>
                    <w:b/>
                    <w:bCs/>
                    <w:color w:val="000000"/>
                  </w:rPr>
                </w:rPrChange>
              </w:rPr>
              <w:t>Positions</w:t>
            </w:r>
          </w:p>
        </w:tc>
      </w:tr>
      <w:tr w:rsidR="00A46571" w:rsidRPr="005F252C" w14:paraId="73F1F8D2"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73EE41D" w14:textId="77777777" w:rsidR="00A46571" w:rsidRPr="005F252C" w:rsidRDefault="00A46571" w:rsidP="00A46571">
            <w:pPr>
              <w:rPr>
                <w:rFonts w:cs="Calibri"/>
                <w:color w:val="000000"/>
                <w:sz w:val="12"/>
                <w:szCs w:val="12"/>
                <w:rPrChange w:id="54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59" w:author="Al Riyami, Azza OLNG-SCC/12" w:date="2026-03-30T14:14:00Z" w16du:dateUtc="2026-03-30T10:14:00Z">
                  <w:rPr>
                    <w:rFonts w:ascii="Calibri" w:hAnsi="Calibri" w:cs="Calibri"/>
                    <w:color w:val="000000"/>
                    <w:sz w:val="12"/>
                    <w:szCs w:val="12"/>
                  </w:rPr>
                </w:rPrChange>
              </w:rPr>
              <w:t>177</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2C2118A" w14:textId="77777777" w:rsidR="00A46571" w:rsidRPr="005F252C" w:rsidRDefault="00A46571" w:rsidP="00A46571">
            <w:pPr>
              <w:rPr>
                <w:rFonts w:cs="Calibri"/>
                <w:color w:val="000000"/>
                <w:sz w:val="12"/>
                <w:szCs w:val="12"/>
                <w:rPrChange w:id="54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61" w:author="Al Riyami, Azza OLNG-SCC/12" w:date="2026-03-30T14:14:00Z" w16du:dateUtc="2026-03-30T10:14:00Z">
                  <w:rPr>
                    <w:rFonts w:ascii="Calibri" w:hAnsi="Calibri" w:cs="Calibri"/>
                    <w:color w:val="000000"/>
                    <w:sz w:val="12"/>
                    <w:szCs w:val="12"/>
                  </w:rPr>
                </w:rPrChange>
              </w:rPr>
              <w:t>ASSISTANT HEAD OF DEPARTMENT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A27AF47" w14:textId="77777777" w:rsidR="00A46571" w:rsidRPr="005F252C" w:rsidRDefault="00A46571" w:rsidP="00A46571">
            <w:pPr>
              <w:rPr>
                <w:rFonts w:cs="Calibri"/>
                <w:color w:val="000000"/>
                <w:sz w:val="12"/>
                <w:szCs w:val="12"/>
                <w:rPrChange w:id="54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63" w:author="Al Riyami, Azza OLNG-SCC/12" w:date="2026-03-30T14:14:00Z" w16du:dateUtc="2026-03-30T10:14:00Z">
                  <w:rPr>
                    <w:rFonts w:ascii="Calibri" w:hAnsi="Calibri" w:cs="Calibri"/>
                    <w:color w:val="000000"/>
                    <w:sz w:val="12"/>
                    <w:szCs w:val="12"/>
                  </w:rPr>
                </w:rPrChange>
              </w:rPr>
              <w:t>199</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F7C0FF5" w14:textId="77777777" w:rsidR="00A46571" w:rsidRPr="005F252C" w:rsidRDefault="00A46571" w:rsidP="00A46571">
            <w:pPr>
              <w:rPr>
                <w:rFonts w:cs="Calibri"/>
                <w:color w:val="000000"/>
                <w:sz w:val="12"/>
                <w:szCs w:val="12"/>
                <w:rPrChange w:id="54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65" w:author="Al Riyami, Azza OLNG-SCC/12" w:date="2026-03-30T14:14:00Z" w16du:dateUtc="2026-03-30T10:14:00Z">
                  <w:rPr>
                    <w:rFonts w:ascii="Calibri" w:hAnsi="Calibri" w:cs="Calibri"/>
                    <w:color w:val="000000"/>
                    <w:sz w:val="12"/>
                    <w:szCs w:val="12"/>
                  </w:rPr>
                </w:rPrChange>
              </w:rPr>
              <w:t>REPROGRAPHY MACHINES OPERATOR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57D09AF" w14:textId="77777777" w:rsidR="00A46571" w:rsidRPr="005F252C" w:rsidRDefault="00A46571" w:rsidP="00A46571">
            <w:pPr>
              <w:rPr>
                <w:rFonts w:cs="Calibri"/>
                <w:color w:val="000000"/>
                <w:sz w:val="12"/>
                <w:szCs w:val="12"/>
                <w:rPrChange w:id="54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67" w:author="Al Riyami, Azza OLNG-SCC/12" w:date="2026-03-30T14:14:00Z" w16du:dateUtc="2026-03-30T10:14:00Z">
                  <w:rPr>
                    <w:rFonts w:ascii="Calibri" w:hAnsi="Calibri" w:cs="Calibri"/>
                    <w:color w:val="000000"/>
                    <w:sz w:val="12"/>
                    <w:szCs w:val="12"/>
                  </w:rPr>
                </w:rPrChange>
              </w:rPr>
              <w:t>221</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8E97D0F" w14:textId="77777777" w:rsidR="00A46571" w:rsidRPr="005F252C" w:rsidRDefault="00A46571" w:rsidP="00A46571">
            <w:pPr>
              <w:rPr>
                <w:rFonts w:cs="Calibri"/>
                <w:color w:val="000000"/>
                <w:sz w:val="12"/>
                <w:szCs w:val="12"/>
                <w:rPrChange w:id="54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69" w:author="Al Riyami, Azza OLNG-SCC/12" w:date="2026-03-30T14:14:00Z" w16du:dateUtc="2026-03-30T10:14:00Z">
                  <w:rPr>
                    <w:rFonts w:ascii="Calibri" w:hAnsi="Calibri" w:cs="Calibri"/>
                    <w:color w:val="000000"/>
                    <w:sz w:val="12"/>
                    <w:szCs w:val="12"/>
                  </w:rPr>
                </w:rPrChange>
              </w:rPr>
              <w:t>Deputy Manager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06F4CF2" w14:textId="77777777" w:rsidR="00A46571" w:rsidRPr="005F252C" w:rsidRDefault="00A46571" w:rsidP="00A46571">
            <w:pPr>
              <w:rPr>
                <w:rFonts w:cs="Calibri"/>
                <w:color w:val="000000"/>
                <w:sz w:val="12"/>
                <w:szCs w:val="12"/>
                <w:rPrChange w:id="54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71" w:author="Al Riyami, Azza OLNG-SCC/12" w:date="2026-03-30T14:14:00Z" w16du:dateUtc="2026-03-30T10:14:00Z">
                  <w:rPr>
                    <w:rFonts w:ascii="Calibri" w:hAnsi="Calibri" w:cs="Calibri"/>
                    <w:color w:val="000000"/>
                    <w:sz w:val="12"/>
                    <w:szCs w:val="12"/>
                  </w:rPr>
                </w:rPrChange>
              </w:rPr>
              <w:t>243</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48E77EA2" w14:textId="77777777" w:rsidR="00A46571" w:rsidRPr="005F252C" w:rsidRDefault="00A46571" w:rsidP="00A46571">
            <w:pPr>
              <w:rPr>
                <w:rFonts w:cs="Calibri"/>
                <w:color w:val="000000"/>
                <w:sz w:val="12"/>
                <w:szCs w:val="12"/>
                <w:rPrChange w:id="54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73" w:author="Al Riyami, Azza OLNG-SCC/12" w:date="2026-03-30T14:14:00Z" w16du:dateUtc="2026-03-30T10:14:00Z">
                  <w:rPr>
                    <w:rFonts w:ascii="Calibri" w:hAnsi="Calibri" w:cs="Calibri"/>
                    <w:color w:val="000000"/>
                    <w:sz w:val="12"/>
                    <w:szCs w:val="12"/>
                  </w:rPr>
                </w:rPrChange>
              </w:rPr>
              <w:t>Operations Analyst</w:t>
            </w:r>
          </w:p>
        </w:tc>
      </w:tr>
      <w:tr w:rsidR="00A46571" w:rsidRPr="005F252C" w14:paraId="05A59C4C"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24E39224" w14:textId="77777777" w:rsidR="00A46571" w:rsidRPr="005F252C" w:rsidRDefault="00A46571" w:rsidP="00A46571">
            <w:pPr>
              <w:rPr>
                <w:rFonts w:cs="Calibri"/>
                <w:color w:val="000000"/>
                <w:sz w:val="12"/>
                <w:szCs w:val="12"/>
                <w:rPrChange w:id="54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75" w:author="Al Riyami, Azza OLNG-SCC/12" w:date="2026-03-30T14:14:00Z" w16du:dateUtc="2026-03-30T10:14:00Z">
                  <w:rPr>
                    <w:rFonts w:ascii="Calibri" w:hAnsi="Calibri" w:cs="Calibri"/>
                    <w:color w:val="000000"/>
                    <w:sz w:val="12"/>
                    <w:szCs w:val="12"/>
                  </w:rPr>
                </w:rPrChange>
              </w:rPr>
              <w:t>178</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96A40AD" w14:textId="77777777" w:rsidR="00A46571" w:rsidRPr="005F252C" w:rsidRDefault="00A46571" w:rsidP="00A46571">
            <w:pPr>
              <w:rPr>
                <w:rFonts w:cs="Calibri"/>
                <w:color w:val="000000"/>
                <w:sz w:val="12"/>
                <w:szCs w:val="12"/>
                <w:rPrChange w:id="54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77" w:author="Al Riyami, Azza OLNG-SCC/12" w:date="2026-03-30T14:14:00Z" w16du:dateUtc="2026-03-30T10:14:00Z">
                  <w:rPr>
                    <w:rFonts w:ascii="Calibri" w:hAnsi="Calibri" w:cs="Calibri"/>
                    <w:color w:val="000000"/>
                    <w:sz w:val="12"/>
                    <w:szCs w:val="12"/>
                  </w:rPr>
                </w:rPrChange>
              </w:rPr>
              <w:t>SOCIAL SERVICES TECHNICIAN ASSISTANT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C3FFF46" w14:textId="77777777" w:rsidR="00A46571" w:rsidRPr="005F252C" w:rsidRDefault="00A46571" w:rsidP="00A46571">
            <w:pPr>
              <w:rPr>
                <w:rFonts w:cs="Calibri"/>
                <w:color w:val="000000"/>
                <w:sz w:val="12"/>
                <w:szCs w:val="12"/>
                <w:rPrChange w:id="54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79" w:author="Al Riyami, Azza OLNG-SCC/12" w:date="2026-03-30T14:14:00Z" w16du:dateUtc="2026-03-30T10:14:00Z">
                  <w:rPr>
                    <w:rFonts w:ascii="Calibri" w:hAnsi="Calibri" w:cs="Calibri"/>
                    <w:color w:val="000000"/>
                    <w:sz w:val="12"/>
                    <w:szCs w:val="12"/>
                  </w:rPr>
                </w:rPrChange>
              </w:rPr>
              <w:t>200</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E30CC6A" w14:textId="77777777" w:rsidR="00A46571" w:rsidRPr="005F252C" w:rsidRDefault="00A46571" w:rsidP="00A46571">
            <w:pPr>
              <w:rPr>
                <w:rFonts w:cs="Calibri"/>
                <w:color w:val="000000"/>
                <w:sz w:val="12"/>
                <w:szCs w:val="12"/>
                <w:rPrChange w:id="54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81" w:author="Al Riyami, Azza OLNG-SCC/12" w:date="2026-03-30T14:14:00Z" w16du:dateUtc="2026-03-30T10:14:00Z">
                  <w:rPr>
                    <w:rFonts w:ascii="Calibri" w:hAnsi="Calibri" w:cs="Calibri"/>
                    <w:color w:val="000000"/>
                    <w:sz w:val="12"/>
                    <w:szCs w:val="12"/>
                  </w:rPr>
                </w:rPrChange>
              </w:rPr>
              <w:t>TELEPHONE EXCHANGE OPERATOR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11EC9E4" w14:textId="77777777" w:rsidR="00A46571" w:rsidRPr="005F252C" w:rsidRDefault="00A46571" w:rsidP="00A46571">
            <w:pPr>
              <w:rPr>
                <w:rFonts w:cs="Calibri"/>
                <w:color w:val="000000"/>
                <w:sz w:val="12"/>
                <w:szCs w:val="12"/>
                <w:rPrChange w:id="54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83" w:author="Al Riyami, Azza OLNG-SCC/12" w:date="2026-03-30T14:14:00Z" w16du:dateUtc="2026-03-30T10:14:00Z">
                  <w:rPr>
                    <w:rFonts w:ascii="Calibri" w:hAnsi="Calibri" w:cs="Calibri"/>
                    <w:color w:val="000000"/>
                    <w:sz w:val="12"/>
                    <w:szCs w:val="12"/>
                  </w:rPr>
                </w:rPrChange>
              </w:rPr>
              <w:t>222</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533D8F7" w14:textId="77777777" w:rsidR="00A46571" w:rsidRPr="005F252C" w:rsidRDefault="00A46571" w:rsidP="00A46571">
            <w:pPr>
              <w:rPr>
                <w:rFonts w:cs="Calibri"/>
                <w:color w:val="000000"/>
                <w:sz w:val="12"/>
                <w:szCs w:val="12"/>
                <w:rPrChange w:id="54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85" w:author="Al Riyami, Azza OLNG-SCC/12" w:date="2026-03-30T14:14:00Z" w16du:dateUtc="2026-03-30T10:14:00Z">
                  <w:rPr>
                    <w:rFonts w:ascii="Calibri" w:hAnsi="Calibri" w:cs="Calibri"/>
                    <w:color w:val="000000"/>
                    <w:sz w:val="12"/>
                    <w:szCs w:val="12"/>
                  </w:rPr>
                </w:rPrChange>
              </w:rPr>
              <w:t>Deputy General Manager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1174ADC" w14:textId="77777777" w:rsidR="00A46571" w:rsidRPr="005F252C" w:rsidRDefault="00A46571" w:rsidP="00A46571">
            <w:pPr>
              <w:rPr>
                <w:rFonts w:cs="Calibri"/>
                <w:color w:val="000000"/>
                <w:sz w:val="12"/>
                <w:szCs w:val="12"/>
                <w:rPrChange w:id="54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87" w:author="Al Riyami, Azza OLNG-SCC/12" w:date="2026-03-30T14:14:00Z" w16du:dateUtc="2026-03-30T10:14:00Z">
                  <w:rPr>
                    <w:rFonts w:ascii="Calibri" w:hAnsi="Calibri" w:cs="Calibri"/>
                    <w:color w:val="000000"/>
                    <w:sz w:val="12"/>
                    <w:szCs w:val="12"/>
                  </w:rPr>
                </w:rPrChange>
              </w:rPr>
              <w:t>244</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759F91B4" w14:textId="77777777" w:rsidR="00A46571" w:rsidRPr="005F252C" w:rsidRDefault="00A46571" w:rsidP="00A46571">
            <w:pPr>
              <w:rPr>
                <w:rFonts w:cs="Calibri"/>
                <w:color w:val="000000"/>
                <w:sz w:val="12"/>
                <w:szCs w:val="12"/>
                <w:rPrChange w:id="54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89" w:author="Al Riyami, Azza OLNG-SCC/12" w:date="2026-03-30T14:14:00Z" w16du:dateUtc="2026-03-30T10:14:00Z">
                  <w:rPr>
                    <w:rFonts w:ascii="Calibri" w:hAnsi="Calibri" w:cs="Calibri"/>
                    <w:color w:val="000000"/>
                    <w:sz w:val="12"/>
                    <w:szCs w:val="12"/>
                  </w:rPr>
                </w:rPrChange>
              </w:rPr>
              <w:t>Website Designer</w:t>
            </w:r>
          </w:p>
        </w:tc>
      </w:tr>
      <w:tr w:rsidR="00A46571" w:rsidRPr="005F252C" w14:paraId="7241997D"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D69B440" w14:textId="77777777" w:rsidR="00A46571" w:rsidRPr="005F252C" w:rsidRDefault="00A46571" w:rsidP="00A46571">
            <w:pPr>
              <w:rPr>
                <w:rFonts w:cs="Calibri"/>
                <w:color w:val="000000"/>
                <w:sz w:val="12"/>
                <w:szCs w:val="12"/>
                <w:rPrChange w:id="54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91" w:author="Al Riyami, Azza OLNG-SCC/12" w:date="2026-03-30T14:14:00Z" w16du:dateUtc="2026-03-30T10:14:00Z">
                  <w:rPr>
                    <w:rFonts w:ascii="Calibri" w:hAnsi="Calibri" w:cs="Calibri"/>
                    <w:color w:val="000000"/>
                    <w:sz w:val="12"/>
                    <w:szCs w:val="12"/>
                  </w:rPr>
                </w:rPrChange>
              </w:rPr>
              <w:t>179</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B34CE46" w14:textId="77777777" w:rsidR="00A46571" w:rsidRPr="005F252C" w:rsidRDefault="00A46571" w:rsidP="00A46571">
            <w:pPr>
              <w:rPr>
                <w:rFonts w:cs="Calibri"/>
                <w:color w:val="000000"/>
                <w:sz w:val="12"/>
                <w:szCs w:val="12"/>
                <w:rPrChange w:id="54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93" w:author="Al Riyami, Azza OLNG-SCC/12" w:date="2026-03-30T14:14:00Z" w16du:dateUtc="2026-03-30T10:14:00Z">
                  <w:rPr>
                    <w:rFonts w:ascii="Calibri" w:hAnsi="Calibri" w:cs="Calibri"/>
                    <w:color w:val="000000"/>
                    <w:sz w:val="12"/>
                    <w:szCs w:val="12"/>
                  </w:rPr>
                </w:rPrChange>
              </w:rPr>
              <w:t>ACCOUNTS CLERK ASSISTANT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3DA10CC" w14:textId="77777777" w:rsidR="00A46571" w:rsidRPr="005F252C" w:rsidRDefault="00A46571" w:rsidP="00A46571">
            <w:pPr>
              <w:rPr>
                <w:rFonts w:cs="Calibri"/>
                <w:color w:val="000000"/>
                <w:sz w:val="12"/>
                <w:szCs w:val="12"/>
                <w:rPrChange w:id="54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95" w:author="Al Riyami, Azza OLNG-SCC/12" w:date="2026-03-30T14:14:00Z" w16du:dateUtc="2026-03-30T10:14:00Z">
                  <w:rPr>
                    <w:rFonts w:ascii="Calibri" w:hAnsi="Calibri" w:cs="Calibri"/>
                    <w:color w:val="000000"/>
                    <w:sz w:val="12"/>
                    <w:szCs w:val="12"/>
                  </w:rPr>
                </w:rPrChange>
              </w:rPr>
              <w:t>201</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FC332E1" w14:textId="77777777" w:rsidR="00A46571" w:rsidRPr="005F252C" w:rsidRDefault="00A46571" w:rsidP="00A46571">
            <w:pPr>
              <w:rPr>
                <w:rFonts w:cs="Calibri"/>
                <w:color w:val="000000"/>
                <w:sz w:val="12"/>
                <w:szCs w:val="12"/>
                <w:rPrChange w:id="54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97" w:author="Al Riyami, Azza OLNG-SCC/12" w:date="2026-03-30T14:14:00Z" w16du:dateUtc="2026-03-30T10:14:00Z">
                  <w:rPr>
                    <w:rFonts w:ascii="Calibri" w:hAnsi="Calibri" w:cs="Calibri"/>
                    <w:color w:val="000000"/>
                    <w:sz w:val="12"/>
                    <w:szCs w:val="12"/>
                  </w:rPr>
                </w:rPrChange>
              </w:rPr>
              <w:t>TELEGRAPH EQUIPMENT OPERATOR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E83DA99" w14:textId="77777777" w:rsidR="00A46571" w:rsidRPr="005F252C" w:rsidRDefault="00A46571" w:rsidP="00A46571">
            <w:pPr>
              <w:rPr>
                <w:rFonts w:cs="Calibri"/>
                <w:color w:val="000000"/>
                <w:sz w:val="12"/>
                <w:szCs w:val="12"/>
                <w:rPrChange w:id="54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499" w:author="Al Riyami, Azza OLNG-SCC/12" w:date="2026-03-30T14:14:00Z" w16du:dateUtc="2026-03-30T10:14:00Z">
                  <w:rPr>
                    <w:rFonts w:ascii="Calibri" w:hAnsi="Calibri" w:cs="Calibri"/>
                    <w:color w:val="000000"/>
                    <w:sz w:val="12"/>
                    <w:szCs w:val="12"/>
                  </w:rPr>
                </w:rPrChange>
              </w:rPr>
              <w:t>223</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365F8F9" w14:textId="77777777" w:rsidR="00A46571" w:rsidRPr="005F252C" w:rsidRDefault="00A46571" w:rsidP="00A46571">
            <w:pPr>
              <w:rPr>
                <w:rFonts w:cs="Calibri"/>
                <w:color w:val="000000"/>
                <w:sz w:val="12"/>
                <w:szCs w:val="12"/>
                <w:rPrChange w:id="55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01" w:author="Al Riyami, Azza OLNG-SCC/12" w:date="2026-03-30T14:14:00Z" w16du:dateUtc="2026-03-30T10:14:00Z">
                  <w:rPr>
                    <w:rFonts w:ascii="Calibri" w:hAnsi="Calibri" w:cs="Calibri"/>
                    <w:color w:val="000000"/>
                    <w:sz w:val="12"/>
                    <w:szCs w:val="12"/>
                  </w:rPr>
                </w:rPrChange>
              </w:rPr>
              <w:t>WEIGHING CLERK</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A0D36AF" w14:textId="77777777" w:rsidR="00A46571" w:rsidRPr="005F252C" w:rsidRDefault="00A46571" w:rsidP="00A46571">
            <w:pPr>
              <w:rPr>
                <w:rFonts w:cs="Calibri"/>
                <w:color w:val="000000"/>
                <w:sz w:val="12"/>
                <w:szCs w:val="12"/>
                <w:rPrChange w:id="55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03" w:author="Al Riyami, Azza OLNG-SCC/12" w:date="2026-03-30T14:14:00Z" w16du:dateUtc="2026-03-30T10:14:00Z">
                  <w:rPr>
                    <w:rFonts w:ascii="Calibri" w:hAnsi="Calibri" w:cs="Calibri"/>
                    <w:color w:val="000000"/>
                    <w:sz w:val="12"/>
                    <w:szCs w:val="12"/>
                  </w:rPr>
                </w:rPrChange>
              </w:rPr>
              <w:t>245</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77F7A353" w14:textId="77777777" w:rsidR="00A46571" w:rsidRPr="005F252C" w:rsidRDefault="00A46571" w:rsidP="00A46571">
            <w:pPr>
              <w:rPr>
                <w:rFonts w:cs="Calibri"/>
                <w:color w:val="000000"/>
                <w:sz w:val="12"/>
                <w:szCs w:val="12"/>
                <w:rPrChange w:id="55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05" w:author="Al Riyami, Azza OLNG-SCC/12" w:date="2026-03-30T14:14:00Z" w16du:dateUtc="2026-03-30T10:14:00Z">
                  <w:rPr>
                    <w:rFonts w:ascii="Calibri" w:hAnsi="Calibri" w:cs="Calibri"/>
                    <w:color w:val="000000"/>
                    <w:sz w:val="12"/>
                    <w:szCs w:val="12"/>
                  </w:rPr>
                </w:rPrChange>
              </w:rPr>
              <w:t>Computer Engineer</w:t>
            </w:r>
          </w:p>
        </w:tc>
      </w:tr>
      <w:tr w:rsidR="00A46571" w:rsidRPr="005F252C" w14:paraId="7CB9B861"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9AA57CE" w14:textId="77777777" w:rsidR="00A46571" w:rsidRPr="005F252C" w:rsidRDefault="00A46571" w:rsidP="00A46571">
            <w:pPr>
              <w:rPr>
                <w:rFonts w:cs="Calibri"/>
                <w:color w:val="000000"/>
                <w:sz w:val="12"/>
                <w:szCs w:val="12"/>
                <w:rPrChange w:id="55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07" w:author="Al Riyami, Azza OLNG-SCC/12" w:date="2026-03-30T14:14:00Z" w16du:dateUtc="2026-03-30T10:14:00Z">
                  <w:rPr>
                    <w:rFonts w:ascii="Calibri" w:hAnsi="Calibri" w:cs="Calibri"/>
                    <w:color w:val="000000"/>
                    <w:sz w:val="12"/>
                    <w:szCs w:val="12"/>
                  </w:rPr>
                </w:rPrChange>
              </w:rPr>
              <w:t>180</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6F75C5D" w14:textId="77777777" w:rsidR="00A46571" w:rsidRPr="005F252C" w:rsidRDefault="00A46571" w:rsidP="00A46571">
            <w:pPr>
              <w:rPr>
                <w:rFonts w:cs="Calibri"/>
                <w:color w:val="000000"/>
                <w:sz w:val="12"/>
                <w:szCs w:val="12"/>
                <w:rPrChange w:id="55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09" w:author="Al Riyami, Azza OLNG-SCC/12" w:date="2026-03-30T14:14:00Z" w16du:dateUtc="2026-03-30T10:14:00Z">
                  <w:rPr>
                    <w:rFonts w:ascii="Calibri" w:hAnsi="Calibri" w:cs="Calibri"/>
                    <w:color w:val="000000"/>
                    <w:sz w:val="12"/>
                    <w:szCs w:val="12"/>
                  </w:rPr>
                </w:rPrChange>
              </w:rPr>
              <w:t>TRAINER ASSISTANT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A9F5685" w14:textId="77777777" w:rsidR="00A46571" w:rsidRPr="005F252C" w:rsidRDefault="00A46571" w:rsidP="00A46571">
            <w:pPr>
              <w:rPr>
                <w:rFonts w:cs="Calibri"/>
                <w:color w:val="000000"/>
                <w:sz w:val="12"/>
                <w:szCs w:val="12"/>
                <w:rPrChange w:id="55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11" w:author="Al Riyami, Azza OLNG-SCC/12" w:date="2026-03-30T14:14:00Z" w16du:dateUtc="2026-03-30T10:14:00Z">
                  <w:rPr>
                    <w:rFonts w:ascii="Calibri" w:hAnsi="Calibri" w:cs="Calibri"/>
                    <w:color w:val="000000"/>
                    <w:sz w:val="12"/>
                    <w:szCs w:val="12"/>
                  </w:rPr>
                </w:rPrChange>
              </w:rPr>
              <w:t>202</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DC6F42D" w14:textId="77777777" w:rsidR="00A46571" w:rsidRPr="005F252C" w:rsidRDefault="00A46571" w:rsidP="00A46571">
            <w:pPr>
              <w:rPr>
                <w:rFonts w:cs="Calibri"/>
                <w:color w:val="000000"/>
                <w:sz w:val="12"/>
                <w:szCs w:val="12"/>
                <w:rPrChange w:id="55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13" w:author="Al Riyami, Azza OLNG-SCC/12" w:date="2026-03-30T14:14:00Z" w16du:dateUtc="2026-03-30T10:14:00Z">
                  <w:rPr>
                    <w:rFonts w:ascii="Calibri" w:hAnsi="Calibri" w:cs="Calibri"/>
                    <w:color w:val="000000"/>
                    <w:sz w:val="12"/>
                    <w:szCs w:val="12"/>
                  </w:rPr>
                </w:rPrChange>
              </w:rPr>
              <w:t>Call Centers Operator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4921D3D" w14:textId="77777777" w:rsidR="00A46571" w:rsidRPr="005F252C" w:rsidRDefault="00A46571" w:rsidP="00A46571">
            <w:pPr>
              <w:rPr>
                <w:rFonts w:cs="Calibri"/>
                <w:color w:val="000000"/>
                <w:sz w:val="12"/>
                <w:szCs w:val="12"/>
                <w:rPrChange w:id="55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15" w:author="Al Riyami, Azza OLNG-SCC/12" w:date="2026-03-30T14:14:00Z" w16du:dateUtc="2026-03-30T10:14:00Z">
                  <w:rPr>
                    <w:rFonts w:ascii="Calibri" w:hAnsi="Calibri" w:cs="Calibri"/>
                    <w:color w:val="000000"/>
                    <w:sz w:val="12"/>
                    <w:szCs w:val="12"/>
                  </w:rPr>
                </w:rPrChange>
              </w:rPr>
              <w:t>224</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478A486" w14:textId="77777777" w:rsidR="00A46571" w:rsidRPr="005F252C" w:rsidRDefault="00A46571" w:rsidP="00A46571">
            <w:pPr>
              <w:rPr>
                <w:rFonts w:cs="Calibri"/>
                <w:color w:val="000000"/>
                <w:sz w:val="12"/>
                <w:szCs w:val="12"/>
                <w:rPrChange w:id="55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17" w:author="Al Riyami, Azza OLNG-SCC/12" w:date="2026-03-30T14:14:00Z" w16du:dateUtc="2026-03-30T10:14:00Z">
                  <w:rPr>
                    <w:rFonts w:ascii="Calibri" w:hAnsi="Calibri" w:cs="Calibri"/>
                    <w:color w:val="000000"/>
                    <w:sz w:val="12"/>
                    <w:szCs w:val="12"/>
                  </w:rPr>
                </w:rPrChange>
              </w:rPr>
              <w:t>REAL ESTATE BROKER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34C69CB" w14:textId="77777777" w:rsidR="00A46571" w:rsidRPr="005F252C" w:rsidRDefault="00A46571" w:rsidP="00A46571">
            <w:pPr>
              <w:rPr>
                <w:rFonts w:cs="Calibri"/>
                <w:color w:val="000000"/>
                <w:sz w:val="12"/>
                <w:szCs w:val="12"/>
                <w:rPrChange w:id="55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19"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658364AA" w14:textId="77777777" w:rsidR="00A46571" w:rsidRPr="005F252C" w:rsidRDefault="00A46571" w:rsidP="00A46571">
            <w:pPr>
              <w:rPr>
                <w:rFonts w:cs="Calibri"/>
                <w:color w:val="000000"/>
                <w:sz w:val="12"/>
                <w:szCs w:val="12"/>
                <w:rPrChange w:id="55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21" w:author="Al Riyami, Azza OLNG-SCC/12" w:date="2026-03-30T14:14:00Z" w16du:dateUtc="2026-03-30T10:14:00Z">
                  <w:rPr>
                    <w:rFonts w:ascii="Calibri" w:hAnsi="Calibri" w:cs="Calibri"/>
                    <w:color w:val="000000"/>
                    <w:sz w:val="12"/>
                    <w:szCs w:val="12"/>
                  </w:rPr>
                </w:rPrChange>
              </w:rPr>
              <w:t> </w:t>
            </w:r>
          </w:p>
        </w:tc>
      </w:tr>
      <w:tr w:rsidR="00A46571" w:rsidRPr="005F252C" w14:paraId="2DABF4F1"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BE34D48" w14:textId="77777777" w:rsidR="00A46571" w:rsidRPr="005F252C" w:rsidRDefault="00A46571" w:rsidP="00A46571">
            <w:pPr>
              <w:rPr>
                <w:rFonts w:cs="Calibri"/>
                <w:color w:val="000000"/>
                <w:sz w:val="12"/>
                <w:szCs w:val="12"/>
                <w:rPrChange w:id="55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23" w:author="Al Riyami, Azza OLNG-SCC/12" w:date="2026-03-30T14:14:00Z" w16du:dateUtc="2026-03-30T10:14:00Z">
                  <w:rPr>
                    <w:rFonts w:ascii="Calibri" w:hAnsi="Calibri" w:cs="Calibri"/>
                    <w:color w:val="000000"/>
                    <w:sz w:val="12"/>
                    <w:szCs w:val="12"/>
                  </w:rPr>
                </w:rPrChange>
              </w:rPr>
              <w:t>181</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A18C0A9" w14:textId="77777777" w:rsidR="00A46571" w:rsidRPr="005F252C" w:rsidRDefault="00A46571" w:rsidP="00A46571">
            <w:pPr>
              <w:rPr>
                <w:rFonts w:cs="Calibri"/>
                <w:color w:val="000000"/>
                <w:sz w:val="12"/>
                <w:szCs w:val="12"/>
                <w:rPrChange w:id="55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25" w:author="Al Riyami, Azza OLNG-SCC/12" w:date="2026-03-30T14:14:00Z" w16du:dateUtc="2026-03-30T10:14:00Z">
                  <w:rPr>
                    <w:rFonts w:ascii="Calibri" w:hAnsi="Calibri" w:cs="Calibri"/>
                    <w:color w:val="000000"/>
                    <w:sz w:val="12"/>
                    <w:szCs w:val="12"/>
                  </w:rPr>
                </w:rPrChange>
              </w:rPr>
              <w:t>ASSISTANT GENERAL DIRECTOR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2A3F6D4" w14:textId="77777777" w:rsidR="00A46571" w:rsidRPr="005F252C" w:rsidRDefault="00A46571" w:rsidP="00A46571">
            <w:pPr>
              <w:rPr>
                <w:rFonts w:cs="Calibri"/>
                <w:color w:val="000000"/>
                <w:sz w:val="12"/>
                <w:szCs w:val="12"/>
                <w:rPrChange w:id="55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27" w:author="Al Riyami, Azza OLNG-SCC/12" w:date="2026-03-30T14:14:00Z" w16du:dateUtc="2026-03-30T10:14:00Z">
                  <w:rPr>
                    <w:rFonts w:ascii="Calibri" w:hAnsi="Calibri" w:cs="Calibri"/>
                    <w:color w:val="000000"/>
                    <w:sz w:val="12"/>
                    <w:szCs w:val="12"/>
                  </w:rPr>
                </w:rPrChange>
              </w:rPr>
              <w:t>203</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740D7EA" w14:textId="77777777" w:rsidR="00A46571" w:rsidRPr="005F252C" w:rsidRDefault="00A46571" w:rsidP="00A46571">
            <w:pPr>
              <w:rPr>
                <w:rFonts w:cs="Calibri"/>
                <w:color w:val="000000"/>
                <w:sz w:val="12"/>
                <w:szCs w:val="12"/>
                <w:rPrChange w:id="55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29" w:author="Al Riyami, Azza OLNG-SCC/12" w:date="2026-03-30T14:14:00Z" w16du:dateUtc="2026-03-30T10:14:00Z">
                  <w:rPr>
                    <w:rFonts w:ascii="Calibri" w:hAnsi="Calibri" w:cs="Calibri"/>
                    <w:color w:val="000000"/>
                    <w:sz w:val="12"/>
                    <w:szCs w:val="12"/>
                  </w:rPr>
                </w:rPrChange>
              </w:rPr>
              <w:t>FLIGHT OPERATIONS INSPECTOR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DA80EFE" w14:textId="77777777" w:rsidR="00A46571" w:rsidRPr="005F252C" w:rsidRDefault="00A46571" w:rsidP="00A46571">
            <w:pPr>
              <w:rPr>
                <w:rFonts w:cs="Calibri"/>
                <w:color w:val="000000"/>
                <w:sz w:val="12"/>
                <w:szCs w:val="12"/>
                <w:rPrChange w:id="55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31" w:author="Al Riyami, Azza OLNG-SCC/12" w:date="2026-03-30T14:14:00Z" w16du:dateUtc="2026-03-30T10:14:00Z">
                  <w:rPr>
                    <w:rFonts w:ascii="Calibri" w:hAnsi="Calibri" w:cs="Calibri"/>
                    <w:color w:val="000000"/>
                    <w:sz w:val="12"/>
                    <w:szCs w:val="12"/>
                  </w:rPr>
                </w:rPrChange>
              </w:rPr>
              <w:t>225</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353EEBA" w14:textId="77777777" w:rsidR="00A46571" w:rsidRPr="005F252C" w:rsidRDefault="00A46571" w:rsidP="00A46571">
            <w:pPr>
              <w:rPr>
                <w:rFonts w:cs="Calibri"/>
                <w:color w:val="000000"/>
                <w:sz w:val="12"/>
                <w:szCs w:val="12"/>
                <w:rPrChange w:id="55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33" w:author="Al Riyami, Azza OLNG-SCC/12" w:date="2026-03-30T14:14:00Z" w16du:dateUtc="2026-03-30T10:14:00Z">
                  <w:rPr>
                    <w:rFonts w:ascii="Calibri" w:hAnsi="Calibri" w:cs="Calibri"/>
                    <w:color w:val="000000"/>
                    <w:sz w:val="12"/>
                    <w:szCs w:val="12"/>
                  </w:rPr>
                </w:rPrChange>
              </w:rPr>
              <w:t>INSURANCE AGENT - GENERAL</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5FA4835" w14:textId="77777777" w:rsidR="00A46571" w:rsidRPr="005F252C" w:rsidRDefault="00A46571" w:rsidP="00A46571">
            <w:pPr>
              <w:rPr>
                <w:rFonts w:cs="Calibri"/>
                <w:color w:val="000000"/>
                <w:sz w:val="12"/>
                <w:szCs w:val="12"/>
                <w:rPrChange w:id="55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35"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DB11629" w14:textId="77777777" w:rsidR="00A46571" w:rsidRPr="005F252C" w:rsidRDefault="00A46571" w:rsidP="00A46571">
            <w:pPr>
              <w:rPr>
                <w:rFonts w:cs="Calibri"/>
                <w:color w:val="000000"/>
                <w:sz w:val="12"/>
                <w:szCs w:val="12"/>
                <w:rPrChange w:id="55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37" w:author="Al Riyami, Azza OLNG-SCC/12" w:date="2026-03-30T14:14:00Z" w16du:dateUtc="2026-03-30T10:14:00Z">
                  <w:rPr>
                    <w:rFonts w:ascii="Calibri" w:hAnsi="Calibri" w:cs="Calibri"/>
                    <w:color w:val="000000"/>
                    <w:sz w:val="12"/>
                    <w:szCs w:val="12"/>
                  </w:rPr>
                </w:rPrChange>
              </w:rPr>
              <w:t> </w:t>
            </w:r>
          </w:p>
        </w:tc>
      </w:tr>
      <w:tr w:rsidR="00A46571" w:rsidRPr="005F252C" w14:paraId="6C2B392E"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8E0976B" w14:textId="77777777" w:rsidR="00A46571" w:rsidRPr="005F252C" w:rsidRDefault="00A46571" w:rsidP="00A46571">
            <w:pPr>
              <w:rPr>
                <w:rFonts w:cs="Calibri"/>
                <w:color w:val="000000"/>
                <w:sz w:val="12"/>
                <w:szCs w:val="12"/>
                <w:rPrChange w:id="55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39" w:author="Al Riyami, Azza OLNG-SCC/12" w:date="2026-03-30T14:14:00Z" w16du:dateUtc="2026-03-30T10:14:00Z">
                  <w:rPr>
                    <w:rFonts w:ascii="Calibri" w:hAnsi="Calibri" w:cs="Calibri"/>
                    <w:color w:val="000000"/>
                    <w:sz w:val="12"/>
                    <w:szCs w:val="12"/>
                  </w:rPr>
                </w:rPrChange>
              </w:rPr>
              <w:t>182</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B1DC3DB" w14:textId="77777777" w:rsidR="00A46571" w:rsidRPr="005F252C" w:rsidRDefault="00A46571" w:rsidP="00A46571">
            <w:pPr>
              <w:rPr>
                <w:rFonts w:cs="Calibri"/>
                <w:color w:val="000000"/>
                <w:sz w:val="12"/>
                <w:szCs w:val="12"/>
                <w:rPrChange w:id="55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41" w:author="Al Riyami, Azza OLNG-SCC/12" w:date="2026-03-30T14:14:00Z" w16du:dateUtc="2026-03-30T10:14:00Z">
                  <w:rPr>
                    <w:rFonts w:ascii="Calibri" w:hAnsi="Calibri" w:cs="Calibri"/>
                    <w:color w:val="000000"/>
                    <w:sz w:val="12"/>
                    <w:szCs w:val="12"/>
                  </w:rPr>
                </w:rPrChange>
              </w:rPr>
              <w:t>Assistant residential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FEF762F" w14:textId="77777777" w:rsidR="00A46571" w:rsidRPr="005F252C" w:rsidRDefault="00A46571" w:rsidP="00A46571">
            <w:pPr>
              <w:rPr>
                <w:rFonts w:cs="Calibri"/>
                <w:color w:val="000000"/>
                <w:sz w:val="12"/>
                <w:szCs w:val="12"/>
                <w:rPrChange w:id="55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43" w:author="Al Riyami, Azza OLNG-SCC/12" w:date="2026-03-30T14:14:00Z" w16du:dateUtc="2026-03-30T10:14:00Z">
                  <w:rPr>
                    <w:rFonts w:ascii="Calibri" w:hAnsi="Calibri" w:cs="Calibri"/>
                    <w:color w:val="000000"/>
                    <w:sz w:val="12"/>
                    <w:szCs w:val="12"/>
                  </w:rPr>
                </w:rPrChange>
              </w:rPr>
              <w:t>204</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095C9D0" w14:textId="77777777" w:rsidR="00A46571" w:rsidRPr="005F252C" w:rsidRDefault="00A46571" w:rsidP="00A46571">
            <w:pPr>
              <w:rPr>
                <w:rFonts w:cs="Calibri"/>
                <w:color w:val="000000"/>
                <w:sz w:val="12"/>
                <w:szCs w:val="12"/>
                <w:rPrChange w:id="55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45" w:author="Al Riyami, Azza OLNG-SCC/12" w:date="2026-03-30T14:14:00Z" w16du:dateUtc="2026-03-30T10:14:00Z">
                  <w:rPr>
                    <w:rFonts w:ascii="Calibri" w:hAnsi="Calibri" w:cs="Calibri"/>
                    <w:color w:val="000000"/>
                    <w:sz w:val="12"/>
                    <w:szCs w:val="12"/>
                  </w:rPr>
                </w:rPrChange>
              </w:rPr>
              <w:t>TICKET CONTROLLER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D6BD0C9" w14:textId="77777777" w:rsidR="00A46571" w:rsidRPr="005F252C" w:rsidRDefault="00A46571" w:rsidP="00A46571">
            <w:pPr>
              <w:rPr>
                <w:rFonts w:cs="Calibri"/>
                <w:color w:val="000000"/>
                <w:sz w:val="12"/>
                <w:szCs w:val="12"/>
                <w:rPrChange w:id="55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47" w:author="Al Riyami, Azza OLNG-SCC/12" w:date="2026-03-30T14:14:00Z" w16du:dateUtc="2026-03-30T10:14:00Z">
                  <w:rPr>
                    <w:rFonts w:ascii="Calibri" w:hAnsi="Calibri" w:cs="Calibri"/>
                    <w:color w:val="000000"/>
                    <w:sz w:val="12"/>
                    <w:szCs w:val="12"/>
                  </w:rPr>
                </w:rPrChange>
              </w:rPr>
              <w:t>226</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C35668A" w14:textId="77777777" w:rsidR="00A46571" w:rsidRPr="005F252C" w:rsidRDefault="00A46571" w:rsidP="00A46571">
            <w:pPr>
              <w:rPr>
                <w:rFonts w:cs="Calibri"/>
                <w:color w:val="000000"/>
                <w:sz w:val="12"/>
                <w:szCs w:val="12"/>
                <w:rPrChange w:id="55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49" w:author="Al Riyami, Azza OLNG-SCC/12" w:date="2026-03-30T14:14:00Z" w16du:dateUtc="2026-03-30T10:14:00Z">
                  <w:rPr>
                    <w:rFonts w:ascii="Calibri" w:hAnsi="Calibri" w:cs="Calibri"/>
                    <w:color w:val="000000"/>
                    <w:sz w:val="12"/>
                    <w:szCs w:val="12"/>
                  </w:rPr>
                </w:rPrChange>
              </w:rPr>
              <w:t>CARGO INSURANCE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7ABB854" w14:textId="77777777" w:rsidR="00A46571" w:rsidRPr="005F252C" w:rsidRDefault="00A46571" w:rsidP="00A46571">
            <w:pPr>
              <w:rPr>
                <w:rFonts w:cs="Calibri"/>
                <w:color w:val="000000"/>
                <w:sz w:val="12"/>
                <w:szCs w:val="12"/>
                <w:rPrChange w:id="55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51"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01CB37E0" w14:textId="77777777" w:rsidR="00A46571" w:rsidRPr="005F252C" w:rsidRDefault="00A46571" w:rsidP="00A46571">
            <w:pPr>
              <w:rPr>
                <w:rFonts w:cs="Calibri"/>
                <w:color w:val="000000"/>
                <w:sz w:val="12"/>
                <w:szCs w:val="12"/>
                <w:rPrChange w:id="55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53" w:author="Al Riyami, Azza OLNG-SCC/12" w:date="2026-03-30T14:14:00Z" w16du:dateUtc="2026-03-30T10:14:00Z">
                  <w:rPr>
                    <w:rFonts w:ascii="Calibri" w:hAnsi="Calibri" w:cs="Calibri"/>
                    <w:color w:val="000000"/>
                    <w:sz w:val="12"/>
                    <w:szCs w:val="12"/>
                  </w:rPr>
                </w:rPrChange>
              </w:rPr>
              <w:t> </w:t>
            </w:r>
          </w:p>
        </w:tc>
      </w:tr>
      <w:tr w:rsidR="00A46571" w:rsidRPr="005F252C" w14:paraId="6C09F271"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13D8B61" w14:textId="77777777" w:rsidR="00A46571" w:rsidRPr="005F252C" w:rsidRDefault="00A46571" w:rsidP="00A46571">
            <w:pPr>
              <w:rPr>
                <w:rFonts w:cs="Calibri"/>
                <w:color w:val="000000"/>
                <w:sz w:val="12"/>
                <w:szCs w:val="12"/>
                <w:rPrChange w:id="55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55" w:author="Al Riyami, Azza OLNG-SCC/12" w:date="2026-03-30T14:14:00Z" w16du:dateUtc="2026-03-30T10:14:00Z">
                  <w:rPr>
                    <w:rFonts w:ascii="Calibri" w:hAnsi="Calibri" w:cs="Calibri"/>
                    <w:color w:val="000000"/>
                    <w:sz w:val="12"/>
                    <w:szCs w:val="12"/>
                  </w:rPr>
                </w:rPrChange>
              </w:rPr>
              <w:t>183</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118E7C6" w14:textId="77777777" w:rsidR="00A46571" w:rsidRPr="005F252C" w:rsidRDefault="00A46571" w:rsidP="00A46571">
            <w:pPr>
              <w:rPr>
                <w:rFonts w:cs="Calibri"/>
                <w:color w:val="000000"/>
                <w:sz w:val="12"/>
                <w:szCs w:val="12"/>
                <w:rPrChange w:id="55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57" w:author="Al Riyami, Azza OLNG-SCC/12" w:date="2026-03-30T14:14:00Z" w16du:dateUtc="2026-03-30T10:14:00Z">
                  <w:rPr>
                    <w:rFonts w:ascii="Calibri" w:hAnsi="Calibri" w:cs="Calibri"/>
                    <w:color w:val="000000"/>
                    <w:sz w:val="12"/>
                    <w:szCs w:val="12"/>
                  </w:rPr>
                </w:rPrChange>
              </w:rPr>
              <w:t>AMMUNITION MACHINES OPERATOR ASSISTANT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380611B" w14:textId="77777777" w:rsidR="00A46571" w:rsidRPr="005F252C" w:rsidRDefault="00A46571" w:rsidP="00A46571">
            <w:pPr>
              <w:rPr>
                <w:rFonts w:cs="Calibri"/>
                <w:color w:val="000000"/>
                <w:sz w:val="12"/>
                <w:szCs w:val="12"/>
                <w:rPrChange w:id="55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59" w:author="Al Riyami, Azza OLNG-SCC/12" w:date="2026-03-30T14:14:00Z" w16du:dateUtc="2026-03-30T10:14:00Z">
                  <w:rPr>
                    <w:rFonts w:ascii="Calibri" w:hAnsi="Calibri" w:cs="Calibri"/>
                    <w:color w:val="000000"/>
                    <w:sz w:val="12"/>
                    <w:szCs w:val="12"/>
                  </w:rPr>
                </w:rPrChange>
              </w:rPr>
              <w:t>205</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F1A4245" w14:textId="77777777" w:rsidR="00A46571" w:rsidRPr="005F252C" w:rsidRDefault="00A46571" w:rsidP="00A46571">
            <w:pPr>
              <w:rPr>
                <w:rFonts w:cs="Calibri"/>
                <w:color w:val="000000"/>
                <w:sz w:val="12"/>
                <w:szCs w:val="12"/>
                <w:rPrChange w:id="55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61" w:author="Al Riyami, Azza OLNG-SCC/12" w:date="2026-03-30T14:14:00Z" w16du:dateUtc="2026-03-30T10:14:00Z">
                  <w:rPr>
                    <w:rFonts w:ascii="Calibri" w:hAnsi="Calibri" w:cs="Calibri"/>
                    <w:color w:val="000000"/>
                    <w:sz w:val="12"/>
                    <w:szCs w:val="12"/>
                  </w:rPr>
                </w:rPrChange>
              </w:rPr>
              <w:t>Inspector, occupational safety / environmental hazards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D6D157A" w14:textId="77777777" w:rsidR="00A46571" w:rsidRPr="005F252C" w:rsidRDefault="00A46571" w:rsidP="00A46571">
            <w:pPr>
              <w:rPr>
                <w:rFonts w:cs="Calibri"/>
                <w:color w:val="000000"/>
                <w:sz w:val="12"/>
                <w:szCs w:val="12"/>
                <w:rPrChange w:id="55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63" w:author="Al Riyami, Azza OLNG-SCC/12" w:date="2026-03-30T14:14:00Z" w16du:dateUtc="2026-03-30T10:14:00Z">
                  <w:rPr>
                    <w:rFonts w:ascii="Calibri" w:hAnsi="Calibri" w:cs="Calibri"/>
                    <w:color w:val="000000"/>
                    <w:sz w:val="12"/>
                    <w:szCs w:val="12"/>
                  </w:rPr>
                </w:rPrChange>
              </w:rPr>
              <w:t>227</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CDDBCF0" w14:textId="77777777" w:rsidR="00A46571" w:rsidRPr="005F252C" w:rsidRDefault="00A46571" w:rsidP="00A46571">
            <w:pPr>
              <w:rPr>
                <w:rFonts w:cs="Calibri"/>
                <w:color w:val="000000"/>
                <w:sz w:val="12"/>
                <w:szCs w:val="12"/>
                <w:rPrChange w:id="55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65" w:author="Al Riyami, Azza OLNG-SCC/12" w:date="2026-03-30T14:14:00Z" w16du:dateUtc="2026-03-30T10:14:00Z">
                  <w:rPr>
                    <w:rFonts w:ascii="Calibri" w:hAnsi="Calibri" w:cs="Calibri"/>
                    <w:color w:val="000000"/>
                    <w:sz w:val="12"/>
                    <w:szCs w:val="12"/>
                  </w:rPr>
                </w:rPrChange>
              </w:rPr>
              <w:t>REAL ESTATE INSURANCE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1A6384E" w14:textId="77777777" w:rsidR="00A46571" w:rsidRPr="005F252C" w:rsidRDefault="00A46571" w:rsidP="00A46571">
            <w:pPr>
              <w:rPr>
                <w:rFonts w:cs="Calibri"/>
                <w:color w:val="000000"/>
                <w:sz w:val="12"/>
                <w:szCs w:val="12"/>
                <w:rPrChange w:id="55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67"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30CAB837" w14:textId="77777777" w:rsidR="00A46571" w:rsidRPr="005F252C" w:rsidRDefault="00A46571" w:rsidP="00A46571">
            <w:pPr>
              <w:rPr>
                <w:rFonts w:cs="Calibri"/>
                <w:color w:val="000000"/>
                <w:sz w:val="12"/>
                <w:szCs w:val="12"/>
                <w:rPrChange w:id="55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69" w:author="Al Riyami, Azza OLNG-SCC/12" w:date="2026-03-30T14:14:00Z" w16du:dateUtc="2026-03-30T10:14:00Z">
                  <w:rPr>
                    <w:rFonts w:ascii="Calibri" w:hAnsi="Calibri" w:cs="Calibri"/>
                    <w:color w:val="000000"/>
                    <w:sz w:val="12"/>
                    <w:szCs w:val="12"/>
                  </w:rPr>
                </w:rPrChange>
              </w:rPr>
              <w:t> </w:t>
            </w:r>
          </w:p>
        </w:tc>
      </w:tr>
      <w:tr w:rsidR="00A46571" w:rsidRPr="005F252C" w14:paraId="74FFBFC6"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4A6B86F" w14:textId="77777777" w:rsidR="00A46571" w:rsidRPr="005F252C" w:rsidRDefault="00A46571" w:rsidP="00A46571">
            <w:pPr>
              <w:rPr>
                <w:rFonts w:cs="Calibri"/>
                <w:color w:val="000000"/>
                <w:sz w:val="12"/>
                <w:szCs w:val="12"/>
                <w:rPrChange w:id="55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71" w:author="Al Riyami, Azza OLNG-SCC/12" w:date="2026-03-30T14:14:00Z" w16du:dateUtc="2026-03-30T10:14:00Z">
                  <w:rPr>
                    <w:rFonts w:ascii="Calibri" w:hAnsi="Calibri" w:cs="Calibri"/>
                    <w:color w:val="000000"/>
                    <w:sz w:val="12"/>
                    <w:szCs w:val="12"/>
                  </w:rPr>
                </w:rPrChange>
              </w:rPr>
              <w:t>184</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AFE5D02" w14:textId="77777777" w:rsidR="00A46571" w:rsidRPr="005F252C" w:rsidRDefault="00A46571" w:rsidP="00A46571">
            <w:pPr>
              <w:rPr>
                <w:rFonts w:cs="Calibri"/>
                <w:color w:val="000000"/>
                <w:sz w:val="12"/>
                <w:szCs w:val="12"/>
                <w:rPrChange w:id="55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73" w:author="Al Riyami, Azza OLNG-SCC/12" w:date="2026-03-30T14:14:00Z" w16du:dateUtc="2026-03-30T10:14:00Z">
                  <w:rPr>
                    <w:rFonts w:ascii="Calibri" w:hAnsi="Calibri" w:cs="Calibri"/>
                    <w:color w:val="000000"/>
                    <w:sz w:val="12"/>
                    <w:szCs w:val="12"/>
                  </w:rPr>
                </w:rPrChange>
              </w:rPr>
              <w:t>SUPERVISOR TRANSPORTS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B42D1AC" w14:textId="77777777" w:rsidR="00A46571" w:rsidRPr="005F252C" w:rsidRDefault="00A46571" w:rsidP="00A46571">
            <w:pPr>
              <w:rPr>
                <w:rFonts w:cs="Calibri"/>
                <w:color w:val="000000"/>
                <w:sz w:val="12"/>
                <w:szCs w:val="12"/>
                <w:rPrChange w:id="55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75" w:author="Al Riyami, Azza OLNG-SCC/12" w:date="2026-03-30T14:14:00Z" w16du:dateUtc="2026-03-30T10:14:00Z">
                  <w:rPr>
                    <w:rFonts w:ascii="Calibri" w:hAnsi="Calibri" w:cs="Calibri"/>
                    <w:color w:val="000000"/>
                    <w:sz w:val="12"/>
                    <w:szCs w:val="12"/>
                  </w:rPr>
                </w:rPrChange>
              </w:rPr>
              <w:t>206</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D7272F3" w14:textId="77777777" w:rsidR="00A46571" w:rsidRPr="005F252C" w:rsidRDefault="00A46571" w:rsidP="00A46571">
            <w:pPr>
              <w:rPr>
                <w:rFonts w:cs="Calibri"/>
                <w:color w:val="000000"/>
                <w:sz w:val="12"/>
                <w:szCs w:val="12"/>
                <w:rPrChange w:id="55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77" w:author="Al Riyami, Azza OLNG-SCC/12" w:date="2026-03-30T14:14:00Z" w16du:dateUtc="2026-03-30T10:14:00Z">
                  <w:rPr>
                    <w:rFonts w:ascii="Calibri" w:hAnsi="Calibri" w:cs="Calibri"/>
                    <w:color w:val="000000"/>
                    <w:sz w:val="12"/>
                    <w:szCs w:val="12"/>
                  </w:rPr>
                </w:rPrChange>
              </w:rPr>
              <w:t>Inspector, occupational safety / oil &amp; gas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AB0A858" w14:textId="77777777" w:rsidR="00A46571" w:rsidRPr="005F252C" w:rsidRDefault="00A46571" w:rsidP="00A46571">
            <w:pPr>
              <w:rPr>
                <w:rFonts w:cs="Calibri"/>
                <w:color w:val="000000"/>
                <w:sz w:val="12"/>
                <w:szCs w:val="12"/>
                <w:rPrChange w:id="55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79" w:author="Al Riyami, Azza OLNG-SCC/12" w:date="2026-03-30T14:14:00Z" w16du:dateUtc="2026-03-30T10:14:00Z">
                  <w:rPr>
                    <w:rFonts w:ascii="Calibri" w:hAnsi="Calibri" w:cs="Calibri"/>
                    <w:color w:val="000000"/>
                    <w:sz w:val="12"/>
                    <w:szCs w:val="12"/>
                  </w:rPr>
                </w:rPrChange>
              </w:rPr>
              <w:t>228</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6373088" w14:textId="77777777" w:rsidR="00A46571" w:rsidRPr="005F252C" w:rsidRDefault="00A46571" w:rsidP="00A46571">
            <w:pPr>
              <w:rPr>
                <w:rFonts w:cs="Calibri"/>
                <w:color w:val="000000"/>
                <w:sz w:val="12"/>
                <w:szCs w:val="12"/>
                <w:rPrChange w:id="55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81" w:author="Al Riyami, Azza OLNG-SCC/12" w:date="2026-03-30T14:14:00Z" w16du:dateUtc="2026-03-30T10:14:00Z">
                  <w:rPr>
                    <w:rFonts w:ascii="Calibri" w:hAnsi="Calibri" w:cs="Calibri"/>
                    <w:color w:val="000000"/>
                    <w:sz w:val="12"/>
                    <w:szCs w:val="12"/>
                  </w:rPr>
                </w:rPrChange>
              </w:rPr>
              <w:t>LIFE INSURANCE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E4D8ED9" w14:textId="77777777" w:rsidR="00A46571" w:rsidRPr="005F252C" w:rsidRDefault="00A46571" w:rsidP="00A46571">
            <w:pPr>
              <w:rPr>
                <w:rFonts w:cs="Calibri"/>
                <w:color w:val="000000"/>
                <w:sz w:val="12"/>
                <w:szCs w:val="12"/>
                <w:rPrChange w:id="55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83"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606DF292" w14:textId="77777777" w:rsidR="00A46571" w:rsidRPr="005F252C" w:rsidRDefault="00A46571" w:rsidP="00A46571">
            <w:pPr>
              <w:rPr>
                <w:rFonts w:cs="Calibri"/>
                <w:color w:val="000000"/>
                <w:sz w:val="12"/>
                <w:szCs w:val="12"/>
                <w:rPrChange w:id="55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85" w:author="Al Riyami, Azza OLNG-SCC/12" w:date="2026-03-30T14:14:00Z" w16du:dateUtc="2026-03-30T10:14:00Z">
                  <w:rPr>
                    <w:rFonts w:ascii="Calibri" w:hAnsi="Calibri" w:cs="Calibri"/>
                    <w:color w:val="000000"/>
                    <w:sz w:val="12"/>
                    <w:szCs w:val="12"/>
                  </w:rPr>
                </w:rPrChange>
              </w:rPr>
              <w:t> </w:t>
            </w:r>
          </w:p>
        </w:tc>
      </w:tr>
      <w:tr w:rsidR="00A46571" w:rsidRPr="005F252C" w14:paraId="048DDA23"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26D0EFC" w14:textId="77777777" w:rsidR="00A46571" w:rsidRPr="005F252C" w:rsidRDefault="00A46571" w:rsidP="00A46571">
            <w:pPr>
              <w:rPr>
                <w:rFonts w:cs="Calibri"/>
                <w:color w:val="000000"/>
                <w:sz w:val="12"/>
                <w:szCs w:val="12"/>
                <w:rPrChange w:id="55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87" w:author="Al Riyami, Azza OLNG-SCC/12" w:date="2026-03-30T14:14:00Z" w16du:dateUtc="2026-03-30T10:14:00Z">
                  <w:rPr>
                    <w:rFonts w:ascii="Calibri" w:hAnsi="Calibri" w:cs="Calibri"/>
                    <w:color w:val="000000"/>
                    <w:sz w:val="12"/>
                    <w:szCs w:val="12"/>
                  </w:rPr>
                </w:rPrChange>
              </w:rPr>
              <w:t>185</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CE49D5B" w14:textId="77777777" w:rsidR="00A46571" w:rsidRPr="005F252C" w:rsidRDefault="00A46571" w:rsidP="00A46571">
            <w:pPr>
              <w:rPr>
                <w:rFonts w:cs="Calibri"/>
                <w:color w:val="000000"/>
                <w:sz w:val="12"/>
                <w:szCs w:val="12"/>
                <w:rPrChange w:id="55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89" w:author="Al Riyami, Azza OLNG-SCC/12" w:date="2026-03-30T14:14:00Z" w16du:dateUtc="2026-03-30T10:14:00Z">
                  <w:rPr>
                    <w:rFonts w:ascii="Calibri" w:hAnsi="Calibri" w:cs="Calibri"/>
                    <w:color w:val="000000"/>
                    <w:sz w:val="12"/>
                    <w:szCs w:val="12"/>
                  </w:rPr>
                </w:rPrChange>
              </w:rPr>
              <w:t>SECURITY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97594A8" w14:textId="77777777" w:rsidR="00A46571" w:rsidRPr="005F252C" w:rsidRDefault="00A46571" w:rsidP="00A46571">
            <w:pPr>
              <w:rPr>
                <w:rFonts w:cs="Calibri"/>
                <w:color w:val="000000"/>
                <w:sz w:val="12"/>
                <w:szCs w:val="12"/>
                <w:rPrChange w:id="55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91" w:author="Al Riyami, Azza OLNG-SCC/12" w:date="2026-03-30T14:14:00Z" w16du:dateUtc="2026-03-30T10:14:00Z">
                  <w:rPr>
                    <w:rFonts w:ascii="Calibri" w:hAnsi="Calibri" w:cs="Calibri"/>
                    <w:color w:val="000000"/>
                    <w:sz w:val="12"/>
                    <w:szCs w:val="12"/>
                  </w:rPr>
                </w:rPrChange>
              </w:rPr>
              <w:t>207</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ED4E0BF" w14:textId="77777777" w:rsidR="00A46571" w:rsidRPr="005F252C" w:rsidRDefault="00A46571" w:rsidP="00A46571">
            <w:pPr>
              <w:rPr>
                <w:rFonts w:cs="Calibri"/>
                <w:color w:val="000000"/>
                <w:sz w:val="12"/>
                <w:szCs w:val="12"/>
                <w:rPrChange w:id="55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93" w:author="Al Riyami, Azza OLNG-SCC/12" w:date="2026-03-30T14:14:00Z" w16du:dateUtc="2026-03-30T10:14:00Z">
                  <w:rPr>
                    <w:rFonts w:ascii="Calibri" w:hAnsi="Calibri" w:cs="Calibri"/>
                    <w:color w:val="000000"/>
                    <w:sz w:val="12"/>
                    <w:szCs w:val="12"/>
                  </w:rPr>
                </w:rPrChange>
              </w:rPr>
              <w:t>RAPPORTEUR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7BEF8EC" w14:textId="77777777" w:rsidR="00A46571" w:rsidRPr="005F252C" w:rsidRDefault="00A46571" w:rsidP="00A46571">
            <w:pPr>
              <w:rPr>
                <w:rFonts w:cs="Calibri"/>
                <w:color w:val="000000"/>
                <w:sz w:val="12"/>
                <w:szCs w:val="12"/>
                <w:rPrChange w:id="55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95" w:author="Al Riyami, Azza OLNG-SCC/12" w:date="2026-03-30T14:14:00Z" w16du:dateUtc="2026-03-30T10:14:00Z">
                  <w:rPr>
                    <w:rFonts w:ascii="Calibri" w:hAnsi="Calibri" w:cs="Calibri"/>
                    <w:color w:val="000000"/>
                    <w:sz w:val="12"/>
                    <w:szCs w:val="12"/>
                  </w:rPr>
                </w:rPrChange>
              </w:rPr>
              <w:t>229</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4604109" w14:textId="77777777" w:rsidR="00A46571" w:rsidRPr="005F252C" w:rsidRDefault="00A46571" w:rsidP="00A46571">
            <w:pPr>
              <w:rPr>
                <w:rFonts w:cs="Calibri"/>
                <w:color w:val="000000"/>
                <w:sz w:val="12"/>
                <w:szCs w:val="12"/>
                <w:rPrChange w:id="55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97" w:author="Al Riyami, Azza OLNG-SCC/12" w:date="2026-03-30T14:14:00Z" w16du:dateUtc="2026-03-30T10:14:00Z">
                  <w:rPr>
                    <w:rFonts w:ascii="Calibri" w:hAnsi="Calibri" w:cs="Calibri"/>
                    <w:color w:val="000000"/>
                    <w:sz w:val="12"/>
                    <w:szCs w:val="12"/>
                  </w:rPr>
                </w:rPrChange>
              </w:rPr>
              <w:t>VEHICLE INSURANCE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BABE529" w14:textId="77777777" w:rsidR="00A46571" w:rsidRPr="005F252C" w:rsidRDefault="00A46571" w:rsidP="00A46571">
            <w:pPr>
              <w:rPr>
                <w:rFonts w:cs="Calibri"/>
                <w:color w:val="000000"/>
                <w:sz w:val="12"/>
                <w:szCs w:val="12"/>
                <w:rPrChange w:id="55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599"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6C834F80" w14:textId="77777777" w:rsidR="00A46571" w:rsidRPr="005F252C" w:rsidRDefault="00A46571" w:rsidP="00A46571">
            <w:pPr>
              <w:rPr>
                <w:rFonts w:cs="Calibri"/>
                <w:color w:val="000000"/>
                <w:sz w:val="12"/>
                <w:szCs w:val="12"/>
                <w:rPrChange w:id="56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01" w:author="Al Riyami, Azza OLNG-SCC/12" w:date="2026-03-30T14:14:00Z" w16du:dateUtc="2026-03-30T10:14:00Z">
                  <w:rPr>
                    <w:rFonts w:ascii="Calibri" w:hAnsi="Calibri" w:cs="Calibri"/>
                    <w:color w:val="000000"/>
                    <w:sz w:val="12"/>
                    <w:szCs w:val="12"/>
                  </w:rPr>
                </w:rPrChange>
              </w:rPr>
              <w:t> </w:t>
            </w:r>
          </w:p>
        </w:tc>
      </w:tr>
      <w:tr w:rsidR="00A46571" w:rsidRPr="005F252C" w14:paraId="3E268925"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0F63546" w14:textId="77777777" w:rsidR="00A46571" w:rsidRPr="005F252C" w:rsidRDefault="00A46571" w:rsidP="00A46571">
            <w:pPr>
              <w:rPr>
                <w:rFonts w:cs="Calibri"/>
                <w:color w:val="000000"/>
                <w:sz w:val="12"/>
                <w:szCs w:val="12"/>
                <w:rPrChange w:id="56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03" w:author="Al Riyami, Azza OLNG-SCC/12" w:date="2026-03-30T14:14:00Z" w16du:dateUtc="2026-03-30T10:14:00Z">
                  <w:rPr>
                    <w:rFonts w:ascii="Calibri" w:hAnsi="Calibri" w:cs="Calibri"/>
                    <w:color w:val="000000"/>
                    <w:sz w:val="12"/>
                    <w:szCs w:val="12"/>
                  </w:rPr>
                </w:rPrChange>
              </w:rPr>
              <w:t>186</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0669FFD" w14:textId="77777777" w:rsidR="00A46571" w:rsidRPr="005F252C" w:rsidRDefault="00A46571" w:rsidP="00A46571">
            <w:pPr>
              <w:rPr>
                <w:rFonts w:cs="Calibri"/>
                <w:color w:val="000000"/>
                <w:sz w:val="12"/>
                <w:szCs w:val="12"/>
                <w:rPrChange w:id="56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05" w:author="Al Riyami, Azza OLNG-SCC/12" w:date="2026-03-30T14:14:00Z" w16du:dateUtc="2026-03-30T10:14:00Z">
                  <w:rPr>
                    <w:rFonts w:ascii="Calibri" w:hAnsi="Calibri" w:cs="Calibri"/>
                    <w:color w:val="000000"/>
                    <w:sz w:val="12"/>
                    <w:szCs w:val="12"/>
                  </w:rPr>
                </w:rPrChange>
              </w:rPr>
              <w:t>Safe and Secure Environment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C14736B" w14:textId="77777777" w:rsidR="00A46571" w:rsidRPr="005F252C" w:rsidRDefault="00A46571" w:rsidP="00A46571">
            <w:pPr>
              <w:rPr>
                <w:rFonts w:cs="Calibri"/>
                <w:color w:val="000000"/>
                <w:sz w:val="12"/>
                <w:szCs w:val="12"/>
                <w:rPrChange w:id="56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07" w:author="Al Riyami, Azza OLNG-SCC/12" w:date="2026-03-30T14:14:00Z" w16du:dateUtc="2026-03-30T10:14:00Z">
                  <w:rPr>
                    <w:rFonts w:ascii="Calibri" w:hAnsi="Calibri" w:cs="Calibri"/>
                    <w:color w:val="000000"/>
                    <w:sz w:val="12"/>
                    <w:szCs w:val="12"/>
                  </w:rPr>
                </w:rPrChange>
              </w:rPr>
              <w:t>208</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79CA6CA" w14:textId="77777777" w:rsidR="00A46571" w:rsidRPr="005F252C" w:rsidRDefault="00A46571" w:rsidP="00A46571">
            <w:pPr>
              <w:rPr>
                <w:rFonts w:cs="Calibri"/>
                <w:color w:val="000000"/>
                <w:sz w:val="12"/>
                <w:szCs w:val="12"/>
                <w:rPrChange w:id="56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09" w:author="Al Riyami, Azza OLNG-SCC/12" w:date="2026-03-30T14:14:00Z" w16du:dateUtc="2026-03-30T10:14:00Z">
                  <w:rPr>
                    <w:rFonts w:ascii="Calibri" w:hAnsi="Calibri" w:cs="Calibri"/>
                    <w:color w:val="000000"/>
                    <w:sz w:val="12"/>
                    <w:szCs w:val="12"/>
                  </w:rPr>
                </w:rPrChange>
              </w:rPr>
              <w:t>REPRESENTATIVE OF CUSTOMS CLEARANCE</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FB761D5" w14:textId="77777777" w:rsidR="00A46571" w:rsidRPr="005F252C" w:rsidRDefault="00A46571" w:rsidP="00A46571">
            <w:pPr>
              <w:rPr>
                <w:rFonts w:cs="Calibri"/>
                <w:color w:val="000000"/>
                <w:sz w:val="12"/>
                <w:szCs w:val="12"/>
                <w:rPrChange w:id="56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11" w:author="Al Riyami, Azza OLNG-SCC/12" w:date="2026-03-30T14:14:00Z" w16du:dateUtc="2026-03-30T10:14:00Z">
                  <w:rPr>
                    <w:rFonts w:ascii="Calibri" w:hAnsi="Calibri" w:cs="Calibri"/>
                    <w:color w:val="000000"/>
                    <w:sz w:val="12"/>
                    <w:szCs w:val="12"/>
                  </w:rPr>
                </w:rPrChange>
              </w:rPr>
              <w:t>230</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931090A" w14:textId="77777777" w:rsidR="00A46571" w:rsidRPr="005F252C" w:rsidRDefault="00A46571" w:rsidP="00A46571">
            <w:pPr>
              <w:rPr>
                <w:rFonts w:cs="Calibri"/>
                <w:color w:val="000000"/>
                <w:sz w:val="12"/>
                <w:szCs w:val="12"/>
                <w:rPrChange w:id="56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13" w:author="Al Riyami, Azza OLNG-SCC/12" w:date="2026-03-30T14:14:00Z" w16du:dateUtc="2026-03-30T10:14:00Z">
                  <w:rPr>
                    <w:rFonts w:ascii="Calibri" w:hAnsi="Calibri" w:cs="Calibri"/>
                    <w:color w:val="000000"/>
                    <w:sz w:val="12"/>
                    <w:szCs w:val="12"/>
                  </w:rPr>
                </w:rPrChange>
              </w:rPr>
              <w:t>FACTORY INSURANCE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9348440" w14:textId="77777777" w:rsidR="00A46571" w:rsidRPr="005F252C" w:rsidRDefault="00A46571" w:rsidP="00A46571">
            <w:pPr>
              <w:rPr>
                <w:rFonts w:cs="Calibri"/>
                <w:color w:val="000000"/>
                <w:sz w:val="12"/>
                <w:szCs w:val="12"/>
                <w:rPrChange w:id="56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15"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3EC246E5" w14:textId="77777777" w:rsidR="00A46571" w:rsidRPr="005F252C" w:rsidRDefault="00A46571" w:rsidP="00A46571">
            <w:pPr>
              <w:rPr>
                <w:rFonts w:cs="Calibri"/>
                <w:color w:val="000000"/>
                <w:sz w:val="12"/>
                <w:szCs w:val="12"/>
                <w:rPrChange w:id="56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17" w:author="Al Riyami, Azza OLNG-SCC/12" w:date="2026-03-30T14:14:00Z" w16du:dateUtc="2026-03-30T10:14:00Z">
                  <w:rPr>
                    <w:rFonts w:ascii="Calibri" w:hAnsi="Calibri" w:cs="Calibri"/>
                    <w:color w:val="000000"/>
                    <w:sz w:val="12"/>
                    <w:szCs w:val="12"/>
                  </w:rPr>
                </w:rPrChange>
              </w:rPr>
              <w:t> </w:t>
            </w:r>
          </w:p>
        </w:tc>
      </w:tr>
      <w:tr w:rsidR="00A46571" w:rsidRPr="005F252C" w14:paraId="67C75029"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76834FE" w14:textId="77777777" w:rsidR="00A46571" w:rsidRPr="005F252C" w:rsidRDefault="00A46571" w:rsidP="00A46571">
            <w:pPr>
              <w:rPr>
                <w:rFonts w:cs="Calibri"/>
                <w:color w:val="000000"/>
                <w:sz w:val="12"/>
                <w:szCs w:val="12"/>
                <w:rPrChange w:id="56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19" w:author="Al Riyami, Azza OLNG-SCC/12" w:date="2026-03-30T14:14:00Z" w16du:dateUtc="2026-03-30T10:14:00Z">
                  <w:rPr>
                    <w:rFonts w:ascii="Calibri" w:hAnsi="Calibri" w:cs="Calibri"/>
                    <w:color w:val="000000"/>
                    <w:sz w:val="12"/>
                    <w:szCs w:val="12"/>
                  </w:rPr>
                </w:rPrChange>
              </w:rPr>
              <w:t>187</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3C5EB56" w14:textId="77777777" w:rsidR="00A46571" w:rsidRPr="005F252C" w:rsidRDefault="00A46571" w:rsidP="00A46571">
            <w:pPr>
              <w:rPr>
                <w:rFonts w:cs="Calibri"/>
                <w:color w:val="000000"/>
                <w:sz w:val="12"/>
                <w:szCs w:val="12"/>
                <w:rPrChange w:id="56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21" w:author="Al Riyami, Azza OLNG-SCC/12" w:date="2026-03-30T14:14:00Z" w16du:dateUtc="2026-03-30T10:14:00Z">
                  <w:rPr>
                    <w:rFonts w:ascii="Calibri" w:hAnsi="Calibri" w:cs="Calibri"/>
                    <w:color w:val="000000"/>
                    <w:sz w:val="12"/>
                    <w:szCs w:val="12"/>
                  </w:rPr>
                </w:rPrChange>
              </w:rPr>
              <w:t>SENIOR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AE20DC4" w14:textId="77777777" w:rsidR="00A46571" w:rsidRPr="005F252C" w:rsidRDefault="00A46571" w:rsidP="00A46571">
            <w:pPr>
              <w:rPr>
                <w:rFonts w:cs="Calibri"/>
                <w:color w:val="000000"/>
                <w:sz w:val="12"/>
                <w:szCs w:val="12"/>
                <w:rPrChange w:id="56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23" w:author="Al Riyami, Azza OLNG-SCC/12" w:date="2026-03-30T14:14:00Z" w16du:dateUtc="2026-03-30T10:14:00Z">
                  <w:rPr>
                    <w:rFonts w:ascii="Calibri" w:hAnsi="Calibri" w:cs="Calibri"/>
                    <w:color w:val="000000"/>
                    <w:sz w:val="12"/>
                    <w:szCs w:val="12"/>
                  </w:rPr>
                </w:rPrChange>
              </w:rPr>
              <w:t>209</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D371C00" w14:textId="77777777" w:rsidR="00A46571" w:rsidRPr="005F252C" w:rsidRDefault="00A46571" w:rsidP="00A46571">
            <w:pPr>
              <w:rPr>
                <w:rFonts w:cs="Calibri"/>
                <w:color w:val="000000"/>
                <w:sz w:val="12"/>
                <w:szCs w:val="12"/>
                <w:rPrChange w:id="56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25" w:author="Al Riyami, Azza OLNG-SCC/12" w:date="2026-03-30T14:14:00Z" w16du:dateUtc="2026-03-30T10:14:00Z">
                  <w:rPr>
                    <w:rFonts w:ascii="Calibri" w:hAnsi="Calibri" w:cs="Calibri"/>
                    <w:color w:val="000000"/>
                    <w:sz w:val="12"/>
                    <w:szCs w:val="12"/>
                  </w:rPr>
                </w:rPrChange>
              </w:rPr>
              <w:t>Delivery Representative</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63A1952" w14:textId="77777777" w:rsidR="00A46571" w:rsidRPr="005F252C" w:rsidRDefault="00A46571" w:rsidP="00A46571">
            <w:pPr>
              <w:rPr>
                <w:rFonts w:cs="Calibri"/>
                <w:color w:val="000000"/>
                <w:sz w:val="12"/>
                <w:szCs w:val="12"/>
                <w:rPrChange w:id="56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27" w:author="Al Riyami, Azza OLNG-SCC/12" w:date="2026-03-30T14:14:00Z" w16du:dateUtc="2026-03-30T10:14:00Z">
                  <w:rPr>
                    <w:rFonts w:ascii="Calibri" w:hAnsi="Calibri" w:cs="Calibri"/>
                    <w:color w:val="000000"/>
                    <w:sz w:val="12"/>
                    <w:szCs w:val="12"/>
                  </w:rPr>
                </w:rPrChange>
              </w:rPr>
              <w:t>231</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DEA3928" w14:textId="77777777" w:rsidR="00A46571" w:rsidRPr="005F252C" w:rsidRDefault="00A46571" w:rsidP="00A46571">
            <w:pPr>
              <w:rPr>
                <w:rFonts w:cs="Calibri"/>
                <w:color w:val="000000"/>
                <w:sz w:val="12"/>
                <w:szCs w:val="12"/>
                <w:rPrChange w:id="56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29" w:author="Al Riyami, Azza OLNG-SCC/12" w:date="2026-03-30T14:14:00Z" w16du:dateUtc="2026-03-30T10:14:00Z">
                  <w:rPr>
                    <w:rFonts w:ascii="Calibri" w:hAnsi="Calibri" w:cs="Calibri"/>
                    <w:color w:val="000000"/>
                    <w:sz w:val="12"/>
                    <w:szCs w:val="12"/>
                  </w:rPr>
                </w:rPrChange>
              </w:rPr>
              <w:t>COMMERCIAL BROKER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D9F6941" w14:textId="77777777" w:rsidR="00A46571" w:rsidRPr="005F252C" w:rsidRDefault="00A46571" w:rsidP="00A46571">
            <w:pPr>
              <w:rPr>
                <w:rFonts w:cs="Calibri"/>
                <w:color w:val="000000"/>
                <w:sz w:val="12"/>
                <w:szCs w:val="12"/>
                <w:rPrChange w:id="56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31"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795C585" w14:textId="77777777" w:rsidR="00A46571" w:rsidRPr="005F252C" w:rsidRDefault="00A46571" w:rsidP="00A46571">
            <w:pPr>
              <w:rPr>
                <w:rFonts w:cs="Calibri"/>
                <w:color w:val="000000"/>
                <w:sz w:val="12"/>
                <w:szCs w:val="12"/>
                <w:rPrChange w:id="56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33" w:author="Al Riyami, Azza OLNG-SCC/12" w:date="2026-03-30T14:14:00Z" w16du:dateUtc="2026-03-30T10:14:00Z">
                  <w:rPr>
                    <w:rFonts w:ascii="Calibri" w:hAnsi="Calibri" w:cs="Calibri"/>
                    <w:color w:val="000000"/>
                    <w:sz w:val="12"/>
                    <w:szCs w:val="12"/>
                  </w:rPr>
                </w:rPrChange>
              </w:rPr>
              <w:t> </w:t>
            </w:r>
          </w:p>
        </w:tc>
      </w:tr>
      <w:tr w:rsidR="00A46571" w:rsidRPr="005F252C" w14:paraId="0D01EBBC"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645B34B8" w14:textId="77777777" w:rsidR="00A46571" w:rsidRPr="005F252C" w:rsidRDefault="00A46571" w:rsidP="00A46571">
            <w:pPr>
              <w:rPr>
                <w:rFonts w:cs="Calibri"/>
                <w:color w:val="000000"/>
                <w:sz w:val="12"/>
                <w:szCs w:val="12"/>
                <w:rPrChange w:id="56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35" w:author="Al Riyami, Azza OLNG-SCC/12" w:date="2026-03-30T14:14:00Z" w16du:dateUtc="2026-03-30T10:14:00Z">
                  <w:rPr>
                    <w:rFonts w:ascii="Calibri" w:hAnsi="Calibri" w:cs="Calibri"/>
                    <w:color w:val="000000"/>
                    <w:sz w:val="12"/>
                    <w:szCs w:val="12"/>
                  </w:rPr>
                </w:rPrChange>
              </w:rPr>
              <w:t>188</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A027267" w14:textId="77777777" w:rsidR="00A46571" w:rsidRPr="005F252C" w:rsidRDefault="00A46571" w:rsidP="00A46571">
            <w:pPr>
              <w:rPr>
                <w:rFonts w:cs="Calibri"/>
                <w:color w:val="000000"/>
                <w:sz w:val="12"/>
                <w:szCs w:val="12"/>
                <w:rPrChange w:id="56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37" w:author="Al Riyami, Azza OLNG-SCC/12" w:date="2026-03-30T14:14:00Z" w16du:dateUtc="2026-03-30T10:14:00Z">
                  <w:rPr>
                    <w:rFonts w:ascii="Calibri" w:hAnsi="Calibri" w:cs="Calibri"/>
                    <w:color w:val="000000"/>
                    <w:sz w:val="12"/>
                    <w:szCs w:val="12"/>
                  </w:rPr>
                </w:rPrChange>
              </w:rPr>
              <w:t>TRAINING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AEBA10C" w14:textId="77777777" w:rsidR="00A46571" w:rsidRPr="005F252C" w:rsidRDefault="00A46571" w:rsidP="00A46571">
            <w:pPr>
              <w:rPr>
                <w:rFonts w:cs="Calibri"/>
                <w:color w:val="000000"/>
                <w:sz w:val="12"/>
                <w:szCs w:val="12"/>
                <w:rPrChange w:id="56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39" w:author="Al Riyami, Azza OLNG-SCC/12" w:date="2026-03-30T14:14:00Z" w16du:dateUtc="2026-03-30T10:14:00Z">
                  <w:rPr>
                    <w:rFonts w:ascii="Calibri" w:hAnsi="Calibri" w:cs="Calibri"/>
                    <w:color w:val="000000"/>
                    <w:sz w:val="12"/>
                    <w:szCs w:val="12"/>
                  </w:rPr>
                </w:rPrChange>
              </w:rPr>
              <w:t>210</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C8E3C12" w14:textId="77777777" w:rsidR="00A46571" w:rsidRPr="005F252C" w:rsidRDefault="00A46571" w:rsidP="00A46571">
            <w:pPr>
              <w:rPr>
                <w:rFonts w:cs="Calibri"/>
                <w:color w:val="000000"/>
                <w:sz w:val="12"/>
                <w:szCs w:val="12"/>
                <w:rPrChange w:id="56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41" w:author="Al Riyami, Azza OLNG-SCC/12" w:date="2026-03-30T14:14:00Z" w16du:dateUtc="2026-03-30T10:14:00Z">
                  <w:rPr>
                    <w:rFonts w:ascii="Calibri" w:hAnsi="Calibri" w:cs="Calibri"/>
                    <w:color w:val="000000"/>
                    <w:sz w:val="12"/>
                    <w:szCs w:val="12"/>
                  </w:rPr>
                </w:rPrChange>
              </w:rPr>
              <w:t>SECRETARY</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7A38257" w14:textId="77777777" w:rsidR="00A46571" w:rsidRPr="005F252C" w:rsidRDefault="00A46571" w:rsidP="00A46571">
            <w:pPr>
              <w:rPr>
                <w:rFonts w:cs="Calibri"/>
                <w:color w:val="000000"/>
                <w:sz w:val="12"/>
                <w:szCs w:val="12"/>
                <w:rPrChange w:id="56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43" w:author="Al Riyami, Azza OLNG-SCC/12" w:date="2026-03-30T14:14:00Z" w16du:dateUtc="2026-03-30T10:14:00Z">
                  <w:rPr>
                    <w:rFonts w:ascii="Calibri" w:hAnsi="Calibri" w:cs="Calibri"/>
                    <w:color w:val="000000"/>
                    <w:sz w:val="12"/>
                    <w:szCs w:val="12"/>
                  </w:rPr>
                </w:rPrChange>
              </w:rPr>
              <w:t>232</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6CC0A90" w14:textId="77777777" w:rsidR="00A46571" w:rsidRPr="005F252C" w:rsidRDefault="00A46571" w:rsidP="00A46571">
            <w:pPr>
              <w:rPr>
                <w:rFonts w:cs="Calibri"/>
                <w:color w:val="000000"/>
                <w:sz w:val="12"/>
                <w:szCs w:val="12"/>
                <w:rPrChange w:id="56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45" w:author="Al Riyami, Azza OLNG-SCC/12" w:date="2026-03-30T14:14:00Z" w16du:dateUtc="2026-03-30T10:14:00Z">
                  <w:rPr>
                    <w:rFonts w:ascii="Calibri" w:hAnsi="Calibri" w:cs="Calibri"/>
                    <w:color w:val="000000"/>
                    <w:sz w:val="12"/>
                    <w:szCs w:val="12"/>
                  </w:rPr>
                </w:rPrChange>
              </w:rPr>
              <w:t>CUSTOM CLEARANCE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CBE10AE" w14:textId="77777777" w:rsidR="00A46571" w:rsidRPr="005F252C" w:rsidRDefault="00A46571" w:rsidP="00A46571">
            <w:pPr>
              <w:rPr>
                <w:rFonts w:cs="Calibri"/>
                <w:color w:val="000000"/>
                <w:sz w:val="12"/>
                <w:szCs w:val="12"/>
                <w:rPrChange w:id="56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47"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429298EF" w14:textId="77777777" w:rsidR="00A46571" w:rsidRPr="005F252C" w:rsidRDefault="00A46571" w:rsidP="00A46571">
            <w:pPr>
              <w:rPr>
                <w:rFonts w:cs="Calibri"/>
                <w:color w:val="000000"/>
                <w:sz w:val="12"/>
                <w:szCs w:val="12"/>
                <w:rPrChange w:id="56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49" w:author="Al Riyami, Azza OLNG-SCC/12" w:date="2026-03-30T14:14:00Z" w16du:dateUtc="2026-03-30T10:14:00Z">
                  <w:rPr>
                    <w:rFonts w:ascii="Calibri" w:hAnsi="Calibri" w:cs="Calibri"/>
                    <w:color w:val="000000"/>
                    <w:sz w:val="12"/>
                    <w:szCs w:val="12"/>
                  </w:rPr>
                </w:rPrChange>
              </w:rPr>
              <w:t> </w:t>
            </w:r>
          </w:p>
        </w:tc>
      </w:tr>
      <w:tr w:rsidR="00A46571" w:rsidRPr="005F252C" w14:paraId="78B6DA1D"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DBD35C9" w14:textId="77777777" w:rsidR="00A46571" w:rsidRPr="005F252C" w:rsidRDefault="00A46571" w:rsidP="00A46571">
            <w:pPr>
              <w:rPr>
                <w:rFonts w:cs="Calibri"/>
                <w:color w:val="000000"/>
                <w:sz w:val="12"/>
                <w:szCs w:val="12"/>
                <w:rPrChange w:id="56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51" w:author="Al Riyami, Azza OLNG-SCC/12" w:date="2026-03-30T14:14:00Z" w16du:dateUtc="2026-03-30T10:14:00Z">
                  <w:rPr>
                    <w:rFonts w:ascii="Calibri" w:hAnsi="Calibri" w:cs="Calibri"/>
                    <w:color w:val="000000"/>
                    <w:sz w:val="12"/>
                    <w:szCs w:val="12"/>
                  </w:rPr>
                </w:rPrChange>
              </w:rPr>
              <w:t>189</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EC5131E" w14:textId="77777777" w:rsidR="00A46571" w:rsidRPr="005F252C" w:rsidRDefault="00A46571" w:rsidP="00A46571">
            <w:pPr>
              <w:rPr>
                <w:rFonts w:cs="Calibri"/>
                <w:color w:val="000000"/>
                <w:sz w:val="12"/>
                <w:szCs w:val="12"/>
                <w:rPrChange w:id="56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53" w:author="Al Riyami, Azza OLNG-SCC/12" w:date="2026-03-30T14:14:00Z" w16du:dateUtc="2026-03-30T10:14:00Z">
                  <w:rPr>
                    <w:rFonts w:ascii="Calibri" w:hAnsi="Calibri" w:cs="Calibri"/>
                    <w:color w:val="000000"/>
                    <w:sz w:val="12"/>
                    <w:szCs w:val="12"/>
                  </w:rPr>
                </w:rPrChange>
              </w:rPr>
              <w:t>" Supervisor Save Files Admin Save Files"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97B6174" w14:textId="77777777" w:rsidR="00A46571" w:rsidRPr="005F252C" w:rsidRDefault="00A46571" w:rsidP="00A46571">
            <w:pPr>
              <w:rPr>
                <w:rFonts w:cs="Calibri"/>
                <w:color w:val="000000"/>
                <w:sz w:val="12"/>
                <w:szCs w:val="12"/>
                <w:rPrChange w:id="56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55" w:author="Al Riyami, Azza OLNG-SCC/12" w:date="2026-03-30T14:14:00Z" w16du:dateUtc="2026-03-30T10:14:00Z">
                  <w:rPr>
                    <w:rFonts w:ascii="Calibri" w:hAnsi="Calibri" w:cs="Calibri"/>
                    <w:color w:val="000000"/>
                    <w:sz w:val="12"/>
                    <w:szCs w:val="12"/>
                  </w:rPr>
                </w:rPrChange>
              </w:rPr>
              <w:t>211</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D568D36" w14:textId="77777777" w:rsidR="00A46571" w:rsidRPr="005F252C" w:rsidRDefault="00A46571" w:rsidP="00A46571">
            <w:pPr>
              <w:rPr>
                <w:rFonts w:cs="Calibri"/>
                <w:color w:val="000000"/>
                <w:sz w:val="12"/>
                <w:szCs w:val="12"/>
                <w:rPrChange w:id="56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57" w:author="Al Riyami, Azza OLNG-SCC/12" w:date="2026-03-30T14:14:00Z" w16du:dateUtc="2026-03-30T10:14:00Z">
                  <w:rPr>
                    <w:rFonts w:ascii="Calibri" w:hAnsi="Calibri" w:cs="Calibri"/>
                    <w:color w:val="000000"/>
                    <w:sz w:val="12"/>
                    <w:szCs w:val="12"/>
                  </w:rPr>
                </w:rPrChange>
              </w:rPr>
              <w:t>ADMINISTRATION SECRETARY</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C7423F0" w14:textId="77777777" w:rsidR="00A46571" w:rsidRPr="005F252C" w:rsidRDefault="00A46571" w:rsidP="00A46571">
            <w:pPr>
              <w:rPr>
                <w:rFonts w:cs="Calibri"/>
                <w:color w:val="000000"/>
                <w:sz w:val="12"/>
                <w:szCs w:val="12"/>
                <w:rPrChange w:id="56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59" w:author="Al Riyami, Azza OLNG-SCC/12" w:date="2026-03-30T14:14:00Z" w16du:dateUtc="2026-03-30T10:14:00Z">
                  <w:rPr>
                    <w:rFonts w:ascii="Calibri" w:hAnsi="Calibri" w:cs="Calibri"/>
                    <w:color w:val="000000"/>
                    <w:sz w:val="12"/>
                    <w:szCs w:val="12"/>
                  </w:rPr>
                </w:rPrChange>
              </w:rPr>
              <w:t>233</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E93876D" w14:textId="77777777" w:rsidR="00A46571" w:rsidRPr="005F252C" w:rsidRDefault="00A46571" w:rsidP="00A46571">
            <w:pPr>
              <w:rPr>
                <w:rFonts w:cs="Calibri"/>
                <w:color w:val="000000"/>
                <w:sz w:val="12"/>
                <w:szCs w:val="12"/>
                <w:rPrChange w:id="56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61" w:author="Al Riyami, Azza OLNG-SCC/12" w:date="2026-03-30T14:14:00Z" w16du:dateUtc="2026-03-30T10:14:00Z">
                  <w:rPr>
                    <w:rFonts w:ascii="Calibri" w:hAnsi="Calibri" w:cs="Calibri"/>
                    <w:color w:val="000000"/>
                    <w:sz w:val="12"/>
                    <w:szCs w:val="12"/>
                  </w:rPr>
                </w:rPrChange>
              </w:rPr>
              <w:t>CUSTOM CLEARANCE OFFICER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CBF4741" w14:textId="77777777" w:rsidR="00A46571" w:rsidRPr="005F252C" w:rsidRDefault="00A46571" w:rsidP="00A46571">
            <w:pPr>
              <w:rPr>
                <w:rFonts w:cs="Calibri"/>
                <w:color w:val="000000"/>
                <w:sz w:val="12"/>
                <w:szCs w:val="12"/>
                <w:rPrChange w:id="56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63"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211D363F" w14:textId="77777777" w:rsidR="00A46571" w:rsidRPr="005F252C" w:rsidRDefault="00A46571" w:rsidP="00A46571">
            <w:pPr>
              <w:rPr>
                <w:rFonts w:cs="Calibri"/>
                <w:color w:val="000000"/>
                <w:sz w:val="12"/>
                <w:szCs w:val="12"/>
                <w:rPrChange w:id="56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65" w:author="Al Riyami, Azza OLNG-SCC/12" w:date="2026-03-30T14:14:00Z" w16du:dateUtc="2026-03-30T10:14:00Z">
                  <w:rPr>
                    <w:rFonts w:ascii="Calibri" w:hAnsi="Calibri" w:cs="Calibri"/>
                    <w:color w:val="000000"/>
                    <w:sz w:val="12"/>
                    <w:szCs w:val="12"/>
                  </w:rPr>
                </w:rPrChange>
              </w:rPr>
              <w:t> </w:t>
            </w:r>
          </w:p>
        </w:tc>
      </w:tr>
      <w:tr w:rsidR="00A46571" w:rsidRPr="005F252C" w14:paraId="3A89D99A"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19DA7277" w14:textId="77777777" w:rsidR="00A46571" w:rsidRPr="005F252C" w:rsidRDefault="00A46571" w:rsidP="00A46571">
            <w:pPr>
              <w:rPr>
                <w:rFonts w:cs="Calibri"/>
                <w:color w:val="000000"/>
                <w:sz w:val="12"/>
                <w:szCs w:val="12"/>
                <w:rPrChange w:id="56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67" w:author="Al Riyami, Azza OLNG-SCC/12" w:date="2026-03-30T14:14:00Z" w16du:dateUtc="2026-03-30T10:14:00Z">
                  <w:rPr>
                    <w:rFonts w:ascii="Calibri" w:hAnsi="Calibri" w:cs="Calibri"/>
                    <w:color w:val="000000"/>
                    <w:sz w:val="12"/>
                    <w:szCs w:val="12"/>
                  </w:rPr>
                </w:rPrChange>
              </w:rPr>
              <w:t>190</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C65F04E" w14:textId="77777777" w:rsidR="00A46571" w:rsidRPr="005F252C" w:rsidRDefault="00A46571" w:rsidP="00A46571">
            <w:pPr>
              <w:rPr>
                <w:rFonts w:cs="Calibri"/>
                <w:color w:val="000000"/>
                <w:sz w:val="12"/>
                <w:szCs w:val="12"/>
                <w:rPrChange w:id="56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69" w:author="Al Riyami, Azza OLNG-SCC/12" w:date="2026-03-30T14:14:00Z" w16du:dateUtc="2026-03-30T10:14:00Z">
                  <w:rPr>
                    <w:rFonts w:ascii="Calibri" w:hAnsi="Calibri" w:cs="Calibri"/>
                    <w:color w:val="000000"/>
                    <w:sz w:val="12"/>
                    <w:szCs w:val="12"/>
                  </w:rPr>
                </w:rPrChange>
              </w:rPr>
              <w:t>ROOM SERVICE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DC0DF91" w14:textId="77777777" w:rsidR="00A46571" w:rsidRPr="005F252C" w:rsidRDefault="00A46571" w:rsidP="00A46571">
            <w:pPr>
              <w:rPr>
                <w:rFonts w:cs="Calibri"/>
                <w:color w:val="000000"/>
                <w:sz w:val="12"/>
                <w:szCs w:val="12"/>
                <w:rPrChange w:id="56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71" w:author="Al Riyami, Azza OLNG-SCC/12" w:date="2026-03-30T14:14:00Z" w16du:dateUtc="2026-03-30T10:14:00Z">
                  <w:rPr>
                    <w:rFonts w:ascii="Calibri" w:hAnsi="Calibri" w:cs="Calibri"/>
                    <w:color w:val="000000"/>
                    <w:sz w:val="12"/>
                    <w:szCs w:val="12"/>
                  </w:rPr>
                </w:rPrChange>
              </w:rPr>
              <w:t>212</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B4D81A4" w14:textId="77777777" w:rsidR="00A46571" w:rsidRPr="005F252C" w:rsidRDefault="00A46571" w:rsidP="00A46571">
            <w:pPr>
              <w:rPr>
                <w:rFonts w:cs="Calibri"/>
                <w:color w:val="000000"/>
                <w:sz w:val="12"/>
                <w:szCs w:val="12"/>
                <w:rPrChange w:id="56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73" w:author="Al Riyami, Azza OLNG-SCC/12" w:date="2026-03-30T14:14:00Z" w16du:dateUtc="2026-03-30T10:14:00Z">
                  <w:rPr>
                    <w:rFonts w:ascii="Calibri" w:hAnsi="Calibri" w:cs="Calibri"/>
                    <w:color w:val="000000"/>
                    <w:sz w:val="12"/>
                    <w:szCs w:val="12"/>
                  </w:rPr>
                </w:rPrChange>
              </w:rPr>
              <w:t>EXECUTIVE SECRETARY</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7731A64" w14:textId="77777777" w:rsidR="00A46571" w:rsidRPr="005F252C" w:rsidRDefault="00A46571" w:rsidP="00A46571">
            <w:pPr>
              <w:rPr>
                <w:rFonts w:cs="Calibri"/>
                <w:color w:val="000000"/>
                <w:sz w:val="12"/>
                <w:szCs w:val="12"/>
                <w:rPrChange w:id="56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75" w:author="Al Riyami, Azza OLNG-SCC/12" w:date="2026-03-30T14:14:00Z" w16du:dateUtc="2026-03-30T10:14:00Z">
                  <w:rPr>
                    <w:rFonts w:ascii="Calibri" w:hAnsi="Calibri" w:cs="Calibri"/>
                    <w:color w:val="000000"/>
                    <w:sz w:val="12"/>
                    <w:szCs w:val="12"/>
                  </w:rPr>
                </w:rPrChange>
              </w:rPr>
              <w:t>234</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5C82F71" w14:textId="77777777" w:rsidR="00A46571" w:rsidRPr="005F252C" w:rsidRDefault="00A46571" w:rsidP="00A46571">
            <w:pPr>
              <w:rPr>
                <w:rFonts w:cs="Calibri"/>
                <w:color w:val="000000"/>
                <w:sz w:val="12"/>
                <w:szCs w:val="12"/>
                <w:rPrChange w:id="56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77" w:author="Al Riyami, Azza OLNG-SCC/12" w:date="2026-03-30T14:14:00Z" w16du:dateUtc="2026-03-30T10:14:00Z">
                  <w:rPr>
                    <w:rFonts w:ascii="Calibri" w:hAnsi="Calibri" w:cs="Calibri"/>
                    <w:color w:val="000000"/>
                    <w:sz w:val="12"/>
                    <w:szCs w:val="12"/>
                  </w:rPr>
                </w:rPrChange>
              </w:rPr>
              <w:t>TRAVEL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BD0D5F8" w14:textId="77777777" w:rsidR="00A46571" w:rsidRPr="005F252C" w:rsidRDefault="00A46571" w:rsidP="00A46571">
            <w:pPr>
              <w:rPr>
                <w:rFonts w:cs="Calibri"/>
                <w:color w:val="000000"/>
                <w:sz w:val="12"/>
                <w:szCs w:val="12"/>
                <w:rPrChange w:id="56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79"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5AD75B8" w14:textId="77777777" w:rsidR="00A46571" w:rsidRPr="005F252C" w:rsidRDefault="00A46571" w:rsidP="00A46571">
            <w:pPr>
              <w:rPr>
                <w:rFonts w:cs="Calibri"/>
                <w:color w:val="000000"/>
                <w:sz w:val="12"/>
                <w:szCs w:val="12"/>
                <w:rPrChange w:id="56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81" w:author="Al Riyami, Azza OLNG-SCC/12" w:date="2026-03-30T14:14:00Z" w16du:dateUtc="2026-03-30T10:14:00Z">
                  <w:rPr>
                    <w:rFonts w:ascii="Calibri" w:hAnsi="Calibri" w:cs="Calibri"/>
                    <w:color w:val="000000"/>
                    <w:sz w:val="12"/>
                    <w:szCs w:val="12"/>
                  </w:rPr>
                </w:rPrChange>
              </w:rPr>
              <w:t> </w:t>
            </w:r>
          </w:p>
        </w:tc>
      </w:tr>
      <w:tr w:rsidR="00A46571" w:rsidRPr="005F252C" w14:paraId="15DADC20"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556DC6E8" w14:textId="77777777" w:rsidR="00A46571" w:rsidRPr="005F252C" w:rsidRDefault="00A46571" w:rsidP="00A46571">
            <w:pPr>
              <w:rPr>
                <w:rFonts w:cs="Calibri"/>
                <w:color w:val="000000"/>
                <w:sz w:val="12"/>
                <w:szCs w:val="12"/>
                <w:rPrChange w:id="56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83" w:author="Al Riyami, Azza OLNG-SCC/12" w:date="2026-03-30T14:14:00Z" w16du:dateUtc="2026-03-30T10:14:00Z">
                  <w:rPr>
                    <w:rFonts w:ascii="Calibri" w:hAnsi="Calibri" w:cs="Calibri"/>
                    <w:color w:val="000000"/>
                    <w:sz w:val="12"/>
                    <w:szCs w:val="12"/>
                  </w:rPr>
                </w:rPrChange>
              </w:rPr>
              <w:t>191</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F748393" w14:textId="77777777" w:rsidR="00A46571" w:rsidRPr="005F252C" w:rsidRDefault="00A46571" w:rsidP="00A46571">
            <w:pPr>
              <w:rPr>
                <w:rFonts w:cs="Calibri"/>
                <w:color w:val="000000"/>
                <w:sz w:val="12"/>
                <w:szCs w:val="12"/>
                <w:rPrChange w:id="56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85" w:author="Al Riyami, Azza OLNG-SCC/12" w:date="2026-03-30T14:14:00Z" w16du:dateUtc="2026-03-30T10:14:00Z">
                  <w:rPr>
                    <w:rFonts w:ascii="Calibri" w:hAnsi="Calibri" w:cs="Calibri"/>
                    <w:color w:val="000000"/>
                    <w:sz w:val="12"/>
                    <w:szCs w:val="12"/>
                  </w:rPr>
                </w:rPrChange>
              </w:rPr>
              <w:t>Boarding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3E8A1AD" w14:textId="77777777" w:rsidR="00A46571" w:rsidRPr="005F252C" w:rsidRDefault="00A46571" w:rsidP="00A46571">
            <w:pPr>
              <w:rPr>
                <w:rFonts w:cs="Calibri"/>
                <w:color w:val="000000"/>
                <w:sz w:val="12"/>
                <w:szCs w:val="12"/>
                <w:rPrChange w:id="56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87" w:author="Al Riyami, Azza OLNG-SCC/12" w:date="2026-03-30T14:14:00Z" w16du:dateUtc="2026-03-30T10:14:00Z">
                  <w:rPr>
                    <w:rFonts w:ascii="Calibri" w:hAnsi="Calibri" w:cs="Calibri"/>
                    <w:color w:val="000000"/>
                    <w:sz w:val="12"/>
                    <w:szCs w:val="12"/>
                  </w:rPr>
                </w:rPrChange>
              </w:rPr>
              <w:t>213</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E8F4CAD" w14:textId="77777777" w:rsidR="00A46571" w:rsidRPr="005F252C" w:rsidRDefault="00A46571" w:rsidP="00A46571">
            <w:pPr>
              <w:rPr>
                <w:rFonts w:cs="Calibri"/>
                <w:color w:val="000000"/>
                <w:sz w:val="12"/>
                <w:szCs w:val="12"/>
                <w:rPrChange w:id="56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89" w:author="Al Riyami, Azza OLNG-SCC/12" w:date="2026-03-30T14:14:00Z" w16du:dateUtc="2026-03-30T10:14:00Z">
                  <w:rPr>
                    <w:rFonts w:ascii="Calibri" w:hAnsi="Calibri" w:cs="Calibri"/>
                    <w:color w:val="000000"/>
                    <w:sz w:val="12"/>
                    <w:szCs w:val="12"/>
                  </w:rPr>
                </w:rPrChange>
              </w:rPr>
              <w:t>Organizer, labor contract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A7D7918" w14:textId="77777777" w:rsidR="00A46571" w:rsidRPr="005F252C" w:rsidRDefault="00A46571" w:rsidP="00A46571">
            <w:pPr>
              <w:rPr>
                <w:rFonts w:cs="Calibri"/>
                <w:color w:val="000000"/>
                <w:sz w:val="12"/>
                <w:szCs w:val="12"/>
                <w:rPrChange w:id="56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91" w:author="Al Riyami, Azza OLNG-SCC/12" w:date="2026-03-30T14:14:00Z" w16du:dateUtc="2026-03-30T10:14:00Z">
                  <w:rPr>
                    <w:rFonts w:ascii="Calibri" w:hAnsi="Calibri" w:cs="Calibri"/>
                    <w:color w:val="000000"/>
                    <w:sz w:val="12"/>
                    <w:szCs w:val="12"/>
                  </w:rPr>
                </w:rPrChange>
              </w:rPr>
              <w:t>235</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A9B4518" w14:textId="77777777" w:rsidR="00A46571" w:rsidRPr="005F252C" w:rsidRDefault="00A46571" w:rsidP="00A46571">
            <w:pPr>
              <w:rPr>
                <w:rFonts w:cs="Calibri"/>
                <w:color w:val="000000"/>
                <w:sz w:val="12"/>
                <w:szCs w:val="12"/>
                <w:rPrChange w:id="56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93" w:author="Al Riyami, Azza OLNG-SCC/12" w:date="2026-03-30T14:14:00Z" w16du:dateUtc="2026-03-30T10:14:00Z">
                  <w:rPr>
                    <w:rFonts w:ascii="Calibri" w:hAnsi="Calibri" w:cs="Calibri"/>
                    <w:color w:val="000000"/>
                    <w:sz w:val="12"/>
                    <w:szCs w:val="12"/>
                  </w:rPr>
                </w:rPrChange>
              </w:rPr>
              <w:t>TOURIST AGENT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1B6661D" w14:textId="77777777" w:rsidR="00A46571" w:rsidRPr="005F252C" w:rsidRDefault="00A46571" w:rsidP="00A46571">
            <w:pPr>
              <w:rPr>
                <w:rFonts w:cs="Calibri"/>
                <w:color w:val="000000"/>
                <w:sz w:val="12"/>
                <w:szCs w:val="12"/>
                <w:rPrChange w:id="56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95"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4D782972" w14:textId="77777777" w:rsidR="00A46571" w:rsidRPr="005F252C" w:rsidRDefault="00A46571" w:rsidP="00A46571">
            <w:pPr>
              <w:rPr>
                <w:rFonts w:cs="Calibri"/>
                <w:color w:val="000000"/>
                <w:sz w:val="12"/>
                <w:szCs w:val="12"/>
                <w:rPrChange w:id="56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97" w:author="Al Riyami, Azza OLNG-SCC/12" w:date="2026-03-30T14:14:00Z" w16du:dateUtc="2026-03-30T10:14:00Z">
                  <w:rPr>
                    <w:rFonts w:ascii="Calibri" w:hAnsi="Calibri" w:cs="Calibri"/>
                    <w:color w:val="000000"/>
                    <w:sz w:val="12"/>
                    <w:szCs w:val="12"/>
                  </w:rPr>
                </w:rPrChange>
              </w:rPr>
              <w:t> </w:t>
            </w:r>
          </w:p>
        </w:tc>
      </w:tr>
      <w:tr w:rsidR="00A46571" w:rsidRPr="005F252C" w14:paraId="03B6626B"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083B7CB6" w14:textId="77777777" w:rsidR="00A46571" w:rsidRPr="005F252C" w:rsidRDefault="00A46571" w:rsidP="00A46571">
            <w:pPr>
              <w:rPr>
                <w:rFonts w:cs="Calibri"/>
                <w:color w:val="000000"/>
                <w:sz w:val="12"/>
                <w:szCs w:val="12"/>
                <w:rPrChange w:id="56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699" w:author="Al Riyami, Azza OLNG-SCC/12" w:date="2026-03-30T14:14:00Z" w16du:dateUtc="2026-03-30T10:14:00Z">
                  <w:rPr>
                    <w:rFonts w:ascii="Calibri" w:hAnsi="Calibri" w:cs="Calibri"/>
                    <w:color w:val="000000"/>
                    <w:sz w:val="12"/>
                    <w:szCs w:val="12"/>
                  </w:rPr>
                </w:rPrChange>
              </w:rPr>
              <w:t>192</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D2C17B9" w14:textId="77777777" w:rsidR="00A46571" w:rsidRPr="005F252C" w:rsidRDefault="00A46571" w:rsidP="00A46571">
            <w:pPr>
              <w:rPr>
                <w:rFonts w:cs="Calibri"/>
                <w:color w:val="000000"/>
                <w:sz w:val="12"/>
                <w:szCs w:val="12"/>
                <w:rPrChange w:id="57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01" w:author="Al Riyami, Azza OLNG-SCC/12" w:date="2026-03-30T14:14:00Z" w16du:dateUtc="2026-03-30T10:14:00Z">
                  <w:rPr>
                    <w:rFonts w:ascii="Calibri" w:hAnsi="Calibri" w:cs="Calibri"/>
                    <w:color w:val="000000"/>
                    <w:sz w:val="12"/>
                    <w:szCs w:val="12"/>
                  </w:rPr>
                </w:rPrChange>
              </w:rPr>
              <w:t>Personnel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F970A98" w14:textId="77777777" w:rsidR="00A46571" w:rsidRPr="005F252C" w:rsidRDefault="00A46571" w:rsidP="00A46571">
            <w:pPr>
              <w:rPr>
                <w:rFonts w:cs="Calibri"/>
                <w:color w:val="000000"/>
                <w:sz w:val="12"/>
                <w:szCs w:val="12"/>
                <w:rPrChange w:id="57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03" w:author="Al Riyami, Azza OLNG-SCC/12" w:date="2026-03-30T14:14:00Z" w16du:dateUtc="2026-03-30T10:14:00Z">
                  <w:rPr>
                    <w:rFonts w:ascii="Calibri" w:hAnsi="Calibri" w:cs="Calibri"/>
                    <w:color w:val="000000"/>
                    <w:sz w:val="12"/>
                    <w:szCs w:val="12"/>
                  </w:rPr>
                </w:rPrChange>
              </w:rPr>
              <w:t>214</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07E42C1" w14:textId="77777777" w:rsidR="00A46571" w:rsidRPr="005F252C" w:rsidRDefault="00A46571" w:rsidP="00A46571">
            <w:pPr>
              <w:rPr>
                <w:rFonts w:cs="Calibri"/>
                <w:color w:val="000000"/>
                <w:sz w:val="12"/>
                <w:szCs w:val="12"/>
                <w:rPrChange w:id="57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05" w:author="Al Riyami, Azza OLNG-SCC/12" w:date="2026-03-30T14:14:00Z" w16du:dateUtc="2026-03-30T10:14:00Z">
                  <w:rPr>
                    <w:rFonts w:ascii="Calibri" w:hAnsi="Calibri" w:cs="Calibri"/>
                    <w:color w:val="000000"/>
                    <w:sz w:val="12"/>
                    <w:szCs w:val="12"/>
                  </w:rPr>
                </w:rPrChange>
              </w:rPr>
              <w:t>LIFE GUARD</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6D3E8A4" w14:textId="77777777" w:rsidR="00A46571" w:rsidRPr="005F252C" w:rsidRDefault="00A46571" w:rsidP="00A46571">
            <w:pPr>
              <w:rPr>
                <w:rFonts w:cs="Calibri"/>
                <w:color w:val="000000"/>
                <w:sz w:val="12"/>
                <w:szCs w:val="12"/>
                <w:rPrChange w:id="57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07" w:author="Al Riyami, Azza OLNG-SCC/12" w:date="2026-03-30T14:14:00Z" w16du:dateUtc="2026-03-30T10:14:00Z">
                  <w:rPr>
                    <w:rFonts w:ascii="Calibri" w:hAnsi="Calibri" w:cs="Calibri"/>
                    <w:color w:val="000000"/>
                    <w:sz w:val="12"/>
                    <w:szCs w:val="12"/>
                  </w:rPr>
                </w:rPrChange>
              </w:rPr>
              <w:t>236</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A909F3C" w14:textId="77777777" w:rsidR="00A46571" w:rsidRPr="005F252C" w:rsidRDefault="00A46571" w:rsidP="00A46571">
            <w:pPr>
              <w:rPr>
                <w:rFonts w:cs="Calibri"/>
                <w:color w:val="000000"/>
                <w:sz w:val="12"/>
                <w:szCs w:val="12"/>
                <w:rPrChange w:id="57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09" w:author="Al Riyami, Azza OLNG-SCC/12" w:date="2026-03-30T14:14:00Z" w16du:dateUtc="2026-03-30T10:14:00Z">
                  <w:rPr>
                    <w:rFonts w:ascii="Calibri" w:hAnsi="Calibri" w:cs="Calibri"/>
                    <w:color w:val="000000"/>
                    <w:sz w:val="12"/>
                    <w:szCs w:val="12"/>
                  </w:rPr>
                </w:rPrChange>
              </w:rPr>
              <w:t>GENERAL SYSTEM ANALYST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939C1D3" w14:textId="77777777" w:rsidR="00A46571" w:rsidRPr="005F252C" w:rsidRDefault="00A46571" w:rsidP="00A46571">
            <w:pPr>
              <w:rPr>
                <w:rFonts w:cs="Calibri"/>
                <w:color w:val="000000"/>
                <w:sz w:val="12"/>
                <w:szCs w:val="12"/>
                <w:rPrChange w:id="571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11"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57CD8D66" w14:textId="77777777" w:rsidR="00A46571" w:rsidRPr="005F252C" w:rsidRDefault="00A46571" w:rsidP="00A46571">
            <w:pPr>
              <w:rPr>
                <w:rFonts w:cs="Calibri"/>
                <w:color w:val="000000"/>
                <w:sz w:val="12"/>
                <w:szCs w:val="12"/>
                <w:rPrChange w:id="571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13" w:author="Al Riyami, Azza OLNG-SCC/12" w:date="2026-03-30T14:14:00Z" w16du:dateUtc="2026-03-30T10:14:00Z">
                  <w:rPr>
                    <w:rFonts w:ascii="Calibri" w:hAnsi="Calibri" w:cs="Calibri"/>
                    <w:color w:val="000000"/>
                    <w:sz w:val="12"/>
                    <w:szCs w:val="12"/>
                  </w:rPr>
                </w:rPrChange>
              </w:rPr>
              <w:t> </w:t>
            </w:r>
          </w:p>
        </w:tc>
      </w:tr>
      <w:tr w:rsidR="00A46571" w:rsidRPr="005F252C" w14:paraId="39D12B86"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06EA469E" w14:textId="77777777" w:rsidR="00A46571" w:rsidRPr="005F252C" w:rsidRDefault="00A46571" w:rsidP="00A46571">
            <w:pPr>
              <w:rPr>
                <w:rFonts w:cs="Calibri"/>
                <w:color w:val="000000"/>
                <w:sz w:val="12"/>
                <w:szCs w:val="12"/>
                <w:rPrChange w:id="571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15" w:author="Al Riyami, Azza OLNG-SCC/12" w:date="2026-03-30T14:14:00Z" w16du:dateUtc="2026-03-30T10:14:00Z">
                  <w:rPr>
                    <w:rFonts w:ascii="Calibri" w:hAnsi="Calibri" w:cs="Calibri"/>
                    <w:color w:val="000000"/>
                    <w:sz w:val="12"/>
                    <w:szCs w:val="12"/>
                  </w:rPr>
                </w:rPrChange>
              </w:rPr>
              <w:t>193</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4A3C129" w14:textId="77777777" w:rsidR="00A46571" w:rsidRPr="005F252C" w:rsidRDefault="00A46571" w:rsidP="00A46571">
            <w:pPr>
              <w:rPr>
                <w:rFonts w:cs="Calibri"/>
                <w:color w:val="000000"/>
                <w:sz w:val="12"/>
                <w:szCs w:val="12"/>
                <w:rPrChange w:id="571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17" w:author="Al Riyami, Azza OLNG-SCC/12" w:date="2026-03-30T14:14:00Z" w16du:dateUtc="2026-03-30T10:14:00Z">
                  <w:rPr>
                    <w:rFonts w:ascii="Calibri" w:hAnsi="Calibri" w:cs="Calibri"/>
                    <w:color w:val="000000"/>
                    <w:sz w:val="12"/>
                    <w:szCs w:val="12"/>
                  </w:rPr>
                </w:rPrChange>
              </w:rPr>
              <w:t>Clerks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93630B6" w14:textId="77777777" w:rsidR="00A46571" w:rsidRPr="005F252C" w:rsidRDefault="00A46571" w:rsidP="00A46571">
            <w:pPr>
              <w:rPr>
                <w:rFonts w:cs="Calibri"/>
                <w:color w:val="000000"/>
                <w:sz w:val="12"/>
                <w:szCs w:val="12"/>
                <w:rPrChange w:id="571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19" w:author="Al Riyami, Azza OLNG-SCC/12" w:date="2026-03-30T14:14:00Z" w16du:dateUtc="2026-03-30T10:14:00Z">
                  <w:rPr>
                    <w:rFonts w:ascii="Calibri" w:hAnsi="Calibri" w:cs="Calibri"/>
                    <w:color w:val="000000"/>
                    <w:sz w:val="12"/>
                    <w:szCs w:val="12"/>
                  </w:rPr>
                </w:rPrChange>
              </w:rPr>
              <w:t>215</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EF7A8C2" w14:textId="77777777" w:rsidR="00A46571" w:rsidRPr="005F252C" w:rsidRDefault="00A46571" w:rsidP="00A46571">
            <w:pPr>
              <w:rPr>
                <w:rFonts w:cs="Calibri"/>
                <w:color w:val="000000"/>
                <w:sz w:val="12"/>
                <w:szCs w:val="12"/>
                <w:rPrChange w:id="572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21" w:author="Al Riyami, Azza OLNG-SCC/12" w:date="2026-03-30T14:14:00Z" w16du:dateUtc="2026-03-30T10:14:00Z">
                  <w:rPr>
                    <w:rFonts w:ascii="Calibri" w:hAnsi="Calibri" w:cs="Calibri"/>
                    <w:color w:val="000000"/>
                    <w:sz w:val="12"/>
                    <w:szCs w:val="12"/>
                  </w:rPr>
                </w:rPrChange>
              </w:rPr>
              <w:t>Drilling Fluids Engineer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E11F104" w14:textId="77777777" w:rsidR="00A46571" w:rsidRPr="005F252C" w:rsidRDefault="00A46571" w:rsidP="00A46571">
            <w:pPr>
              <w:rPr>
                <w:rFonts w:cs="Calibri"/>
                <w:color w:val="000000"/>
                <w:sz w:val="12"/>
                <w:szCs w:val="12"/>
                <w:rPrChange w:id="572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23" w:author="Al Riyami, Azza OLNG-SCC/12" w:date="2026-03-30T14:14:00Z" w16du:dateUtc="2026-03-30T10:14:00Z">
                  <w:rPr>
                    <w:rFonts w:ascii="Calibri" w:hAnsi="Calibri" w:cs="Calibri"/>
                    <w:color w:val="000000"/>
                    <w:sz w:val="12"/>
                    <w:szCs w:val="12"/>
                  </w:rPr>
                </w:rPrChange>
              </w:rPr>
              <w:t>237</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1581ECA" w14:textId="77777777" w:rsidR="00A46571" w:rsidRPr="005F252C" w:rsidRDefault="00A46571" w:rsidP="00A46571">
            <w:pPr>
              <w:rPr>
                <w:rFonts w:cs="Calibri"/>
                <w:color w:val="000000"/>
                <w:sz w:val="12"/>
                <w:szCs w:val="12"/>
                <w:rPrChange w:id="572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25" w:author="Al Riyami, Azza OLNG-SCC/12" w:date="2026-03-30T14:14:00Z" w16du:dateUtc="2026-03-30T10:14:00Z">
                  <w:rPr>
                    <w:rFonts w:ascii="Calibri" w:hAnsi="Calibri" w:cs="Calibri"/>
                    <w:color w:val="000000"/>
                    <w:sz w:val="12"/>
                    <w:szCs w:val="12"/>
                  </w:rPr>
                </w:rPrChange>
              </w:rPr>
              <w:t>Networks. Information Systems Specialist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CA1FA6E" w14:textId="77777777" w:rsidR="00A46571" w:rsidRPr="005F252C" w:rsidRDefault="00A46571" w:rsidP="00A46571">
            <w:pPr>
              <w:rPr>
                <w:rFonts w:cs="Calibri"/>
                <w:color w:val="000000"/>
                <w:sz w:val="12"/>
                <w:szCs w:val="12"/>
                <w:rPrChange w:id="572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27"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1D114001" w14:textId="77777777" w:rsidR="00A46571" w:rsidRPr="005F252C" w:rsidRDefault="00A46571" w:rsidP="00A46571">
            <w:pPr>
              <w:rPr>
                <w:rFonts w:cs="Calibri"/>
                <w:color w:val="000000"/>
                <w:sz w:val="12"/>
                <w:szCs w:val="12"/>
                <w:rPrChange w:id="572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29" w:author="Al Riyami, Azza OLNG-SCC/12" w:date="2026-03-30T14:14:00Z" w16du:dateUtc="2026-03-30T10:14:00Z">
                  <w:rPr>
                    <w:rFonts w:ascii="Calibri" w:hAnsi="Calibri" w:cs="Calibri"/>
                    <w:color w:val="000000"/>
                    <w:sz w:val="12"/>
                    <w:szCs w:val="12"/>
                  </w:rPr>
                </w:rPrChange>
              </w:rPr>
              <w:t> </w:t>
            </w:r>
          </w:p>
        </w:tc>
      </w:tr>
      <w:tr w:rsidR="00A46571" w:rsidRPr="005F252C" w14:paraId="7BAD1ADA"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287F8042" w14:textId="77777777" w:rsidR="00A46571" w:rsidRPr="005F252C" w:rsidRDefault="00A46571" w:rsidP="00A46571">
            <w:pPr>
              <w:rPr>
                <w:rFonts w:cs="Calibri"/>
                <w:color w:val="000000"/>
                <w:sz w:val="12"/>
                <w:szCs w:val="12"/>
                <w:rPrChange w:id="573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31" w:author="Al Riyami, Azza OLNG-SCC/12" w:date="2026-03-30T14:14:00Z" w16du:dateUtc="2026-03-30T10:14:00Z">
                  <w:rPr>
                    <w:rFonts w:ascii="Calibri" w:hAnsi="Calibri" w:cs="Calibri"/>
                    <w:color w:val="000000"/>
                    <w:sz w:val="12"/>
                    <w:szCs w:val="12"/>
                  </w:rPr>
                </w:rPrChange>
              </w:rPr>
              <w:t>194</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E682FE1" w14:textId="77777777" w:rsidR="00A46571" w:rsidRPr="005F252C" w:rsidRDefault="00A46571" w:rsidP="00A46571">
            <w:pPr>
              <w:rPr>
                <w:rFonts w:cs="Calibri"/>
                <w:color w:val="000000"/>
                <w:sz w:val="12"/>
                <w:szCs w:val="12"/>
                <w:rPrChange w:id="573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33" w:author="Al Riyami, Azza OLNG-SCC/12" w:date="2026-03-30T14:14:00Z" w16du:dateUtc="2026-03-30T10:14:00Z">
                  <w:rPr>
                    <w:rFonts w:ascii="Calibri" w:hAnsi="Calibri" w:cs="Calibri"/>
                    <w:color w:val="000000"/>
                    <w:sz w:val="12"/>
                    <w:szCs w:val="12"/>
                  </w:rPr>
                </w:rPrChange>
              </w:rPr>
              <w:t>STORES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E01A4A7" w14:textId="77777777" w:rsidR="00A46571" w:rsidRPr="005F252C" w:rsidRDefault="00A46571" w:rsidP="00A46571">
            <w:pPr>
              <w:rPr>
                <w:rFonts w:cs="Calibri"/>
                <w:color w:val="000000"/>
                <w:sz w:val="12"/>
                <w:szCs w:val="12"/>
                <w:rPrChange w:id="573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35" w:author="Al Riyami, Azza OLNG-SCC/12" w:date="2026-03-30T14:14:00Z" w16du:dateUtc="2026-03-30T10:14:00Z">
                  <w:rPr>
                    <w:rFonts w:ascii="Calibri" w:hAnsi="Calibri" w:cs="Calibri"/>
                    <w:color w:val="000000"/>
                    <w:sz w:val="12"/>
                    <w:szCs w:val="12"/>
                  </w:rPr>
                </w:rPrChange>
              </w:rPr>
              <w:t>216</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016734E" w14:textId="77777777" w:rsidR="00A46571" w:rsidRPr="005F252C" w:rsidRDefault="00A46571" w:rsidP="00A46571">
            <w:pPr>
              <w:rPr>
                <w:rFonts w:cs="Calibri"/>
                <w:color w:val="000000"/>
                <w:sz w:val="12"/>
                <w:szCs w:val="12"/>
                <w:rPrChange w:id="573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37" w:author="Al Riyami, Azza OLNG-SCC/12" w:date="2026-03-30T14:14:00Z" w16du:dateUtc="2026-03-30T10:14:00Z">
                  <w:rPr>
                    <w:rFonts w:ascii="Calibri" w:hAnsi="Calibri" w:cs="Calibri"/>
                    <w:color w:val="000000"/>
                    <w:sz w:val="12"/>
                    <w:szCs w:val="12"/>
                  </w:rPr>
                </w:rPrChange>
              </w:rPr>
              <w:t>Engineer, chemical / oil refinery</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85272F7" w14:textId="77777777" w:rsidR="00A46571" w:rsidRPr="005F252C" w:rsidRDefault="00A46571" w:rsidP="00A46571">
            <w:pPr>
              <w:rPr>
                <w:rFonts w:cs="Calibri"/>
                <w:color w:val="000000"/>
                <w:sz w:val="12"/>
                <w:szCs w:val="12"/>
                <w:rPrChange w:id="573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39" w:author="Al Riyami, Azza OLNG-SCC/12" w:date="2026-03-30T14:14:00Z" w16du:dateUtc="2026-03-30T10:14:00Z">
                  <w:rPr>
                    <w:rFonts w:ascii="Calibri" w:hAnsi="Calibri" w:cs="Calibri"/>
                    <w:color w:val="000000"/>
                    <w:sz w:val="12"/>
                    <w:szCs w:val="12"/>
                  </w:rPr>
                </w:rPrChange>
              </w:rPr>
              <w:t>238</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6E1162B1" w14:textId="77777777" w:rsidR="00A46571" w:rsidRPr="005F252C" w:rsidRDefault="00A46571" w:rsidP="00A46571">
            <w:pPr>
              <w:rPr>
                <w:rFonts w:cs="Calibri"/>
                <w:color w:val="000000"/>
                <w:sz w:val="12"/>
                <w:szCs w:val="12"/>
                <w:rPrChange w:id="574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41" w:author="Al Riyami, Azza OLNG-SCC/12" w:date="2026-03-30T14:14:00Z" w16du:dateUtc="2026-03-30T10:14:00Z">
                  <w:rPr>
                    <w:rFonts w:ascii="Calibri" w:hAnsi="Calibri" w:cs="Calibri"/>
                    <w:color w:val="000000"/>
                    <w:sz w:val="12"/>
                    <w:szCs w:val="12"/>
                  </w:rPr>
                </w:rPrChange>
              </w:rPr>
              <w:t>SEA TRAFFIC CONTROLLER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C040EE5" w14:textId="77777777" w:rsidR="00A46571" w:rsidRPr="005F252C" w:rsidRDefault="00A46571" w:rsidP="00A46571">
            <w:pPr>
              <w:rPr>
                <w:rFonts w:cs="Calibri"/>
                <w:color w:val="000000"/>
                <w:sz w:val="12"/>
                <w:szCs w:val="12"/>
                <w:rPrChange w:id="574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43"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32BC44EE" w14:textId="77777777" w:rsidR="00A46571" w:rsidRPr="005F252C" w:rsidRDefault="00A46571" w:rsidP="00A46571">
            <w:pPr>
              <w:rPr>
                <w:rFonts w:cs="Calibri"/>
                <w:color w:val="000000"/>
                <w:sz w:val="12"/>
                <w:szCs w:val="12"/>
                <w:rPrChange w:id="574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45" w:author="Al Riyami, Azza OLNG-SCC/12" w:date="2026-03-30T14:14:00Z" w16du:dateUtc="2026-03-30T10:14:00Z">
                  <w:rPr>
                    <w:rFonts w:ascii="Calibri" w:hAnsi="Calibri" w:cs="Calibri"/>
                    <w:color w:val="000000"/>
                    <w:sz w:val="12"/>
                    <w:szCs w:val="12"/>
                  </w:rPr>
                </w:rPrChange>
              </w:rPr>
              <w:t> </w:t>
            </w:r>
          </w:p>
        </w:tc>
      </w:tr>
      <w:tr w:rsidR="00A46571" w:rsidRPr="005F252C" w14:paraId="7A6AF0D6"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AEC0678" w14:textId="77777777" w:rsidR="00A46571" w:rsidRPr="005F252C" w:rsidRDefault="00A46571" w:rsidP="00A46571">
            <w:pPr>
              <w:rPr>
                <w:rFonts w:cs="Calibri"/>
                <w:color w:val="000000"/>
                <w:sz w:val="12"/>
                <w:szCs w:val="12"/>
                <w:rPrChange w:id="574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47" w:author="Al Riyami, Azza OLNG-SCC/12" w:date="2026-03-30T14:14:00Z" w16du:dateUtc="2026-03-30T10:14:00Z">
                  <w:rPr>
                    <w:rFonts w:ascii="Calibri" w:hAnsi="Calibri" w:cs="Calibri"/>
                    <w:color w:val="000000"/>
                    <w:sz w:val="12"/>
                    <w:szCs w:val="12"/>
                  </w:rPr>
                </w:rPrChange>
              </w:rPr>
              <w:t>195</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BC10B61" w14:textId="77777777" w:rsidR="00A46571" w:rsidRPr="005F252C" w:rsidRDefault="00A46571" w:rsidP="00A46571">
            <w:pPr>
              <w:rPr>
                <w:rFonts w:cs="Calibri"/>
                <w:color w:val="000000"/>
                <w:sz w:val="12"/>
                <w:szCs w:val="12"/>
                <w:rPrChange w:id="574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49" w:author="Al Riyami, Azza OLNG-SCC/12" w:date="2026-03-30T14:14:00Z" w16du:dateUtc="2026-03-30T10:14:00Z">
                  <w:rPr>
                    <w:rFonts w:ascii="Calibri" w:hAnsi="Calibri" w:cs="Calibri"/>
                    <w:color w:val="000000"/>
                    <w:sz w:val="12"/>
                    <w:szCs w:val="12"/>
                  </w:rPr>
                </w:rPrChange>
              </w:rPr>
              <w:t>Data Entry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7DE3D4B" w14:textId="77777777" w:rsidR="00A46571" w:rsidRPr="005F252C" w:rsidRDefault="00A46571" w:rsidP="00A46571">
            <w:pPr>
              <w:rPr>
                <w:rFonts w:cs="Calibri"/>
                <w:color w:val="000000"/>
                <w:sz w:val="12"/>
                <w:szCs w:val="12"/>
                <w:rPrChange w:id="575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51" w:author="Al Riyami, Azza OLNG-SCC/12" w:date="2026-03-30T14:14:00Z" w16du:dateUtc="2026-03-30T10:14:00Z">
                  <w:rPr>
                    <w:rFonts w:ascii="Calibri" w:hAnsi="Calibri" w:cs="Calibri"/>
                    <w:color w:val="000000"/>
                    <w:sz w:val="12"/>
                    <w:szCs w:val="12"/>
                  </w:rPr>
                </w:rPrChange>
              </w:rPr>
              <w:t>217</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3E20A6F" w14:textId="77777777" w:rsidR="00A46571" w:rsidRPr="005F252C" w:rsidRDefault="00A46571" w:rsidP="00A46571">
            <w:pPr>
              <w:rPr>
                <w:rFonts w:cs="Calibri"/>
                <w:color w:val="000000"/>
                <w:sz w:val="12"/>
                <w:szCs w:val="12"/>
                <w:rPrChange w:id="575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53" w:author="Al Riyami, Azza OLNG-SCC/12" w:date="2026-03-30T14:14:00Z" w16du:dateUtc="2026-03-30T10:14:00Z">
                  <w:rPr>
                    <w:rFonts w:ascii="Calibri" w:hAnsi="Calibri" w:cs="Calibri"/>
                    <w:color w:val="000000"/>
                    <w:sz w:val="12"/>
                    <w:szCs w:val="12"/>
                  </w:rPr>
                </w:rPrChange>
              </w:rPr>
              <w:t>POSTMAN</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1B73A43" w14:textId="77777777" w:rsidR="00A46571" w:rsidRPr="005F252C" w:rsidRDefault="00A46571" w:rsidP="00A46571">
            <w:pPr>
              <w:rPr>
                <w:rFonts w:cs="Calibri"/>
                <w:color w:val="000000"/>
                <w:sz w:val="12"/>
                <w:szCs w:val="12"/>
                <w:rPrChange w:id="575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55" w:author="Al Riyami, Azza OLNG-SCC/12" w:date="2026-03-30T14:14:00Z" w16du:dateUtc="2026-03-30T10:14:00Z">
                  <w:rPr>
                    <w:rFonts w:ascii="Calibri" w:hAnsi="Calibri" w:cs="Calibri"/>
                    <w:color w:val="000000"/>
                    <w:sz w:val="12"/>
                    <w:szCs w:val="12"/>
                  </w:rPr>
                </w:rPrChange>
              </w:rPr>
              <w:t>239</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D42F295" w14:textId="77777777" w:rsidR="00A46571" w:rsidRPr="005F252C" w:rsidRDefault="00A46571" w:rsidP="00A46571">
            <w:pPr>
              <w:rPr>
                <w:rFonts w:cs="Calibri"/>
                <w:color w:val="000000"/>
                <w:sz w:val="12"/>
                <w:szCs w:val="12"/>
                <w:rPrChange w:id="575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57" w:author="Al Riyami, Azza OLNG-SCC/12" w:date="2026-03-30T14:14:00Z" w16du:dateUtc="2026-03-30T10:14:00Z">
                  <w:rPr>
                    <w:rFonts w:ascii="Calibri" w:hAnsi="Calibri" w:cs="Calibri"/>
                    <w:color w:val="000000"/>
                    <w:sz w:val="12"/>
                    <w:szCs w:val="12"/>
                  </w:rPr>
                </w:rPrChange>
              </w:rPr>
              <w:t>SHIPS TRAFFIC CONTROLLER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C611A96" w14:textId="77777777" w:rsidR="00A46571" w:rsidRPr="005F252C" w:rsidRDefault="00A46571" w:rsidP="00A46571">
            <w:pPr>
              <w:rPr>
                <w:rFonts w:cs="Calibri"/>
                <w:color w:val="000000"/>
                <w:sz w:val="12"/>
                <w:szCs w:val="12"/>
                <w:rPrChange w:id="575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59"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3445F23D" w14:textId="77777777" w:rsidR="00A46571" w:rsidRPr="005F252C" w:rsidRDefault="00A46571" w:rsidP="00A46571">
            <w:pPr>
              <w:rPr>
                <w:rFonts w:cs="Calibri"/>
                <w:color w:val="000000"/>
                <w:sz w:val="12"/>
                <w:szCs w:val="12"/>
                <w:rPrChange w:id="576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61" w:author="Al Riyami, Azza OLNG-SCC/12" w:date="2026-03-30T14:14:00Z" w16du:dateUtc="2026-03-30T10:14:00Z">
                  <w:rPr>
                    <w:rFonts w:ascii="Calibri" w:hAnsi="Calibri" w:cs="Calibri"/>
                    <w:color w:val="000000"/>
                    <w:sz w:val="12"/>
                    <w:szCs w:val="12"/>
                  </w:rPr>
                </w:rPrChange>
              </w:rPr>
              <w:t> </w:t>
            </w:r>
          </w:p>
        </w:tc>
      </w:tr>
      <w:tr w:rsidR="00A46571" w:rsidRPr="005F252C" w14:paraId="75B84BAA"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73A64A69" w14:textId="77777777" w:rsidR="00A46571" w:rsidRPr="005F252C" w:rsidRDefault="00A46571" w:rsidP="00A46571">
            <w:pPr>
              <w:rPr>
                <w:rFonts w:cs="Calibri"/>
                <w:color w:val="000000"/>
                <w:sz w:val="12"/>
                <w:szCs w:val="12"/>
                <w:rPrChange w:id="576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63" w:author="Al Riyami, Azza OLNG-SCC/12" w:date="2026-03-30T14:14:00Z" w16du:dateUtc="2026-03-30T10:14:00Z">
                  <w:rPr>
                    <w:rFonts w:ascii="Calibri" w:hAnsi="Calibri" w:cs="Calibri"/>
                    <w:color w:val="000000"/>
                    <w:sz w:val="12"/>
                    <w:szCs w:val="12"/>
                  </w:rPr>
                </w:rPrChange>
              </w:rPr>
              <w:t>196</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D8183F9" w14:textId="77777777" w:rsidR="00A46571" w:rsidRPr="005F252C" w:rsidRDefault="00A46571" w:rsidP="00A46571">
            <w:pPr>
              <w:rPr>
                <w:rFonts w:cs="Calibri"/>
                <w:color w:val="000000"/>
                <w:sz w:val="12"/>
                <w:szCs w:val="12"/>
                <w:rPrChange w:id="576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65" w:author="Al Riyami, Azza OLNG-SCC/12" w:date="2026-03-30T14:14:00Z" w16du:dateUtc="2026-03-30T10:14:00Z">
                  <w:rPr>
                    <w:rFonts w:ascii="Calibri" w:hAnsi="Calibri" w:cs="Calibri"/>
                    <w:color w:val="000000"/>
                    <w:sz w:val="12"/>
                    <w:szCs w:val="12"/>
                  </w:rPr>
                </w:rPrChange>
              </w:rPr>
              <w:t>Learning Source Center Supervisor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7CB0BB99" w14:textId="77777777" w:rsidR="00A46571" w:rsidRPr="005F252C" w:rsidRDefault="00A46571" w:rsidP="00A46571">
            <w:pPr>
              <w:rPr>
                <w:rFonts w:cs="Calibri"/>
                <w:color w:val="000000"/>
                <w:sz w:val="12"/>
                <w:szCs w:val="12"/>
                <w:rPrChange w:id="576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67" w:author="Al Riyami, Azza OLNG-SCC/12" w:date="2026-03-30T14:14:00Z" w16du:dateUtc="2026-03-30T10:14:00Z">
                  <w:rPr>
                    <w:rFonts w:ascii="Calibri" w:hAnsi="Calibri" w:cs="Calibri"/>
                    <w:color w:val="000000"/>
                    <w:sz w:val="12"/>
                    <w:szCs w:val="12"/>
                  </w:rPr>
                </w:rPrChange>
              </w:rPr>
              <w:t>218</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319DC1D" w14:textId="77777777" w:rsidR="00A46571" w:rsidRPr="005F252C" w:rsidRDefault="00A46571" w:rsidP="00A46571">
            <w:pPr>
              <w:rPr>
                <w:rFonts w:cs="Calibri"/>
                <w:color w:val="000000"/>
                <w:sz w:val="12"/>
                <w:szCs w:val="12"/>
                <w:rPrChange w:id="576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69" w:author="Al Riyami, Azza OLNG-SCC/12" w:date="2026-03-30T14:14:00Z" w16du:dateUtc="2026-03-30T10:14:00Z">
                  <w:rPr>
                    <w:rFonts w:ascii="Calibri" w:hAnsi="Calibri" w:cs="Calibri"/>
                    <w:color w:val="000000"/>
                    <w:sz w:val="12"/>
                    <w:szCs w:val="12"/>
                  </w:rPr>
                </w:rPrChange>
              </w:rPr>
              <w:t>MERCHANDISE DISTRIBUTOR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321DFE02" w14:textId="77777777" w:rsidR="00A46571" w:rsidRPr="005F252C" w:rsidRDefault="00A46571" w:rsidP="00A46571">
            <w:pPr>
              <w:rPr>
                <w:rFonts w:cs="Calibri"/>
                <w:color w:val="000000"/>
                <w:sz w:val="12"/>
                <w:szCs w:val="12"/>
                <w:rPrChange w:id="577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71" w:author="Al Riyami, Azza OLNG-SCC/12" w:date="2026-03-30T14:14:00Z" w16du:dateUtc="2026-03-30T10:14:00Z">
                  <w:rPr>
                    <w:rFonts w:ascii="Calibri" w:hAnsi="Calibri" w:cs="Calibri"/>
                    <w:color w:val="000000"/>
                    <w:sz w:val="12"/>
                    <w:szCs w:val="12"/>
                  </w:rPr>
                </w:rPrChange>
              </w:rPr>
              <w:t>240</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3A6526A" w14:textId="77777777" w:rsidR="00A46571" w:rsidRPr="005F252C" w:rsidRDefault="00A46571" w:rsidP="00A46571">
            <w:pPr>
              <w:rPr>
                <w:rFonts w:cs="Calibri"/>
                <w:color w:val="000000"/>
                <w:sz w:val="12"/>
                <w:szCs w:val="12"/>
                <w:rPrChange w:id="577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73" w:author="Al Riyami, Azza OLNG-SCC/12" w:date="2026-03-30T14:14:00Z" w16du:dateUtc="2026-03-30T10:14:00Z">
                  <w:rPr>
                    <w:rFonts w:ascii="Calibri" w:hAnsi="Calibri" w:cs="Calibri"/>
                    <w:color w:val="000000"/>
                    <w:sz w:val="12"/>
                    <w:szCs w:val="12"/>
                  </w:rPr>
                </w:rPrChange>
              </w:rPr>
              <w:t>MAINTENANCE TECHNICIAN-COMPUTERS</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EB4957B" w14:textId="77777777" w:rsidR="00A46571" w:rsidRPr="005F252C" w:rsidRDefault="00A46571" w:rsidP="00A46571">
            <w:pPr>
              <w:rPr>
                <w:rFonts w:cs="Calibri"/>
                <w:color w:val="000000"/>
                <w:sz w:val="12"/>
                <w:szCs w:val="12"/>
                <w:rPrChange w:id="577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75"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50D77BE1" w14:textId="77777777" w:rsidR="00A46571" w:rsidRPr="005F252C" w:rsidRDefault="00A46571" w:rsidP="00A46571">
            <w:pPr>
              <w:rPr>
                <w:rFonts w:cs="Calibri"/>
                <w:color w:val="000000"/>
                <w:sz w:val="12"/>
                <w:szCs w:val="12"/>
                <w:rPrChange w:id="577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77" w:author="Al Riyami, Azza OLNG-SCC/12" w:date="2026-03-30T14:14:00Z" w16du:dateUtc="2026-03-30T10:14:00Z">
                  <w:rPr>
                    <w:rFonts w:ascii="Calibri" w:hAnsi="Calibri" w:cs="Calibri"/>
                    <w:color w:val="000000"/>
                    <w:sz w:val="12"/>
                    <w:szCs w:val="12"/>
                  </w:rPr>
                </w:rPrChange>
              </w:rPr>
              <w:t> </w:t>
            </w:r>
          </w:p>
        </w:tc>
      </w:tr>
      <w:tr w:rsidR="00A46571" w:rsidRPr="005F252C" w14:paraId="0D6DC573" w14:textId="77777777" w:rsidTr="009764B6">
        <w:trPr>
          <w:trHeight w:val="360"/>
          <w:jc w:val="center"/>
        </w:trPr>
        <w:tc>
          <w:tcPr>
            <w:tcW w:w="521" w:type="dxa"/>
            <w:tcBorders>
              <w:top w:val="nil"/>
              <w:left w:val="single" w:sz="8" w:space="0" w:color="auto"/>
              <w:bottom w:val="single" w:sz="4" w:space="0" w:color="auto"/>
              <w:right w:val="single" w:sz="4" w:space="0" w:color="auto"/>
            </w:tcBorders>
            <w:shd w:val="clear" w:color="auto" w:fill="FFFFFF"/>
            <w:tcMar>
              <w:top w:w="15" w:type="dxa"/>
              <w:left w:w="15" w:type="dxa"/>
              <w:bottom w:w="0" w:type="dxa"/>
              <w:right w:w="15" w:type="dxa"/>
            </w:tcMar>
            <w:vAlign w:val="center"/>
            <w:hideMark/>
          </w:tcPr>
          <w:p w14:paraId="3A3BAC4C" w14:textId="77777777" w:rsidR="00A46571" w:rsidRPr="005F252C" w:rsidRDefault="00A46571" w:rsidP="00A46571">
            <w:pPr>
              <w:rPr>
                <w:rFonts w:cs="Calibri"/>
                <w:color w:val="000000"/>
                <w:sz w:val="12"/>
                <w:szCs w:val="12"/>
                <w:rPrChange w:id="577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79" w:author="Al Riyami, Azza OLNG-SCC/12" w:date="2026-03-30T14:14:00Z" w16du:dateUtc="2026-03-30T10:14:00Z">
                  <w:rPr>
                    <w:rFonts w:ascii="Calibri" w:hAnsi="Calibri" w:cs="Calibri"/>
                    <w:color w:val="000000"/>
                    <w:sz w:val="12"/>
                    <w:szCs w:val="12"/>
                  </w:rPr>
                </w:rPrChange>
              </w:rPr>
              <w:t>197</w:t>
            </w:r>
          </w:p>
        </w:tc>
        <w:tc>
          <w:tcPr>
            <w:tcW w:w="3218"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E4DBD0C" w14:textId="77777777" w:rsidR="00A46571" w:rsidRPr="005F252C" w:rsidRDefault="00A46571" w:rsidP="00A46571">
            <w:pPr>
              <w:rPr>
                <w:rFonts w:cs="Calibri"/>
                <w:color w:val="000000"/>
                <w:sz w:val="12"/>
                <w:szCs w:val="12"/>
                <w:rPrChange w:id="578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81" w:author="Al Riyami, Azza OLNG-SCC/12" w:date="2026-03-30T14:14:00Z" w16du:dateUtc="2026-03-30T10:14:00Z">
                  <w:rPr>
                    <w:rFonts w:ascii="Calibri" w:hAnsi="Calibri" w:cs="Calibri"/>
                    <w:color w:val="000000"/>
                    <w:sz w:val="12"/>
                    <w:szCs w:val="12"/>
                  </w:rPr>
                </w:rPrChange>
              </w:rPr>
              <w:t>CUSTOMER RELATION SUPIRINTENDENT</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275A3C3E" w14:textId="77777777" w:rsidR="00A46571" w:rsidRPr="005F252C" w:rsidRDefault="00A46571" w:rsidP="00A46571">
            <w:pPr>
              <w:rPr>
                <w:rFonts w:cs="Calibri"/>
                <w:color w:val="000000"/>
                <w:sz w:val="12"/>
                <w:szCs w:val="12"/>
                <w:rPrChange w:id="578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83" w:author="Al Riyami, Azza OLNG-SCC/12" w:date="2026-03-30T14:14:00Z" w16du:dateUtc="2026-03-30T10:14:00Z">
                  <w:rPr>
                    <w:rFonts w:ascii="Calibri" w:hAnsi="Calibri" w:cs="Calibri"/>
                    <w:color w:val="000000"/>
                    <w:sz w:val="12"/>
                    <w:szCs w:val="12"/>
                  </w:rPr>
                </w:rPrChange>
              </w:rPr>
              <w:t>219</w:t>
            </w:r>
          </w:p>
        </w:tc>
        <w:tc>
          <w:tcPr>
            <w:tcW w:w="3222"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4BC5E9EB" w14:textId="77777777" w:rsidR="00A46571" w:rsidRPr="005F252C" w:rsidRDefault="00A46571" w:rsidP="00A46571">
            <w:pPr>
              <w:rPr>
                <w:rFonts w:cs="Calibri"/>
                <w:color w:val="000000"/>
                <w:sz w:val="12"/>
                <w:szCs w:val="12"/>
                <w:rPrChange w:id="578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85" w:author="Al Riyami, Azza OLNG-SCC/12" w:date="2026-03-30T14:14:00Z" w16du:dateUtc="2026-03-30T10:14:00Z">
                  <w:rPr>
                    <w:rFonts w:ascii="Calibri" w:hAnsi="Calibri" w:cs="Calibri"/>
                    <w:color w:val="000000"/>
                    <w:sz w:val="12"/>
                    <w:szCs w:val="12"/>
                  </w:rPr>
                </w:rPrChange>
              </w:rPr>
              <w:t>FOOD SUPPLIES DISTRIBUTOR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02ABBC95" w14:textId="77777777" w:rsidR="00A46571" w:rsidRPr="005F252C" w:rsidRDefault="00A46571" w:rsidP="00A46571">
            <w:pPr>
              <w:rPr>
                <w:rFonts w:cs="Calibri"/>
                <w:color w:val="000000"/>
                <w:sz w:val="12"/>
                <w:szCs w:val="12"/>
                <w:rPrChange w:id="578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87" w:author="Al Riyami, Azza OLNG-SCC/12" w:date="2026-03-30T14:14:00Z" w16du:dateUtc="2026-03-30T10:14:00Z">
                  <w:rPr>
                    <w:rFonts w:ascii="Calibri" w:hAnsi="Calibri" w:cs="Calibri"/>
                    <w:color w:val="000000"/>
                    <w:sz w:val="12"/>
                    <w:szCs w:val="12"/>
                  </w:rPr>
                </w:rPrChange>
              </w:rPr>
              <w:t>241</w:t>
            </w:r>
          </w:p>
        </w:tc>
        <w:tc>
          <w:tcPr>
            <w:tcW w:w="3221"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116E5C4D" w14:textId="77777777" w:rsidR="00A46571" w:rsidRPr="005F252C" w:rsidRDefault="00A46571" w:rsidP="00A46571">
            <w:pPr>
              <w:rPr>
                <w:rFonts w:cs="Calibri"/>
                <w:color w:val="000000"/>
                <w:sz w:val="12"/>
                <w:szCs w:val="12"/>
                <w:rPrChange w:id="578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89" w:author="Al Riyami, Azza OLNG-SCC/12" w:date="2026-03-30T14:14:00Z" w16du:dateUtc="2026-03-30T10:14:00Z">
                  <w:rPr>
                    <w:rFonts w:ascii="Calibri" w:hAnsi="Calibri" w:cs="Calibri"/>
                    <w:color w:val="000000"/>
                    <w:sz w:val="12"/>
                    <w:szCs w:val="12"/>
                  </w:rPr>
                </w:rPrChange>
              </w:rPr>
              <w:t>Computer Operator</w:t>
            </w:r>
          </w:p>
        </w:tc>
        <w:tc>
          <w:tcPr>
            <w:tcW w:w="52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hideMark/>
          </w:tcPr>
          <w:p w14:paraId="51D7A3FB" w14:textId="77777777" w:rsidR="00A46571" w:rsidRPr="005F252C" w:rsidRDefault="00A46571" w:rsidP="00A46571">
            <w:pPr>
              <w:rPr>
                <w:rFonts w:cs="Calibri"/>
                <w:color w:val="000000"/>
                <w:sz w:val="12"/>
                <w:szCs w:val="12"/>
                <w:rPrChange w:id="579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91"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4" w:space="0" w:color="auto"/>
              <w:right w:val="single" w:sz="8" w:space="0" w:color="auto"/>
            </w:tcBorders>
            <w:shd w:val="clear" w:color="auto" w:fill="FFFFFF"/>
            <w:tcMar>
              <w:top w:w="15" w:type="dxa"/>
              <w:left w:w="15" w:type="dxa"/>
              <w:bottom w:w="0" w:type="dxa"/>
              <w:right w:w="15" w:type="dxa"/>
            </w:tcMar>
            <w:vAlign w:val="center"/>
            <w:hideMark/>
          </w:tcPr>
          <w:p w14:paraId="58BAB2E4" w14:textId="77777777" w:rsidR="00A46571" w:rsidRPr="005F252C" w:rsidRDefault="00A46571" w:rsidP="00A46571">
            <w:pPr>
              <w:rPr>
                <w:rFonts w:cs="Calibri"/>
                <w:color w:val="000000"/>
                <w:sz w:val="12"/>
                <w:szCs w:val="12"/>
                <w:rPrChange w:id="579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93" w:author="Al Riyami, Azza OLNG-SCC/12" w:date="2026-03-30T14:14:00Z" w16du:dateUtc="2026-03-30T10:14:00Z">
                  <w:rPr>
                    <w:rFonts w:ascii="Calibri" w:hAnsi="Calibri" w:cs="Calibri"/>
                    <w:color w:val="000000"/>
                    <w:sz w:val="12"/>
                    <w:szCs w:val="12"/>
                  </w:rPr>
                </w:rPrChange>
              </w:rPr>
              <w:t> </w:t>
            </w:r>
          </w:p>
        </w:tc>
      </w:tr>
      <w:tr w:rsidR="00A46571" w:rsidRPr="005F252C" w14:paraId="74446096" w14:textId="77777777" w:rsidTr="009764B6">
        <w:trPr>
          <w:trHeight w:val="360"/>
          <w:jc w:val="center"/>
        </w:trPr>
        <w:tc>
          <w:tcPr>
            <w:tcW w:w="521" w:type="dxa"/>
            <w:tcBorders>
              <w:top w:val="nil"/>
              <w:left w:val="single" w:sz="8" w:space="0" w:color="auto"/>
              <w:bottom w:val="single" w:sz="8" w:space="0" w:color="auto"/>
              <w:right w:val="single" w:sz="4" w:space="0" w:color="auto"/>
            </w:tcBorders>
            <w:shd w:val="clear" w:color="auto" w:fill="FFFFFF"/>
            <w:tcMar>
              <w:top w:w="15" w:type="dxa"/>
              <w:left w:w="15" w:type="dxa"/>
              <w:bottom w:w="0" w:type="dxa"/>
              <w:right w:w="15" w:type="dxa"/>
            </w:tcMar>
            <w:vAlign w:val="center"/>
            <w:hideMark/>
          </w:tcPr>
          <w:p w14:paraId="473C807A" w14:textId="77777777" w:rsidR="00A46571" w:rsidRPr="005F252C" w:rsidRDefault="00A46571" w:rsidP="00A46571">
            <w:pPr>
              <w:rPr>
                <w:rFonts w:cs="Calibri"/>
                <w:color w:val="000000"/>
                <w:sz w:val="12"/>
                <w:szCs w:val="12"/>
                <w:rPrChange w:id="579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95" w:author="Al Riyami, Azza OLNG-SCC/12" w:date="2026-03-30T14:14:00Z" w16du:dateUtc="2026-03-30T10:14:00Z">
                  <w:rPr>
                    <w:rFonts w:ascii="Calibri" w:hAnsi="Calibri" w:cs="Calibri"/>
                    <w:color w:val="000000"/>
                    <w:sz w:val="12"/>
                    <w:szCs w:val="12"/>
                  </w:rPr>
                </w:rPrChange>
              </w:rPr>
              <w:t>198</w:t>
            </w:r>
          </w:p>
        </w:tc>
        <w:tc>
          <w:tcPr>
            <w:tcW w:w="3218"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7719AEE5" w14:textId="77777777" w:rsidR="00A46571" w:rsidRPr="005F252C" w:rsidRDefault="00A46571" w:rsidP="00A46571">
            <w:pPr>
              <w:rPr>
                <w:rFonts w:cs="Calibri"/>
                <w:color w:val="000000"/>
                <w:sz w:val="12"/>
                <w:szCs w:val="12"/>
                <w:rPrChange w:id="579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97" w:author="Al Riyami, Azza OLNG-SCC/12" w:date="2026-03-30T14:14:00Z" w16du:dateUtc="2026-03-30T10:14:00Z">
                  <w:rPr>
                    <w:rFonts w:ascii="Calibri" w:hAnsi="Calibri" w:cs="Calibri"/>
                    <w:color w:val="000000"/>
                    <w:sz w:val="12"/>
                    <w:szCs w:val="12"/>
                  </w:rPr>
                </w:rPrChange>
              </w:rPr>
              <w:t>MECHANICAL WORKSHOP SUPERVISOR</w:t>
            </w:r>
          </w:p>
        </w:tc>
        <w:tc>
          <w:tcPr>
            <w:tcW w:w="520"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2F577A95" w14:textId="77777777" w:rsidR="00A46571" w:rsidRPr="005F252C" w:rsidRDefault="00A46571" w:rsidP="00A46571">
            <w:pPr>
              <w:rPr>
                <w:rFonts w:cs="Calibri"/>
                <w:color w:val="000000"/>
                <w:sz w:val="12"/>
                <w:szCs w:val="12"/>
                <w:rPrChange w:id="579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799" w:author="Al Riyami, Azza OLNG-SCC/12" w:date="2026-03-30T14:14:00Z" w16du:dateUtc="2026-03-30T10:14:00Z">
                  <w:rPr>
                    <w:rFonts w:ascii="Calibri" w:hAnsi="Calibri" w:cs="Calibri"/>
                    <w:color w:val="000000"/>
                    <w:sz w:val="12"/>
                    <w:szCs w:val="12"/>
                  </w:rPr>
                </w:rPrChange>
              </w:rPr>
              <w:t>220</w:t>
            </w:r>
          </w:p>
        </w:tc>
        <w:tc>
          <w:tcPr>
            <w:tcW w:w="3222"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4A06757A" w14:textId="77777777" w:rsidR="00A46571" w:rsidRPr="005F252C" w:rsidRDefault="00A46571" w:rsidP="00A46571">
            <w:pPr>
              <w:rPr>
                <w:rFonts w:cs="Calibri"/>
                <w:color w:val="000000"/>
                <w:sz w:val="12"/>
                <w:szCs w:val="12"/>
                <w:rPrChange w:id="5800"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01" w:author="Al Riyami, Azza OLNG-SCC/12" w:date="2026-03-30T14:14:00Z" w16du:dateUtc="2026-03-30T10:14:00Z">
                  <w:rPr>
                    <w:rFonts w:ascii="Calibri" w:hAnsi="Calibri" w:cs="Calibri"/>
                    <w:color w:val="000000"/>
                    <w:sz w:val="12"/>
                    <w:szCs w:val="12"/>
                  </w:rPr>
                </w:rPrChange>
              </w:rPr>
              <w:t>Reprographer</w:t>
            </w:r>
          </w:p>
        </w:tc>
        <w:tc>
          <w:tcPr>
            <w:tcW w:w="520"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74D5B0DE" w14:textId="77777777" w:rsidR="00A46571" w:rsidRPr="005F252C" w:rsidRDefault="00A46571" w:rsidP="00A46571">
            <w:pPr>
              <w:rPr>
                <w:rFonts w:cs="Calibri"/>
                <w:color w:val="000000"/>
                <w:sz w:val="12"/>
                <w:szCs w:val="12"/>
                <w:rPrChange w:id="5802"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03" w:author="Al Riyami, Azza OLNG-SCC/12" w:date="2026-03-30T14:14:00Z" w16du:dateUtc="2026-03-30T10:14:00Z">
                  <w:rPr>
                    <w:rFonts w:ascii="Calibri" w:hAnsi="Calibri" w:cs="Calibri"/>
                    <w:color w:val="000000"/>
                    <w:sz w:val="12"/>
                    <w:szCs w:val="12"/>
                  </w:rPr>
                </w:rPrChange>
              </w:rPr>
              <w:t>242</w:t>
            </w:r>
          </w:p>
        </w:tc>
        <w:tc>
          <w:tcPr>
            <w:tcW w:w="3221"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44EF35E6" w14:textId="77777777" w:rsidR="00A46571" w:rsidRPr="005F252C" w:rsidRDefault="00A46571" w:rsidP="00A46571">
            <w:pPr>
              <w:rPr>
                <w:rFonts w:cs="Calibri"/>
                <w:color w:val="000000"/>
                <w:sz w:val="12"/>
                <w:szCs w:val="12"/>
                <w:rPrChange w:id="5804"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05" w:author="Al Riyami, Azza OLNG-SCC/12" w:date="2026-03-30T14:14:00Z" w16du:dateUtc="2026-03-30T10:14:00Z">
                  <w:rPr>
                    <w:rFonts w:ascii="Calibri" w:hAnsi="Calibri" w:cs="Calibri"/>
                    <w:color w:val="000000"/>
                    <w:sz w:val="12"/>
                    <w:szCs w:val="12"/>
                  </w:rPr>
                </w:rPrChange>
              </w:rPr>
              <w:t>Computer Programmer</w:t>
            </w:r>
          </w:p>
        </w:tc>
        <w:tc>
          <w:tcPr>
            <w:tcW w:w="520" w:type="dxa"/>
            <w:tcBorders>
              <w:top w:val="nil"/>
              <w:left w:val="nil"/>
              <w:bottom w:val="single" w:sz="8" w:space="0" w:color="auto"/>
              <w:right w:val="single" w:sz="4" w:space="0" w:color="auto"/>
            </w:tcBorders>
            <w:shd w:val="clear" w:color="auto" w:fill="FFFFFF"/>
            <w:tcMar>
              <w:top w:w="15" w:type="dxa"/>
              <w:left w:w="15" w:type="dxa"/>
              <w:bottom w:w="0" w:type="dxa"/>
              <w:right w:w="15" w:type="dxa"/>
            </w:tcMar>
            <w:vAlign w:val="center"/>
            <w:hideMark/>
          </w:tcPr>
          <w:p w14:paraId="27F39F22" w14:textId="77777777" w:rsidR="00A46571" w:rsidRPr="005F252C" w:rsidRDefault="00A46571" w:rsidP="00A46571">
            <w:pPr>
              <w:rPr>
                <w:rFonts w:cs="Calibri"/>
                <w:color w:val="000000"/>
                <w:sz w:val="12"/>
                <w:szCs w:val="12"/>
                <w:rPrChange w:id="5806"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07" w:author="Al Riyami, Azza OLNG-SCC/12" w:date="2026-03-30T14:14:00Z" w16du:dateUtc="2026-03-30T10:14:00Z">
                  <w:rPr>
                    <w:rFonts w:ascii="Calibri" w:hAnsi="Calibri" w:cs="Calibri"/>
                    <w:color w:val="000000"/>
                    <w:sz w:val="12"/>
                    <w:szCs w:val="12"/>
                  </w:rPr>
                </w:rPrChange>
              </w:rPr>
              <w:t> </w:t>
            </w:r>
          </w:p>
        </w:tc>
        <w:tc>
          <w:tcPr>
            <w:tcW w:w="3218" w:type="dxa"/>
            <w:tcBorders>
              <w:top w:val="nil"/>
              <w:left w:val="nil"/>
              <w:bottom w:val="single" w:sz="8" w:space="0" w:color="auto"/>
              <w:right w:val="single" w:sz="8" w:space="0" w:color="auto"/>
            </w:tcBorders>
            <w:shd w:val="clear" w:color="auto" w:fill="FFFFFF"/>
            <w:tcMar>
              <w:top w:w="15" w:type="dxa"/>
              <w:left w:w="15" w:type="dxa"/>
              <w:bottom w:w="0" w:type="dxa"/>
              <w:right w:w="15" w:type="dxa"/>
            </w:tcMar>
            <w:vAlign w:val="center"/>
            <w:hideMark/>
          </w:tcPr>
          <w:p w14:paraId="482CA861" w14:textId="77777777" w:rsidR="00A46571" w:rsidRPr="005F252C" w:rsidRDefault="00A46571" w:rsidP="00A46571">
            <w:pPr>
              <w:rPr>
                <w:rFonts w:cs="Calibri"/>
                <w:color w:val="000000"/>
                <w:sz w:val="12"/>
                <w:szCs w:val="12"/>
                <w:rPrChange w:id="5808"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09" w:author="Al Riyami, Azza OLNG-SCC/12" w:date="2026-03-30T14:14:00Z" w16du:dateUtc="2026-03-30T10:14:00Z">
                  <w:rPr>
                    <w:rFonts w:ascii="Calibri" w:hAnsi="Calibri" w:cs="Calibri"/>
                    <w:color w:val="000000"/>
                    <w:sz w:val="12"/>
                    <w:szCs w:val="12"/>
                  </w:rPr>
                </w:rPrChange>
              </w:rPr>
              <w:t> </w:t>
            </w:r>
          </w:p>
        </w:tc>
      </w:tr>
    </w:tbl>
    <w:p w14:paraId="7E3A420A" w14:textId="77777777" w:rsidR="00A46571" w:rsidRPr="005F252C" w:rsidRDefault="00A46571" w:rsidP="00A46571">
      <w:pPr>
        <w:tabs>
          <w:tab w:val="left" w:pos="2038"/>
        </w:tabs>
        <w:sectPr w:rsidR="00A46571" w:rsidRPr="005F252C" w:rsidSect="00A46571">
          <w:headerReference w:type="default" r:id="rId32"/>
          <w:pgSz w:w="16834" w:h="11909" w:orient="landscape" w:code="9"/>
          <w:pgMar w:top="720" w:right="720" w:bottom="576" w:left="720" w:header="288" w:footer="288" w:gutter="0"/>
          <w:cols w:space="720"/>
          <w:docGrid w:linePitch="360"/>
        </w:sectPr>
      </w:pPr>
    </w:p>
    <w:tbl>
      <w:tblPr>
        <w:tblW w:w="14960" w:type="dxa"/>
        <w:jc w:val="center"/>
        <w:shd w:val="clear" w:color="auto" w:fill="FFFFFF"/>
        <w:tblLook w:val="04A0" w:firstRow="1" w:lastRow="0" w:firstColumn="1" w:lastColumn="0" w:noHBand="0" w:noVBand="1"/>
      </w:tblPr>
      <w:tblGrid>
        <w:gridCol w:w="591"/>
        <w:gridCol w:w="3148"/>
        <w:gridCol w:w="591"/>
        <w:gridCol w:w="3151"/>
        <w:gridCol w:w="591"/>
        <w:gridCol w:w="3150"/>
        <w:gridCol w:w="591"/>
        <w:gridCol w:w="3147"/>
      </w:tblGrid>
      <w:tr w:rsidR="00A46571" w:rsidRPr="005F252C" w14:paraId="1050FADC" w14:textId="77777777" w:rsidTr="009764B6">
        <w:trPr>
          <w:trHeight w:val="315"/>
          <w:jc w:val="center"/>
        </w:trPr>
        <w:tc>
          <w:tcPr>
            <w:tcW w:w="591" w:type="dxa"/>
            <w:tcBorders>
              <w:top w:val="single" w:sz="8" w:space="0" w:color="auto"/>
              <w:left w:val="single" w:sz="8" w:space="0" w:color="auto"/>
              <w:bottom w:val="single" w:sz="4" w:space="0" w:color="auto"/>
              <w:right w:val="single" w:sz="4" w:space="0" w:color="auto"/>
            </w:tcBorders>
            <w:shd w:val="clear" w:color="auto" w:fill="FFFFFF"/>
            <w:vAlign w:val="center"/>
            <w:hideMark/>
          </w:tcPr>
          <w:p w14:paraId="70206641" w14:textId="77777777" w:rsidR="00A46571" w:rsidRPr="005F252C" w:rsidRDefault="00A46571" w:rsidP="00A46571">
            <w:pPr>
              <w:jc w:val="center"/>
              <w:rPr>
                <w:rFonts w:cs="Calibri"/>
                <w:b/>
                <w:bCs/>
                <w:color w:val="000000"/>
                <w:sz w:val="24"/>
                <w:szCs w:val="24"/>
                <w:rPrChange w:id="5811"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12" w:author="Al Riyami, Azza OLNG-SCC/12" w:date="2026-03-30T14:14:00Z" w16du:dateUtc="2026-03-30T10:14:00Z">
                  <w:rPr>
                    <w:rFonts w:ascii="Calibri" w:hAnsi="Calibri" w:cs="Calibri"/>
                    <w:b/>
                    <w:bCs/>
                    <w:color w:val="000000"/>
                    <w:sz w:val="24"/>
                    <w:szCs w:val="24"/>
                  </w:rPr>
                </w:rPrChange>
              </w:rPr>
              <w:t>S/N</w:t>
            </w:r>
          </w:p>
        </w:tc>
        <w:tc>
          <w:tcPr>
            <w:tcW w:w="3148" w:type="dxa"/>
            <w:tcBorders>
              <w:top w:val="single" w:sz="8" w:space="0" w:color="auto"/>
              <w:left w:val="nil"/>
              <w:bottom w:val="single" w:sz="4" w:space="0" w:color="auto"/>
              <w:right w:val="single" w:sz="4" w:space="0" w:color="auto"/>
            </w:tcBorders>
            <w:shd w:val="clear" w:color="auto" w:fill="FFFFFF"/>
            <w:vAlign w:val="center"/>
            <w:hideMark/>
          </w:tcPr>
          <w:p w14:paraId="25FFC1ED" w14:textId="77777777" w:rsidR="00A46571" w:rsidRPr="005F252C" w:rsidRDefault="00A46571" w:rsidP="00A46571">
            <w:pPr>
              <w:jc w:val="center"/>
              <w:rPr>
                <w:rFonts w:cs="Calibri"/>
                <w:b/>
                <w:bCs/>
                <w:color w:val="000000"/>
                <w:sz w:val="24"/>
                <w:szCs w:val="24"/>
                <w:rPrChange w:id="5813"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14" w:author="Al Riyami, Azza OLNG-SCC/12" w:date="2026-03-30T14:14:00Z" w16du:dateUtc="2026-03-30T10:14:00Z">
                  <w:rPr>
                    <w:rFonts w:ascii="Calibri" w:hAnsi="Calibri" w:cs="Calibri"/>
                    <w:b/>
                    <w:bCs/>
                    <w:color w:val="000000"/>
                    <w:sz w:val="24"/>
                    <w:szCs w:val="24"/>
                  </w:rPr>
                </w:rPrChange>
              </w:rPr>
              <w:t xml:space="preserve"> Job Title</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5FBF73BE" w14:textId="77777777" w:rsidR="00A46571" w:rsidRPr="005F252C" w:rsidRDefault="00A46571" w:rsidP="00A46571">
            <w:pPr>
              <w:jc w:val="center"/>
              <w:rPr>
                <w:rFonts w:cs="Calibri"/>
                <w:b/>
                <w:bCs/>
                <w:color w:val="000000"/>
                <w:sz w:val="24"/>
                <w:szCs w:val="24"/>
                <w:rPrChange w:id="5815"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16" w:author="Al Riyami, Azza OLNG-SCC/12" w:date="2026-03-30T14:14:00Z" w16du:dateUtc="2026-03-30T10:14:00Z">
                  <w:rPr>
                    <w:rFonts w:ascii="Calibri" w:hAnsi="Calibri" w:cs="Calibri"/>
                    <w:b/>
                    <w:bCs/>
                    <w:color w:val="000000"/>
                    <w:sz w:val="24"/>
                    <w:szCs w:val="24"/>
                  </w:rPr>
                </w:rPrChange>
              </w:rPr>
              <w:t>S/N</w:t>
            </w:r>
          </w:p>
        </w:tc>
        <w:tc>
          <w:tcPr>
            <w:tcW w:w="3151" w:type="dxa"/>
            <w:tcBorders>
              <w:top w:val="single" w:sz="8" w:space="0" w:color="auto"/>
              <w:left w:val="nil"/>
              <w:bottom w:val="single" w:sz="4" w:space="0" w:color="auto"/>
              <w:right w:val="single" w:sz="4" w:space="0" w:color="auto"/>
            </w:tcBorders>
            <w:shd w:val="clear" w:color="auto" w:fill="FFFFFF"/>
            <w:vAlign w:val="center"/>
            <w:hideMark/>
          </w:tcPr>
          <w:p w14:paraId="4EC82746" w14:textId="77777777" w:rsidR="00A46571" w:rsidRPr="005F252C" w:rsidRDefault="00A46571" w:rsidP="00A46571">
            <w:pPr>
              <w:jc w:val="center"/>
              <w:rPr>
                <w:rFonts w:cs="Calibri"/>
                <w:b/>
                <w:bCs/>
                <w:color w:val="000000"/>
                <w:sz w:val="24"/>
                <w:szCs w:val="24"/>
                <w:rPrChange w:id="5817"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18" w:author="Al Riyami, Azza OLNG-SCC/12" w:date="2026-03-30T14:14:00Z" w16du:dateUtc="2026-03-30T10:14:00Z">
                  <w:rPr>
                    <w:rFonts w:ascii="Calibri" w:hAnsi="Calibri" w:cs="Calibri"/>
                    <w:b/>
                    <w:bCs/>
                    <w:color w:val="000000"/>
                    <w:sz w:val="24"/>
                    <w:szCs w:val="24"/>
                  </w:rPr>
                </w:rPrChange>
              </w:rPr>
              <w:t xml:space="preserve"> Job Title</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6F978DCE" w14:textId="77777777" w:rsidR="00A46571" w:rsidRPr="005F252C" w:rsidRDefault="00A46571" w:rsidP="00A46571">
            <w:pPr>
              <w:jc w:val="center"/>
              <w:rPr>
                <w:rFonts w:cs="Calibri"/>
                <w:b/>
                <w:bCs/>
                <w:color w:val="000000"/>
                <w:sz w:val="24"/>
                <w:szCs w:val="24"/>
                <w:rPrChange w:id="5819"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20" w:author="Al Riyami, Azza OLNG-SCC/12" w:date="2026-03-30T14:14:00Z" w16du:dateUtc="2026-03-30T10:14:00Z">
                  <w:rPr>
                    <w:rFonts w:ascii="Calibri" w:hAnsi="Calibri" w:cs="Calibri"/>
                    <w:b/>
                    <w:bCs/>
                    <w:color w:val="000000"/>
                    <w:sz w:val="24"/>
                    <w:szCs w:val="24"/>
                  </w:rPr>
                </w:rPrChange>
              </w:rPr>
              <w:t>S/N</w:t>
            </w:r>
          </w:p>
        </w:tc>
        <w:tc>
          <w:tcPr>
            <w:tcW w:w="3150" w:type="dxa"/>
            <w:tcBorders>
              <w:top w:val="single" w:sz="8" w:space="0" w:color="auto"/>
              <w:left w:val="nil"/>
              <w:bottom w:val="single" w:sz="4" w:space="0" w:color="auto"/>
              <w:right w:val="single" w:sz="4" w:space="0" w:color="auto"/>
            </w:tcBorders>
            <w:shd w:val="clear" w:color="auto" w:fill="FFFFFF"/>
            <w:vAlign w:val="center"/>
            <w:hideMark/>
          </w:tcPr>
          <w:p w14:paraId="24280ED3" w14:textId="77777777" w:rsidR="00A46571" w:rsidRPr="005F252C" w:rsidRDefault="00A46571" w:rsidP="00A46571">
            <w:pPr>
              <w:jc w:val="center"/>
              <w:rPr>
                <w:rFonts w:cs="Calibri"/>
                <w:b/>
                <w:bCs/>
                <w:color w:val="000000"/>
                <w:sz w:val="24"/>
                <w:szCs w:val="24"/>
                <w:rPrChange w:id="5821"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22" w:author="Al Riyami, Azza OLNG-SCC/12" w:date="2026-03-30T14:14:00Z" w16du:dateUtc="2026-03-30T10:14:00Z">
                  <w:rPr>
                    <w:rFonts w:ascii="Calibri" w:hAnsi="Calibri" w:cs="Calibri"/>
                    <w:b/>
                    <w:bCs/>
                    <w:color w:val="000000"/>
                    <w:sz w:val="24"/>
                    <w:szCs w:val="24"/>
                  </w:rPr>
                </w:rPrChange>
              </w:rPr>
              <w:t xml:space="preserve"> Job Title</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2FCD7937" w14:textId="77777777" w:rsidR="00A46571" w:rsidRPr="005F252C" w:rsidRDefault="00A46571" w:rsidP="00A46571">
            <w:pPr>
              <w:jc w:val="center"/>
              <w:rPr>
                <w:rFonts w:cs="Calibri"/>
                <w:b/>
                <w:bCs/>
                <w:color w:val="000000"/>
                <w:sz w:val="24"/>
                <w:szCs w:val="24"/>
                <w:rPrChange w:id="5823"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24" w:author="Al Riyami, Azza OLNG-SCC/12" w:date="2026-03-30T14:14:00Z" w16du:dateUtc="2026-03-30T10:14:00Z">
                  <w:rPr>
                    <w:rFonts w:ascii="Calibri" w:hAnsi="Calibri" w:cs="Calibri"/>
                    <w:b/>
                    <w:bCs/>
                    <w:color w:val="000000"/>
                    <w:sz w:val="24"/>
                    <w:szCs w:val="24"/>
                  </w:rPr>
                </w:rPrChange>
              </w:rPr>
              <w:t>S/N</w:t>
            </w:r>
          </w:p>
        </w:tc>
        <w:tc>
          <w:tcPr>
            <w:tcW w:w="3147" w:type="dxa"/>
            <w:tcBorders>
              <w:top w:val="single" w:sz="8" w:space="0" w:color="auto"/>
              <w:left w:val="nil"/>
              <w:bottom w:val="single" w:sz="4" w:space="0" w:color="auto"/>
              <w:right w:val="single" w:sz="8" w:space="0" w:color="auto"/>
            </w:tcBorders>
            <w:shd w:val="clear" w:color="auto" w:fill="FFFFFF"/>
            <w:vAlign w:val="center"/>
            <w:hideMark/>
          </w:tcPr>
          <w:p w14:paraId="78AFEE2C" w14:textId="77777777" w:rsidR="00A46571" w:rsidRPr="005F252C" w:rsidRDefault="00A46571" w:rsidP="00A46571">
            <w:pPr>
              <w:jc w:val="center"/>
              <w:rPr>
                <w:rFonts w:cs="Calibri"/>
                <w:b/>
                <w:bCs/>
                <w:color w:val="000000"/>
                <w:sz w:val="24"/>
                <w:szCs w:val="24"/>
                <w:rPrChange w:id="5825"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5826" w:author="Al Riyami, Azza OLNG-SCC/12" w:date="2026-03-30T14:14:00Z" w16du:dateUtc="2026-03-30T10:14:00Z">
                  <w:rPr>
                    <w:rFonts w:ascii="Calibri" w:hAnsi="Calibri" w:cs="Calibri"/>
                    <w:b/>
                    <w:bCs/>
                    <w:color w:val="000000"/>
                    <w:sz w:val="24"/>
                    <w:szCs w:val="24"/>
                  </w:rPr>
                </w:rPrChange>
              </w:rPr>
              <w:t xml:space="preserve"> Job Title</w:t>
            </w:r>
          </w:p>
        </w:tc>
      </w:tr>
      <w:tr w:rsidR="00A46571" w:rsidRPr="005F252C" w14:paraId="2B0A752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DB47A8E" w14:textId="77777777" w:rsidR="00A46571" w:rsidRPr="005F252C" w:rsidRDefault="00A46571" w:rsidP="00A46571">
            <w:pPr>
              <w:rPr>
                <w:rFonts w:cs="Calibri"/>
                <w:color w:val="000000"/>
                <w:sz w:val="12"/>
                <w:szCs w:val="12"/>
                <w:rPrChange w:id="58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28" w:author="Al Riyami, Azza OLNG-SCC/12" w:date="2026-03-30T14:14:00Z" w16du:dateUtc="2026-03-30T10:14:00Z">
                  <w:rPr>
                    <w:rFonts w:ascii="Calibri" w:hAnsi="Calibri" w:cs="Calibri"/>
                    <w:color w:val="000000"/>
                    <w:sz w:val="12"/>
                    <w:szCs w:val="12"/>
                  </w:rPr>
                </w:rPrChange>
              </w:rPr>
              <w:t>1</w:t>
            </w:r>
          </w:p>
        </w:tc>
        <w:tc>
          <w:tcPr>
            <w:tcW w:w="3148" w:type="dxa"/>
            <w:tcBorders>
              <w:top w:val="nil"/>
              <w:left w:val="nil"/>
              <w:bottom w:val="single" w:sz="4" w:space="0" w:color="auto"/>
              <w:right w:val="single" w:sz="4" w:space="0" w:color="auto"/>
            </w:tcBorders>
            <w:shd w:val="clear" w:color="auto" w:fill="FFFFFF"/>
            <w:vAlign w:val="center"/>
            <w:hideMark/>
          </w:tcPr>
          <w:p w14:paraId="5FCE48A4" w14:textId="77777777" w:rsidR="00A46571" w:rsidRPr="005F252C" w:rsidRDefault="00A46571" w:rsidP="00A46571">
            <w:pPr>
              <w:rPr>
                <w:rFonts w:cs="Calibri"/>
                <w:color w:val="000000"/>
                <w:sz w:val="12"/>
                <w:szCs w:val="12"/>
                <w:rPrChange w:id="58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30" w:author="Al Riyami, Azza OLNG-SCC/12" w:date="2026-03-30T14:14:00Z" w16du:dateUtc="2026-03-30T10:14:00Z">
                  <w:rPr>
                    <w:rFonts w:ascii="Calibri" w:hAnsi="Calibri" w:cs="Calibri"/>
                    <w:color w:val="000000"/>
                    <w:sz w:val="12"/>
                    <w:szCs w:val="12"/>
                  </w:rPr>
                </w:rPrChange>
              </w:rPr>
              <w:t>Accountant</w:t>
            </w:r>
          </w:p>
        </w:tc>
        <w:tc>
          <w:tcPr>
            <w:tcW w:w="591" w:type="dxa"/>
            <w:tcBorders>
              <w:top w:val="nil"/>
              <w:left w:val="nil"/>
              <w:bottom w:val="single" w:sz="4" w:space="0" w:color="auto"/>
              <w:right w:val="single" w:sz="4" w:space="0" w:color="auto"/>
            </w:tcBorders>
            <w:shd w:val="clear" w:color="auto" w:fill="FFFFFF"/>
            <w:vAlign w:val="center"/>
            <w:hideMark/>
          </w:tcPr>
          <w:p w14:paraId="07C5981E" w14:textId="77777777" w:rsidR="00A46571" w:rsidRPr="005F252C" w:rsidRDefault="00A46571" w:rsidP="00A46571">
            <w:pPr>
              <w:rPr>
                <w:rFonts w:cs="Calibri"/>
                <w:color w:val="000000"/>
                <w:sz w:val="12"/>
                <w:szCs w:val="12"/>
                <w:rPrChange w:id="58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32" w:author="Al Riyami, Azza OLNG-SCC/12" w:date="2026-03-30T14:14:00Z" w16du:dateUtc="2026-03-30T10:14:00Z">
                  <w:rPr>
                    <w:rFonts w:ascii="Calibri" w:hAnsi="Calibri" w:cs="Calibri"/>
                    <w:color w:val="000000"/>
                    <w:sz w:val="12"/>
                    <w:szCs w:val="12"/>
                  </w:rPr>
                </w:rPrChange>
              </w:rPr>
              <w:t>23</w:t>
            </w:r>
          </w:p>
        </w:tc>
        <w:tc>
          <w:tcPr>
            <w:tcW w:w="3151" w:type="dxa"/>
            <w:tcBorders>
              <w:top w:val="nil"/>
              <w:left w:val="nil"/>
              <w:bottom w:val="single" w:sz="4" w:space="0" w:color="auto"/>
              <w:right w:val="single" w:sz="4" w:space="0" w:color="auto"/>
            </w:tcBorders>
            <w:shd w:val="clear" w:color="auto" w:fill="FFFFFF"/>
            <w:vAlign w:val="center"/>
            <w:hideMark/>
          </w:tcPr>
          <w:p w14:paraId="426976E3" w14:textId="77777777" w:rsidR="00A46571" w:rsidRPr="005F252C" w:rsidRDefault="00A46571" w:rsidP="00A46571">
            <w:pPr>
              <w:rPr>
                <w:rFonts w:cs="Calibri"/>
                <w:color w:val="000000"/>
                <w:sz w:val="12"/>
                <w:szCs w:val="12"/>
                <w:rPrChange w:id="58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34" w:author="Al Riyami, Azza OLNG-SCC/12" w:date="2026-03-30T14:14:00Z" w16du:dateUtc="2026-03-30T10:14:00Z">
                  <w:rPr>
                    <w:rFonts w:ascii="Calibri" w:hAnsi="Calibri" w:cs="Calibri"/>
                    <w:color w:val="000000"/>
                    <w:sz w:val="12"/>
                    <w:szCs w:val="12"/>
                  </w:rPr>
                </w:rPrChange>
              </w:rPr>
              <w:t>Cost Control Engineer</w:t>
            </w:r>
          </w:p>
        </w:tc>
        <w:tc>
          <w:tcPr>
            <w:tcW w:w="591" w:type="dxa"/>
            <w:tcBorders>
              <w:top w:val="nil"/>
              <w:left w:val="nil"/>
              <w:bottom w:val="single" w:sz="4" w:space="0" w:color="auto"/>
              <w:right w:val="single" w:sz="4" w:space="0" w:color="auto"/>
            </w:tcBorders>
            <w:shd w:val="clear" w:color="auto" w:fill="FFFFFF"/>
            <w:vAlign w:val="center"/>
            <w:hideMark/>
          </w:tcPr>
          <w:p w14:paraId="6302C0F3" w14:textId="77777777" w:rsidR="00A46571" w:rsidRPr="005F252C" w:rsidRDefault="00A46571" w:rsidP="00A46571">
            <w:pPr>
              <w:rPr>
                <w:rFonts w:cs="Calibri"/>
                <w:color w:val="000000"/>
                <w:sz w:val="12"/>
                <w:szCs w:val="12"/>
                <w:rPrChange w:id="58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36" w:author="Al Riyami, Azza OLNG-SCC/12" w:date="2026-03-30T14:14:00Z" w16du:dateUtc="2026-03-30T10:14:00Z">
                  <w:rPr>
                    <w:rFonts w:ascii="Calibri" w:hAnsi="Calibri" w:cs="Calibri"/>
                    <w:color w:val="000000"/>
                    <w:sz w:val="12"/>
                    <w:szCs w:val="12"/>
                  </w:rPr>
                </w:rPrChange>
              </w:rPr>
              <w:t>45</w:t>
            </w:r>
          </w:p>
        </w:tc>
        <w:tc>
          <w:tcPr>
            <w:tcW w:w="3150" w:type="dxa"/>
            <w:tcBorders>
              <w:top w:val="nil"/>
              <w:left w:val="nil"/>
              <w:bottom w:val="single" w:sz="4" w:space="0" w:color="auto"/>
              <w:right w:val="single" w:sz="4" w:space="0" w:color="auto"/>
            </w:tcBorders>
            <w:shd w:val="clear" w:color="auto" w:fill="FFFFFF"/>
            <w:vAlign w:val="center"/>
            <w:hideMark/>
          </w:tcPr>
          <w:p w14:paraId="7BB105FC" w14:textId="77777777" w:rsidR="00A46571" w:rsidRPr="005F252C" w:rsidRDefault="00A46571" w:rsidP="00A46571">
            <w:pPr>
              <w:rPr>
                <w:rFonts w:cs="Calibri"/>
                <w:color w:val="000000"/>
                <w:sz w:val="12"/>
                <w:szCs w:val="12"/>
                <w:rPrChange w:id="58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38" w:author="Al Riyami, Azza OLNG-SCC/12" w:date="2026-03-30T14:14:00Z" w16du:dateUtc="2026-03-30T10:14:00Z">
                  <w:rPr>
                    <w:rFonts w:ascii="Calibri" w:hAnsi="Calibri" w:cs="Calibri"/>
                    <w:color w:val="000000"/>
                    <w:sz w:val="12"/>
                    <w:szCs w:val="12"/>
                  </w:rPr>
                </w:rPrChange>
              </w:rPr>
              <w:t>Head- Contract &amp; Procurement</w:t>
            </w:r>
          </w:p>
        </w:tc>
        <w:tc>
          <w:tcPr>
            <w:tcW w:w="591" w:type="dxa"/>
            <w:tcBorders>
              <w:top w:val="nil"/>
              <w:left w:val="nil"/>
              <w:bottom w:val="single" w:sz="4" w:space="0" w:color="auto"/>
              <w:right w:val="single" w:sz="4" w:space="0" w:color="auto"/>
            </w:tcBorders>
            <w:shd w:val="clear" w:color="auto" w:fill="FFFFFF"/>
            <w:vAlign w:val="center"/>
            <w:hideMark/>
          </w:tcPr>
          <w:p w14:paraId="513FA156" w14:textId="77777777" w:rsidR="00A46571" w:rsidRPr="005F252C" w:rsidRDefault="00A46571" w:rsidP="00A46571">
            <w:pPr>
              <w:rPr>
                <w:rFonts w:cs="Calibri"/>
                <w:color w:val="000000"/>
                <w:sz w:val="12"/>
                <w:szCs w:val="12"/>
                <w:rPrChange w:id="58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40" w:author="Al Riyami, Azza OLNG-SCC/12" w:date="2026-03-30T14:14:00Z" w16du:dateUtc="2026-03-30T10:14:00Z">
                  <w:rPr>
                    <w:rFonts w:ascii="Calibri" w:hAnsi="Calibri" w:cs="Calibri"/>
                    <w:color w:val="000000"/>
                    <w:sz w:val="12"/>
                    <w:szCs w:val="12"/>
                  </w:rPr>
                </w:rPrChange>
              </w:rPr>
              <w:t>67</w:t>
            </w:r>
          </w:p>
        </w:tc>
        <w:tc>
          <w:tcPr>
            <w:tcW w:w="3147" w:type="dxa"/>
            <w:tcBorders>
              <w:top w:val="nil"/>
              <w:left w:val="nil"/>
              <w:bottom w:val="single" w:sz="4" w:space="0" w:color="auto"/>
              <w:right w:val="single" w:sz="8" w:space="0" w:color="auto"/>
            </w:tcBorders>
            <w:shd w:val="clear" w:color="auto" w:fill="FFFFFF"/>
            <w:vAlign w:val="center"/>
            <w:hideMark/>
          </w:tcPr>
          <w:p w14:paraId="111D45C6" w14:textId="77777777" w:rsidR="00A46571" w:rsidRPr="005F252C" w:rsidRDefault="00A46571" w:rsidP="00A46571">
            <w:pPr>
              <w:rPr>
                <w:rFonts w:cs="Calibri"/>
                <w:color w:val="000000"/>
                <w:sz w:val="12"/>
                <w:szCs w:val="12"/>
                <w:rPrChange w:id="58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42" w:author="Al Riyami, Azza OLNG-SCC/12" w:date="2026-03-30T14:14:00Z" w16du:dateUtc="2026-03-30T10:14:00Z">
                  <w:rPr>
                    <w:rFonts w:ascii="Calibri" w:hAnsi="Calibri" w:cs="Calibri"/>
                    <w:color w:val="000000"/>
                    <w:sz w:val="12"/>
                    <w:szCs w:val="12"/>
                  </w:rPr>
                </w:rPrChange>
              </w:rPr>
              <w:t>Logistics Coordinator</w:t>
            </w:r>
          </w:p>
        </w:tc>
      </w:tr>
      <w:tr w:rsidR="00A46571" w:rsidRPr="005F252C" w14:paraId="0441D57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4B3C2F4E" w14:textId="77777777" w:rsidR="00A46571" w:rsidRPr="005F252C" w:rsidRDefault="00A46571" w:rsidP="00A46571">
            <w:pPr>
              <w:rPr>
                <w:rFonts w:cs="Calibri"/>
                <w:color w:val="000000"/>
                <w:sz w:val="12"/>
                <w:szCs w:val="12"/>
                <w:rPrChange w:id="58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44" w:author="Al Riyami, Azza OLNG-SCC/12" w:date="2026-03-30T14:14:00Z" w16du:dateUtc="2026-03-30T10:14:00Z">
                  <w:rPr>
                    <w:rFonts w:ascii="Calibri" w:hAnsi="Calibri" w:cs="Calibri"/>
                    <w:color w:val="000000"/>
                    <w:sz w:val="12"/>
                    <w:szCs w:val="12"/>
                  </w:rPr>
                </w:rPrChange>
              </w:rPr>
              <w:t>2</w:t>
            </w:r>
          </w:p>
        </w:tc>
        <w:tc>
          <w:tcPr>
            <w:tcW w:w="3148" w:type="dxa"/>
            <w:tcBorders>
              <w:top w:val="nil"/>
              <w:left w:val="nil"/>
              <w:bottom w:val="single" w:sz="4" w:space="0" w:color="auto"/>
              <w:right w:val="single" w:sz="4" w:space="0" w:color="auto"/>
            </w:tcBorders>
            <w:shd w:val="clear" w:color="auto" w:fill="FFFFFF"/>
            <w:vAlign w:val="center"/>
            <w:hideMark/>
          </w:tcPr>
          <w:p w14:paraId="5EEFA5A4" w14:textId="77777777" w:rsidR="00A46571" w:rsidRPr="005F252C" w:rsidRDefault="00A46571" w:rsidP="00A46571">
            <w:pPr>
              <w:rPr>
                <w:rFonts w:cs="Calibri"/>
                <w:color w:val="000000"/>
                <w:sz w:val="12"/>
                <w:szCs w:val="12"/>
                <w:rPrChange w:id="58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46" w:author="Al Riyami, Azza OLNG-SCC/12" w:date="2026-03-30T14:14:00Z" w16du:dateUtc="2026-03-30T10:14:00Z">
                  <w:rPr>
                    <w:rFonts w:ascii="Calibri" w:hAnsi="Calibri" w:cs="Calibri"/>
                    <w:color w:val="000000"/>
                    <w:sz w:val="12"/>
                    <w:szCs w:val="12"/>
                  </w:rPr>
                </w:rPrChange>
              </w:rPr>
              <w:t>Accounts Assistant</w:t>
            </w:r>
          </w:p>
        </w:tc>
        <w:tc>
          <w:tcPr>
            <w:tcW w:w="591" w:type="dxa"/>
            <w:tcBorders>
              <w:top w:val="nil"/>
              <w:left w:val="nil"/>
              <w:bottom w:val="single" w:sz="4" w:space="0" w:color="auto"/>
              <w:right w:val="single" w:sz="4" w:space="0" w:color="auto"/>
            </w:tcBorders>
            <w:shd w:val="clear" w:color="auto" w:fill="FFFFFF"/>
            <w:vAlign w:val="center"/>
            <w:hideMark/>
          </w:tcPr>
          <w:p w14:paraId="2AB26A68" w14:textId="77777777" w:rsidR="00A46571" w:rsidRPr="005F252C" w:rsidRDefault="00A46571" w:rsidP="00A46571">
            <w:pPr>
              <w:rPr>
                <w:rFonts w:cs="Calibri"/>
                <w:color w:val="000000"/>
                <w:sz w:val="12"/>
                <w:szCs w:val="12"/>
                <w:rPrChange w:id="58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48" w:author="Al Riyami, Azza OLNG-SCC/12" w:date="2026-03-30T14:14:00Z" w16du:dateUtc="2026-03-30T10:14:00Z">
                  <w:rPr>
                    <w:rFonts w:ascii="Calibri" w:hAnsi="Calibri" w:cs="Calibri"/>
                    <w:color w:val="000000"/>
                    <w:sz w:val="12"/>
                    <w:szCs w:val="12"/>
                  </w:rPr>
                </w:rPrChange>
              </w:rPr>
              <w:t>24</w:t>
            </w:r>
          </w:p>
        </w:tc>
        <w:tc>
          <w:tcPr>
            <w:tcW w:w="3151" w:type="dxa"/>
            <w:tcBorders>
              <w:top w:val="nil"/>
              <w:left w:val="nil"/>
              <w:bottom w:val="single" w:sz="4" w:space="0" w:color="auto"/>
              <w:right w:val="single" w:sz="4" w:space="0" w:color="auto"/>
            </w:tcBorders>
            <w:shd w:val="clear" w:color="auto" w:fill="FFFFFF"/>
            <w:vAlign w:val="center"/>
            <w:hideMark/>
          </w:tcPr>
          <w:p w14:paraId="19A8EBDA" w14:textId="77777777" w:rsidR="00A46571" w:rsidRPr="005F252C" w:rsidRDefault="00A46571" w:rsidP="00A46571">
            <w:pPr>
              <w:rPr>
                <w:rFonts w:cs="Calibri"/>
                <w:color w:val="000000"/>
                <w:sz w:val="12"/>
                <w:szCs w:val="12"/>
                <w:rPrChange w:id="58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50" w:author="Al Riyami, Azza OLNG-SCC/12" w:date="2026-03-30T14:14:00Z" w16du:dateUtc="2026-03-30T10:14:00Z">
                  <w:rPr>
                    <w:rFonts w:ascii="Calibri" w:hAnsi="Calibri" w:cs="Calibri"/>
                    <w:color w:val="000000"/>
                    <w:sz w:val="12"/>
                    <w:szCs w:val="12"/>
                  </w:rPr>
                </w:rPrChange>
              </w:rPr>
              <w:t>Crane Operator</w:t>
            </w:r>
          </w:p>
        </w:tc>
        <w:tc>
          <w:tcPr>
            <w:tcW w:w="591" w:type="dxa"/>
            <w:tcBorders>
              <w:top w:val="nil"/>
              <w:left w:val="nil"/>
              <w:bottom w:val="single" w:sz="4" w:space="0" w:color="auto"/>
              <w:right w:val="single" w:sz="4" w:space="0" w:color="auto"/>
            </w:tcBorders>
            <w:shd w:val="clear" w:color="auto" w:fill="FFFFFF"/>
            <w:vAlign w:val="center"/>
            <w:hideMark/>
          </w:tcPr>
          <w:p w14:paraId="006CDC65" w14:textId="77777777" w:rsidR="00A46571" w:rsidRPr="005F252C" w:rsidRDefault="00A46571" w:rsidP="00A46571">
            <w:pPr>
              <w:rPr>
                <w:rFonts w:cs="Calibri"/>
                <w:color w:val="000000"/>
                <w:sz w:val="12"/>
                <w:szCs w:val="12"/>
                <w:rPrChange w:id="58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52" w:author="Al Riyami, Azza OLNG-SCC/12" w:date="2026-03-30T14:14:00Z" w16du:dateUtc="2026-03-30T10:14:00Z">
                  <w:rPr>
                    <w:rFonts w:ascii="Calibri" w:hAnsi="Calibri" w:cs="Calibri"/>
                    <w:color w:val="000000"/>
                    <w:sz w:val="12"/>
                    <w:szCs w:val="12"/>
                  </w:rPr>
                </w:rPrChange>
              </w:rPr>
              <w:t>46</w:t>
            </w:r>
          </w:p>
        </w:tc>
        <w:tc>
          <w:tcPr>
            <w:tcW w:w="3150" w:type="dxa"/>
            <w:tcBorders>
              <w:top w:val="nil"/>
              <w:left w:val="nil"/>
              <w:bottom w:val="single" w:sz="4" w:space="0" w:color="auto"/>
              <w:right w:val="single" w:sz="4" w:space="0" w:color="auto"/>
            </w:tcBorders>
            <w:shd w:val="clear" w:color="auto" w:fill="FFFFFF"/>
            <w:vAlign w:val="center"/>
            <w:hideMark/>
          </w:tcPr>
          <w:p w14:paraId="6B4FCC21" w14:textId="77777777" w:rsidR="00A46571" w:rsidRPr="005F252C" w:rsidRDefault="00A46571" w:rsidP="00A46571">
            <w:pPr>
              <w:rPr>
                <w:rFonts w:cs="Calibri"/>
                <w:color w:val="000000"/>
                <w:sz w:val="12"/>
                <w:szCs w:val="12"/>
                <w:rPrChange w:id="58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54" w:author="Al Riyami, Azza OLNG-SCC/12" w:date="2026-03-30T14:14:00Z" w16du:dateUtc="2026-03-30T10:14:00Z">
                  <w:rPr>
                    <w:rFonts w:ascii="Calibri" w:hAnsi="Calibri" w:cs="Calibri"/>
                    <w:color w:val="000000"/>
                    <w:sz w:val="12"/>
                    <w:szCs w:val="12"/>
                  </w:rPr>
                </w:rPrChange>
              </w:rPr>
              <w:t>Head of HR &amp; Admin</w:t>
            </w:r>
          </w:p>
        </w:tc>
        <w:tc>
          <w:tcPr>
            <w:tcW w:w="591" w:type="dxa"/>
            <w:tcBorders>
              <w:top w:val="nil"/>
              <w:left w:val="nil"/>
              <w:bottom w:val="single" w:sz="4" w:space="0" w:color="auto"/>
              <w:right w:val="single" w:sz="4" w:space="0" w:color="auto"/>
            </w:tcBorders>
            <w:shd w:val="clear" w:color="auto" w:fill="FFFFFF"/>
            <w:vAlign w:val="center"/>
            <w:hideMark/>
          </w:tcPr>
          <w:p w14:paraId="6F570C17" w14:textId="77777777" w:rsidR="00A46571" w:rsidRPr="005F252C" w:rsidRDefault="00A46571" w:rsidP="00A46571">
            <w:pPr>
              <w:rPr>
                <w:rFonts w:cs="Calibri"/>
                <w:color w:val="000000"/>
                <w:sz w:val="12"/>
                <w:szCs w:val="12"/>
                <w:rPrChange w:id="58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56" w:author="Al Riyami, Azza OLNG-SCC/12" w:date="2026-03-30T14:14:00Z" w16du:dateUtc="2026-03-30T10:14:00Z">
                  <w:rPr>
                    <w:rFonts w:ascii="Calibri" w:hAnsi="Calibri" w:cs="Calibri"/>
                    <w:color w:val="000000"/>
                    <w:sz w:val="12"/>
                    <w:szCs w:val="12"/>
                  </w:rPr>
                </w:rPrChange>
              </w:rPr>
              <w:t>68</w:t>
            </w:r>
          </w:p>
        </w:tc>
        <w:tc>
          <w:tcPr>
            <w:tcW w:w="3147" w:type="dxa"/>
            <w:tcBorders>
              <w:top w:val="nil"/>
              <w:left w:val="nil"/>
              <w:bottom w:val="single" w:sz="4" w:space="0" w:color="auto"/>
              <w:right w:val="single" w:sz="8" w:space="0" w:color="auto"/>
            </w:tcBorders>
            <w:shd w:val="clear" w:color="auto" w:fill="FFFFFF"/>
            <w:vAlign w:val="center"/>
            <w:hideMark/>
          </w:tcPr>
          <w:p w14:paraId="7977CEB4" w14:textId="77777777" w:rsidR="00A46571" w:rsidRPr="005F252C" w:rsidRDefault="00A46571" w:rsidP="00A46571">
            <w:pPr>
              <w:rPr>
                <w:rFonts w:cs="Calibri"/>
                <w:color w:val="000000"/>
                <w:sz w:val="12"/>
                <w:szCs w:val="12"/>
                <w:rPrChange w:id="58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58" w:author="Al Riyami, Azza OLNG-SCC/12" w:date="2026-03-30T14:14:00Z" w16du:dateUtc="2026-03-30T10:14:00Z">
                  <w:rPr>
                    <w:rFonts w:ascii="Calibri" w:hAnsi="Calibri" w:cs="Calibri"/>
                    <w:color w:val="000000"/>
                    <w:sz w:val="12"/>
                    <w:szCs w:val="12"/>
                  </w:rPr>
                </w:rPrChange>
              </w:rPr>
              <w:t>Maintenance Foreman</w:t>
            </w:r>
          </w:p>
        </w:tc>
      </w:tr>
      <w:tr w:rsidR="00A46571" w:rsidRPr="005F252C" w14:paraId="5DA1D383"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CA601E0" w14:textId="77777777" w:rsidR="00A46571" w:rsidRPr="005F252C" w:rsidRDefault="00A46571" w:rsidP="00A46571">
            <w:pPr>
              <w:rPr>
                <w:rFonts w:cs="Calibri"/>
                <w:color w:val="000000"/>
                <w:sz w:val="12"/>
                <w:szCs w:val="12"/>
                <w:rPrChange w:id="58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60" w:author="Al Riyami, Azza OLNG-SCC/12" w:date="2026-03-30T14:14:00Z" w16du:dateUtc="2026-03-30T10:14:00Z">
                  <w:rPr>
                    <w:rFonts w:ascii="Calibri" w:hAnsi="Calibri" w:cs="Calibri"/>
                    <w:color w:val="000000"/>
                    <w:sz w:val="12"/>
                    <w:szCs w:val="12"/>
                  </w:rPr>
                </w:rPrChange>
              </w:rPr>
              <w:t>3</w:t>
            </w:r>
          </w:p>
        </w:tc>
        <w:tc>
          <w:tcPr>
            <w:tcW w:w="3148" w:type="dxa"/>
            <w:tcBorders>
              <w:top w:val="nil"/>
              <w:left w:val="nil"/>
              <w:bottom w:val="single" w:sz="4" w:space="0" w:color="auto"/>
              <w:right w:val="single" w:sz="4" w:space="0" w:color="auto"/>
            </w:tcBorders>
            <w:shd w:val="clear" w:color="auto" w:fill="FFFFFF"/>
            <w:vAlign w:val="center"/>
            <w:hideMark/>
          </w:tcPr>
          <w:p w14:paraId="37A2E690" w14:textId="77777777" w:rsidR="00A46571" w:rsidRPr="005F252C" w:rsidRDefault="00A46571" w:rsidP="00A46571">
            <w:pPr>
              <w:rPr>
                <w:rFonts w:cs="Calibri"/>
                <w:color w:val="000000"/>
                <w:sz w:val="12"/>
                <w:szCs w:val="12"/>
                <w:rPrChange w:id="58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62" w:author="Al Riyami, Azza OLNG-SCC/12" w:date="2026-03-30T14:14:00Z" w16du:dateUtc="2026-03-30T10:14:00Z">
                  <w:rPr>
                    <w:rFonts w:ascii="Calibri" w:hAnsi="Calibri" w:cs="Calibri"/>
                    <w:color w:val="000000"/>
                    <w:sz w:val="12"/>
                    <w:szCs w:val="12"/>
                  </w:rPr>
                </w:rPrChange>
              </w:rPr>
              <w:t>Administrative Assistant</w:t>
            </w:r>
          </w:p>
        </w:tc>
        <w:tc>
          <w:tcPr>
            <w:tcW w:w="591" w:type="dxa"/>
            <w:tcBorders>
              <w:top w:val="nil"/>
              <w:left w:val="nil"/>
              <w:bottom w:val="single" w:sz="4" w:space="0" w:color="auto"/>
              <w:right w:val="single" w:sz="4" w:space="0" w:color="auto"/>
            </w:tcBorders>
            <w:shd w:val="clear" w:color="auto" w:fill="FFFFFF"/>
            <w:vAlign w:val="center"/>
            <w:hideMark/>
          </w:tcPr>
          <w:p w14:paraId="7F73E346" w14:textId="77777777" w:rsidR="00A46571" w:rsidRPr="005F252C" w:rsidRDefault="00A46571" w:rsidP="00A46571">
            <w:pPr>
              <w:rPr>
                <w:rFonts w:cs="Calibri"/>
                <w:color w:val="000000"/>
                <w:sz w:val="12"/>
                <w:szCs w:val="12"/>
                <w:rPrChange w:id="58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64" w:author="Al Riyami, Azza OLNG-SCC/12" w:date="2026-03-30T14:14:00Z" w16du:dateUtc="2026-03-30T10:14:00Z">
                  <w:rPr>
                    <w:rFonts w:ascii="Calibri" w:hAnsi="Calibri" w:cs="Calibri"/>
                    <w:color w:val="000000"/>
                    <w:sz w:val="12"/>
                    <w:szCs w:val="12"/>
                  </w:rPr>
                </w:rPrChange>
              </w:rPr>
              <w:t>25</w:t>
            </w:r>
          </w:p>
        </w:tc>
        <w:tc>
          <w:tcPr>
            <w:tcW w:w="3151" w:type="dxa"/>
            <w:tcBorders>
              <w:top w:val="nil"/>
              <w:left w:val="nil"/>
              <w:bottom w:val="single" w:sz="4" w:space="0" w:color="auto"/>
              <w:right w:val="single" w:sz="4" w:space="0" w:color="auto"/>
            </w:tcBorders>
            <w:shd w:val="clear" w:color="auto" w:fill="FFFFFF"/>
            <w:vAlign w:val="center"/>
            <w:hideMark/>
          </w:tcPr>
          <w:p w14:paraId="1BE2E0C7" w14:textId="77777777" w:rsidR="00A46571" w:rsidRPr="005F252C" w:rsidRDefault="00A46571" w:rsidP="00A46571">
            <w:pPr>
              <w:rPr>
                <w:rFonts w:cs="Calibri"/>
                <w:color w:val="000000"/>
                <w:sz w:val="12"/>
                <w:szCs w:val="12"/>
                <w:rPrChange w:id="58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66" w:author="Al Riyami, Azza OLNG-SCC/12" w:date="2026-03-30T14:14:00Z" w16du:dateUtc="2026-03-30T10:14:00Z">
                  <w:rPr>
                    <w:rFonts w:ascii="Calibri" w:hAnsi="Calibri" w:cs="Calibri"/>
                    <w:color w:val="000000"/>
                    <w:sz w:val="12"/>
                    <w:szCs w:val="12"/>
                  </w:rPr>
                </w:rPrChange>
              </w:rPr>
              <w:t>CSU Engineer</w:t>
            </w:r>
          </w:p>
        </w:tc>
        <w:tc>
          <w:tcPr>
            <w:tcW w:w="591" w:type="dxa"/>
            <w:tcBorders>
              <w:top w:val="nil"/>
              <w:left w:val="nil"/>
              <w:bottom w:val="single" w:sz="4" w:space="0" w:color="auto"/>
              <w:right w:val="single" w:sz="4" w:space="0" w:color="auto"/>
            </w:tcBorders>
            <w:shd w:val="clear" w:color="auto" w:fill="FFFFFF"/>
            <w:vAlign w:val="center"/>
            <w:hideMark/>
          </w:tcPr>
          <w:p w14:paraId="69D5FEF1" w14:textId="77777777" w:rsidR="00A46571" w:rsidRPr="005F252C" w:rsidRDefault="00A46571" w:rsidP="00A46571">
            <w:pPr>
              <w:rPr>
                <w:rFonts w:cs="Calibri"/>
                <w:color w:val="000000"/>
                <w:sz w:val="12"/>
                <w:szCs w:val="12"/>
                <w:rPrChange w:id="58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68" w:author="Al Riyami, Azza OLNG-SCC/12" w:date="2026-03-30T14:14:00Z" w16du:dateUtc="2026-03-30T10:14:00Z">
                  <w:rPr>
                    <w:rFonts w:ascii="Calibri" w:hAnsi="Calibri" w:cs="Calibri"/>
                    <w:color w:val="000000"/>
                    <w:sz w:val="12"/>
                    <w:szCs w:val="12"/>
                  </w:rPr>
                </w:rPrChange>
              </w:rPr>
              <w:t>47</w:t>
            </w:r>
          </w:p>
        </w:tc>
        <w:tc>
          <w:tcPr>
            <w:tcW w:w="3150" w:type="dxa"/>
            <w:tcBorders>
              <w:top w:val="nil"/>
              <w:left w:val="nil"/>
              <w:bottom w:val="single" w:sz="4" w:space="0" w:color="auto"/>
              <w:right w:val="single" w:sz="4" w:space="0" w:color="auto"/>
            </w:tcBorders>
            <w:shd w:val="clear" w:color="auto" w:fill="FFFFFF"/>
            <w:vAlign w:val="center"/>
            <w:hideMark/>
          </w:tcPr>
          <w:p w14:paraId="51A25CC9" w14:textId="77777777" w:rsidR="00A46571" w:rsidRPr="005F252C" w:rsidRDefault="00A46571" w:rsidP="00A46571">
            <w:pPr>
              <w:rPr>
                <w:rFonts w:cs="Calibri"/>
                <w:color w:val="000000"/>
                <w:sz w:val="12"/>
                <w:szCs w:val="12"/>
                <w:rPrChange w:id="58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70" w:author="Al Riyami, Azza OLNG-SCC/12" w:date="2026-03-30T14:14:00Z" w16du:dateUtc="2026-03-30T10:14:00Z">
                  <w:rPr>
                    <w:rFonts w:ascii="Calibri" w:hAnsi="Calibri" w:cs="Calibri"/>
                    <w:color w:val="000000"/>
                    <w:sz w:val="12"/>
                    <w:szCs w:val="12"/>
                  </w:rPr>
                </w:rPrChange>
              </w:rPr>
              <w:t>Heavy Duty Driver</w:t>
            </w:r>
          </w:p>
        </w:tc>
        <w:tc>
          <w:tcPr>
            <w:tcW w:w="591" w:type="dxa"/>
            <w:tcBorders>
              <w:top w:val="nil"/>
              <w:left w:val="nil"/>
              <w:bottom w:val="single" w:sz="4" w:space="0" w:color="auto"/>
              <w:right w:val="single" w:sz="4" w:space="0" w:color="auto"/>
            </w:tcBorders>
            <w:shd w:val="clear" w:color="auto" w:fill="FFFFFF"/>
            <w:vAlign w:val="center"/>
            <w:hideMark/>
          </w:tcPr>
          <w:p w14:paraId="5CCE60D0" w14:textId="77777777" w:rsidR="00A46571" w:rsidRPr="005F252C" w:rsidRDefault="00A46571" w:rsidP="00A46571">
            <w:pPr>
              <w:rPr>
                <w:rFonts w:cs="Calibri"/>
                <w:color w:val="000000"/>
                <w:sz w:val="12"/>
                <w:szCs w:val="12"/>
                <w:rPrChange w:id="58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72" w:author="Al Riyami, Azza OLNG-SCC/12" w:date="2026-03-30T14:14:00Z" w16du:dateUtc="2026-03-30T10:14:00Z">
                  <w:rPr>
                    <w:rFonts w:ascii="Calibri" w:hAnsi="Calibri" w:cs="Calibri"/>
                    <w:color w:val="000000"/>
                    <w:sz w:val="12"/>
                    <w:szCs w:val="12"/>
                  </w:rPr>
                </w:rPrChange>
              </w:rPr>
              <w:t>69</w:t>
            </w:r>
          </w:p>
        </w:tc>
        <w:tc>
          <w:tcPr>
            <w:tcW w:w="3147" w:type="dxa"/>
            <w:tcBorders>
              <w:top w:val="nil"/>
              <w:left w:val="nil"/>
              <w:bottom w:val="single" w:sz="4" w:space="0" w:color="auto"/>
              <w:right w:val="single" w:sz="8" w:space="0" w:color="auto"/>
            </w:tcBorders>
            <w:shd w:val="clear" w:color="auto" w:fill="FFFFFF"/>
            <w:vAlign w:val="center"/>
            <w:hideMark/>
          </w:tcPr>
          <w:p w14:paraId="7464E493" w14:textId="77777777" w:rsidR="00A46571" w:rsidRPr="005F252C" w:rsidRDefault="00A46571" w:rsidP="00A46571">
            <w:pPr>
              <w:rPr>
                <w:rFonts w:cs="Calibri"/>
                <w:color w:val="000000"/>
                <w:sz w:val="12"/>
                <w:szCs w:val="12"/>
                <w:rPrChange w:id="58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74" w:author="Al Riyami, Azza OLNG-SCC/12" w:date="2026-03-30T14:14:00Z" w16du:dateUtc="2026-03-30T10:14:00Z">
                  <w:rPr>
                    <w:rFonts w:ascii="Calibri" w:hAnsi="Calibri" w:cs="Calibri"/>
                    <w:color w:val="000000"/>
                    <w:sz w:val="12"/>
                    <w:szCs w:val="12"/>
                  </w:rPr>
                </w:rPrChange>
              </w:rPr>
              <w:t>Maintenance Manager</w:t>
            </w:r>
          </w:p>
        </w:tc>
      </w:tr>
      <w:tr w:rsidR="00A46571" w:rsidRPr="005F252C" w14:paraId="2288B23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43C2906" w14:textId="77777777" w:rsidR="00A46571" w:rsidRPr="005F252C" w:rsidRDefault="00A46571" w:rsidP="00A46571">
            <w:pPr>
              <w:rPr>
                <w:rFonts w:cs="Calibri"/>
                <w:color w:val="000000"/>
                <w:sz w:val="12"/>
                <w:szCs w:val="12"/>
                <w:rPrChange w:id="58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76" w:author="Al Riyami, Azza OLNG-SCC/12" w:date="2026-03-30T14:14:00Z" w16du:dateUtc="2026-03-30T10:14:00Z">
                  <w:rPr>
                    <w:rFonts w:ascii="Calibri" w:hAnsi="Calibri" w:cs="Calibri"/>
                    <w:color w:val="000000"/>
                    <w:sz w:val="12"/>
                    <w:szCs w:val="12"/>
                  </w:rPr>
                </w:rPrChange>
              </w:rPr>
              <w:t>4</w:t>
            </w:r>
          </w:p>
        </w:tc>
        <w:tc>
          <w:tcPr>
            <w:tcW w:w="3148" w:type="dxa"/>
            <w:tcBorders>
              <w:top w:val="nil"/>
              <w:left w:val="nil"/>
              <w:bottom w:val="single" w:sz="4" w:space="0" w:color="auto"/>
              <w:right w:val="single" w:sz="4" w:space="0" w:color="auto"/>
            </w:tcBorders>
            <w:shd w:val="clear" w:color="auto" w:fill="FFFFFF"/>
            <w:vAlign w:val="center"/>
            <w:hideMark/>
          </w:tcPr>
          <w:p w14:paraId="32FE9C41" w14:textId="77777777" w:rsidR="00A46571" w:rsidRPr="005F252C" w:rsidRDefault="00A46571" w:rsidP="00A46571">
            <w:pPr>
              <w:rPr>
                <w:rFonts w:cs="Calibri"/>
                <w:color w:val="000000"/>
                <w:sz w:val="12"/>
                <w:szCs w:val="12"/>
                <w:rPrChange w:id="58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78" w:author="Al Riyami, Azza OLNG-SCC/12" w:date="2026-03-30T14:14:00Z" w16du:dateUtc="2026-03-30T10:14:00Z">
                  <w:rPr>
                    <w:rFonts w:ascii="Calibri" w:hAnsi="Calibri" w:cs="Calibri"/>
                    <w:color w:val="000000"/>
                    <w:sz w:val="12"/>
                    <w:szCs w:val="12"/>
                  </w:rPr>
                </w:rPrChange>
              </w:rPr>
              <w:t>Administrative Manager</w:t>
            </w:r>
          </w:p>
        </w:tc>
        <w:tc>
          <w:tcPr>
            <w:tcW w:w="591" w:type="dxa"/>
            <w:tcBorders>
              <w:top w:val="nil"/>
              <w:left w:val="nil"/>
              <w:bottom w:val="single" w:sz="4" w:space="0" w:color="auto"/>
              <w:right w:val="single" w:sz="4" w:space="0" w:color="auto"/>
            </w:tcBorders>
            <w:shd w:val="clear" w:color="auto" w:fill="FFFFFF"/>
            <w:vAlign w:val="center"/>
            <w:hideMark/>
          </w:tcPr>
          <w:p w14:paraId="6CBD319E" w14:textId="77777777" w:rsidR="00A46571" w:rsidRPr="005F252C" w:rsidRDefault="00A46571" w:rsidP="00A46571">
            <w:pPr>
              <w:rPr>
                <w:rFonts w:cs="Calibri"/>
                <w:color w:val="000000"/>
                <w:sz w:val="12"/>
                <w:szCs w:val="12"/>
                <w:rPrChange w:id="58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80" w:author="Al Riyami, Azza OLNG-SCC/12" w:date="2026-03-30T14:14:00Z" w16du:dateUtc="2026-03-30T10:14:00Z">
                  <w:rPr>
                    <w:rFonts w:ascii="Calibri" w:hAnsi="Calibri" w:cs="Calibri"/>
                    <w:color w:val="000000"/>
                    <w:sz w:val="12"/>
                    <w:szCs w:val="12"/>
                  </w:rPr>
                </w:rPrChange>
              </w:rPr>
              <w:t>26</w:t>
            </w:r>
          </w:p>
        </w:tc>
        <w:tc>
          <w:tcPr>
            <w:tcW w:w="3151" w:type="dxa"/>
            <w:tcBorders>
              <w:top w:val="nil"/>
              <w:left w:val="nil"/>
              <w:bottom w:val="single" w:sz="4" w:space="0" w:color="auto"/>
              <w:right w:val="single" w:sz="4" w:space="0" w:color="auto"/>
            </w:tcBorders>
            <w:shd w:val="clear" w:color="auto" w:fill="FFFFFF"/>
            <w:vAlign w:val="center"/>
            <w:hideMark/>
          </w:tcPr>
          <w:p w14:paraId="31256998" w14:textId="77777777" w:rsidR="00A46571" w:rsidRPr="005F252C" w:rsidRDefault="00A46571" w:rsidP="00A46571">
            <w:pPr>
              <w:rPr>
                <w:rFonts w:cs="Calibri"/>
                <w:color w:val="000000"/>
                <w:sz w:val="12"/>
                <w:szCs w:val="12"/>
                <w:rPrChange w:id="58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82" w:author="Al Riyami, Azza OLNG-SCC/12" w:date="2026-03-30T14:14:00Z" w16du:dateUtc="2026-03-30T10:14:00Z">
                  <w:rPr>
                    <w:rFonts w:ascii="Calibri" w:hAnsi="Calibri" w:cs="Calibri"/>
                    <w:color w:val="000000"/>
                    <w:sz w:val="12"/>
                    <w:szCs w:val="12"/>
                  </w:rPr>
                </w:rPrChange>
              </w:rPr>
              <w:t>Data Entry Operator</w:t>
            </w:r>
          </w:p>
        </w:tc>
        <w:tc>
          <w:tcPr>
            <w:tcW w:w="591" w:type="dxa"/>
            <w:tcBorders>
              <w:top w:val="nil"/>
              <w:left w:val="nil"/>
              <w:bottom w:val="single" w:sz="4" w:space="0" w:color="auto"/>
              <w:right w:val="single" w:sz="4" w:space="0" w:color="auto"/>
            </w:tcBorders>
            <w:shd w:val="clear" w:color="auto" w:fill="FFFFFF"/>
            <w:vAlign w:val="center"/>
            <w:hideMark/>
          </w:tcPr>
          <w:p w14:paraId="0350B4FA" w14:textId="77777777" w:rsidR="00A46571" w:rsidRPr="005F252C" w:rsidRDefault="00A46571" w:rsidP="00A46571">
            <w:pPr>
              <w:rPr>
                <w:rFonts w:cs="Calibri"/>
                <w:color w:val="000000"/>
                <w:sz w:val="12"/>
                <w:szCs w:val="12"/>
                <w:rPrChange w:id="58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84" w:author="Al Riyami, Azza OLNG-SCC/12" w:date="2026-03-30T14:14:00Z" w16du:dateUtc="2026-03-30T10:14:00Z">
                  <w:rPr>
                    <w:rFonts w:ascii="Calibri" w:hAnsi="Calibri" w:cs="Calibri"/>
                    <w:color w:val="000000"/>
                    <w:sz w:val="12"/>
                    <w:szCs w:val="12"/>
                  </w:rPr>
                </w:rPrChange>
              </w:rPr>
              <w:t>48</w:t>
            </w:r>
          </w:p>
        </w:tc>
        <w:tc>
          <w:tcPr>
            <w:tcW w:w="3150" w:type="dxa"/>
            <w:tcBorders>
              <w:top w:val="nil"/>
              <w:left w:val="nil"/>
              <w:bottom w:val="single" w:sz="4" w:space="0" w:color="auto"/>
              <w:right w:val="single" w:sz="4" w:space="0" w:color="auto"/>
            </w:tcBorders>
            <w:shd w:val="clear" w:color="auto" w:fill="FFFFFF"/>
            <w:vAlign w:val="center"/>
            <w:hideMark/>
          </w:tcPr>
          <w:p w14:paraId="4A3B9C9B" w14:textId="77777777" w:rsidR="00A46571" w:rsidRPr="005F252C" w:rsidRDefault="00A46571" w:rsidP="00A46571">
            <w:pPr>
              <w:rPr>
                <w:rFonts w:cs="Calibri"/>
                <w:color w:val="000000"/>
                <w:sz w:val="12"/>
                <w:szCs w:val="12"/>
                <w:rPrChange w:id="58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86" w:author="Al Riyami, Azza OLNG-SCC/12" w:date="2026-03-30T14:14:00Z" w16du:dateUtc="2026-03-30T10:14:00Z">
                  <w:rPr>
                    <w:rFonts w:ascii="Calibri" w:hAnsi="Calibri" w:cs="Calibri"/>
                    <w:color w:val="000000"/>
                    <w:sz w:val="12"/>
                    <w:szCs w:val="12"/>
                  </w:rPr>
                </w:rPrChange>
              </w:rPr>
              <w:t>HR Manager</w:t>
            </w:r>
          </w:p>
        </w:tc>
        <w:tc>
          <w:tcPr>
            <w:tcW w:w="591" w:type="dxa"/>
            <w:tcBorders>
              <w:top w:val="nil"/>
              <w:left w:val="nil"/>
              <w:bottom w:val="single" w:sz="4" w:space="0" w:color="auto"/>
              <w:right w:val="single" w:sz="4" w:space="0" w:color="auto"/>
            </w:tcBorders>
            <w:shd w:val="clear" w:color="auto" w:fill="FFFFFF"/>
            <w:vAlign w:val="center"/>
            <w:hideMark/>
          </w:tcPr>
          <w:p w14:paraId="6BF3D294" w14:textId="77777777" w:rsidR="00A46571" w:rsidRPr="005F252C" w:rsidRDefault="00A46571" w:rsidP="00A46571">
            <w:pPr>
              <w:rPr>
                <w:rFonts w:cs="Calibri"/>
                <w:color w:val="000000"/>
                <w:sz w:val="12"/>
                <w:szCs w:val="12"/>
                <w:rPrChange w:id="58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88" w:author="Al Riyami, Azza OLNG-SCC/12" w:date="2026-03-30T14:14:00Z" w16du:dateUtc="2026-03-30T10:14:00Z">
                  <w:rPr>
                    <w:rFonts w:ascii="Calibri" w:hAnsi="Calibri" w:cs="Calibri"/>
                    <w:color w:val="000000"/>
                    <w:sz w:val="12"/>
                    <w:szCs w:val="12"/>
                  </w:rPr>
                </w:rPrChange>
              </w:rPr>
              <w:t>70</w:t>
            </w:r>
          </w:p>
        </w:tc>
        <w:tc>
          <w:tcPr>
            <w:tcW w:w="3147" w:type="dxa"/>
            <w:tcBorders>
              <w:top w:val="nil"/>
              <w:left w:val="nil"/>
              <w:bottom w:val="single" w:sz="4" w:space="0" w:color="auto"/>
              <w:right w:val="single" w:sz="8" w:space="0" w:color="auto"/>
            </w:tcBorders>
            <w:shd w:val="clear" w:color="auto" w:fill="FFFFFF"/>
            <w:vAlign w:val="center"/>
            <w:hideMark/>
          </w:tcPr>
          <w:p w14:paraId="03E27AAB" w14:textId="77777777" w:rsidR="00A46571" w:rsidRPr="005F252C" w:rsidRDefault="00A46571" w:rsidP="00A46571">
            <w:pPr>
              <w:rPr>
                <w:rFonts w:cs="Calibri"/>
                <w:color w:val="000000"/>
                <w:sz w:val="12"/>
                <w:szCs w:val="12"/>
                <w:rPrChange w:id="58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90" w:author="Al Riyami, Azza OLNG-SCC/12" w:date="2026-03-30T14:14:00Z" w16du:dateUtc="2026-03-30T10:14:00Z">
                  <w:rPr>
                    <w:rFonts w:ascii="Calibri" w:hAnsi="Calibri" w:cs="Calibri"/>
                    <w:color w:val="000000"/>
                    <w:sz w:val="12"/>
                    <w:szCs w:val="12"/>
                  </w:rPr>
                </w:rPrChange>
              </w:rPr>
              <w:t>Manager- Administration</w:t>
            </w:r>
          </w:p>
        </w:tc>
      </w:tr>
      <w:tr w:rsidR="00A46571" w:rsidRPr="005F252C" w14:paraId="151C48B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1289A86" w14:textId="77777777" w:rsidR="00A46571" w:rsidRPr="005F252C" w:rsidRDefault="00A46571" w:rsidP="00A46571">
            <w:pPr>
              <w:rPr>
                <w:rFonts w:cs="Calibri"/>
                <w:color w:val="000000"/>
                <w:sz w:val="12"/>
                <w:szCs w:val="12"/>
                <w:rPrChange w:id="58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92" w:author="Al Riyami, Azza OLNG-SCC/12" w:date="2026-03-30T14:14:00Z" w16du:dateUtc="2026-03-30T10:14:00Z">
                  <w:rPr>
                    <w:rFonts w:ascii="Calibri" w:hAnsi="Calibri" w:cs="Calibri"/>
                    <w:color w:val="000000"/>
                    <w:sz w:val="12"/>
                    <w:szCs w:val="12"/>
                  </w:rPr>
                </w:rPrChange>
              </w:rPr>
              <w:t>5</w:t>
            </w:r>
          </w:p>
        </w:tc>
        <w:tc>
          <w:tcPr>
            <w:tcW w:w="3148" w:type="dxa"/>
            <w:tcBorders>
              <w:top w:val="nil"/>
              <w:left w:val="nil"/>
              <w:bottom w:val="single" w:sz="4" w:space="0" w:color="auto"/>
              <w:right w:val="single" w:sz="4" w:space="0" w:color="auto"/>
            </w:tcBorders>
            <w:shd w:val="clear" w:color="auto" w:fill="FFFFFF"/>
            <w:vAlign w:val="center"/>
            <w:hideMark/>
          </w:tcPr>
          <w:p w14:paraId="3DBD04A2" w14:textId="77777777" w:rsidR="00A46571" w:rsidRPr="005F252C" w:rsidRDefault="00A46571" w:rsidP="00A46571">
            <w:pPr>
              <w:rPr>
                <w:rFonts w:cs="Calibri"/>
                <w:color w:val="000000"/>
                <w:sz w:val="12"/>
                <w:szCs w:val="12"/>
                <w:rPrChange w:id="58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94" w:author="Al Riyami, Azza OLNG-SCC/12" w:date="2026-03-30T14:14:00Z" w16du:dateUtc="2026-03-30T10:14:00Z">
                  <w:rPr>
                    <w:rFonts w:ascii="Calibri" w:hAnsi="Calibri" w:cs="Calibri"/>
                    <w:color w:val="000000"/>
                    <w:sz w:val="12"/>
                    <w:szCs w:val="12"/>
                  </w:rPr>
                </w:rPrChange>
              </w:rPr>
              <w:t>All Vehicles Driver</w:t>
            </w:r>
          </w:p>
        </w:tc>
        <w:tc>
          <w:tcPr>
            <w:tcW w:w="591" w:type="dxa"/>
            <w:tcBorders>
              <w:top w:val="nil"/>
              <w:left w:val="nil"/>
              <w:bottom w:val="single" w:sz="4" w:space="0" w:color="auto"/>
              <w:right w:val="single" w:sz="4" w:space="0" w:color="auto"/>
            </w:tcBorders>
            <w:shd w:val="clear" w:color="auto" w:fill="FFFFFF"/>
            <w:vAlign w:val="center"/>
            <w:hideMark/>
          </w:tcPr>
          <w:p w14:paraId="1767A1BB" w14:textId="77777777" w:rsidR="00A46571" w:rsidRPr="005F252C" w:rsidRDefault="00A46571" w:rsidP="00A46571">
            <w:pPr>
              <w:rPr>
                <w:rFonts w:cs="Calibri"/>
                <w:color w:val="000000"/>
                <w:sz w:val="12"/>
                <w:szCs w:val="12"/>
                <w:rPrChange w:id="58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96" w:author="Al Riyami, Azza OLNG-SCC/12" w:date="2026-03-30T14:14:00Z" w16du:dateUtc="2026-03-30T10:14:00Z">
                  <w:rPr>
                    <w:rFonts w:ascii="Calibri" w:hAnsi="Calibri" w:cs="Calibri"/>
                    <w:color w:val="000000"/>
                    <w:sz w:val="12"/>
                    <w:szCs w:val="12"/>
                  </w:rPr>
                </w:rPrChange>
              </w:rPr>
              <w:t>27</w:t>
            </w:r>
          </w:p>
        </w:tc>
        <w:tc>
          <w:tcPr>
            <w:tcW w:w="3151" w:type="dxa"/>
            <w:tcBorders>
              <w:top w:val="nil"/>
              <w:left w:val="nil"/>
              <w:bottom w:val="single" w:sz="4" w:space="0" w:color="auto"/>
              <w:right w:val="single" w:sz="4" w:space="0" w:color="auto"/>
            </w:tcBorders>
            <w:shd w:val="clear" w:color="auto" w:fill="FFFFFF"/>
            <w:vAlign w:val="center"/>
            <w:hideMark/>
          </w:tcPr>
          <w:p w14:paraId="7DB44577" w14:textId="77777777" w:rsidR="00A46571" w:rsidRPr="005F252C" w:rsidRDefault="00A46571" w:rsidP="00A46571">
            <w:pPr>
              <w:rPr>
                <w:rFonts w:cs="Calibri"/>
                <w:color w:val="000000"/>
                <w:sz w:val="12"/>
                <w:szCs w:val="12"/>
                <w:rPrChange w:id="58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898" w:author="Al Riyami, Azza OLNG-SCC/12" w:date="2026-03-30T14:14:00Z" w16du:dateUtc="2026-03-30T10:14:00Z">
                  <w:rPr>
                    <w:rFonts w:ascii="Calibri" w:hAnsi="Calibri" w:cs="Calibri"/>
                    <w:color w:val="000000"/>
                    <w:sz w:val="12"/>
                    <w:szCs w:val="12"/>
                  </w:rPr>
                </w:rPrChange>
              </w:rPr>
              <w:t>Data Management</w:t>
            </w:r>
          </w:p>
        </w:tc>
        <w:tc>
          <w:tcPr>
            <w:tcW w:w="591" w:type="dxa"/>
            <w:tcBorders>
              <w:top w:val="nil"/>
              <w:left w:val="nil"/>
              <w:bottom w:val="single" w:sz="4" w:space="0" w:color="auto"/>
              <w:right w:val="single" w:sz="4" w:space="0" w:color="auto"/>
            </w:tcBorders>
            <w:shd w:val="clear" w:color="auto" w:fill="FFFFFF"/>
            <w:vAlign w:val="center"/>
            <w:hideMark/>
          </w:tcPr>
          <w:p w14:paraId="07D9F1D3" w14:textId="77777777" w:rsidR="00A46571" w:rsidRPr="005F252C" w:rsidRDefault="00A46571" w:rsidP="00A46571">
            <w:pPr>
              <w:rPr>
                <w:rFonts w:cs="Calibri"/>
                <w:color w:val="000000"/>
                <w:sz w:val="12"/>
                <w:szCs w:val="12"/>
                <w:rPrChange w:id="58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00" w:author="Al Riyami, Azza OLNG-SCC/12" w:date="2026-03-30T14:14:00Z" w16du:dateUtc="2026-03-30T10:14:00Z">
                  <w:rPr>
                    <w:rFonts w:ascii="Calibri" w:hAnsi="Calibri" w:cs="Calibri"/>
                    <w:color w:val="000000"/>
                    <w:sz w:val="12"/>
                    <w:szCs w:val="12"/>
                  </w:rPr>
                </w:rPrChange>
              </w:rPr>
              <w:t>49</w:t>
            </w:r>
          </w:p>
        </w:tc>
        <w:tc>
          <w:tcPr>
            <w:tcW w:w="3150" w:type="dxa"/>
            <w:tcBorders>
              <w:top w:val="nil"/>
              <w:left w:val="nil"/>
              <w:bottom w:val="single" w:sz="4" w:space="0" w:color="auto"/>
              <w:right w:val="single" w:sz="4" w:space="0" w:color="auto"/>
            </w:tcBorders>
            <w:shd w:val="clear" w:color="auto" w:fill="FFFFFF"/>
            <w:vAlign w:val="center"/>
            <w:hideMark/>
          </w:tcPr>
          <w:p w14:paraId="4F1EEE6A" w14:textId="77777777" w:rsidR="00A46571" w:rsidRPr="005F252C" w:rsidRDefault="00A46571" w:rsidP="00A46571">
            <w:pPr>
              <w:rPr>
                <w:rFonts w:cs="Calibri"/>
                <w:color w:val="000000"/>
                <w:sz w:val="12"/>
                <w:szCs w:val="12"/>
                <w:rPrChange w:id="59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02" w:author="Al Riyami, Azza OLNG-SCC/12" w:date="2026-03-30T14:14:00Z" w16du:dateUtc="2026-03-30T10:14:00Z">
                  <w:rPr>
                    <w:rFonts w:ascii="Calibri" w:hAnsi="Calibri" w:cs="Calibri"/>
                    <w:color w:val="000000"/>
                    <w:sz w:val="12"/>
                    <w:szCs w:val="12"/>
                  </w:rPr>
                </w:rPrChange>
              </w:rPr>
              <w:t>HSE &amp; Training Executive</w:t>
            </w:r>
          </w:p>
        </w:tc>
        <w:tc>
          <w:tcPr>
            <w:tcW w:w="591" w:type="dxa"/>
            <w:tcBorders>
              <w:top w:val="nil"/>
              <w:left w:val="nil"/>
              <w:bottom w:val="single" w:sz="4" w:space="0" w:color="auto"/>
              <w:right w:val="single" w:sz="4" w:space="0" w:color="auto"/>
            </w:tcBorders>
            <w:shd w:val="clear" w:color="auto" w:fill="FFFFFF"/>
            <w:vAlign w:val="center"/>
            <w:hideMark/>
          </w:tcPr>
          <w:p w14:paraId="70AD2C46" w14:textId="77777777" w:rsidR="00A46571" w:rsidRPr="005F252C" w:rsidRDefault="00A46571" w:rsidP="00A46571">
            <w:pPr>
              <w:rPr>
                <w:rFonts w:cs="Calibri"/>
                <w:color w:val="000000"/>
                <w:sz w:val="12"/>
                <w:szCs w:val="12"/>
                <w:rPrChange w:id="59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04" w:author="Al Riyami, Azza OLNG-SCC/12" w:date="2026-03-30T14:14:00Z" w16du:dateUtc="2026-03-30T10:14:00Z">
                  <w:rPr>
                    <w:rFonts w:ascii="Calibri" w:hAnsi="Calibri" w:cs="Calibri"/>
                    <w:color w:val="000000"/>
                    <w:sz w:val="12"/>
                    <w:szCs w:val="12"/>
                  </w:rPr>
                </w:rPrChange>
              </w:rPr>
              <w:t>71</w:t>
            </w:r>
          </w:p>
        </w:tc>
        <w:tc>
          <w:tcPr>
            <w:tcW w:w="3147" w:type="dxa"/>
            <w:tcBorders>
              <w:top w:val="nil"/>
              <w:left w:val="nil"/>
              <w:bottom w:val="single" w:sz="4" w:space="0" w:color="auto"/>
              <w:right w:val="single" w:sz="8" w:space="0" w:color="auto"/>
            </w:tcBorders>
            <w:shd w:val="clear" w:color="auto" w:fill="FFFFFF"/>
            <w:vAlign w:val="center"/>
            <w:hideMark/>
          </w:tcPr>
          <w:p w14:paraId="3E887C7B" w14:textId="77777777" w:rsidR="00A46571" w:rsidRPr="005F252C" w:rsidRDefault="00A46571" w:rsidP="00A46571">
            <w:pPr>
              <w:rPr>
                <w:rFonts w:cs="Calibri"/>
                <w:color w:val="000000"/>
                <w:sz w:val="12"/>
                <w:szCs w:val="12"/>
                <w:rPrChange w:id="59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06" w:author="Al Riyami, Azza OLNG-SCC/12" w:date="2026-03-30T14:14:00Z" w16du:dateUtc="2026-03-30T10:14:00Z">
                  <w:rPr>
                    <w:rFonts w:ascii="Calibri" w:hAnsi="Calibri" w:cs="Calibri"/>
                    <w:color w:val="000000"/>
                    <w:sz w:val="12"/>
                    <w:szCs w:val="12"/>
                  </w:rPr>
                </w:rPrChange>
              </w:rPr>
              <w:t>Manager- Project Control</w:t>
            </w:r>
          </w:p>
        </w:tc>
      </w:tr>
      <w:tr w:rsidR="00A46571" w:rsidRPr="005F252C" w14:paraId="3B8143D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91D3EC8" w14:textId="77777777" w:rsidR="00A46571" w:rsidRPr="005F252C" w:rsidRDefault="00A46571" w:rsidP="00A46571">
            <w:pPr>
              <w:rPr>
                <w:rFonts w:cs="Calibri"/>
                <w:color w:val="000000"/>
                <w:sz w:val="12"/>
                <w:szCs w:val="12"/>
                <w:rPrChange w:id="59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08" w:author="Al Riyami, Azza OLNG-SCC/12" w:date="2026-03-30T14:14:00Z" w16du:dateUtc="2026-03-30T10:14:00Z">
                  <w:rPr>
                    <w:rFonts w:ascii="Calibri" w:hAnsi="Calibri" w:cs="Calibri"/>
                    <w:color w:val="000000"/>
                    <w:sz w:val="12"/>
                    <w:szCs w:val="12"/>
                  </w:rPr>
                </w:rPrChange>
              </w:rPr>
              <w:t>6</w:t>
            </w:r>
          </w:p>
        </w:tc>
        <w:tc>
          <w:tcPr>
            <w:tcW w:w="3148" w:type="dxa"/>
            <w:tcBorders>
              <w:top w:val="nil"/>
              <w:left w:val="nil"/>
              <w:bottom w:val="single" w:sz="4" w:space="0" w:color="auto"/>
              <w:right w:val="single" w:sz="4" w:space="0" w:color="auto"/>
            </w:tcBorders>
            <w:shd w:val="clear" w:color="auto" w:fill="FFFFFF"/>
            <w:vAlign w:val="center"/>
            <w:hideMark/>
          </w:tcPr>
          <w:p w14:paraId="71FE7D5B" w14:textId="77777777" w:rsidR="00A46571" w:rsidRPr="005F252C" w:rsidRDefault="00A46571" w:rsidP="00A46571">
            <w:pPr>
              <w:rPr>
                <w:rFonts w:cs="Calibri"/>
                <w:color w:val="000000"/>
                <w:sz w:val="12"/>
                <w:szCs w:val="12"/>
                <w:rPrChange w:id="59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10" w:author="Al Riyami, Azza OLNG-SCC/12" w:date="2026-03-30T14:14:00Z" w16du:dateUtc="2026-03-30T10:14:00Z">
                  <w:rPr>
                    <w:rFonts w:ascii="Calibri" w:hAnsi="Calibri" w:cs="Calibri"/>
                    <w:color w:val="000000"/>
                    <w:sz w:val="12"/>
                    <w:szCs w:val="12"/>
                  </w:rPr>
                </w:rPrChange>
              </w:rPr>
              <w:t>Assistant Electrician</w:t>
            </w:r>
          </w:p>
        </w:tc>
        <w:tc>
          <w:tcPr>
            <w:tcW w:w="591" w:type="dxa"/>
            <w:tcBorders>
              <w:top w:val="nil"/>
              <w:left w:val="nil"/>
              <w:bottom w:val="single" w:sz="4" w:space="0" w:color="auto"/>
              <w:right w:val="single" w:sz="4" w:space="0" w:color="auto"/>
            </w:tcBorders>
            <w:shd w:val="clear" w:color="auto" w:fill="FFFFFF"/>
            <w:vAlign w:val="center"/>
            <w:hideMark/>
          </w:tcPr>
          <w:p w14:paraId="4B1C1241" w14:textId="77777777" w:rsidR="00A46571" w:rsidRPr="005F252C" w:rsidRDefault="00A46571" w:rsidP="00A46571">
            <w:pPr>
              <w:rPr>
                <w:rFonts w:cs="Calibri"/>
                <w:color w:val="000000"/>
                <w:sz w:val="12"/>
                <w:szCs w:val="12"/>
                <w:rPrChange w:id="59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12" w:author="Al Riyami, Azza OLNG-SCC/12" w:date="2026-03-30T14:14:00Z" w16du:dateUtc="2026-03-30T10:14:00Z">
                  <w:rPr>
                    <w:rFonts w:ascii="Calibri" w:hAnsi="Calibri" w:cs="Calibri"/>
                    <w:color w:val="000000"/>
                    <w:sz w:val="12"/>
                    <w:szCs w:val="12"/>
                  </w:rPr>
                </w:rPrChange>
              </w:rPr>
              <w:t>28</w:t>
            </w:r>
          </w:p>
        </w:tc>
        <w:tc>
          <w:tcPr>
            <w:tcW w:w="3151" w:type="dxa"/>
            <w:tcBorders>
              <w:top w:val="nil"/>
              <w:left w:val="nil"/>
              <w:bottom w:val="single" w:sz="4" w:space="0" w:color="auto"/>
              <w:right w:val="single" w:sz="4" w:space="0" w:color="auto"/>
            </w:tcBorders>
            <w:shd w:val="clear" w:color="auto" w:fill="FFFFFF"/>
            <w:vAlign w:val="center"/>
            <w:hideMark/>
          </w:tcPr>
          <w:p w14:paraId="0EF52DBE" w14:textId="77777777" w:rsidR="00A46571" w:rsidRPr="005F252C" w:rsidRDefault="00A46571" w:rsidP="00A46571">
            <w:pPr>
              <w:rPr>
                <w:rFonts w:cs="Calibri"/>
                <w:color w:val="000000"/>
                <w:sz w:val="12"/>
                <w:szCs w:val="12"/>
                <w:rPrChange w:id="59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14" w:author="Al Riyami, Azza OLNG-SCC/12" w:date="2026-03-30T14:14:00Z" w16du:dateUtc="2026-03-30T10:14:00Z">
                  <w:rPr>
                    <w:rFonts w:ascii="Calibri" w:hAnsi="Calibri" w:cs="Calibri"/>
                    <w:color w:val="000000"/>
                    <w:sz w:val="12"/>
                    <w:szCs w:val="12"/>
                  </w:rPr>
                </w:rPrChange>
              </w:rPr>
              <w:t>Design Engineer</w:t>
            </w:r>
          </w:p>
        </w:tc>
        <w:tc>
          <w:tcPr>
            <w:tcW w:w="591" w:type="dxa"/>
            <w:tcBorders>
              <w:top w:val="nil"/>
              <w:left w:val="nil"/>
              <w:bottom w:val="single" w:sz="4" w:space="0" w:color="auto"/>
              <w:right w:val="single" w:sz="4" w:space="0" w:color="auto"/>
            </w:tcBorders>
            <w:shd w:val="clear" w:color="auto" w:fill="FFFFFF"/>
            <w:vAlign w:val="center"/>
            <w:hideMark/>
          </w:tcPr>
          <w:p w14:paraId="6EE89B9A" w14:textId="77777777" w:rsidR="00A46571" w:rsidRPr="005F252C" w:rsidRDefault="00A46571" w:rsidP="00A46571">
            <w:pPr>
              <w:rPr>
                <w:rFonts w:cs="Calibri"/>
                <w:color w:val="000000"/>
                <w:sz w:val="12"/>
                <w:szCs w:val="12"/>
                <w:rPrChange w:id="59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16" w:author="Al Riyami, Azza OLNG-SCC/12" w:date="2026-03-30T14:14:00Z" w16du:dateUtc="2026-03-30T10:14:00Z">
                  <w:rPr>
                    <w:rFonts w:ascii="Calibri" w:hAnsi="Calibri" w:cs="Calibri"/>
                    <w:color w:val="000000"/>
                    <w:sz w:val="12"/>
                    <w:szCs w:val="12"/>
                  </w:rPr>
                </w:rPrChange>
              </w:rPr>
              <w:t>50</w:t>
            </w:r>
          </w:p>
        </w:tc>
        <w:tc>
          <w:tcPr>
            <w:tcW w:w="3150" w:type="dxa"/>
            <w:tcBorders>
              <w:top w:val="nil"/>
              <w:left w:val="nil"/>
              <w:bottom w:val="single" w:sz="4" w:space="0" w:color="auto"/>
              <w:right w:val="single" w:sz="4" w:space="0" w:color="auto"/>
            </w:tcBorders>
            <w:shd w:val="clear" w:color="auto" w:fill="FFFFFF"/>
            <w:vAlign w:val="center"/>
            <w:hideMark/>
          </w:tcPr>
          <w:p w14:paraId="6CA64B05" w14:textId="77777777" w:rsidR="00A46571" w:rsidRPr="005F252C" w:rsidRDefault="00A46571" w:rsidP="00A46571">
            <w:pPr>
              <w:rPr>
                <w:rFonts w:cs="Calibri"/>
                <w:color w:val="000000"/>
                <w:sz w:val="12"/>
                <w:szCs w:val="12"/>
                <w:rPrChange w:id="59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18" w:author="Al Riyami, Azza OLNG-SCC/12" w:date="2026-03-30T14:14:00Z" w16du:dateUtc="2026-03-30T10:14:00Z">
                  <w:rPr>
                    <w:rFonts w:ascii="Calibri" w:hAnsi="Calibri" w:cs="Calibri"/>
                    <w:color w:val="000000"/>
                    <w:sz w:val="12"/>
                    <w:szCs w:val="12"/>
                  </w:rPr>
                </w:rPrChange>
              </w:rPr>
              <w:t>HSE Advisor</w:t>
            </w:r>
          </w:p>
        </w:tc>
        <w:tc>
          <w:tcPr>
            <w:tcW w:w="591" w:type="dxa"/>
            <w:tcBorders>
              <w:top w:val="nil"/>
              <w:left w:val="nil"/>
              <w:bottom w:val="single" w:sz="4" w:space="0" w:color="auto"/>
              <w:right w:val="single" w:sz="4" w:space="0" w:color="auto"/>
            </w:tcBorders>
            <w:shd w:val="clear" w:color="auto" w:fill="FFFFFF"/>
            <w:vAlign w:val="center"/>
            <w:hideMark/>
          </w:tcPr>
          <w:p w14:paraId="4298E432" w14:textId="77777777" w:rsidR="00A46571" w:rsidRPr="005F252C" w:rsidRDefault="00A46571" w:rsidP="00A46571">
            <w:pPr>
              <w:rPr>
                <w:rFonts w:cs="Calibri"/>
                <w:color w:val="000000"/>
                <w:sz w:val="12"/>
                <w:szCs w:val="12"/>
                <w:rPrChange w:id="59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20" w:author="Al Riyami, Azza OLNG-SCC/12" w:date="2026-03-30T14:14:00Z" w16du:dateUtc="2026-03-30T10:14:00Z">
                  <w:rPr>
                    <w:rFonts w:ascii="Calibri" w:hAnsi="Calibri" w:cs="Calibri"/>
                    <w:color w:val="000000"/>
                    <w:sz w:val="12"/>
                    <w:szCs w:val="12"/>
                  </w:rPr>
                </w:rPrChange>
              </w:rPr>
              <w:t>72</w:t>
            </w:r>
          </w:p>
        </w:tc>
        <w:tc>
          <w:tcPr>
            <w:tcW w:w="3147" w:type="dxa"/>
            <w:tcBorders>
              <w:top w:val="nil"/>
              <w:left w:val="nil"/>
              <w:bottom w:val="single" w:sz="4" w:space="0" w:color="auto"/>
              <w:right w:val="single" w:sz="8" w:space="0" w:color="auto"/>
            </w:tcBorders>
            <w:shd w:val="clear" w:color="auto" w:fill="FFFFFF"/>
            <w:vAlign w:val="center"/>
            <w:hideMark/>
          </w:tcPr>
          <w:p w14:paraId="7E7722DC" w14:textId="77777777" w:rsidR="00A46571" w:rsidRPr="005F252C" w:rsidRDefault="00A46571" w:rsidP="00A46571">
            <w:pPr>
              <w:rPr>
                <w:rFonts w:cs="Calibri"/>
                <w:color w:val="000000"/>
                <w:sz w:val="12"/>
                <w:szCs w:val="12"/>
                <w:rPrChange w:id="59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22" w:author="Al Riyami, Azza OLNG-SCC/12" w:date="2026-03-30T14:14:00Z" w16du:dateUtc="2026-03-30T10:14:00Z">
                  <w:rPr>
                    <w:rFonts w:ascii="Calibri" w:hAnsi="Calibri" w:cs="Calibri"/>
                    <w:color w:val="000000"/>
                    <w:sz w:val="12"/>
                    <w:szCs w:val="12"/>
                  </w:rPr>
                </w:rPrChange>
              </w:rPr>
              <w:t>Material Controller</w:t>
            </w:r>
          </w:p>
        </w:tc>
      </w:tr>
      <w:tr w:rsidR="00A46571" w:rsidRPr="005F252C" w14:paraId="0368DF8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9135FFF" w14:textId="77777777" w:rsidR="00A46571" w:rsidRPr="005F252C" w:rsidRDefault="00A46571" w:rsidP="00A46571">
            <w:pPr>
              <w:rPr>
                <w:rFonts w:cs="Calibri"/>
                <w:color w:val="000000"/>
                <w:sz w:val="12"/>
                <w:szCs w:val="12"/>
                <w:rPrChange w:id="59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24" w:author="Al Riyami, Azza OLNG-SCC/12" w:date="2026-03-30T14:14:00Z" w16du:dateUtc="2026-03-30T10:14:00Z">
                  <w:rPr>
                    <w:rFonts w:ascii="Calibri" w:hAnsi="Calibri" w:cs="Calibri"/>
                    <w:color w:val="000000"/>
                    <w:sz w:val="12"/>
                    <w:szCs w:val="12"/>
                  </w:rPr>
                </w:rPrChange>
              </w:rPr>
              <w:t>7</w:t>
            </w:r>
          </w:p>
        </w:tc>
        <w:tc>
          <w:tcPr>
            <w:tcW w:w="3148" w:type="dxa"/>
            <w:tcBorders>
              <w:top w:val="nil"/>
              <w:left w:val="nil"/>
              <w:bottom w:val="single" w:sz="4" w:space="0" w:color="auto"/>
              <w:right w:val="single" w:sz="4" w:space="0" w:color="auto"/>
            </w:tcBorders>
            <w:shd w:val="clear" w:color="auto" w:fill="FFFFFF"/>
            <w:vAlign w:val="center"/>
            <w:hideMark/>
          </w:tcPr>
          <w:p w14:paraId="2756A6E2" w14:textId="77777777" w:rsidR="00A46571" w:rsidRPr="005F252C" w:rsidRDefault="00A46571" w:rsidP="00A46571">
            <w:pPr>
              <w:rPr>
                <w:rFonts w:cs="Calibri"/>
                <w:color w:val="000000"/>
                <w:sz w:val="12"/>
                <w:szCs w:val="12"/>
                <w:rPrChange w:id="59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26" w:author="Al Riyami, Azza OLNG-SCC/12" w:date="2026-03-30T14:14:00Z" w16du:dateUtc="2026-03-30T10:14:00Z">
                  <w:rPr>
                    <w:rFonts w:ascii="Calibri" w:hAnsi="Calibri" w:cs="Calibri"/>
                    <w:color w:val="000000"/>
                    <w:sz w:val="12"/>
                    <w:szCs w:val="12"/>
                  </w:rPr>
                </w:rPrChange>
              </w:rPr>
              <w:t>Assistant Storekeeper</w:t>
            </w:r>
          </w:p>
        </w:tc>
        <w:tc>
          <w:tcPr>
            <w:tcW w:w="591" w:type="dxa"/>
            <w:tcBorders>
              <w:top w:val="nil"/>
              <w:left w:val="nil"/>
              <w:bottom w:val="single" w:sz="4" w:space="0" w:color="auto"/>
              <w:right w:val="single" w:sz="4" w:space="0" w:color="auto"/>
            </w:tcBorders>
            <w:shd w:val="clear" w:color="auto" w:fill="FFFFFF"/>
            <w:vAlign w:val="center"/>
            <w:hideMark/>
          </w:tcPr>
          <w:p w14:paraId="424CFF7F" w14:textId="77777777" w:rsidR="00A46571" w:rsidRPr="005F252C" w:rsidRDefault="00A46571" w:rsidP="00A46571">
            <w:pPr>
              <w:rPr>
                <w:rFonts w:cs="Calibri"/>
                <w:color w:val="000000"/>
                <w:sz w:val="12"/>
                <w:szCs w:val="12"/>
                <w:rPrChange w:id="59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28" w:author="Al Riyami, Azza OLNG-SCC/12" w:date="2026-03-30T14:14:00Z" w16du:dateUtc="2026-03-30T10:14:00Z">
                  <w:rPr>
                    <w:rFonts w:ascii="Calibri" w:hAnsi="Calibri" w:cs="Calibri"/>
                    <w:color w:val="000000"/>
                    <w:sz w:val="12"/>
                    <w:szCs w:val="12"/>
                  </w:rPr>
                </w:rPrChange>
              </w:rPr>
              <w:t>29</w:t>
            </w:r>
          </w:p>
        </w:tc>
        <w:tc>
          <w:tcPr>
            <w:tcW w:w="3151" w:type="dxa"/>
            <w:tcBorders>
              <w:top w:val="nil"/>
              <w:left w:val="nil"/>
              <w:bottom w:val="single" w:sz="4" w:space="0" w:color="auto"/>
              <w:right w:val="single" w:sz="4" w:space="0" w:color="auto"/>
            </w:tcBorders>
            <w:shd w:val="clear" w:color="auto" w:fill="FFFFFF"/>
            <w:vAlign w:val="center"/>
            <w:hideMark/>
          </w:tcPr>
          <w:p w14:paraId="1EF28B59" w14:textId="77777777" w:rsidR="00A46571" w:rsidRPr="005F252C" w:rsidRDefault="00A46571" w:rsidP="00A46571">
            <w:pPr>
              <w:rPr>
                <w:rFonts w:cs="Calibri"/>
                <w:color w:val="000000"/>
                <w:sz w:val="12"/>
                <w:szCs w:val="12"/>
                <w:rPrChange w:id="59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30" w:author="Al Riyami, Azza OLNG-SCC/12" w:date="2026-03-30T14:14:00Z" w16du:dateUtc="2026-03-30T10:14:00Z">
                  <w:rPr>
                    <w:rFonts w:ascii="Calibri" w:hAnsi="Calibri" w:cs="Calibri"/>
                    <w:color w:val="000000"/>
                    <w:sz w:val="12"/>
                    <w:szCs w:val="12"/>
                  </w:rPr>
                </w:rPrChange>
              </w:rPr>
              <w:t>Designer</w:t>
            </w:r>
          </w:p>
        </w:tc>
        <w:tc>
          <w:tcPr>
            <w:tcW w:w="591" w:type="dxa"/>
            <w:tcBorders>
              <w:top w:val="nil"/>
              <w:left w:val="nil"/>
              <w:bottom w:val="single" w:sz="4" w:space="0" w:color="auto"/>
              <w:right w:val="single" w:sz="4" w:space="0" w:color="auto"/>
            </w:tcBorders>
            <w:shd w:val="clear" w:color="auto" w:fill="FFFFFF"/>
            <w:vAlign w:val="center"/>
            <w:hideMark/>
          </w:tcPr>
          <w:p w14:paraId="59D89180" w14:textId="77777777" w:rsidR="00A46571" w:rsidRPr="005F252C" w:rsidRDefault="00A46571" w:rsidP="00A46571">
            <w:pPr>
              <w:rPr>
                <w:rFonts w:cs="Calibri"/>
                <w:color w:val="000000"/>
                <w:sz w:val="12"/>
                <w:szCs w:val="12"/>
                <w:rPrChange w:id="59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32" w:author="Al Riyami, Azza OLNG-SCC/12" w:date="2026-03-30T14:14:00Z" w16du:dateUtc="2026-03-30T10:14:00Z">
                  <w:rPr>
                    <w:rFonts w:ascii="Calibri" w:hAnsi="Calibri" w:cs="Calibri"/>
                    <w:color w:val="000000"/>
                    <w:sz w:val="12"/>
                    <w:szCs w:val="12"/>
                  </w:rPr>
                </w:rPrChange>
              </w:rPr>
              <w:t>51</w:t>
            </w:r>
          </w:p>
        </w:tc>
        <w:tc>
          <w:tcPr>
            <w:tcW w:w="3150" w:type="dxa"/>
            <w:tcBorders>
              <w:top w:val="nil"/>
              <w:left w:val="nil"/>
              <w:bottom w:val="single" w:sz="4" w:space="0" w:color="auto"/>
              <w:right w:val="single" w:sz="4" w:space="0" w:color="auto"/>
            </w:tcBorders>
            <w:shd w:val="clear" w:color="auto" w:fill="FFFFFF"/>
            <w:vAlign w:val="center"/>
            <w:hideMark/>
          </w:tcPr>
          <w:p w14:paraId="6452AFDE" w14:textId="77777777" w:rsidR="00A46571" w:rsidRPr="005F252C" w:rsidRDefault="00A46571" w:rsidP="00A46571">
            <w:pPr>
              <w:rPr>
                <w:rFonts w:cs="Calibri"/>
                <w:color w:val="000000"/>
                <w:sz w:val="12"/>
                <w:szCs w:val="12"/>
                <w:rPrChange w:id="59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34" w:author="Al Riyami, Azza OLNG-SCC/12" w:date="2026-03-30T14:14:00Z" w16du:dateUtc="2026-03-30T10:14:00Z">
                  <w:rPr>
                    <w:rFonts w:ascii="Calibri" w:hAnsi="Calibri" w:cs="Calibri"/>
                    <w:color w:val="000000"/>
                    <w:sz w:val="12"/>
                    <w:szCs w:val="12"/>
                  </w:rPr>
                </w:rPrChange>
              </w:rPr>
              <w:t>HSE Assistant</w:t>
            </w:r>
          </w:p>
        </w:tc>
        <w:tc>
          <w:tcPr>
            <w:tcW w:w="591" w:type="dxa"/>
            <w:tcBorders>
              <w:top w:val="nil"/>
              <w:left w:val="nil"/>
              <w:bottom w:val="single" w:sz="4" w:space="0" w:color="auto"/>
              <w:right w:val="single" w:sz="4" w:space="0" w:color="auto"/>
            </w:tcBorders>
            <w:shd w:val="clear" w:color="auto" w:fill="FFFFFF"/>
            <w:vAlign w:val="center"/>
            <w:hideMark/>
          </w:tcPr>
          <w:p w14:paraId="5331C5B8" w14:textId="77777777" w:rsidR="00A46571" w:rsidRPr="005F252C" w:rsidRDefault="00A46571" w:rsidP="00A46571">
            <w:pPr>
              <w:rPr>
                <w:rFonts w:cs="Calibri"/>
                <w:color w:val="000000"/>
                <w:sz w:val="12"/>
                <w:szCs w:val="12"/>
                <w:rPrChange w:id="59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36" w:author="Al Riyami, Azza OLNG-SCC/12" w:date="2026-03-30T14:14:00Z" w16du:dateUtc="2026-03-30T10:14:00Z">
                  <w:rPr>
                    <w:rFonts w:ascii="Calibri" w:hAnsi="Calibri" w:cs="Calibri"/>
                    <w:color w:val="000000"/>
                    <w:sz w:val="12"/>
                    <w:szCs w:val="12"/>
                  </w:rPr>
                </w:rPrChange>
              </w:rPr>
              <w:t>73</w:t>
            </w:r>
          </w:p>
        </w:tc>
        <w:tc>
          <w:tcPr>
            <w:tcW w:w="3147" w:type="dxa"/>
            <w:tcBorders>
              <w:top w:val="nil"/>
              <w:left w:val="nil"/>
              <w:bottom w:val="single" w:sz="4" w:space="0" w:color="auto"/>
              <w:right w:val="single" w:sz="8" w:space="0" w:color="auto"/>
            </w:tcBorders>
            <w:shd w:val="clear" w:color="auto" w:fill="FFFFFF"/>
            <w:vAlign w:val="center"/>
            <w:hideMark/>
          </w:tcPr>
          <w:p w14:paraId="377AF72A" w14:textId="77777777" w:rsidR="00A46571" w:rsidRPr="005F252C" w:rsidRDefault="00A46571" w:rsidP="00A46571">
            <w:pPr>
              <w:rPr>
                <w:rFonts w:cs="Calibri"/>
                <w:color w:val="000000"/>
                <w:sz w:val="12"/>
                <w:szCs w:val="12"/>
                <w:rPrChange w:id="59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38" w:author="Al Riyami, Azza OLNG-SCC/12" w:date="2026-03-30T14:14:00Z" w16du:dateUtc="2026-03-30T10:14:00Z">
                  <w:rPr>
                    <w:rFonts w:ascii="Calibri" w:hAnsi="Calibri" w:cs="Calibri"/>
                    <w:color w:val="000000"/>
                    <w:sz w:val="12"/>
                    <w:szCs w:val="12"/>
                  </w:rPr>
                </w:rPrChange>
              </w:rPr>
              <w:t>Material Inspector</w:t>
            </w:r>
          </w:p>
        </w:tc>
      </w:tr>
      <w:tr w:rsidR="00A46571" w:rsidRPr="005F252C" w14:paraId="319D9EF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952F1C9" w14:textId="77777777" w:rsidR="00A46571" w:rsidRPr="005F252C" w:rsidRDefault="00A46571" w:rsidP="00A46571">
            <w:pPr>
              <w:rPr>
                <w:rFonts w:cs="Calibri"/>
                <w:color w:val="000000"/>
                <w:sz w:val="12"/>
                <w:szCs w:val="12"/>
                <w:rPrChange w:id="59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40" w:author="Al Riyami, Azza OLNG-SCC/12" w:date="2026-03-30T14:14:00Z" w16du:dateUtc="2026-03-30T10:14:00Z">
                  <w:rPr>
                    <w:rFonts w:ascii="Calibri" w:hAnsi="Calibri" w:cs="Calibri"/>
                    <w:color w:val="000000"/>
                    <w:sz w:val="12"/>
                    <w:szCs w:val="12"/>
                  </w:rPr>
                </w:rPrChange>
              </w:rPr>
              <w:t>8</w:t>
            </w:r>
          </w:p>
        </w:tc>
        <w:tc>
          <w:tcPr>
            <w:tcW w:w="3148" w:type="dxa"/>
            <w:tcBorders>
              <w:top w:val="nil"/>
              <w:left w:val="nil"/>
              <w:bottom w:val="single" w:sz="4" w:space="0" w:color="auto"/>
              <w:right w:val="single" w:sz="4" w:space="0" w:color="auto"/>
            </w:tcBorders>
            <w:shd w:val="clear" w:color="auto" w:fill="FFFFFF"/>
            <w:vAlign w:val="center"/>
            <w:hideMark/>
          </w:tcPr>
          <w:p w14:paraId="2E12A661" w14:textId="77777777" w:rsidR="00A46571" w:rsidRPr="005F252C" w:rsidRDefault="00A46571" w:rsidP="00A46571">
            <w:pPr>
              <w:rPr>
                <w:rFonts w:cs="Calibri"/>
                <w:color w:val="000000"/>
                <w:sz w:val="12"/>
                <w:szCs w:val="12"/>
                <w:rPrChange w:id="59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42" w:author="Al Riyami, Azza OLNG-SCC/12" w:date="2026-03-30T14:14:00Z" w16du:dateUtc="2026-03-30T10:14:00Z">
                  <w:rPr>
                    <w:rFonts w:ascii="Calibri" w:hAnsi="Calibri" w:cs="Calibri"/>
                    <w:color w:val="000000"/>
                    <w:sz w:val="12"/>
                    <w:szCs w:val="12"/>
                  </w:rPr>
                </w:rPrChange>
              </w:rPr>
              <w:t>Autocad Draughtsman</w:t>
            </w:r>
          </w:p>
        </w:tc>
        <w:tc>
          <w:tcPr>
            <w:tcW w:w="591" w:type="dxa"/>
            <w:tcBorders>
              <w:top w:val="nil"/>
              <w:left w:val="nil"/>
              <w:bottom w:val="single" w:sz="4" w:space="0" w:color="auto"/>
              <w:right w:val="single" w:sz="4" w:space="0" w:color="auto"/>
            </w:tcBorders>
            <w:shd w:val="clear" w:color="auto" w:fill="FFFFFF"/>
            <w:vAlign w:val="center"/>
            <w:hideMark/>
          </w:tcPr>
          <w:p w14:paraId="1C85A278" w14:textId="77777777" w:rsidR="00A46571" w:rsidRPr="005F252C" w:rsidRDefault="00A46571" w:rsidP="00A46571">
            <w:pPr>
              <w:rPr>
                <w:rFonts w:cs="Calibri"/>
                <w:color w:val="000000"/>
                <w:sz w:val="12"/>
                <w:szCs w:val="12"/>
                <w:rPrChange w:id="59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44" w:author="Al Riyami, Azza OLNG-SCC/12" w:date="2026-03-30T14:14:00Z" w16du:dateUtc="2026-03-30T10:14:00Z">
                  <w:rPr>
                    <w:rFonts w:ascii="Calibri" w:hAnsi="Calibri" w:cs="Calibri"/>
                    <w:color w:val="000000"/>
                    <w:sz w:val="12"/>
                    <w:szCs w:val="12"/>
                  </w:rPr>
                </w:rPrChange>
              </w:rPr>
              <w:t>30</w:t>
            </w:r>
          </w:p>
        </w:tc>
        <w:tc>
          <w:tcPr>
            <w:tcW w:w="3151" w:type="dxa"/>
            <w:tcBorders>
              <w:top w:val="nil"/>
              <w:left w:val="nil"/>
              <w:bottom w:val="single" w:sz="4" w:space="0" w:color="auto"/>
              <w:right w:val="single" w:sz="4" w:space="0" w:color="auto"/>
            </w:tcBorders>
            <w:shd w:val="clear" w:color="auto" w:fill="FFFFFF"/>
            <w:vAlign w:val="center"/>
            <w:hideMark/>
          </w:tcPr>
          <w:p w14:paraId="4DB69728" w14:textId="77777777" w:rsidR="00A46571" w:rsidRPr="005F252C" w:rsidRDefault="00A46571" w:rsidP="00A46571">
            <w:pPr>
              <w:rPr>
                <w:rFonts w:cs="Calibri"/>
                <w:color w:val="000000"/>
                <w:sz w:val="12"/>
                <w:szCs w:val="12"/>
                <w:rPrChange w:id="59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46" w:author="Al Riyami, Azza OLNG-SCC/12" w:date="2026-03-30T14:14:00Z" w16du:dateUtc="2026-03-30T10:14:00Z">
                  <w:rPr>
                    <w:rFonts w:ascii="Calibri" w:hAnsi="Calibri" w:cs="Calibri"/>
                    <w:color w:val="000000"/>
                    <w:sz w:val="12"/>
                    <w:szCs w:val="12"/>
                  </w:rPr>
                </w:rPrChange>
              </w:rPr>
              <w:t>Desk Engineer</w:t>
            </w:r>
          </w:p>
        </w:tc>
        <w:tc>
          <w:tcPr>
            <w:tcW w:w="591" w:type="dxa"/>
            <w:tcBorders>
              <w:top w:val="nil"/>
              <w:left w:val="nil"/>
              <w:bottom w:val="single" w:sz="4" w:space="0" w:color="auto"/>
              <w:right w:val="single" w:sz="4" w:space="0" w:color="auto"/>
            </w:tcBorders>
            <w:shd w:val="clear" w:color="auto" w:fill="FFFFFF"/>
            <w:vAlign w:val="center"/>
            <w:hideMark/>
          </w:tcPr>
          <w:p w14:paraId="70D1B0E5" w14:textId="77777777" w:rsidR="00A46571" w:rsidRPr="005F252C" w:rsidRDefault="00A46571" w:rsidP="00A46571">
            <w:pPr>
              <w:rPr>
                <w:rFonts w:cs="Calibri"/>
                <w:color w:val="000000"/>
                <w:sz w:val="12"/>
                <w:szCs w:val="12"/>
                <w:rPrChange w:id="59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48" w:author="Al Riyami, Azza OLNG-SCC/12" w:date="2026-03-30T14:14:00Z" w16du:dateUtc="2026-03-30T10:14:00Z">
                  <w:rPr>
                    <w:rFonts w:ascii="Calibri" w:hAnsi="Calibri" w:cs="Calibri"/>
                    <w:color w:val="000000"/>
                    <w:sz w:val="12"/>
                    <w:szCs w:val="12"/>
                  </w:rPr>
                </w:rPrChange>
              </w:rPr>
              <w:t>52</w:t>
            </w:r>
          </w:p>
        </w:tc>
        <w:tc>
          <w:tcPr>
            <w:tcW w:w="3150" w:type="dxa"/>
            <w:tcBorders>
              <w:top w:val="nil"/>
              <w:left w:val="nil"/>
              <w:bottom w:val="single" w:sz="4" w:space="0" w:color="auto"/>
              <w:right w:val="single" w:sz="4" w:space="0" w:color="auto"/>
            </w:tcBorders>
            <w:shd w:val="clear" w:color="auto" w:fill="FFFFFF"/>
            <w:vAlign w:val="center"/>
            <w:hideMark/>
          </w:tcPr>
          <w:p w14:paraId="377C3974" w14:textId="77777777" w:rsidR="00A46571" w:rsidRPr="005F252C" w:rsidRDefault="00A46571" w:rsidP="00A46571">
            <w:pPr>
              <w:rPr>
                <w:rFonts w:cs="Calibri"/>
                <w:color w:val="000000"/>
                <w:sz w:val="12"/>
                <w:szCs w:val="12"/>
                <w:rPrChange w:id="59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50" w:author="Al Riyami, Azza OLNG-SCC/12" w:date="2026-03-30T14:14:00Z" w16du:dateUtc="2026-03-30T10:14:00Z">
                  <w:rPr>
                    <w:rFonts w:ascii="Calibri" w:hAnsi="Calibri" w:cs="Calibri"/>
                    <w:color w:val="000000"/>
                    <w:sz w:val="12"/>
                    <w:szCs w:val="12"/>
                  </w:rPr>
                </w:rPrChange>
              </w:rPr>
              <w:t>HSE Engineer</w:t>
            </w:r>
          </w:p>
        </w:tc>
        <w:tc>
          <w:tcPr>
            <w:tcW w:w="591" w:type="dxa"/>
            <w:tcBorders>
              <w:top w:val="nil"/>
              <w:left w:val="nil"/>
              <w:bottom w:val="single" w:sz="4" w:space="0" w:color="auto"/>
              <w:right w:val="single" w:sz="4" w:space="0" w:color="auto"/>
            </w:tcBorders>
            <w:shd w:val="clear" w:color="auto" w:fill="FFFFFF"/>
            <w:vAlign w:val="center"/>
            <w:hideMark/>
          </w:tcPr>
          <w:p w14:paraId="33B4DF26" w14:textId="77777777" w:rsidR="00A46571" w:rsidRPr="005F252C" w:rsidRDefault="00A46571" w:rsidP="00A46571">
            <w:pPr>
              <w:rPr>
                <w:rFonts w:cs="Calibri"/>
                <w:color w:val="000000"/>
                <w:sz w:val="12"/>
                <w:szCs w:val="12"/>
                <w:rPrChange w:id="59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52" w:author="Al Riyami, Azza OLNG-SCC/12" w:date="2026-03-30T14:14:00Z" w16du:dateUtc="2026-03-30T10:14:00Z">
                  <w:rPr>
                    <w:rFonts w:ascii="Calibri" w:hAnsi="Calibri" w:cs="Calibri"/>
                    <w:color w:val="000000"/>
                    <w:sz w:val="12"/>
                    <w:szCs w:val="12"/>
                  </w:rPr>
                </w:rPrChange>
              </w:rPr>
              <w:t>74</w:t>
            </w:r>
          </w:p>
        </w:tc>
        <w:tc>
          <w:tcPr>
            <w:tcW w:w="3147" w:type="dxa"/>
            <w:tcBorders>
              <w:top w:val="nil"/>
              <w:left w:val="nil"/>
              <w:bottom w:val="single" w:sz="4" w:space="0" w:color="auto"/>
              <w:right w:val="single" w:sz="8" w:space="0" w:color="auto"/>
            </w:tcBorders>
            <w:shd w:val="clear" w:color="auto" w:fill="FFFFFF"/>
            <w:vAlign w:val="center"/>
            <w:hideMark/>
          </w:tcPr>
          <w:p w14:paraId="3CE17DA3" w14:textId="77777777" w:rsidR="00A46571" w:rsidRPr="005F252C" w:rsidRDefault="00A46571" w:rsidP="00A46571">
            <w:pPr>
              <w:rPr>
                <w:rFonts w:cs="Calibri"/>
                <w:color w:val="000000"/>
                <w:sz w:val="12"/>
                <w:szCs w:val="12"/>
                <w:rPrChange w:id="59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54" w:author="Al Riyami, Azza OLNG-SCC/12" w:date="2026-03-30T14:14:00Z" w16du:dateUtc="2026-03-30T10:14:00Z">
                  <w:rPr>
                    <w:rFonts w:ascii="Calibri" w:hAnsi="Calibri" w:cs="Calibri"/>
                    <w:color w:val="000000"/>
                    <w:sz w:val="12"/>
                    <w:szCs w:val="12"/>
                  </w:rPr>
                </w:rPrChange>
              </w:rPr>
              <w:t>Material Stores</w:t>
            </w:r>
          </w:p>
        </w:tc>
      </w:tr>
      <w:tr w:rsidR="00A46571" w:rsidRPr="005F252C" w14:paraId="51FD7F1E"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6E8783F" w14:textId="77777777" w:rsidR="00A46571" w:rsidRPr="005F252C" w:rsidRDefault="00A46571" w:rsidP="00A46571">
            <w:pPr>
              <w:rPr>
                <w:rFonts w:cs="Calibri"/>
                <w:color w:val="000000"/>
                <w:sz w:val="12"/>
                <w:szCs w:val="12"/>
                <w:rPrChange w:id="59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56" w:author="Al Riyami, Azza OLNG-SCC/12" w:date="2026-03-30T14:14:00Z" w16du:dateUtc="2026-03-30T10:14:00Z">
                  <w:rPr>
                    <w:rFonts w:ascii="Calibri" w:hAnsi="Calibri" w:cs="Calibri"/>
                    <w:color w:val="000000"/>
                    <w:sz w:val="12"/>
                    <w:szCs w:val="12"/>
                  </w:rPr>
                </w:rPrChange>
              </w:rPr>
              <w:t>9</w:t>
            </w:r>
          </w:p>
        </w:tc>
        <w:tc>
          <w:tcPr>
            <w:tcW w:w="3148" w:type="dxa"/>
            <w:tcBorders>
              <w:top w:val="nil"/>
              <w:left w:val="nil"/>
              <w:bottom w:val="single" w:sz="4" w:space="0" w:color="auto"/>
              <w:right w:val="single" w:sz="4" w:space="0" w:color="auto"/>
            </w:tcBorders>
            <w:shd w:val="clear" w:color="auto" w:fill="FFFFFF"/>
            <w:vAlign w:val="center"/>
            <w:hideMark/>
          </w:tcPr>
          <w:p w14:paraId="1F59CECC" w14:textId="77777777" w:rsidR="00A46571" w:rsidRPr="005F252C" w:rsidRDefault="00A46571" w:rsidP="00A46571">
            <w:pPr>
              <w:rPr>
                <w:rFonts w:cs="Calibri"/>
                <w:color w:val="000000"/>
                <w:sz w:val="12"/>
                <w:szCs w:val="12"/>
                <w:rPrChange w:id="59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58" w:author="Al Riyami, Azza OLNG-SCC/12" w:date="2026-03-30T14:14:00Z" w16du:dateUtc="2026-03-30T10:14:00Z">
                  <w:rPr>
                    <w:rFonts w:ascii="Calibri" w:hAnsi="Calibri" w:cs="Calibri"/>
                    <w:color w:val="000000"/>
                    <w:sz w:val="12"/>
                    <w:szCs w:val="12"/>
                  </w:rPr>
                </w:rPrChange>
              </w:rPr>
              <w:t>Automation Engineer</w:t>
            </w:r>
          </w:p>
        </w:tc>
        <w:tc>
          <w:tcPr>
            <w:tcW w:w="591" w:type="dxa"/>
            <w:tcBorders>
              <w:top w:val="nil"/>
              <w:left w:val="nil"/>
              <w:bottom w:val="single" w:sz="4" w:space="0" w:color="auto"/>
              <w:right w:val="single" w:sz="4" w:space="0" w:color="auto"/>
            </w:tcBorders>
            <w:shd w:val="clear" w:color="auto" w:fill="FFFFFF"/>
            <w:vAlign w:val="center"/>
            <w:hideMark/>
          </w:tcPr>
          <w:p w14:paraId="535F2DA4" w14:textId="77777777" w:rsidR="00A46571" w:rsidRPr="005F252C" w:rsidRDefault="00A46571" w:rsidP="00A46571">
            <w:pPr>
              <w:rPr>
                <w:rFonts w:cs="Calibri"/>
                <w:color w:val="000000"/>
                <w:sz w:val="12"/>
                <w:szCs w:val="12"/>
                <w:rPrChange w:id="59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60" w:author="Al Riyami, Azza OLNG-SCC/12" w:date="2026-03-30T14:14:00Z" w16du:dateUtc="2026-03-30T10:14:00Z">
                  <w:rPr>
                    <w:rFonts w:ascii="Calibri" w:hAnsi="Calibri" w:cs="Calibri"/>
                    <w:color w:val="000000"/>
                    <w:sz w:val="12"/>
                    <w:szCs w:val="12"/>
                  </w:rPr>
                </w:rPrChange>
              </w:rPr>
              <w:t>31</w:t>
            </w:r>
          </w:p>
        </w:tc>
        <w:tc>
          <w:tcPr>
            <w:tcW w:w="3151" w:type="dxa"/>
            <w:tcBorders>
              <w:top w:val="nil"/>
              <w:left w:val="nil"/>
              <w:bottom w:val="single" w:sz="4" w:space="0" w:color="auto"/>
              <w:right w:val="single" w:sz="4" w:space="0" w:color="auto"/>
            </w:tcBorders>
            <w:shd w:val="clear" w:color="auto" w:fill="FFFFFF"/>
            <w:vAlign w:val="center"/>
            <w:hideMark/>
          </w:tcPr>
          <w:p w14:paraId="0566DC00" w14:textId="77777777" w:rsidR="00A46571" w:rsidRPr="005F252C" w:rsidRDefault="00A46571" w:rsidP="00A46571">
            <w:pPr>
              <w:rPr>
                <w:rFonts w:cs="Calibri"/>
                <w:color w:val="000000"/>
                <w:sz w:val="12"/>
                <w:szCs w:val="12"/>
                <w:rPrChange w:id="59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62" w:author="Al Riyami, Azza OLNG-SCC/12" w:date="2026-03-30T14:14:00Z" w16du:dateUtc="2026-03-30T10:14:00Z">
                  <w:rPr>
                    <w:rFonts w:ascii="Calibri" w:hAnsi="Calibri" w:cs="Calibri"/>
                    <w:color w:val="000000"/>
                    <w:sz w:val="12"/>
                    <w:szCs w:val="12"/>
                  </w:rPr>
                </w:rPrChange>
              </w:rPr>
              <w:t>Driller</w:t>
            </w:r>
          </w:p>
        </w:tc>
        <w:tc>
          <w:tcPr>
            <w:tcW w:w="591" w:type="dxa"/>
            <w:tcBorders>
              <w:top w:val="nil"/>
              <w:left w:val="nil"/>
              <w:bottom w:val="single" w:sz="4" w:space="0" w:color="auto"/>
              <w:right w:val="single" w:sz="4" w:space="0" w:color="auto"/>
            </w:tcBorders>
            <w:shd w:val="clear" w:color="auto" w:fill="FFFFFF"/>
            <w:vAlign w:val="center"/>
            <w:hideMark/>
          </w:tcPr>
          <w:p w14:paraId="5612A34C" w14:textId="77777777" w:rsidR="00A46571" w:rsidRPr="005F252C" w:rsidRDefault="00A46571" w:rsidP="00A46571">
            <w:pPr>
              <w:rPr>
                <w:rFonts w:cs="Calibri"/>
                <w:color w:val="000000"/>
                <w:sz w:val="12"/>
                <w:szCs w:val="12"/>
                <w:rPrChange w:id="59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64" w:author="Al Riyami, Azza OLNG-SCC/12" w:date="2026-03-30T14:14:00Z" w16du:dateUtc="2026-03-30T10:14:00Z">
                  <w:rPr>
                    <w:rFonts w:ascii="Calibri" w:hAnsi="Calibri" w:cs="Calibri"/>
                    <w:color w:val="000000"/>
                    <w:sz w:val="12"/>
                    <w:szCs w:val="12"/>
                  </w:rPr>
                </w:rPrChange>
              </w:rPr>
              <w:t>53</w:t>
            </w:r>
          </w:p>
        </w:tc>
        <w:tc>
          <w:tcPr>
            <w:tcW w:w="3150" w:type="dxa"/>
            <w:tcBorders>
              <w:top w:val="nil"/>
              <w:left w:val="nil"/>
              <w:bottom w:val="single" w:sz="4" w:space="0" w:color="auto"/>
              <w:right w:val="single" w:sz="4" w:space="0" w:color="auto"/>
            </w:tcBorders>
            <w:shd w:val="clear" w:color="auto" w:fill="FFFFFF"/>
            <w:vAlign w:val="center"/>
            <w:hideMark/>
          </w:tcPr>
          <w:p w14:paraId="240F7666" w14:textId="77777777" w:rsidR="00A46571" w:rsidRPr="005F252C" w:rsidRDefault="00A46571" w:rsidP="00A46571">
            <w:pPr>
              <w:rPr>
                <w:rFonts w:cs="Calibri"/>
                <w:color w:val="000000"/>
                <w:sz w:val="12"/>
                <w:szCs w:val="12"/>
                <w:rPrChange w:id="59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66" w:author="Al Riyami, Azza OLNG-SCC/12" w:date="2026-03-30T14:14:00Z" w16du:dateUtc="2026-03-30T10:14:00Z">
                  <w:rPr>
                    <w:rFonts w:ascii="Calibri" w:hAnsi="Calibri" w:cs="Calibri"/>
                    <w:color w:val="000000"/>
                    <w:sz w:val="12"/>
                    <w:szCs w:val="12"/>
                  </w:rPr>
                </w:rPrChange>
              </w:rPr>
              <w:t>HSE Inspector</w:t>
            </w:r>
          </w:p>
        </w:tc>
        <w:tc>
          <w:tcPr>
            <w:tcW w:w="591" w:type="dxa"/>
            <w:tcBorders>
              <w:top w:val="nil"/>
              <w:left w:val="nil"/>
              <w:bottom w:val="single" w:sz="4" w:space="0" w:color="auto"/>
              <w:right w:val="single" w:sz="4" w:space="0" w:color="auto"/>
            </w:tcBorders>
            <w:shd w:val="clear" w:color="auto" w:fill="FFFFFF"/>
            <w:vAlign w:val="center"/>
            <w:hideMark/>
          </w:tcPr>
          <w:p w14:paraId="003DEE17" w14:textId="77777777" w:rsidR="00A46571" w:rsidRPr="005F252C" w:rsidRDefault="00A46571" w:rsidP="00A46571">
            <w:pPr>
              <w:rPr>
                <w:rFonts w:cs="Calibri"/>
                <w:color w:val="000000"/>
                <w:sz w:val="12"/>
                <w:szCs w:val="12"/>
                <w:rPrChange w:id="59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68" w:author="Al Riyami, Azza OLNG-SCC/12" w:date="2026-03-30T14:14:00Z" w16du:dateUtc="2026-03-30T10:14:00Z">
                  <w:rPr>
                    <w:rFonts w:ascii="Calibri" w:hAnsi="Calibri" w:cs="Calibri"/>
                    <w:color w:val="000000"/>
                    <w:sz w:val="12"/>
                    <w:szCs w:val="12"/>
                  </w:rPr>
                </w:rPrChange>
              </w:rPr>
              <w:t>75</w:t>
            </w:r>
          </w:p>
        </w:tc>
        <w:tc>
          <w:tcPr>
            <w:tcW w:w="3147" w:type="dxa"/>
            <w:tcBorders>
              <w:top w:val="nil"/>
              <w:left w:val="nil"/>
              <w:bottom w:val="single" w:sz="4" w:space="0" w:color="auto"/>
              <w:right w:val="single" w:sz="8" w:space="0" w:color="auto"/>
            </w:tcBorders>
            <w:shd w:val="clear" w:color="auto" w:fill="FFFFFF"/>
            <w:vAlign w:val="center"/>
            <w:hideMark/>
          </w:tcPr>
          <w:p w14:paraId="62E3A352" w14:textId="77777777" w:rsidR="00A46571" w:rsidRPr="005F252C" w:rsidRDefault="00A46571" w:rsidP="00A46571">
            <w:pPr>
              <w:rPr>
                <w:rFonts w:cs="Calibri"/>
                <w:color w:val="000000"/>
                <w:sz w:val="12"/>
                <w:szCs w:val="12"/>
                <w:rPrChange w:id="59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70" w:author="Al Riyami, Azza OLNG-SCC/12" w:date="2026-03-30T14:14:00Z" w16du:dateUtc="2026-03-30T10:14:00Z">
                  <w:rPr>
                    <w:rFonts w:ascii="Calibri" w:hAnsi="Calibri" w:cs="Calibri"/>
                    <w:color w:val="000000"/>
                    <w:sz w:val="12"/>
                    <w:szCs w:val="12"/>
                  </w:rPr>
                </w:rPrChange>
              </w:rPr>
              <w:t>Mechanic</w:t>
            </w:r>
          </w:p>
        </w:tc>
      </w:tr>
      <w:tr w:rsidR="00A46571" w:rsidRPr="005F252C" w14:paraId="59D44E4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5029392" w14:textId="77777777" w:rsidR="00A46571" w:rsidRPr="005F252C" w:rsidRDefault="00A46571" w:rsidP="00A46571">
            <w:pPr>
              <w:rPr>
                <w:rFonts w:cs="Calibri"/>
                <w:color w:val="000000"/>
                <w:sz w:val="12"/>
                <w:szCs w:val="12"/>
                <w:rPrChange w:id="59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72" w:author="Al Riyami, Azza OLNG-SCC/12" w:date="2026-03-30T14:14:00Z" w16du:dateUtc="2026-03-30T10:14:00Z">
                  <w:rPr>
                    <w:rFonts w:ascii="Calibri" w:hAnsi="Calibri" w:cs="Calibri"/>
                    <w:color w:val="000000"/>
                    <w:sz w:val="12"/>
                    <w:szCs w:val="12"/>
                  </w:rPr>
                </w:rPrChange>
              </w:rPr>
              <w:t>10</w:t>
            </w:r>
          </w:p>
        </w:tc>
        <w:tc>
          <w:tcPr>
            <w:tcW w:w="3148" w:type="dxa"/>
            <w:tcBorders>
              <w:top w:val="nil"/>
              <w:left w:val="nil"/>
              <w:bottom w:val="single" w:sz="4" w:space="0" w:color="auto"/>
              <w:right w:val="single" w:sz="4" w:space="0" w:color="auto"/>
            </w:tcBorders>
            <w:shd w:val="clear" w:color="auto" w:fill="FFFFFF"/>
            <w:vAlign w:val="center"/>
            <w:hideMark/>
          </w:tcPr>
          <w:p w14:paraId="4EE3EA35" w14:textId="77777777" w:rsidR="00A46571" w:rsidRPr="005F252C" w:rsidRDefault="00A46571" w:rsidP="00A46571">
            <w:pPr>
              <w:rPr>
                <w:rFonts w:cs="Calibri"/>
                <w:color w:val="000000"/>
                <w:sz w:val="12"/>
                <w:szCs w:val="12"/>
                <w:rPrChange w:id="59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74" w:author="Al Riyami, Azza OLNG-SCC/12" w:date="2026-03-30T14:14:00Z" w16du:dateUtc="2026-03-30T10:14:00Z">
                  <w:rPr>
                    <w:rFonts w:ascii="Calibri" w:hAnsi="Calibri" w:cs="Calibri"/>
                    <w:color w:val="000000"/>
                    <w:sz w:val="12"/>
                    <w:szCs w:val="12"/>
                  </w:rPr>
                </w:rPrChange>
              </w:rPr>
              <w:t>Cable Jointer</w:t>
            </w:r>
          </w:p>
        </w:tc>
        <w:tc>
          <w:tcPr>
            <w:tcW w:w="591" w:type="dxa"/>
            <w:tcBorders>
              <w:top w:val="nil"/>
              <w:left w:val="nil"/>
              <w:bottom w:val="single" w:sz="4" w:space="0" w:color="auto"/>
              <w:right w:val="single" w:sz="4" w:space="0" w:color="auto"/>
            </w:tcBorders>
            <w:shd w:val="clear" w:color="auto" w:fill="FFFFFF"/>
            <w:vAlign w:val="center"/>
            <w:hideMark/>
          </w:tcPr>
          <w:p w14:paraId="189CC681" w14:textId="77777777" w:rsidR="00A46571" w:rsidRPr="005F252C" w:rsidRDefault="00A46571" w:rsidP="00A46571">
            <w:pPr>
              <w:rPr>
                <w:rFonts w:cs="Calibri"/>
                <w:color w:val="000000"/>
                <w:sz w:val="12"/>
                <w:szCs w:val="12"/>
                <w:rPrChange w:id="59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76" w:author="Al Riyami, Azza OLNG-SCC/12" w:date="2026-03-30T14:14:00Z" w16du:dateUtc="2026-03-30T10:14:00Z">
                  <w:rPr>
                    <w:rFonts w:ascii="Calibri" w:hAnsi="Calibri" w:cs="Calibri"/>
                    <w:color w:val="000000"/>
                    <w:sz w:val="12"/>
                    <w:szCs w:val="12"/>
                  </w:rPr>
                </w:rPrChange>
              </w:rPr>
              <w:t>32</w:t>
            </w:r>
          </w:p>
        </w:tc>
        <w:tc>
          <w:tcPr>
            <w:tcW w:w="3151" w:type="dxa"/>
            <w:tcBorders>
              <w:top w:val="nil"/>
              <w:left w:val="nil"/>
              <w:bottom w:val="single" w:sz="4" w:space="0" w:color="auto"/>
              <w:right w:val="single" w:sz="4" w:space="0" w:color="auto"/>
            </w:tcBorders>
            <w:shd w:val="clear" w:color="auto" w:fill="FFFFFF"/>
            <w:vAlign w:val="center"/>
            <w:hideMark/>
          </w:tcPr>
          <w:p w14:paraId="5177EEC5" w14:textId="77777777" w:rsidR="00A46571" w:rsidRPr="005F252C" w:rsidRDefault="00A46571" w:rsidP="00A46571">
            <w:pPr>
              <w:rPr>
                <w:rFonts w:cs="Calibri"/>
                <w:color w:val="000000"/>
                <w:sz w:val="12"/>
                <w:szCs w:val="12"/>
                <w:rPrChange w:id="59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78" w:author="Al Riyami, Azza OLNG-SCC/12" w:date="2026-03-30T14:14:00Z" w16du:dateUtc="2026-03-30T10:14:00Z">
                  <w:rPr>
                    <w:rFonts w:ascii="Calibri" w:hAnsi="Calibri" w:cs="Calibri"/>
                    <w:color w:val="000000"/>
                    <w:sz w:val="12"/>
                    <w:szCs w:val="12"/>
                  </w:rPr>
                </w:rPrChange>
              </w:rPr>
              <w:t>Electrical &amp; Instrumentation Engineer</w:t>
            </w:r>
          </w:p>
        </w:tc>
        <w:tc>
          <w:tcPr>
            <w:tcW w:w="591" w:type="dxa"/>
            <w:tcBorders>
              <w:top w:val="nil"/>
              <w:left w:val="nil"/>
              <w:bottom w:val="single" w:sz="4" w:space="0" w:color="auto"/>
              <w:right w:val="single" w:sz="4" w:space="0" w:color="auto"/>
            </w:tcBorders>
            <w:shd w:val="clear" w:color="auto" w:fill="FFFFFF"/>
            <w:vAlign w:val="center"/>
            <w:hideMark/>
          </w:tcPr>
          <w:p w14:paraId="010FE658" w14:textId="77777777" w:rsidR="00A46571" w:rsidRPr="005F252C" w:rsidRDefault="00A46571" w:rsidP="00A46571">
            <w:pPr>
              <w:rPr>
                <w:rFonts w:cs="Calibri"/>
                <w:color w:val="000000"/>
                <w:sz w:val="12"/>
                <w:szCs w:val="12"/>
                <w:rPrChange w:id="59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80" w:author="Al Riyami, Azza OLNG-SCC/12" w:date="2026-03-30T14:14:00Z" w16du:dateUtc="2026-03-30T10:14:00Z">
                  <w:rPr>
                    <w:rFonts w:ascii="Calibri" w:hAnsi="Calibri" w:cs="Calibri"/>
                    <w:color w:val="000000"/>
                    <w:sz w:val="12"/>
                    <w:szCs w:val="12"/>
                  </w:rPr>
                </w:rPrChange>
              </w:rPr>
              <w:t>54</w:t>
            </w:r>
          </w:p>
        </w:tc>
        <w:tc>
          <w:tcPr>
            <w:tcW w:w="3150" w:type="dxa"/>
            <w:tcBorders>
              <w:top w:val="nil"/>
              <w:left w:val="nil"/>
              <w:bottom w:val="single" w:sz="4" w:space="0" w:color="auto"/>
              <w:right w:val="single" w:sz="4" w:space="0" w:color="auto"/>
            </w:tcBorders>
            <w:shd w:val="clear" w:color="auto" w:fill="FFFFFF"/>
            <w:vAlign w:val="center"/>
            <w:hideMark/>
          </w:tcPr>
          <w:p w14:paraId="5A046B39" w14:textId="77777777" w:rsidR="00A46571" w:rsidRPr="005F252C" w:rsidRDefault="00A46571" w:rsidP="00A46571">
            <w:pPr>
              <w:rPr>
                <w:rFonts w:cs="Calibri"/>
                <w:color w:val="000000"/>
                <w:sz w:val="12"/>
                <w:szCs w:val="12"/>
                <w:rPrChange w:id="59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82" w:author="Al Riyami, Azza OLNG-SCC/12" w:date="2026-03-30T14:14:00Z" w16du:dateUtc="2026-03-30T10:14:00Z">
                  <w:rPr>
                    <w:rFonts w:ascii="Calibri" w:hAnsi="Calibri" w:cs="Calibri"/>
                    <w:color w:val="000000"/>
                    <w:sz w:val="12"/>
                    <w:szCs w:val="12"/>
                  </w:rPr>
                </w:rPrChange>
              </w:rPr>
              <w:t>HSE Manager</w:t>
            </w:r>
          </w:p>
        </w:tc>
        <w:tc>
          <w:tcPr>
            <w:tcW w:w="591" w:type="dxa"/>
            <w:tcBorders>
              <w:top w:val="nil"/>
              <w:left w:val="nil"/>
              <w:bottom w:val="single" w:sz="4" w:space="0" w:color="auto"/>
              <w:right w:val="single" w:sz="4" w:space="0" w:color="auto"/>
            </w:tcBorders>
            <w:shd w:val="clear" w:color="auto" w:fill="FFFFFF"/>
            <w:vAlign w:val="center"/>
            <w:hideMark/>
          </w:tcPr>
          <w:p w14:paraId="76925ED1" w14:textId="77777777" w:rsidR="00A46571" w:rsidRPr="005F252C" w:rsidRDefault="00A46571" w:rsidP="00A46571">
            <w:pPr>
              <w:rPr>
                <w:rFonts w:cs="Calibri"/>
                <w:color w:val="000000"/>
                <w:sz w:val="12"/>
                <w:szCs w:val="12"/>
                <w:rPrChange w:id="59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84" w:author="Al Riyami, Azza OLNG-SCC/12" w:date="2026-03-30T14:14:00Z" w16du:dateUtc="2026-03-30T10:14:00Z">
                  <w:rPr>
                    <w:rFonts w:ascii="Calibri" w:hAnsi="Calibri" w:cs="Calibri"/>
                    <w:color w:val="000000"/>
                    <w:sz w:val="12"/>
                    <w:szCs w:val="12"/>
                  </w:rPr>
                </w:rPrChange>
              </w:rPr>
              <w:t>76</w:t>
            </w:r>
          </w:p>
        </w:tc>
        <w:tc>
          <w:tcPr>
            <w:tcW w:w="3147" w:type="dxa"/>
            <w:tcBorders>
              <w:top w:val="nil"/>
              <w:left w:val="nil"/>
              <w:bottom w:val="single" w:sz="4" w:space="0" w:color="auto"/>
              <w:right w:val="single" w:sz="8" w:space="0" w:color="auto"/>
            </w:tcBorders>
            <w:shd w:val="clear" w:color="auto" w:fill="FFFFFF"/>
            <w:vAlign w:val="center"/>
            <w:hideMark/>
          </w:tcPr>
          <w:p w14:paraId="684C7FEB" w14:textId="77777777" w:rsidR="00A46571" w:rsidRPr="005F252C" w:rsidRDefault="00A46571" w:rsidP="00A46571">
            <w:pPr>
              <w:rPr>
                <w:rFonts w:cs="Calibri"/>
                <w:color w:val="000000"/>
                <w:sz w:val="12"/>
                <w:szCs w:val="12"/>
                <w:rPrChange w:id="59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86" w:author="Al Riyami, Azza OLNG-SCC/12" w:date="2026-03-30T14:14:00Z" w16du:dateUtc="2026-03-30T10:14:00Z">
                  <w:rPr>
                    <w:rFonts w:ascii="Calibri" w:hAnsi="Calibri" w:cs="Calibri"/>
                    <w:color w:val="000000"/>
                    <w:sz w:val="12"/>
                    <w:szCs w:val="12"/>
                  </w:rPr>
                </w:rPrChange>
              </w:rPr>
              <w:t>Mechanic Lead</w:t>
            </w:r>
          </w:p>
        </w:tc>
      </w:tr>
      <w:tr w:rsidR="00A46571" w:rsidRPr="005F252C" w14:paraId="188583CA"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40CC2049" w14:textId="77777777" w:rsidR="00A46571" w:rsidRPr="005F252C" w:rsidRDefault="00A46571" w:rsidP="00A46571">
            <w:pPr>
              <w:rPr>
                <w:rFonts w:cs="Calibri"/>
                <w:color w:val="000000"/>
                <w:sz w:val="12"/>
                <w:szCs w:val="12"/>
                <w:rPrChange w:id="59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88" w:author="Al Riyami, Azza OLNG-SCC/12" w:date="2026-03-30T14:14:00Z" w16du:dateUtc="2026-03-30T10:14:00Z">
                  <w:rPr>
                    <w:rFonts w:ascii="Calibri" w:hAnsi="Calibri" w:cs="Calibri"/>
                    <w:color w:val="000000"/>
                    <w:sz w:val="12"/>
                    <w:szCs w:val="12"/>
                  </w:rPr>
                </w:rPrChange>
              </w:rPr>
              <w:t>11</w:t>
            </w:r>
          </w:p>
        </w:tc>
        <w:tc>
          <w:tcPr>
            <w:tcW w:w="3148" w:type="dxa"/>
            <w:tcBorders>
              <w:top w:val="nil"/>
              <w:left w:val="nil"/>
              <w:bottom w:val="single" w:sz="4" w:space="0" w:color="auto"/>
              <w:right w:val="single" w:sz="4" w:space="0" w:color="auto"/>
            </w:tcBorders>
            <w:shd w:val="clear" w:color="auto" w:fill="FFFFFF"/>
            <w:vAlign w:val="center"/>
            <w:hideMark/>
          </w:tcPr>
          <w:p w14:paraId="71FF5B38" w14:textId="77777777" w:rsidR="00A46571" w:rsidRPr="005F252C" w:rsidRDefault="00A46571" w:rsidP="00A46571">
            <w:pPr>
              <w:rPr>
                <w:rFonts w:cs="Calibri"/>
                <w:color w:val="000000"/>
                <w:sz w:val="12"/>
                <w:szCs w:val="12"/>
                <w:rPrChange w:id="59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90" w:author="Al Riyami, Azza OLNG-SCC/12" w:date="2026-03-30T14:14:00Z" w16du:dateUtc="2026-03-30T10:14:00Z">
                  <w:rPr>
                    <w:rFonts w:ascii="Calibri" w:hAnsi="Calibri" w:cs="Calibri"/>
                    <w:color w:val="000000"/>
                    <w:sz w:val="12"/>
                    <w:szCs w:val="12"/>
                  </w:rPr>
                </w:rPrChange>
              </w:rPr>
              <w:t>Chemical Engineer</w:t>
            </w:r>
          </w:p>
        </w:tc>
        <w:tc>
          <w:tcPr>
            <w:tcW w:w="591" w:type="dxa"/>
            <w:tcBorders>
              <w:top w:val="nil"/>
              <w:left w:val="nil"/>
              <w:bottom w:val="single" w:sz="4" w:space="0" w:color="auto"/>
              <w:right w:val="single" w:sz="4" w:space="0" w:color="auto"/>
            </w:tcBorders>
            <w:shd w:val="clear" w:color="auto" w:fill="FFFFFF"/>
            <w:vAlign w:val="center"/>
            <w:hideMark/>
          </w:tcPr>
          <w:p w14:paraId="6C5B7737" w14:textId="77777777" w:rsidR="00A46571" w:rsidRPr="005F252C" w:rsidRDefault="00A46571" w:rsidP="00A46571">
            <w:pPr>
              <w:rPr>
                <w:rFonts w:cs="Calibri"/>
                <w:color w:val="000000"/>
                <w:sz w:val="12"/>
                <w:szCs w:val="12"/>
                <w:rPrChange w:id="59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92" w:author="Al Riyami, Azza OLNG-SCC/12" w:date="2026-03-30T14:14:00Z" w16du:dateUtc="2026-03-30T10:14:00Z">
                  <w:rPr>
                    <w:rFonts w:ascii="Calibri" w:hAnsi="Calibri" w:cs="Calibri"/>
                    <w:color w:val="000000"/>
                    <w:sz w:val="12"/>
                    <w:szCs w:val="12"/>
                  </w:rPr>
                </w:rPrChange>
              </w:rPr>
              <w:t>33</w:t>
            </w:r>
          </w:p>
        </w:tc>
        <w:tc>
          <w:tcPr>
            <w:tcW w:w="3151" w:type="dxa"/>
            <w:tcBorders>
              <w:top w:val="nil"/>
              <w:left w:val="nil"/>
              <w:bottom w:val="single" w:sz="4" w:space="0" w:color="auto"/>
              <w:right w:val="single" w:sz="4" w:space="0" w:color="auto"/>
            </w:tcBorders>
            <w:shd w:val="clear" w:color="auto" w:fill="FFFFFF"/>
            <w:vAlign w:val="center"/>
            <w:hideMark/>
          </w:tcPr>
          <w:p w14:paraId="0BF96D33" w14:textId="77777777" w:rsidR="00A46571" w:rsidRPr="005F252C" w:rsidRDefault="00A46571" w:rsidP="00A46571">
            <w:pPr>
              <w:rPr>
                <w:rFonts w:cs="Calibri"/>
                <w:color w:val="000000"/>
                <w:sz w:val="12"/>
                <w:szCs w:val="12"/>
                <w:rPrChange w:id="59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94" w:author="Al Riyami, Azza OLNG-SCC/12" w:date="2026-03-30T14:14:00Z" w16du:dateUtc="2026-03-30T10:14:00Z">
                  <w:rPr>
                    <w:rFonts w:ascii="Calibri" w:hAnsi="Calibri" w:cs="Calibri"/>
                    <w:color w:val="000000"/>
                    <w:sz w:val="12"/>
                    <w:szCs w:val="12"/>
                  </w:rPr>
                </w:rPrChange>
              </w:rPr>
              <w:t>Electrical Engineer</w:t>
            </w:r>
          </w:p>
        </w:tc>
        <w:tc>
          <w:tcPr>
            <w:tcW w:w="591" w:type="dxa"/>
            <w:tcBorders>
              <w:top w:val="nil"/>
              <w:left w:val="nil"/>
              <w:bottom w:val="single" w:sz="4" w:space="0" w:color="auto"/>
              <w:right w:val="single" w:sz="4" w:space="0" w:color="auto"/>
            </w:tcBorders>
            <w:shd w:val="clear" w:color="auto" w:fill="FFFFFF"/>
            <w:vAlign w:val="center"/>
            <w:hideMark/>
          </w:tcPr>
          <w:p w14:paraId="7ADEE683" w14:textId="77777777" w:rsidR="00A46571" w:rsidRPr="005F252C" w:rsidRDefault="00A46571" w:rsidP="00A46571">
            <w:pPr>
              <w:rPr>
                <w:rFonts w:cs="Calibri"/>
                <w:color w:val="000000"/>
                <w:sz w:val="12"/>
                <w:szCs w:val="12"/>
                <w:rPrChange w:id="59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96" w:author="Al Riyami, Azza OLNG-SCC/12" w:date="2026-03-30T14:14:00Z" w16du:dateUtc="2026-03-30T10:14:00Z">
                  <w:rPr>
                    <w:rFonts w:ascii="Calibri" w:hAnsi="Calibri" w:cs="Calibri"/>
                    <w:color w:val="000000"/>
                    <w:sz w:val="12"/>
                    <w:szCs w:val="12"/>
                  </w:rPr>
                </w:rPrChange>
              </w:rPr>
              <w:t>55</w:t>
            </w:r>
          </w:p>
        </w:tc>
        <w:tc>
          <w:tcPr>
            <w:tcW w:w="3150" w:type="dxa"/>
            <w:tcBorders>
              <w:top w:val="nil"/>
              <w:left w:val="nil"/>
              <w:bottom w:val="single" w:sz="4" w:space="0" w:color="auto"/>
              <w:right w:val="single" w:sz="4" w:space="0" w:color="auto"/>
            </w:tcBorders>
            <w:shd w:val="clear" w:color="auto" w:fill="FFFFFF"/>
            <w:vAlign w:val="center"/>
            <w:hideMark/>
          </w:tcPr>
          <w:p w14:paraId="543E1724" w14:textId="77777777" w:rsidR="00A46571" w:rsidRPr="005F252C" w:rsidRDefault="00A46571" w:rsidP="00A46571">
            <w:pPr>
              <w:rPr>
                <w:rFonts w:cs="Calibri"/>
                <w:color w:val="000000"/>
                <w:sz w:val="12"/>
                <w:szCs w:val="12"/>
                <w:rPrChange w:id="59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5998" w:author="Al Riyami, Azza OLNG-SCC/12" w:date="2026-03-30T14:14:00Z" w16du:dateUtc="2026-03-30T10:14:00Z">
                  <w:rPr>
                    <w:rFonts w:ascii="Calibri" w:hAnsi="Calibri" w:cs="Calibri"/>
                    <w:color w:val="000000"/>
                    <w:sz w:val="12"/>
                    <w:szCs w:val="12"/>
                  </w:rPr>
                </w:rPrChange>
              </w:rPr>
              <w:t>HSE Supervisor</w:t>
            </w:r>
          </w:p>
        </w:tc>
        <w:tc>
          <w:tcPr>
            <w:tcW w:w="591" w:type="dxa"/>
            <w:tcBorders>
              <w:top w:val="nil"/>
              <w:left w:val="nil"/>
              <w:bottom w:val="single" w:sz="4" w:space="0" w:color="auto"/>
              <w:right w:val="single" w:sz="4" w:space="0" w:color="auto"/>
            </w:tcBorders>
            <w:shd w:val="clear" w:color="auto" w:fill="FFFFFF"/>
            <w:vAlign w:val="center"/>
            <w:hideMark/>
          </w:tcPr>
          <w:p w14:paraId="6D0A9B1D" w14:textId="77777777" w:rsidR="00A46571" w:rsidRPr="005F252C" w:rsidRDefault="00A46571" w:rsidP="00A46571">
            <w:pPr>
              <w:rPr>
                <w:rFonts w:cs="Calibri"/>
                <w:color w:val="000000"/>
                <w:sz w:val="12"/>
                <w:szCs w:val="12"/>
                <w:rPrChange w:id="59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00" w:author="Al Riyami, Azza OLNG-SCC/12" w:date="2026-03-30T14:14:00Z" w16du:dateUtc="2026-03-30T10:14:00Z">
                  <w:rPr>
                    <w:rFonts w:ascii="Calibri" w:hAnsi="Calibri" w:cs="Calibri"/>
                    <w:color w:val="000000"/>
                    <w:sz w:val="12"/>
                    <w:szCs w:val="12"/>
                  </w:rPr>
                </w:rPrChange>
              </w:rPr>
              <w:t>77</w:t>
            </w:r>
          </w:p>
        </w:tc>
        <w:tc>
          <w:tcPr>
            <w:tcW w:w="3147" w:type="dxa"/>
            <w:tcBorders>
              <w:top w:val="nil"/>
              <w:left w:val="nil"/>
              <w:bottom w:val="single" w:sz="4" w:space="0" w:color="auto"/>
              <w:right w:val="single" w:sz="8" w:space="0" w:color="auto"/>
            </w:tcBorders>
            <w:shd w:val="clear" w:color="auto" w:fill="FFFFFF"/>
            <w:vAlign w:val="center"/>
            <w:hideMark/>
          </w:tcPr>
          <w:p w14:paraId="4AED9BF9" w14:textId="77777777" w:rsidR="00A46571" w:rsidRPr="005F252C" w:rsidRDefault="00A46571" w:rsidP="00A46571">
            <w:pPr>
              <w:rPr>
                <w:rFonts w:cs="Calibri"/>
                <w:color w:val="000000"/>
                <w:sz w:val="12"/>
                <w:szCs w:val="12"/>
                <w:rPrChange w:id="60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02" w:author="Al Riyami, Azza OLNG-SCC/12" w:date="2026-03-30T14:14:00Z" w16du:dateUtc="2026-03-30T10:14:00Z">
                  <w:rPr>
                    <w:rFonts w:ascii="Calibri" w:hAnsi="Calibri" w:cs="Calibri"/>
                    <w:color w:val="000000"/>
                    <w:sz w:val="12"/>
                    <w:szCs w:val="12"/>
                  </w:rPr>
                </w:rPrChange>
              </w:rPr>
              <w:t>Mechanical Engineer</w:t>
            </w:r>
          </w:p>
        </w:tc>
      </w:tr>
      <w:tr w:rsidR="00A46571" w:rsidRPr="005F252C" w14:paraId="01F52C7F"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51D982D" w14:textId="77777777" w:rsidR="00A46571" w:rsidRPr="005F252C" w:rsidRDefault="00A46571" w:rsidP="00A46571">
            <w:pPr>
              <w:rPr>
                <w:rFonts w:cs="Calibri"/>
                <w:color w:val="000000"/>
                <w:sz w:val="12"/>
                <w:szCs w:val="12"/>
                <w:rPrChange w:id="60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04" w:author="Al Riyami, Azza OLNG-SCC/12" w:date="2026-03-30T14:14:00Z" w16du:dateUtc="2026-03-30T10:14:00Z">
                  <w:rPr>
                    <w:rFonts w:ascii="Calibri" w:hAnsi="Calibri" w:cs="Calibri"/>
                    <w:color w:val="000000"/>
                    <w:sz w:val="12"/>
                    <w:szCs w:val="12"/>
                  </w:rPr>
                </w:rPrChange>
              </w:rPr>
              <w:t>12</w:t>
            </w:r>
          </w:p>
        </w:tc>
        <w:tc>
          <w:tcPr>
            <w:tcW w:w="3148" w:type="dxa"/>
            <w:tcBorders>
              <w:top w:val="nil"/>
              <w:left w:val="nil"/>
              <w:bottom w:val="single" w:sz="4" w:space="0" w:color="auto"/>
              <w:right w:val="single" w:sz="4" w:space="0" w:color="auto"/>
            </w:tcBorders>
            <w:shd w:val="clear" w:color="auto" w:fill="FFFFFF"/>
            <w:vAlign w:val="center"/>
            <w:hideMark/>
          </w:tcPr>
          <w:p w14:paraId="6B63CE3C" w14:textId="77777777" w:rsidR="00A46571" w:rsidRPr="005F252C" w:rsidRDefault="00A46571" w:rsidP="00A46571">
            <w:pPr>
              <w:rPr>
                <w:rFonts w:cs="Calibri"/>
                <w:color w:val="000000"/>
                <w:sz w:val="12"/>
                <w:szCs w:val="12"/>
                <w:rPrChange w:id="60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06" w:author="Al Riyami, Azza OLNG-SCC/12" w:date="2026-03-30T14:14:00Z" w16du:dateUtc="2026-03-30T10:14:00Z">
                  <w:rPr>
                    <w:rFonts w:ascii="Calibri" w:hAnsi="Calibri" w:cs="Calibri"/>
                    <w:color w:val="000000"/>
                    <w:sz w:val="12"/>
                    <w:szCs w:val="12"/>
                  </w:rPr>
                </w:rPrChange>
              </w:rPr>
              <w:t>Chief Electrician</w:t>
            </w:r>
          </w:p>
        </w:tc>
        <w:tc>
          <w:tcPr>
            <w:tcW w:w="591" w:type="dxa"/>
            <w:tcBorders>
              <w:top w:val="nil"/>
              <w:left w:val="nil"/>
              <w:bottom w:val="single" w:sz="4" w:space="0" w:color="auto"/>
              <w:right w:val="single" w:sz="4" w:space="0" w:color="auto"/>
            </w:tcBorders>
            <w:shd w:val="clear" w:color="auto" w:fill="FFFFFF"/>
            <w:vAlign w:val="center"/>
            <w:hideMark/>
          </w:tcPr>
          <w:p w14:paraId="6EEBD678" w14:textId="77777777" w:rsidR="00A46571" w:rsidRPr="005F252C" w:rsidRDefault="00A46571" w:rsidP="00A46571">
            <w:pPr>
              <w:rPr>
                <w:rFonts w:cs="Calibri"/>
                <w:color w:val="000000"/>
                <w:sz w:val="12"/>
                <w:szCs w:val="12"/>
                <w:rPrChange w:id="60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08" w:author="Al Riyami, Azza OLNG-SCC/12" w:date="2026-03-30T14:14:00Z" w16du:dateUtc="2026-03-30T10:14:00Z">
                  <w:rPr>
                    <w:rFonts w:ascii="Calibri" w:hAnsi="Calibri" w:cs="Calibri"/>
                    <w:color w:val="000000"/>
                    <w:sz w:val="12"/>
                    <w:szCs w:val="12"/>
                  </w:rPr>
                </w:rPrChange>
              </w:rPr>
              <w:t>34</w:t>
            </w:r>
          </w:p>
        </w:tc>
        <w:tc>
          <w:tcPr>
            <w:tcW w:w="3151" w:type="dxa"/>
            <w:tcBorders>
              <w:top w:val="nil"/>
              <w:left w:val="nil"/>
              <w:bottom w:val="single" w:sz="4" w:space="0" w:color="auto"/>
              <w:right w:val="single" w:sz="4" w:space="0" w:color="auto"/>
            </w:tcBorders>
            <w:shd w:val="clear" w:color="auto" w:fill="FFFFFF"/>
            <w:vAlign w:val="center"/>
            <w:hideMark/>
          </w:tcPr>
          <w:p w14:paraId="688FB167" w14:textId="77777777" w:rsidR="00A46571" w:rsidRPr="005F252C" w:rsidRDefault="00A46571" w:rsidP="00A46571">
            <w:pPr>
              <w:rPr>
                <w:rFonts w:cs="Calibri"/>
                <w:color w:val="000000"/>
                <w:sz w:val="12"/>
                <w:szCs w:val="12"/>
                <w:rPrChange w:id="60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10" w:author="Al Riyami, Azza OLNG-SCC/12" w:date="2026-03-30T14:14:00Z" w16du:dateUtc="2026-03-30T10:14:00Z">
                  <w:rPr>
                    <w:rFonts w:ascii="Calibri" w:hAnsi="Calibri" w:cs="Calibri"/>
                    <w:color w:val="000000"/>
                    <w:sz w:val="12"/>
                    <w:szCs w:val="12"/>
                  </w:rPr>
                </w:rPrChange>
              </w:rPr>
              <w:t>Electrical Foreman</w:t>
            </w:r>
          </w:p>
        </w:tc>
        <w:tc>
          <w:tcPr>
            <w:tcW w:w="591" w:type="dxa"/>
            <w:tcBorders>
              <w:top w:val="nil"/>
              <w:left w:val="nil"/>
              <w:bottom w:val="single" w:sz="4" w:space="0" w:color="auto"/>
              <w:right w:val="single" w:sz="4" w:space="0" w:color="auto"/>
            </w:tcBorders>
            <w:shd w:val="clear" w:color="auto" w:fill="FFFFFF"/>
            <w:vAlign w:val="center"/>
            <w:hideMark/>
          </w:tcPr>
          <w:p w14:paraId="6B95A757" w14:textId="77777777" w:rsidR="00A46571" w:rsidRPr="005F252C" w:rsidRDefault="00A46571" w:rsidP="00A46571">
            <w:pPr>
              <w:rPr>
                <w:rFonts w:cs="Calibri"/>
                <w:color w:val="000000"/>
                <w:sz w:val="12"/>
                <w:szCs w:val="12"/>
                <w:rPrChange w:id="60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12" w:author="Al Riyami, Azza OLNG-SCC/12" w:date="2026-03-30T14:14:00Z" w16du:dateUtc="2026-03-30T10:14:00Z">
                  <w:rPr>
                    <w:rFonts w:ascii="Calibri" w:hAnsi="Calibri" w:cs="Calibri"/>
                    <w:color w:val="000000"/>
                    <w:sz w:val="12"/>
                    <w:szCs w:val="12"/>
                  </w:rPr>
                </w:rPrChange>
              </w:rPr>
              <w:t>56</w:t>
            </w:r>
          </w:p>
        </w:tc>
        <w:tc>
          <w:tcPr>
            <w:tcW w:w="3150" w:type="dxa"/>
            <w:tcBorders>
              <w:top w:val="nil"/>
              <w:left w:val="nil"/>
              <w:bottom w:val="single" w:sz="4" w:space="0" w:color="auto"/>
              <w:right w:val="single" w:sz="4" w:space="0" w:color="auto"/>
            </w:tcBorders>
            <w:shd w:val="clear" w:color="auto" w:fill="FFFFFF"/>
            <w:vAlign w:val="center"/>
            <w:hideMark/>
          </w:tcPr>
          <w:p w14:paraId="67419629" w14:textId="77777777" w:rsidR="00A46571" w:rsidRPr="005F252C" w:rsidRDefault="00A46571" w:rsidP="00A46571">
            <w:pPr>
              <w:rPr>
                <w:rFonts w:cs="Calibri"/>
                <w:color w:val="000000"/>
                <w:sz w:val="12"/>
                <w:szCs w:val="12"/>
                <w:rPrChange w:id="60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14" w:author="Al Riyami, Azza OLNG-SCC/12" w:date="2026-03-30T14:14:00Z" w16du:dateUtc="2026-03-30T10:14:00Z">
                  <w:rPr>
                    <w:rFonts w:ascii="Calibri" w:hAnsi="Calibri" w:cs="Calibri"/>
                    <w:color w:val="000000"/>
                    <w:sz w:val="12"/>
                    <w:szCs w:val="12"/>
                  </w:rPr>
                </w:rPrChange>
              </w:rPr>
              <w:t>HSE Technician</w:t>
            </w:r>
          </w:p>
        </w:tc>
        <w:tc>
          <w:tcPr>
            <w:tcW w:w="591" w:type="dxa"/>
            <w:tcBorders>
              <w:top w:val="nil"/>
              <w:left w:val="nil"/>
              <w:bottom w:val="single" w:sz="4" w:space="0" w:color="auto"/>
              <w:right w:val="single" w:sz="4" w:space="0" w:color="auto"/>
            </w:tcBorders>
            <w:shd w:val="clear" w:color="auto" w:fill="FFFFFF"/>
            <w:vAlign w:val="center"/>
            <w:hideMark/>
          </w:tcPr>
          <w:p w14:paraId="5A2A8FEA" w14:textId="77777777" w:rsidR="00A46571" w:rsidRPr="005F252C" w:rsidRDefault="00A46571" w:rsidP="00A46571">
            <w:pPr>
              <w:rPr>
                <w:rFonts w:cs="Calibri"/>
                <w:color w:val="000000"/>
                <w:sz w:val="12"/>
                <w:szCs w:val="12"/>
                <w:rPrChange w:id="60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16" w:author="Al Riyami, Azza OLNG-SCC/12" w:date="2026-03-30T14:14:00Z" w16du:dateUtc="2026-03-30T10:14:00Z">
                  <w:rPr>
                    <w:rFonts w:ascii="Calibri" w:hAnsi="Calibri" w:cs="Calibri"/>
                    <w:color w:val="000000"/>
                    <w:sz w:val="12"/>
                    <w:szCs w:val="12"/>
                  </w:rPr>
                </w:rPrChange>
              </w:rPr>
              <w:t>78</w:t>
            </w:r>
          </w:p>
        </w:tc>
        <w:tc>
          <w:tcPr>
            <w:tcW w:w="3147" w:type="dxa"/>
            <w:tcBorders>
              <w:top w:val="nil"/>
              <w:left w:val="nil"/>
              <w:bottom w:val="single" w:sz="4" w:space="0" w:color="auto"/>
              <w:right w:val="single" w:sz="8" w:space="0" w:color="auto"/>
            </w:tcBorders>
            <w:shd w:val="clear" w:color="auto" w:fill="FFFFFF"/>
            <w:vAlign w:val="center"/>
            <w:hideMark/>
          </w:tcPr>
          <w:p w14:paraId="2DDFE8DD" w14:textId="77777777" w:rsidR="00A46571" w:rsidRPr="005F252C" w:rsidRDefault="00A46571" w:rsidP="00A46571">
            <w:pPr>
              <w:rPr>
                <w:rFonts w:cs="Calibri"/>
                <w:color w:val="000000"/>
                <w:sz w:val="12"/>
                <w:szCs w:val="12"/>
                <w:rPrChange w:id="60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18" w:author="Al Riyami, Azza OLNG-SCC/12" w:date="2026-03-30T14:14:00Z" w16du:dateUtc="2026-03-30T10:14:00Z">
                  <w:rPr>
                    <w:rFonts w:ascii="Calibri" w:hAnsi="Calibri" w:cs="Calibri"/>
                    <w:color w:val="000000"/>
                    <w:sz w:val="12"/>
                    <w:szCs w:val="12"/>
                  </w:rPr>
                </w:rPrChange>
              </w:rPr>
              <w:t>Mechanical Foreman</w:t>
            </w:r>
          </w:p>
        </w:tc>
      </w:tr>
      <w:tr w:rsidR="00A46571" w:rsidRPr="005F252C" w14:paraId="2143AF0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5B8BF2E" w14:textId="77777777" w:rsidR="00A46571" w:rsidRPr="005F252C" w:rsidRDefault="00A46571" w:rsidP="00A46571">
            <w:pPr>
              <w:rPr>
                <w:rFonts w:cs="Calibri"/>
                <w:color w:val="000000"/>
                <w:sz w:val="12"/>
                <w:szCs w:val="12"/>
                <w:rPrChange w:id="60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20" w:author="Al Riyami, Azza OLNG-SCC/12" w:date="2026-03-30T14:14:00Z" w16du:dateUtc="2026-03-30T10:14:00Z">
                  <w:rPr>
                    <w:rFonts w:ascii="Calibri" w:hAnsi="Calibri" w:cs="Calibri"/>
                    <w:color w:val="000000"/>
                    <w:sz w:val="12"/>
                    <w:szCs w:val="12"/>
                  </w:rPr>
                </w:rPrChange>
              </w:rPr>
              <w:t>13</w:t>
            </w:r>
          </w:p>
        </w:tc>
        <w:tc>
          <w:tcPr>
            <w:tcW w:w="3148" w:type="dxa"/>
            <w:tcBorders>
              <w:top w:val="nil"/>
              <w:left w:val="nil"/>
              <w:bottom w:val="single" w:sz="4" w:space="0" w:color="auto"/>
              <w:right w:val="single" w:sz="4" w:space="0" w:color="auto"/>
            </w:tcBorders>
            <w:shd w:val="clear" w:color="auto" w:fill="FFFFFF"/>
            <w:vAlign w:val="center"/>
            <w:hideMark/>
          </w:tcPr>
          <w:p w14:paraId="0B8B26A7" w14:textId="77777777" w:rsidR="00A46571" w:rsidRPr="005F252C" w:rsidRDefault="00A46571" w:rsidP="00A46571">
            <w:pPr>
              <w:rPr>
                <w:rFonts w:cs="Calibri"/>
                <w:color w:val="000000"/>
                <w:sz w:val="12"/>
                <w:szCs w:val="12"/>
                <w:rPrChange w:id="60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22" w:author="Al Riyami, Azza OLNG-SCC/12" w:date="2026-03-30T14:14:00Z" w16du:dateUtc="2026-03-30T10:14:00Z">
                  <w:rPr>
                    <w:rFonts w:ascii="Calibri" w:hAnsi="Calibri" w:cs="Calibri"/>
                    <w:color w:val="000000"/>
                    <w:sz w:val="12"/>
                    <w:szCs w:val="12"/>
                  </w:rPr>
                </w:rPrChange>
              </w:rPr>
              <w:t>Chief Mechanic</w:t>
            </w:r>
          </w:p>
        </w:tc>
        <w:tc>
          <w:tcPr>
            <w:tcW w:w="591" w:type="dxa"/>
            <w:tcBorders>
              <w:top w:val="nil"/>
              <w:left w:val="nil"/>
              <w:bottom w:val="single" w:sz="4" w:space="0" w:color="auto"/>
              <w:right w:val="single" w:sz="4" w:space="0" w:color="auto"/>
            </w:tcBorders>
            <w:shd w:val="clear" w:color="auto" w:fill="FFFFFF"/>
            <w:vAlign w:val="center"/>
            <w:hideMark/>
          </w:tcPr>
          <w:p w14:paraId="74567E1A" w14:textId="77777777" w:rsidR="00A46571" w:rsidRPr="005F252C" w:rsidRDefault="00A46571" w:rsidP="00A46571">
            <w:pPr>
              <w:rPr>
                <w:rFonts w:cs="Calibri"/>
                <w:color w:val="000000"/>
                <w:sz w:val="12"/>
                <w:szCs w:val="12"/>
                <w:rPrChange w:id="60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24" w:author="Al Riyami, Azza OLNG-SCC/12" w:date="2026-03-30T14:14:00Z" w16du:dateUtc="2026-03-30T10:14:00Z">
                  <w:rPr>
                    <w:rFonts w:ascii="Calibri" w:hAnsi="Calibri" w:cs="Calibri"/>
                    <w:color w:val="000000"/>
                    <w:sz w:val="12"/>
                    <w:szCs w:val="12"/>
                  </w:rPr>
                </w:rPrChange>
              </w:rPr>
              <w:t>35</w:t>
            </w:r>
          </w:p>
        </w:tc>
        <w:tc>
          <w:tcPr>
            <w:tcW w:w="3151" w:type="dxa"/>
            <w:tcBorders>
              <w:top w:val="nil"/>
              <w:left w:val="nil"/>
              <w:bottom w:val="single" w:sz="4" w:space="0" w:color="auto"/>
              <w:right w:val="single" w:sz="4" w:space="0" w:color="auto"/>
            </w:tcBorders>
            <w:shd w:val="clear" w:color="auto" w:fill="FFFFFF"/>
            <w:vAlign w:val="center"/>
            <w:hideMark/>
          </w:tcPr>
          <w:p w14:paraId="35309672" w14:textId="77777777" w:rsidR="00A46571" w:rsidRPr="005F252C" w:rsidRDefault="00A46571" w:rsidP="00A46571">
            <w:pPr>
              <w:rPr>
                <w:rFonts w:cs="Calibri"/>
                <w:color w:val="000000"/>
                <w:sz w:val="12"/>
                <w:szCs w:val="12"/>
                <w:rPrChange w:id="60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26" w:author="Al Riyami, Azza OLNG-SCC/12" w:date="2026-03-30T14:14:00Z" w16du:dateUtc="2026-03-30T10:14:00Z">
                  <w:rPr>
                    <w:rFonts w:ascii="Calibri" w:hAnsi="Calibri" w:cs="Calibri"/>
                    <w:color w:val="000000"/>
                    <w:sz w:val="12"/>
                    <w:szCs w:val="12"/>
                  </w:rPr>
                </w:rPrChange>
              </w:rPr>
              <w:t>Electrical Inspector</w:t>
            </w:r>
          </w:p>
        </w:tc>
        <w:tc>
          <w:tcPr>
            <w:tcW w:w="591" w:type="dxa"/>
            <w:tcBorders>
              <w:top w:val="nil"/>
              <w:left w:val="nil"/>
              <w:bottom w:val="single" w:sz="4" w:space="0" w:color="auto"/>
              <w:right w:val="single" w:sz="4" w:space="0" w:color="auto"/>
            </w:tcBorders>
            <w:shd w:val="clear" w:color="auto" w:fill="FFFFFF"/>
            <w:vAlign w:val="center"/>
            <w:hideMark/>
          </w:tcPr>
          <w:p w14:paraId="24085594" w14:textId="77777777" w:rsidR="00A46571" w:rsidRPr="005F252C" w:rsidRDefault="00A46571" w:rsidP="00A46571">
            <w:pPr>
              <w:rPr>
                <w:rFonts w:cs="Calibri"/>
                <w:color w:val="000000"/>
                <w:sz w:val="12"/>
                <w:szCs w:val="12"/>
                <w:rPrChange w:id="60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28" w:author="Al Riyami, Azza OLNG-SCC/12" w:date="2026-03-30T14:14:00Z" w16du:dateUtc="2026-03-30T10:14:00Z">
                  <w:rPr>
                    <w:rFonts w:ascii="Calibri" w:hAnsi="Calibri" w:cs="Calibri"/>
                    <w:color w:val="000000"/>
                    <w:sz w:val="12"/>
                    <w:szCs w:val="12"/>
                  </w:rPr>
                </w:rPrChange>
              </w:rPr>
              <w:t>57</w:t>
            </w:r>
          </w:p>
        </w:tc>
        <w:tc>
          <w:tcPr>
            <w:tcW w:w="3150" w:type="dxa"/>
            <w:tcBorders>
              <w:top w:val="nil"/>
              <w:left w:val="nil"/>
              <w:bottom w:val="single" w:sz="4" w:space="0" w:color="auto"/>
              <w:right w:val="single" w:sz="4" w:space="0" w:color="auto"/>
            </w:tcBorders>
            <w:shd w:val="clear" w:color="auto" w:fill="FFFFFF"/>
            <w:vAlign w:val="center"/>
            <w:hideMark/>
          </w:tcPr>
          <w:p w14:paraId="6EC7D126" w14:textId="77777777" w:rsidR="00A46571" w:rsidRPr="005F252C" w:rsidRDefault="00A46571" w:rsidP="00A46571">
            <w:pPr>
              <w:rPr>
                <w:rFonts w:cs="Calibri"/>
                <w:color w:val="000000"/>
                <w:sz w:val="12"/>
                <w:szCs w:val="12"/>
                <w:rPrChange w:id="60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30" w:author="Al Riyami, Azza OLNG-SCC/12" w:date="2026-03-30T14:14:00Z" w16du:dateUtc="2026-03-30T10:14:00Z">
                  <w:rPr>
                    <w:rFonts w:ascii="Calibri" w:hAnsi="Calibri" w:cs="Calibri"/>
                    <w:color w:val="000000"/>
                    <w:sz w:val="12"/>
                    <w:szCs w:val="12"/>
                  </w:rPr>
                </w:rPrChange>
              </w:rPr>
              <w:t>Instrument Engineer</w:t>
            </w:r>
          </w:p>
        </w:tc>
        <w:tc>
          <w:tcPr>
            <w:tcW w:w="591" w:type="dxa"/>
            <w:tcBorders>
              <w:top w:val="nil"/>
              <w:left w:val="nil"/>
              <w:bottom w:val="single" w:sz="4" w:space="0" w:color="auto"/>
              <w:right w:val="single" w:sz="4" w:space="0" w:color="auto"/>
            </w:tcBorders>
            <w:shd w:val="clear" w:color="auto" w:fill="FFFFFF"/>
            <w:vAlign w:val="center"/>
            <w:hideMark/>
          </w:tcPr>
          <w:p w14:paraId="02AF9C77" w14:textId="77777777" w:rsidR="00A46571" w:rsidRPr="005F252C" w:rsidRDefault="00A46571" w:rsidP="00A46571">
            <w:pPr>
              <w:rPr>
                <w:rFonts w:cs="Calibri"/>
                <w:color w:val="000000"/>
                <w:sz w:val="12"/>
                <w:szCs w:val="12"/>
                <w:rPrChange w:id="60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32" w:author="Al Riyami, Azza OLNG-SCC/12" w:date="2026-03-30T14:14:00Z" w16du:dateUtc="2026-03-30T10:14:00Z">
                  <w:rPr>
                    <w:rFonts w:ascii="Calibri" w:hAnsi="Calibri" w:cs="Calibri"/>
                    <w:color w:val="000000"/>
                    <w:sz w:val="12"/>
                    <w:szCs w:val="12"/>
                  </w:rPr>
                </w:rPrChange>
              </w:rPr>
              <w:t>79</w:t>
            </w:r>
          </w:p>
        </w:tc>
        <w:tc>
          <w:tcPr>
            <w:tcW w:w="3147" w:type="dxa"/>
            <w:tcBorders>
              <w:top w:val="nil"/>
              <w:left w:val="nil"/>
              <w:bottom w:val="single" w:sz="4" w:space="0" w:color="auto"/>
              <w:right w:val="single" w:sz="8" w:space="0" w:color="auto"/>
            </w:tcBorders>
            <w:shd w:val="clear" w:color="auto" w:fill="FFFFFF"/>
            <w:vAlign w:val="center"/>
            <w:hideMark/>
          </w:tcPr>
          <w:p w14:paraId="261225DF" w14:textId="77777777" w:rsidR="00A46571" w:rsidRPr="005F252C" w:rsidRDefault="00A46571" w:rsidP="00A46571">
            <w:pPr>
              <w:rPr>
                <w:rFonts w:cs="Calibri"/>
                <w:color w:val="000000"/>
                <w:sz w:val="12"/>
                <w:szCs w:val="12"/>
                <w:rPrChange w:id="60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34" w:author="Al Riyami, Azza OLNG-SCC/12" w:date="2026-03-30T14:14:00Z" w16du:dateUtc="2026-03-30T10:14:00Z">
                  <w:rPr>
                    <w:rFonts w:ascii="Calibri" w:hAnsi="Calibri" w:cs="Calibri"/>
                    <w:color w:val="000000"/>
                    <w:sz w:val="12"/>
                    <w:szCs w:val="12"/>
                  </w:rPr>
                </w:rPrChange>
              </w:rPr>
              <w:t>Mechanical Supervisor</w:t>
            </w:r>
          </w:p>
        </w:tc>
      </w:tr>
      <w:tr w:rsidR="00A46571" w:rsidRPr="005F252C" w14:paraId="564B74CB"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C9EC0A4" w14:textId="77777777" w:rsidR="00A46571" w:rsidRPr="005F252C" w:rsidRDefault="00A46571" w:rsidP="00A46571">
            <w:pPr>
              <w:rPr>
                <w:rFonts w:cs="Calibri"/>
                <w:color w:val="000000"/>
                <w:sz w:val="12"/>
                <w:szCs w:val="12"/>
                <w:rPrChange w:id="60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36" w:author="Al Riyami, Azza OLNG-SCC/12" w:date="2026-03-30T14:14:00Z" w16du:dateUtc="2026-03-30T10:14:00Z">
                  <w:rPr>
                    <w:rFonts w:ascii="Calibri" w:hAnsi="Calibri" w:cs="Calibri"/>
                    <w:color w:val="000000"/>
                    <w:sz w:val="12"/>
                    <w:szCs w:val="12"/>
                  </w:rPr>
                </w:rPrChange>
              </w:rPr>
              <w:t>14</w:t>
            </w:r>
          </w:p>
        </w:tc>
        <w:tc>
          <w:tcPr>
            <w:tcW w:w="3148" w:type="dxa"/>
            <w:tcBorders>
              <w:top w:val="nil"/>
              <w:left w:val="nil"/>
              <w:bottom w:val="single" w:sz="4" w:space="0" w:color="auto"/>
              <w:right w:val="single" w:sz="4" w:space="0" w:color="auto"/>
            </w:tcBorders>
            <w:shd w:val="clear" w:color="auto" w:fill="FFFFFF"/>
            <w:vAlign w:val="center"/>
            <w:hideMark/>
          </w:tcPr>
          <w:p w14:paraId="31511B49" w14:textId="77777777" w:rsidR="00A46571" w:rsidRPr="005F252C" w:rsidRDefault="00A46571" w:rsidP="00A46571">
            <w:pPr>
              <w:rPr>
                <w:rFonts w:cs="Calibri"/>
                <w:color w:val="000000"/>
                <w:sz w:val="12"/>
                <w:szCs w:val="12"/>
                <w:rPrChange w:id="60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38" w:author="Al Riyami, Azza OLNG-SCC/12" w:date="2026-03-30T14:14:00Z" w16du:dateUtc="2026-03-30T10:14:00Z">
                  <w:rPr>
                    <w:rFonts w:ascii="Calibri" w:hAnsi="Calibri" w:cs="Calibri"/>
                    <w:color w:val="000000"/>
                    <w:sz w:val="12"/>
                    <w:szCs w:val="12"/>
                  </w:rPr>
                </w:rPrChange>
              </w:rPr>
              <w:t>Civil Chargehand</w:t>
            </w:r>
          </w:p>
        </w:tc>
        <w:tc>
          <w:tcPr>
            <w:tcW w:w="591" w:type="dxa"/>
            <w:tcBorders>
              <w:top w:val="nil"/>
              <w:left w:val="nil"/>
              <w:bottom w:val="single" w:sz="4" w:space="0" w:color="auto"/>
              <w:right w:val="single" w:sz="4" w:space="0" w:color="auto"/>
            </w:tcBorders>
            <w:shd w:val="clear" w:color="auto" w:fill="FFFFFF"/>
            <w:vAlign w:val="center"/>
            <w:hideMark/>
          </w:tcPr>
          <w:p w14:paraId="0F9092D8" w14:textId="77777777" w:rsidR="00A46571" w:rsidRPr="005F252C" w:rsidRDefault="00A46571" w:rsidP="00A46571">
            <w:pPr>
              <w:rPr>
                <w:rFonts w:cs="Calibri"/>
                <w:color w:val="000000"/>
                <w:sz w:val="12"/>
                <w:szCs w:val="12"/>
                <w:rPrChange w:id="60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40" w:author="Al Riyami, Azza OLNG-SCC/12" w:date="2026-03-30T14:14:00Z" w16du:dateUtc="2026-03-30T10:14:00Z">
                  <w:rPr>
                    <w:rFonts w:ascii="Calibri" w:hAnsi="Calibri" w:cs="Calibri"/>
                    <w:color w:val="000000"/>
                    <w:sz w:val="12"/>
                    <w:szCs w:val="12"/>
                  </w:rPr>
                </w:rPrChange>
              </w:rPr>
              <w:t>36</w:t>
            </w:r>
          </w:p>
        </w:tc>
        <w:tc>
          <w:tcPr>
            <w:tcW w:w="3151" w:type="dxa"/>
            <w:tcBorders>
              <w:top w:val="nil"/>
              <w:left w:val="nil"/>
              <w:bottom w:val="single" w:sz="4" w:space="0" w:color="auto"/>
              <w:right w:val="single" w:sz="4" w:space="0" w:color="auto"/>
            </w:tcBorders>
            <w:shd w:val="clear" w:color="auto" w:fill="FFFFFF"/>
            <w:vAlign w:val="center"/>
            <w:hideMark/>
          </w:tcPr>
          <w:p w14:paraId="385E1B59" w14:textId="77777777" w:rsidR="00A46571" w:rsidRPr="005F252C" w:rsidRDefault="00A46571" w:rsidP="00A46571">
            <w:pPr>
              <w:rPr>
                <w:rFonts w:cs="Calibri"/>
                <w:color w:val="000000"/>
                <w:sz w:val="12"/>
                <w:szCs w:val="12"/>
                <w:rPrChange w:id="60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42" w:author="Al Riyami, Azza OLNG-SCC/12" w:date="2026-03-30T14:14:00Z" w16du:dateUtc="2026-03-30T10:14:00Z">
                  <w:rPr>
                    <w:rFonts w:ascii="Calibri" w:hAnsi="Calibri" w:cs="Calibri"/>
                    <w:color w:val="000000"/>
                    <w:sz w:val="12"/>
                    <w:szCs w:val="12"/>
                  </w:rPr>
                </w:rPrChange>
              </w:rPr>
              <w:t>Electrical Lead</w:t>
            </w:r>
          </w:p>
        </w:tc>
        <w:tc>
          <w:tcPr>
            <w:tcW w:w="591" w:type="dxa"/>
            <w:tcBorders>
              <w:top w:val="nil"/>
              <w:left w:val="nil"/>
              <w:bottom w:val="single" w:sz="4" w:space="0" w:color="auto"/>
              <w:right w:val="single" w:sz="4" w:space="0" w:color="auto"/>
            </w:tcBorders>
            <w:shd w:val="clear" w:color="auto" w:fill="FFFFFF"/>
            <w:vAlign w:val="center"/>
            <w:hideMark/>
          </w:tcPr>
          <w:p w14:paraId="0D4BE5A0" w14:textId="77777777" w:rsidR="00A46571" w:rsidRPr="005F252C" w:rsidRDefault="00A46571" w:rsidP="00A46571">
            <w:pPr>
              <w:rPr>
                <w:rFonts w:cs="Calibri"/>
                <w:color w:val="000000"/>
                <w:sz w:val="12"/>
                <w:szCs w:val="12"/>
                <w:rPrChange w:id="60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44" w:author="Al Riyami, Azza OLNG-SCC/12" w:date="2026-03-30T14:14:00Z" w16du:dateUtc="2026-03-30T10:14:00Z">
                  <w:rPr>
                    <w:rFonts w:ascii="Calibri" w:hAnsi="Calibri" w:cs="Calibri"/>
                    <w:color w:val="000000"/>
                    <w:sz w:val="12"/>
                    <w:szCs w:val="12"/>
                  </w:rPr>
                </w:rPrChange>
              </w:rPr>
              <w:t>58</w:t>
            </w:r>
          </w:p>
        </w:tc>
        <w:tc>
          <w:tcPr>
            <w:tcW w:w="3150" w:type="dxa"/>
            <w:tcBorders>
              <w:top w:val="nil"/>
              <w:left w:val="nil"/>
              <w:bottom w:val="single" w:sz="4" w:space="0" w:color="auto"/>
              <w:right w:val="single" w:sz="4" w:space="0" w:color="auto"/>
            </w:tcBorders>
            <w:shd w:val="clear" w:color="auto" w:fill="FFFFFF"/>
            <w:vAlign w:val="center"/>
            <w:hideMark/>
          </w:tcPr>
          <w:p w14:paraId="33B4D8C2" w14:textId="77777777" w:rsidR="00A46571" w:rsidRPr="005F252C" w:rsidRDefault="00A46571" w:rsidP="00A46571">
            <w:pPr>
              <w:rPr>
                <w:rFonts w:cs="Calibri"/>
                <w:color w:val="000000"/>
                <w:sz w:val="12"/>
                <w:szCs w:val="12"/>
                <w:rPrChange w:id="60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46" w:author="Al Riyami, Azza OLNG-SCC/12" w:date="2026-03-30T14:14:00Z" w16du:dateUtc="2026-03-30T10:14:00Z">
                  <w:rPr>
                    <w:rFonts w:ascii="Calibri" w:hAnsi="Calibri" w:cs="Calibri"/>
                    <w:color w:val="000000"/>
                    <w:sz w:val="12"/>
                    <w:szCs w:val="12"/>
                  </w:rPr>
                </w:rPrChange>
              </w:rPr>
              <w:t>Instrument Inspector</w:t>
            </w:r>
          </w:p>
        </w:tc>
        <w:tc>
          <w:tcPr>
            <w:tcW w:w="591" w:type="dxa"/>
            <w:tcBorders>
              <w:top w:val="nil"/>
              <w:left w:val="nil"/>
              <w:bottom w:val="single" w:sz="4" w:space="0" w:color="auto"/>
              <w:right w:val="single" w:sz="4" w:space="0" w:color="auto"/>
            </w:tcBorders>
            <w:shd w:val="clear" w:color="auto" w:fill="FFFFFF"/>
            <w:vAlign w:val="center"/>
            <w:hideMark/>
          </w:tcPr>
          <w:p w14:paraId="3BEC55B5" w14:textId="77777777" w:rsidR="00A46571" w:rsidRPr="005F252C" w:rsidRDefault="00A46571" w:rsidP="00A46571">
            <w:pPr>
              <w:rPr>
                <w:rFonts w:cs="Calibri"/>
                <w:color w:val="000000"/>
                <w:sz w:val="12"/>
                <w:szCs w:val="12"/>
                <w:rPrChange w:id="60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48" w:author="Al Riyami, Azza OLNG-SCC/12" w:date="2026-03-30T14:14:00Z" w16du:dateUtc="2026-03-30T10:14:00Z">
                  <w:rPr>
                    <w:rFonts w:ascii="Calibri" w:hAnsi="Calibri" w:cs="Calibri"/>
                    <w:color w:val="000000"/>
                    <w:sz w:val="12"/>
                    <w:szCs w:val="12"/>
                  </w:rPr>
                </w:rPrChange>
              </w:rPr>
              <w:t>80</w:t>
            </w:r>
          </w:p>
        </w:tc>
        <w:tc>
          <w:tcPr>
            <w:tcW w:w="3147" w:type="dxa"/>
            <w:tcBorders>
              <w:top w:val="nil"/>
              <w:left w:val="nil"/>
              <w:bottom w:val="single" w:sz="4" w:space="0" w:color="auto"/>
              <w:right w:val="single" w:sz="8" w:space="0" w:color="auto"/>
            </w:tcBorders>
            <w:shd w:val="clear" w:color="auto" w:fill="FFFFFF"/>
            <w:vAlign w:val="center"/>
            <w:hideMark/>
          </w:tcPr>
          <w:p w14:paraId="74A0C250" w14:textId="77777777" w:rsidR="00A46571" w:rsidRPr="005F252C" w:rsidRDefault="00A46571" w:rsidP="00A46571">
            <w:pPr>
              <w:rPr>
                <w:rFonts w:cs="Calibri"/>
                <w:color w:val="000000"/>
                <w:sz w:val="12"/>
                <w:szCs w:val="12"/>
                <w:rPrChange w:id="60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50" w:author="Al Riyami, Azza OLNG-SCC/12" w:date="2026-03-30T14:14:00Z" w16du:dateUtc="2026-03-30T10:14:00Z">
                  <w:rPr>
                    <w:rFonts w:ascii="Calibri" w:hAnsi="Calibri" w:cs="Calibri"/>
                    <w:color w:val="000000"/>
                    <w:sz w:val="12"/>
                    <w:szCs w:val="12"/>
                  </w:rPr>
                </w:rPrChange>
              </w:rPr>
              <w:t>Mechanical Technician</w:t>
            </w:r>
          </w:p>
        </w:tc>
      </w:tr>
      <w:tr w:rsidR="00A46571" w:rsidRPr="005F252C" w14:paraId="681860C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7CC61CB" w14:textId="77777777" w:rsidR="00A46571" w:rsidRPr="005F252C" w:rsidRDefault="00A46571" w:rsidP="00A46571">
            <w:pPr>
              <w:rPr>
                <w:rFonts w:cs="Calibri"/>
                <w:color w:val="000000"/>
                <w:sz w:val="12"/>
                <w:szCs w:val="12"/>
                <w:rPrChange w:id="60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52" w:author="Al Riyami, Azza OLNG-SCC/12" w:date="2026-03-30T14:14:00Z" w16du:dateUtc="2026-03-30T10:14:00Z">
                  <w:rPr>
                    <w:rFonts w:ascii="Calibri" w:hAnsi="Calibri" w:cs="Calibri"/>
                    <w:color w:val="000000"/>
                    <w:sz w:val="12"/>
                    <w:szCs w:val="12"/>
                  </w:rPr>
                </w:rPrChange>
              </w:rPr>
              <w:t>15</w:t>
            </w:r>
          </w:p>
        </w:tc>
        <w:tc>
          <w:tcPr>
            <w:tcW w:w="3148" w:type="dxa"/>
            <w:tcBorders>
              <w:top w:val="nil"/>
              <w:left w:val="nil"/>
              <w:bottom w:val="single" w:sz="4" w:space="0" w:color="auto"/>
              <w:right w:val="single" w:sz="4" w:space="0" w:color="auto"/>
            </w:tcBorders>
            <w:shd w:val="clear" w:color="auto" w:fill="FFFFFF"/>
            <w:vAlign w:val="center"/>
            <w:hideMark/>
          </w:tcPr>
          <w:p w14:paraId="66D07E9D" w14:textId="77777777" w:rsidR="00A46571" w:rsidRPr="005F252C" w:rsidRDefault="00A46571" w:rsidP="00A46571">
            <w:pPr>
              <w:rPr>
                <w:rFonts w:cs="Calibri"/>
                <w:color w:val="000000"/>
                <w:sz w:val="12"/>
                <w:szCs w:val="12"/>
                <w:rPrChange w:id="60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54" w:author="Al Riyami, Azza OLNG-SCC/12" w:date="2026-03-30T14:14:00Z" w16du:dateUtc="2026-03-30T10:14:00Z">
                  <w:rPr>
                    <w:rFonts w:ascii="Calibri" w:hAnsi="Calibri" w:cs="Calibri"/>
                    <w:color w:val="000000"/>
                    <w:sz w:val="12"/>
                    <w:szCs w:val="12"/>
                  </w:rPr>
                </w:rPrChange>
              </w:rPr>
              <w:t>Civil Engineer</w:t>
            </w:r>
          </w:p>
        </w:tc>
        <w:tc>
          <w:tcPr>
            <w:tcW w:w="591" w:type="dxa"/>
            <w:tcBorders>
              <w:top w:val="nil"/>
              <w:left w:val="nil"/>
              <w:bottom w:val="single" w:sz="4" w:space="0" w:color="auto"/>
              <w:right w:val="single" w:sz="4" w:space="0" w:color="auto"/>
            </w:tcBorders>
            <w:shd w:val="clear" w:color="auto" w:fill="FFFFFF"/>
            <w:vAlign w:val="center"/>
            <w:hideMark/>
          </w:tcPr>
          <w:p w14:paraId="67962D04" w14:textId="77777777" w:rsidR="00A46571" w:rsidRPr="005F252C" w:rsidRDefault="00A46571" w:rsidP="00A46571">
            <w:pPr>
              <w:rPr>
                <w:rFonts w:cs="Calibri"/>
                <w:color w:val="000000"/>
                <w:sz w:val="12"/>
                <w:szCs w:val="12"/>
                <w:rPrChange w:id="60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56" w:author="Al Riyami, Azza OLNG-SCC/12" w:date="2026-03-30T14:14:00Z" w16du:dateUtc="2026-03-30T10:14:00Z">
                  <w:rPr>
                    <w:rFonts w:ascii="Calibri" w:hAnsi="Calibri" w:cs="Calibri"/>
                    <w:color w:val="000000"/>
                    <w:sz w:val="12"/>
                    <w:szCs w:val="12"/>
                  </w:rPr>
                </w:rPrChange>
              </w:rPr>
              <w:t>37</w:t>
            </w:r>
          </w:p>
        </w:tc>
        <w:tc>
          <w:tcPr>
            <w:tcW w:w="3151" w:type="dxa"/>
            <w:tcBorders>
              <w:top w:val="nil"/>
              <w:left w:val="nil"/>
              <w:bottom w:val="single" w:sz="4" w:space="0" w:color="auto"/>
              <w:right w:val="single" w:sz="4" w:space="0" w:color="auto"/>
            </w:tcBorders>
            <w:shd w:val="clear" w:color="auto" w:fill="FFFFFF"/>
            <w:vAlign w:val="center"/>
            <w:hideMark/>
          </w:tcPr>
          <w:p w14:paraId="0749E672" w14:textId="77777777" w:rsidR="00A46571" w:rsidRPr="005F252C" w:rsidRDefault="00A46571" w:rsidP="00A46571">
            <w:pPr>
              <w:rPr>
                <w:rFonts w:cs="Calibri"/>
                <w:color w:val="000000"/>
                <w:sz w:val="12"/>
                <w:szCs w:val="12"/>
                <w:rPrChange w:id="60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58" w:author="Al Riyami, Azza OLNG-SCC/12" w:date="2026-03-30T14:14:00Z" w16du:dateUtc="2026-03-30T10:14:00Z">
                  <w:rPr>
                    <w:rFonts w:ascii="Calibri" w:hAnsi="Calibri" w:cs="Calibri"/>
                    <w:color w:val="000000"/>
                    <w:sz w:val="12"/>
                    <w:szCs w:val="12"/>
                  </w:rPr>
                </w:rPrChange>
              </w:rPr>
              <w:t>Electrical Supervisor</w:t>
            </w:r>
          </w:p>
        </w:tc>
        <w:tc>
          <w:tcPr>
            <w:tcW w:w="591" w:type="dxa"/>
            <w:tcBorders>
              <w:top w:val="nil"/>
              <w:left w:val="nil"/>
              <w:bottom w:val="single" w:sz="4" w:space="0" w:color="auto"/>
              <w:right w:val="single" w:sz="4" w:space="0" w:color="auto"/>
            </w:tcBorders>
            <w:shd w:val="clear" w:color="auto" w:fill="FFFFFF"/>
            <w:vAlign w:val="center"/>
            <w:hideMark/>
          </w:tcPr>
          <w:p w14:paraId="391A5DC9" w14:textId="77777777" w:rsidR="00A46571" w:rsidRPr="005F252C" w:rsidRDefault="00A46571" w:rsidP="00A46571">
            <w:pPr>
              <w:rPr>
                <w:rFonts w:cs="Calibri"/>
                <w:color w:val="000000"/>
                <w:sz w:val="12"/>
                <w:szCs w:val="12"/>
                <w:rPrChange w:id="60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60" w:author="Al Riyami, Azza OLNG-SCC/12" w:date="2026-03-30T14:14:00Z" w16du:dateUtc="2026-03-30T10:14:00Z">
                  <w:rPr>
                    <w:rFonts w:ascii="Calibri" w:hAnsi="Calibri" w:cs="Calibri"/>
                    <w:color w:val="000000"/>
                    <w:sz w:val="12"/>
                    <w:szCs w:val="12"/>
                  </w:rPr>
                </w:rPrChange>
              </w:rPr>
              <w:t>59</w:t>
            </w:r>
          </w:p>
        </w:tc>
        <w:tc>
          <w:tcPr>
            <w:tcW w:w="3150" w:type="dxa"/>
            <w:tcBorders>
              <w:top w:val="nil"/>
              <w:left w:val="nil"/>
              <w:bottom w:val="single" w:sz="4" w:space="0" w:color="auto"/>
              <w:right w:val="single" w:sz="4" w:space="0" w:color="auto"/>
            </w:tcBorders>
            <w:shd w:val="clear" w:color="auto" w:fill="FFFFFF"/>
            <w:vAlign w:val="center"/>
            <w:hideMark/>
          </w:tcPr>
          <w:p w14:paraId="438CAE9A" w14:textId="77777777" w:rsidR="00A46571" w:rsidRPr="005F252C" w:rsidRDefault="00A46571" w:rsidP="00A46571">
            <w:pPr>
              <w:rPr>
                <w:rFonts w:cs="Calibri"/>
                <w:color w:val="000000"/>
                <w:sz w:val="12"/>
                <w:szCs w:val="12"/>
                <w:rPrChange w:id="60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62" w:author="Al Riyami, Azza OLNG-SCC/12" w:date="2026-03-30T14:14:00Z" w16du:dateUtc="2026-03-30T10:14:00Z">
                  <w:rPr>
                    <w:rFonts w:ascii="Calibri" w:hAnsi="Calibri" w:cs="Calibri"/>
                    <w:color w:val="000000"/>
                    <w:sz w:val="12"/>
                    <w:szCs w:val="12"/>
                  </w:rPr>
                </w:rPrChange>
              </w:rPr>
              <w:t>Instrument Superintendent</w:t>
            </w:r>
          </w:p>
        </w:tc>
        <w:tc>
          <w:tcPr>
            <w:tcW w:w="591" w:type="dxa"/>
            <w:tcBorders>
              <w:top w:val="nil"/>
              <w:left w:val="nil"/>
              <w:bottom w:val="single" w:sz="4" w:space="0" w:color="auto"/>
              <w:right w:val="single" w:sz="4" w:space="0" w:color="auto"/>
            </w:tcBorders>
            <w:shd w:val="clear" w:color="auto" w:fill="FFFFFF"/>
            <w:vAlign w:val="center"/>
            <w:hideMark/>
          </w:tcPr>
          <w:p w14:paraId="071327D6" w14:textId="77777777" w:rsidR="00A46571" w:rsidRPr="005F252C" w:rsidRDefault="00A46571" w:rsidP="00A46571">
            <w:pPr>
              <w:rPr>
                <w:rFonts w:cs="Calibri"/>
                <w:color w:val="000000"/>
                <w:sz w:val="12"/>
                <w:szCs w:val="12"/>
                <w:rPrChange w:id="60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64" w:author="Al Riyami, Azza OLNG-SCC/12" w:date="2026-03-30T14:14:00Z" w16du:dateUtc="2026-03-30T10:14:00Z">
                  <w:rPr>
                    <w:rFonts w:ascii="Calibri" w:hAnsi="Calibri" w:cs="Calibri"/>
                    <w:color w:val="000000"/>
                    <w:sz w:val="12"/>
                    <w:szCs w:val="12"/>
                  </w:rPr>
                </w:rPrChange>
              </w:rPr>
              <w:t>81</w:t>
            </w:r>
          </w:p>
        </w:tc>
        <w:tc>
          <w:tcPr>
            <w:tcW w:w="3147" w:type="dxa"/>
            <w:tcBorders>
              <w:top w:val="nil"/>
              <w:left w:val="nil"/>
              <w:bottom w:val="single" w:sz="4" w:space="0" w:color="auto"/>
              <w:right w:val="single" w:sz="8" w:space="0" w:color="auto"/>
            </w:tcBorders>
            <w:shd w:val="clear" w:color="auto" w:fill="FFFFFF"/>
            <w:vAlign w:val="center"/>
            <w:hideMark/>
          </w:tcPr>
          <w:p w14:paraId="04EBE0B6" w14:textId="77777777" w:rsidR="00A46571" w:rsidRPr="005F252C" w:rsidRDefault="00A46571" w:rsidP="00A46571">
            <w:pPr>
              <w:rPr>
                <w:rFonts w:cs="Calibri"/>
                <w:color w:val="000000"/>
                <w:sz w:val="12"/>
                <w:szCs w:val="12"/>
                <w:rPrChange w:id="60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66" w:author="Al Riyami, Azza OLNG-SCC/12" w:date="2026-03-30T14:14:00Z" w16du:dateUtc="2026-03-30T10:14:00Z">
                  <w:rPr>
                    <w:rFonts w:ascii="Calibri" w:hAnsi="Calibri" w:cs="Calibri"/>
                    <w:color w:val="000000"/>
                    <w:sz w:val="12"/>
                    <w:szCs w:val="12"/>
                  </w:rPr>
                </w:rPrChange>
              </w:rPr>
              <w:t>Mud Engineers</w:t>
            </w:r>
          </w:p>
        </w:tc>
      </w:tr>
      <w:tr w:rsidR="00A46571" w:rsidRPr="005F252C" w14:paraId="4D29018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A45E17B" w14:textId="77777777" w:rsidR="00A46571" w:rsidRPr="005F252C" w:rsidRDefault="00A46571" w:rsidP="00A46571">
            <w:pPr>
              <w:rPr>
                <w:rFonts w:cs="Calibri"/>
                <w:color w:val="000000"/>
                <w:sz w:val="12"/>
                <w:szCs w:val="12"/>
                <w:rPrChange w:id="60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68" w:author="Al Riyami, Azza OLNG-SCC/12" w:date="2026-03-30T14:14:00Z" w16du:dateUtc="2026-03-30T10:14:00Z">
                  <w:rPr>
                    <w:rFonts w:ascii="Calibri" w:hAnsi="Calibri" w:cs="Calibri"/>
                    <w:color w:val="000000"/>
                    <w:sz w:val="12"/>
                    <w:szCs w:val="12"/>
                  </w:rPr>
                </w:rPrChange>
              </w:rPr>
              <w:t>16</w:t>
            </w:r>
          </w:p>
        </w:tc>
        <w:tc>
          <w:tcPr>
            <w:tcW w:w="3148" w:type="dxa"/>
            <w:tcBorders>
              <w:top w:val="nil"/>
              <w:left w:val="nil"/>
              <w:bottom w:val="single" w:sz="4" w:space="0" w:color="auto"/>
              <w:right w:val="single" w:sz="4" w:space="0" w:color="auto"/>
            </w:tcBorders>
            <w:shd w:val="clear" w:color="auto" w:fill="FFFFFF"/>
            <w:vAlign w:val="center"/>
            <w:hideMark/>
          </w:tcPr>
          <w:p w14:paraId="35E7D2B9" w14:textId="77777777" w:rsidR="00A46571" w:rsidRPr="005F252C" w:rsidRDefault="00A46571" w:rsidP="00A46571">
            <w:pPr>
              <w:rPr>
                <w:rFonts w:cs="Calibri"/>
                <w:color w:val="000000"/>
                <w:sz w:val="12"/>
                <w:szCs w:val="12"/>
                <w:rPrChange w:id="60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70" w:author="Al Riyami, Azza OLNG-SCC/12" w:date="2026-03-30T14:14:00Z" w16du:dateUtc="2026-03-30T10:14:00Z">
                  <w:rPr>
                    <w:rFonts w:ascii="Calibri" w:hAnsi="Calibri" w:cs="Calibri"/>
                    <w:color w:val="000000"/>
                    <w:sz w:val="12"/>
                    <w:szCs w:val="12"/>
                  </w:rPr>
                </w:rPrChange>
              </w:rPr>
              <w:t>Civil Foreman</w:t>
            </w:r>
          </w:p>
        </w:tc>
        <w:tc>
          <w:tcPr>
            <w:tcW w:w="591" w:type="dxa"/>
            <w:tcBorders>
              <w:top w:val="nil"/>
              <w:left w:val="nil"/>
              <w:bottom w:val="single" w:sz="4" w:space="0" w:color="auto"/>
              <w:right w:val="single" w:sz="4" w:space="0" w:color="auto"/>
            </w:tcBorders>
            <w:shd w:val="clear" w:color="auto" w:fill="FFFFFF"/>
            <w:vAlign w:val="center"/>
            <w:hideMark/>
          </w:tcPr>
          <w:p w14:paraId="198BCF0A" w14:textId="77777777" w:rsidR="00A46571" w:rsidRPr="005F252C" w:rsidRDefault="00A46571" w:rsidP="00A46571">
            <w:pPr>
              <w:rPr>
                <w:rFonts w:cs="Calibri"/>
                <w:color w:val="000000"/>
                <w:sz w:val="12"/>
                <w:szCs w:val="12"/>
                <w:rPrChange w:id="60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72" w:author="Al Riyami, Azza OLNG-SCC/12" w:date="2026-03-30T14:14:00Z" w16du:dateUtc="2026-03-30T10:14:00Z">
                  <w:rPr>
                    <w:rFonts w:ascii="Calibri" w:hAnsi="Calibri" w:cs="Calibri"/>
                    <w:color w:val="000000"/>
                    <w:sz w:val="12"/>
                    <w:szCs w:val="12"/>
                  </w:rPr>
                </w:rPrChange>
              </w:rPr>
              <w:t>38</w:t>
            </w:r>
          </w:p>
        </w:tc>
        <w:tc>
          <w:tcPr>
            <w:tcW w:w="3151" w:type="dxa"/>
            <w:tcBorders>
              <w:top w:val="nil"/>
              <w:left w:val="nil"/>
              <w:bottom w:val="single" w:sz="4" w:space="0" w:color="auto"/>
              <w:right w:val="single" w:sz="4" w:space="0" w:color="auto"/>
            </w:tcBorders>
            <w:shd w:val="clear" w:color="auto" w:fill="FFFFFF"/>
            <w:vAlign w:val="center"/>
            <w:hideMark/>
          </w:tcPr>
          <w:p w14:paraId="23925F38" w14:textId="77777777" w:rsidR="00A46571" w:rsidRPr="005F252C" w:rsidRDefault="00A46571" w:rsidP="00A46571">
            <w:pPr>
              <w:rPr>
                <w:rFonts w:cs="Calibri"/>
                <w:color w:val="000000"/>
                <w:sz w:val="12"/>
                <w:szCs w:val="12"/>
                <w:rPrChange w:id="60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74" w:author="Al Riyami, Azza OLNG-SCC/12" w:date="2026-03-30T14:14:00Z" w16du:dateUtc="2026-03-30T10:14:00Z">
                  <w:rPr>
                    <w:rFonts w:ascii="Calibri" w:hAnsi="Calibri" w:cs="Calibri"/>
                    <w:color w:val="000000"/>
                    <w:sz w:val="12"/>
                    <w:szCs w:val="12"/>
                  </w:rPr>
                </w:rPrChange>
              </w:rPr>
              <w:t>Electrician</w:t>
            </w:r>
          </w:p>
        </w:tc>
        <w:tc>
          <w:tcPr>
            <w:tcW w:w="591" w:type="dxa"/>
            <w:tcBorders>
              <w:top w:val="nil"/>
              <w:left w:val="nil"/>
              <w:bottom w:val="single" w:sz="4" w:space="0" w:color="auto"/>
              <w:right w:val="single" w:sz="4" w:space="0" w:color="auto"/>
            </w:tcBorders>
            <w:shd w:val="clear" w:color="auto" w:fill="FFFFFF"/>
            <w:vAlign w:val="center"/>
            <w:hideMark/>
          </w:tcPr>
          <w:p w14:paraId="415B9DBE" w14:textId="77777777" w:rsidR="00A46571" w:rsidRPr="005F252C" w:rsidRDefault="00A46571" w:rsidP="00A46571">
            <w:pPr>
              <w:rPr>
                <w:rFonts w:cs="Calibri"/>
                <w:color w:val="000000"/>
                <w:sz w:val="12"/>
                <w:szCs w:val="12"/>
                <w:rPrChange w:id="60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76" w:author="Al Riyami, Azza OLNG-SCC/12" w:date="2026-03-30T14:14:00Z" w16du:dateUtc="2026-03-30T10:14:00Z">
                  <w:rPr>
                    <w:rFonts w:ascii="Calibri" w:hAnsi="Calibri" w:cs="Calibri"/>
                    <w:color w:val="000000"/>
                    <w:sz w:val="12"/>
                    <w:szCs w:val="12"/>
                  </w:rPr>
                </w:rPrChange>
              </w:rPr>
              <w:t>60</w:t>
            </w:r>
          </w:p>
        </w:tc>
        <w:tc>
          <w:tcPr>
            <w:tcW w:w="3150" w:type="dxa"/>
            <w:tcBorders>
              <w:top w:val="nil"/>
              <w:left w:val="nil"/>
              <w:bottom w:val="single" w:sz="4" w:space="0" w:color="auto"/>
              <w:right w:val="single" w:sz="4" w:space="0" w:color="auto"/>
            </w:tcBorders>
            <w:shd w:val="clear" w:color="auto" w:fill="FFFFFF"/>
            <w:vAlign w:val="center"/>
            <w:hideMark/>
          </w:tcPr>
          <w:p w14:paraId="72BF56EA" w14:textId="77777777" w:rsidR="00A46571" w:rsidRPr="005F252C" w:rsidRDefault="00A46571" w:rsidP="00A46571">
            <w:pPr>
              <w:rPr>
                <w:rFonts w:cs="Calibri"/>
                <w:color w:val="000000"/>
                <w:sz w:val="12"/>
                <w:szCs w:val="12"/>
                <w:rPrChange w:id="60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78" w:author="Al Riyami, Azza OLNG-SCC/12" w:date="2026-03-30T14:14:00Z" w16du:dateUtc="2026-03-30T10:14:00Z">
                  <w:rPr>
                    <w:rFonts w:ascii="Calibri" w:hAnsi="Calibri" w:cs="Calibri"/>
                    <w:color w:val="000000"/>
                    <w:sz w:val="12"/>
                    <w:szCs w:val="12"/>
                  </w:rPr>
                </w:rPrChange>
              </w:rPr>
              <w:t>Instrument Technician</w:t>
            </w:r>
          </w:p>
        </w:tc>
        <w:tc>
          <w:tcPr>
            <w:tcW w:w="591" w:type="dxa"/>
            <w:tcBorders>
              <w:top w:val="nil"/>
              <w:left w:val="nil"/>
              <w:bottom w:val="single" w:sz="4" w:space="0" w:color="auto"/>
              <w:right w:val="single" w:sz="4" w:space="0" w:color="auto"/>
            </w:tcBorders>
            <w:shd w:val="clear" w:color="auto" w:fill="FFFFFF"/>
            <w:vAlign w:val="center"/>
            <w:hideMark/>
          </w:tcPr>
          <w:p w14:paraId="3176477E" w14:textId="77777777" w:rsidR="00A46571" w:rsidRPr="005F252C" w:rsidRDefault="00A46571" w:rsidP="00A46571">
            <w:pPr>
              <w:rPr>
                <w:rFonts w:cs="Calibri"/>
                <w:color w:val="000000"/>
                <w:sz w:val="12"/>
                <w:szCs w:val="12"/>
                <w:rPrChange w:id="60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80" w:author="Al Riyami, Azza OLNG-SCC/12" w:date="2026-03-30T14:14:00Z" w16du:dateUtc="2026-03-30T10:14:00Z">
                  <w:rPr>
                    <w:rFonts w:ascii="Calibri" w:hAnsi="Calibri" w:cs="Calibri"/>
                    <w:color w:val="000000"/>
                    <w:sz w:val="12"/>
                    <w:szCs w:val="12"/>
                  </w:rPr>
                </w:rPrChange>
              </w:rPr>
              <w:t>82</w:t>
            </w:r>
          </w:p>
        </w:tc>
        <w:tc>
          <w:tcPr>
            <w:tcW w:w="3147" w:type="dxa"/>
            <w:tcBorders>
              <w:top w:val="nil"/>
              <w:left w:val="nil"/>
              <w:bottom w:val="single" w:sz="4" w:space="0" w:color="auto"/>
              <w:right w:val="single" w:sz="8" w:space="0" w:color="auto"/>
            </w:tcBorders>
            <w:shd w:val="clear" w:color="auto" w:fill="FFFFFF"/>
            <w:vAlign w:val="center"/>
            <w:hideMark/>
          </w:tcPr>
          <w:p w14:paraId="21A1899D" w14:textId="77777777" w:rsidR="00A46571" w:rsidRPr="005F252C" w:rsidRDefault="00A46571" w:rsidP="00A46571">
            <w:pPr>
              <w:rPr>
                <w:rFonts w:cs="Calibri"/>
                <w:color w:val="000000"/>
                <w:sz w:val="12"/>
                <w:szCs w:val="12"/>
                <w:rPrChange w:id="60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82" w:author="Al Riyami, Azza OLNG-SCC/12" w:date="2026-03-30T14:14:00Z" w16du:dateUtc="2026-03-30T10:14:00Z">
                  <w:rPr>
                    <w:rFonts w:ascii="Calibri" w:hAnsi="Calibri" w:cs="Calibri"/>
                    <w:color w:val="000000"/>
                    <w:sz w:val="12"/>
                    <w:szCs w:val="12"/>
                  </w:rPr>
                </w:rPrChange>
              </w:rPr>
              <w:t>Mud Logger</w:t>
            </w:r>
          </w:p>
        </w:tc>
      </w:tr>
      <w:tr w:rsidR="00A46571" w:rsidRPr="005F252C" w14:paraId="3C6B8E2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92CB2C5" w14:textId="77777777" w:rsidR="00A46571" w:rsidRPr="005F252C" w:rsidRDefault="00A46571" w:rsidP="00A46571">
            <w:pPr>
              <w:rPr>
                <w:rFonts w:cs="Calibri"/>
                <w:color w:val="000000"/>
                <w:sz w:val="12"/>
                <w:szCs w:val="12"/>
                <w:rPrChange w:id="60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84" w:author="Al Riyami, Azza OLNG-SCC/12" w:date="2026-03-30T14:14:00Z" w16du:dateUtc="2026-03-30T10:14:00Z">
                  <w:rPr>
                    <w:rFonts w:ascii="Calibri" w:hAnsi="Calibri" w:cs="Calibri"/>
                    <w:color w:val="000000"/>
                    <w:sz w:val="12"/>
                    <w:szCs w:val="12"/>
                  </w:rPr>
                </w:rPrChange>
              </w:rPr>
              <w:t>17</w:t>
            </w:r>
          </w:p>
        </w:tc>
        <w:tc>
          <w:tcPr>
            <w:tcW w:w="3148" w:type="dxa"/>
            <w:tcBorders>
              <w:top w:val="nil"/>
              <w:left w:val="nil"/>
              <w:bottom w:val="single" w:sz="4" w:space="0" w:color="auto"/>
              <w:right w:val="single" w:sz="4" w:space="0" w:color="auto"/>
            </w:tcBorders>
            <w:shd w:val="clear" w:color="auto" w:fill="FFFFFF"/>
            <w:vAlign w:val="center"/>
            <w:hideMark/>
          </w:tcPr>
          <w:p w14:paraId="02D30CC8" w14:textId="77777777" w:rsidR="00A46571" w:rsidRPr="005F252C" w:rsidRDefault="00A46571" w:rsidP="00A46571">
            <w:pPr>
              <w:rPr>
                <w:rFonts w:cs="Calibri"/>
                <w:color w:val="000000"/>
                <w:sz w:val="12"/>
                <w:szCs w:val="12"/>
                <w:rPrChange w:id="60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86" w:author="Al Riyami, Azza OLNG-SCC/12" w:date="2026-03-30T14:14:00Z" w16du:dateUtc="2026-03-30T10:14:00Z">
                  <w:rPr>
                    <w:rFonts w:ascii="Calibri" w:hAnsi="Calibri" w:cs="Calibri"/>
                    <w:color w:val="000000"/>
                    <w:sz w:val="12"/>
                    <w:szCs w:val="12"/>
                  </w:rPr>
                </w:rPrChange>
              </w:rPr>
              <w:t>Civil Inspector</w:t>
            </w:r>
          </w:p>
        </w:tc>
        <w:tc>
          <w:tcPr>
            <w:tcW w:w="591" w:type="dxa"/>
            <w:tcBorders>
              <w:top w:val="nil"/>
              <w:left w:val="nil"/>
              <w:bottom w:val="single" w:sz="4" w:space="0" w:color="auto"/>
              <w:right w:val="single" w:sz="4" w:space="0" w:color="auto"/>
            </w:tcBorders>
            <w:shd w:val="clear" w:color="auto" w:fill="FFFFFF"/>
            <w:vAlign w:val="center"/>
            <w:hideMark/>
          </w:tcPr>
          <w:p w14:paraId="759E06A1" w14:textId="77777777" w:rsidR="00A46571" w:rsidRPr="005F252C" w:rsidRDefault="00A46571" w:rsidP="00A46571">
            <w:pPr>
              <w:rPr>
                <w:rFonts w:cs="Calibri"/>
                <w:color w:val="000000"/>
                <w:sz w:val="12"/>
                <w:szCs w:val="12"/>
                <w:rPrChange w:id="60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88" w:author="Al Riyami, Azza OLNG-SCC/12" w:date="2026-03-30T14:14:00Z" w16du:dateUtc="2026-03-30T10:14:00Z">
                  <w:rPr>
                    <w:rFonts w:ascii="Calibri" w:hAnsi="Calibri" w:cs="Calibri"/>
                    <w:color w:val="000000"/>
                    <w:sz w:val="12"/>
                    <w:szCs w:val="12"/>
                  </w:rPr>
                </w:rPrChange>
              </w:rPr>
              <w:t>39</w:t>
            </w:r>
          </w:p>
        </w:tc>
        <w:tc>
          <w:tcPr>
            <w:tcW w:w="3151" w:type="dxa"/>
            <w:tcBorders>
              <w:top w:val="nil"/>
              <w:left w:val="nil"/>
              <w:bottom w:val="single" w:sz="4" w:space="0" w:color="auto"/>
              <w:right w:val="single" w:sz="4" w:space="0" w:color="auto"/>
            </w:tcBorders>
            <w:shd w:val="clear" w:color="auto" w:fill="FFFFFF"/>
            <w:vAlign w:val="center"/>
            <w:hideMark/>
          </w:tcPr>
          <w:p w14:paraId="4A71549D" w14:textId="77777777" w:rsidR="00A46571" w:rsidRPr="005F252C" w:rsidRDefault="00A46571" w:rsidP="00A46571">
            <w:pPr>
              <w:rPr>
                <w:rFonts w:cs="Calibri"/>
                <w:color w:val="000000"/>
                <w:sz w:val="12"/>
                <w:szCs w:val="12"/>
                <w:rPrChange w:id="60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90" w:author="Al Riyami, Azza OLNG-SCC/12" w:date="2026-03-30T14:14:00Z" w16du:dateUtc="2026-03-30T10:14:00Z">
                  <w:rPr>
                    <w:rFonts w:ascii="Calibri" w:hAnsi="Calibri" w:cs="Calibri"/>
                    <w:color w:val="000000"/>
                    <w:sz w:val="12"/>
                    <w:szCs w:val="12"/>
                  </w:rPr>
                </w:rPrChange>
              </w:rPr>
              <w:t>Equipment supervisor</w:t>
            </w:r>
          </w:p>
        </w:tc>
        <w:tc>
          <w:tcPr>
            <w:tcW w:w="591" w:type="dxa"/>
            <w:tcBorders>
              <w:top w:val="nil"/>
              <w:left w:val="nil"/>
              <w:bottom w:val="single" w:sz="4" w:space="0" w:color="auto"/>
              <w:right w:val="single" w:sz="4" w:space="0" w:color="auto"/>
            </w:tcBorders>
            <w:shd w:val="clear" w:color="auto" w:fill="FFFFFF"/>
            <w:vAlign w:val="center"/>
            <w:hideMark/>
          </w:tcPr>
          <w:p w14:paraId="78C7DAD5" w14:textId="77777777" w:rsidR="00A46571" w:rsidRPr="005F252C" w:rsidRDefault="00A46571" w:rsidP="00A46571">
            <w:pPr>
              <w:rPr>
                <w:rFonts w:cs="Calibri"/>
                <w:color w:val="000000"/>
                <w:sz w:val="12"/>
                <w:szCs w:val="12"/>
                <w:rPrChange w:id="60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92" w:author="Al Riyami, Azza OLNG-SCC/12" w:date="2026-03-30T14:14:00Z" w16du:dateUtc="2026-03-30T10:14:00Z">
                  <w:rPr>
                    <w:rFonts w:ascii="Calibri" w:hAnsi="Calibri" w:cs="Calibri"/>
                    <w:color w:val="000000"/>
                    <w:sz w:val="12"/>
                    <w:szCs w:val="12"/>
                  </w:rPr>
                </w:rPrChange>
              </w:rPr>
              <w:t>61</w:t>
            </w:r>
          </w:p>
        </w:tc>
        <w:tc>
          <w:tcPr>
            <w:tcW w:w="3150" w:type="dxa"/>
            <w:tcBorders>
              <w:top w:val="nil"/>
              <w:left w:val="nil"/>
              <w:bottom w:val="single" w:sz="4" w:space="0" w:color="auto"/>
              <w:right w:val="single" w:sz="4" w:space="0" w:color="auto"/>
            </w:tcBorders>
            <w:shd w:val="clear" w:color="auto" w:fill="FFFFFF"/>
            <w:vAlign w:val="center"/>
            <w:hideMark/>
          </w:tcPr>
          <w:p w14:paraId="26230861" w14:textId="77777777" w:rsidR="00A46571" w:rsidRPr="005F252C" w:rsidRDefault="00A46571" w:rsidP="00A46571">
            <w:pPr>
              <w:rPr>
                <w:rFonts w:cs="Calibri"/>
                <w:color w:val="000000"/>
                <w:sz w:val="12"/>
                <w:szCs w:val="12"/>
                <w:rPrChange w:id="60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94" w:author="Al Riyami, Azza OLNG-SCC/12" w:date="2026-03-30T14:14:00Z" w16du:dateUtc="2026-03-30T10:14:00Z">
                  <w:rPr>
                    <w:rFonts w:ascii="Calibri" w:hAnsi="Calibri" w:cs="Calibri"/>
                    <w:color w:val="000000"/>
                    <w:sz w:val="12"/>
                    <w:szCs w:val="12"/>
                  </w:rPr>
                </w:rPrChange>
              </w:rPr>
              <w:t>Instrumentation Foreman</w:t>
            </w:r>
          </w:p>
        </w:tc>
        <w:tc>
          <w:tcPr>
            <w:tcW w:w="591" w:type="dxa"/>
            <w:tcBorders>
              <w:top w:val="nil"/>
              <w:left w:val="nil"/>
              <w:bottom w:val="single" w:sz="4" w:space="0" w:color="auto"/>
              <w:right w:val="single" w:sz="4" w:space="0" w:color="auto"/>
            </w:tcBorders>
            <w:shd w:val="clear" w:color="auto" w:fill="FFFFFF"/>
            <w:vAlign w:val="center"/>
            <w:hideMark/>
          </w:tcPr>
          <w:p w14:paraId="29053367" w14:textId="77777777" w:rsidR="00A46571" w:rsidRPr="005F252C" w:rsidRDefault="00A46571" w:rsidP="00A46571">
            <w:pPr>
              <w:rPr>
                <w:rFonts w:cs="Calibri"/>
                <w:color w:val="000000"/>
                <w:sz w:val="12"/>
                <w:szCs w:val="12"/>
                <w:rPrChange w:id="60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96" w:author="Al Riyami, Azza OLNG-SCC/12" w:date="2026-03-30T14:14:00Z" w16du:dateUtc="2026-03-30T10:14:00Z">
                  <w:rPr>
                    <w:rFonts w:ascii="Calibri" w:hAnsi="Calibri" w:cs="Calibri"/>
                    <w:color w:val="000000"/>
                    <w:sz w:val="12"/>
                    <w:szCs w:val="12"/>
                  </w:rPr>
                </w:rPrChange>
              </w:rPr>
              <w:t>83</w:t>
            </w:r>
          </w:p>
        </w:tc>
        <w:tc>
          <w:tcPr>
            <w:tcW w:w="3147" w:type="dxa"/>
            <w:tcBorders>
              <w:top w:val="nil"/>
              <w:left w:val="nil"/>
              <w:bottom w:val="single" w:sz="4" w:space="0" w:color="auto"/>
              <w:right w:val="single" w:sz="8" w:space="0" w:color="auto"/>
            </w:tcBorders>
            <w:shd w:val="clear" w:color="auto" w:fill="FFFFFF"/>
            <w:vAlign w:val="center"/>
            <w:hideMark/>
          </w:tcPr>
          <w:p w14:paraId="4791B8CE" w14:textId="77777777" w:rsidR="00A46571" w:rsidRPr="005F252C" w:rsidRDefault="00A46571" w:rsidP="00A46571">
            <w:pPr>
              <w:rPr>
                <w:rFonts w:cs="Calibri"/>
                <w:color w:val="000000"/>
                <w:sz w:val="12"/>
                <w:szCs w:val="12"/>
                <w:rPrChange w:id="60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098" w:author="Al Riyami, Azza OLNG-SCC/12" w:date="2026-03-30T14:14:00Z" w16du:dateUtc="2026-03-30T10:14:00Z">
                  <w:rPr>
                    <w:rFonts w:ascii="Calibri" w:hAnsi="Calibri" w:cs="Calibri"/>
                    <w:color w:val="000000"/>
                    <w:sz w:val="12"/>
                    <w:szCs w:val="12"/>
                  </w:rPr>
                </w:rPrChange>
              </w:rPr>
              <w:t>Office Clerk</w:t>
            </w:r>
          </w:p>
        </w:tc>
      </w:tr>
      <w:tr w:rsidR="00A46571" w:rsidRPr="005F252C" w14:paraId="7FBC1A72"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53852EC" w14:textId="77777777" w:rsidR="00A46571" w:rsidRPr="005F252C" w:rsidRDefault="00A46571" w:rsidP="00A46571">
            <w:pPr>
              <w:rPr>
                <w:rFonts w:cs="Calibri"/>
                <w:color w:val="000000"/>
                <w:sz w:val="12"/>
                <w:szCs w:val="12"/>
                <w:rPrChange w:id="60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00" w:author="Al Riyami, Azza OLNG-SCC/12" w:date="2026-03-30T14:14:00Z" w16du:dateUtc="2026-03-30T10:14:00Z">
                  <w:rPr>
                    <w:rFonts w:ascii="Calibri" w:hAnsi="Calibri" w:cs="Calibri"/>
                    <w:color w:val="000000"/>
                    <w:sz w:val="12"/>
                    <w:szCs w:val="12"/>
                  </w:rPr>
                </w:rPrChange>
              </w:rPr>
              <w:t>18</w:t>
            </w:r>
          </w:p>
        </w:tc>
        <w:tc>
          <w:tcPr>
            <w:tcW w:w="3148" w:type="dxa"/>
            <w:tcBorders>
              <w:top w:val="nil"/>
              <w:left w:val="nil"/>
              <w:bottom w:val="single" w:sz="4" w:space="0" w:color="auto"/>
              <w:right w:val="single" w:sz="4" w:space="0" w:color="auto"/>
            </w:tcBorders>
            <w:shd w:val="clear" w:color="auto" w:fill="FFFFFF"/>
            <w:vAlign w:val="center"/>
            <w:hideMark/>
          </w:tcPr>
          <w:p w14:paraId="5CD1CD6C" w14:textId="77777777" w:rsidR="00A46571" w:rsidRPr="005F252C" w:rsidRDefault="00A46571" w:rsidP="00A46571">
            <w:pPr>
              <w:rPr>
                <w:rFonts w:cs="Calibri"/>
                <w:color w:val="000000"/>
                <w:sz w:val="12"/>
                <w:szCs w:val="12"/>
                <w:rPrChange w:id="61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02" w:author="Al Riyami, Azza OLNG-SCC/12" w:date="2026-03-30T14:14:00Z" w16du:dateUtc="2026-03-30T10:14:00Z">
                  <w:rPr>
                    <w:rFonts w:ascii="Calibri" w:hAnsi="Calibri" w:cs="Calibri"/>
                    <w:color w:val="000000"/>
                    <w:sz w:val="12"/>
                    <w:szCs w:val="12"/>
                  </w:rPr>
                </w:rPrChange>
              </w:rPr>
              <w:t>Civil Supervisor</w:t>
            </w:r>
          </w:p>
        </w:tc>
        <w:tc>
          <w:tcPr>
            <w:tcW w:w="591" w:type="dxa"/>
            <w:tcBorders>
              <w:top w:val="nil"/>
              <w:left w:val="nil"/>
              <w:bottom w:val="single" w:sz="4" w:space="0" w:color="auto"/>
              <w:right w:val="single" w:sz="4" w:space="0" w:color="auto"/>
            </w:tcBorders>
            <w:shd w:val="clear" w:color="auto" w:fill="FFFFFF"/>
            <w:vAlign w:val="center"/>
            <w:hideMark/>
          </w:tcPr>
          <w:p w14:paraId="77C29015" w14:textId="77777777" w:rsidR="00A46571" w:rsidRPr="005F252C" w:rsidRDefault="00A46571" w:rsidP="00A46571">
            <w:pPr>
              <w:rPr>
                <w:rFonts w:cs="Calibri"/>
                <w:color w:val="000000"/>
                <w:sz w:val="12"/>
                <w:szCs w:val="12"/>
                <w:rPrChange w:id="61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04" w:author="Al Riyami, Azza OLNG-SCC/12" w:date="2026-03-30T14:14:00Z" w16du:dateUtc="2026-03-30T10:14:00Z">
                  <w:rPr>
                    <w:rFonts w:ascii="Calibri" w:hAnsi="Calibri" w:cs="Calibri"/>
                    <w:color w:val="000000"/>
                    <w:sz w:val="12"/>
                    <w:szCs w:val="12"/>
                  </w:rPr>
                </w:rPrChange>
              </w:rPr>
              <w:t>40</w:t>
            </w:r>
          </w:p>
        </w:tc>
        <w:tc>
          <w:tcPr>
            <w:tcW w:w="3151" w:type="dxa"/>
            <w:tcBorders>
              <w:top w:val="nil"/>
              <w:left w:val="nil"/>
              <w:bottom w:val="single" w:sz="4" w:space="0" w:color="auto"/>
              <w:right w:val="single" w:sz="4" w:space="0" w:color="auto"/>
            </w:tcBorders>
            <w:shd w:val="clear" w:color="auto" w:fill="FFFFFF"/>
            <w:vAlign w:val="center"/>
            <w:hideMark/>
          </w:tcPr>
          <w:p w14:paraId="7E1E6C63" w14:textId="77777777" w:rsidR="00A46571" w:rsidRPr="005F252C" w:rsidRDefault="00A46571" w:rsidP="00A46571">
            <w:pPr>
              <w:rPr>
                <w:rFonts w:cs="Calibri"/>
                <w:color w:val="000000"/>
                <w:sz w:val="12"/>
                <w:szCs w:val="12"/>
                <w:rPrChange w:id="61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06" w:author="Al Riyami, Azza OLNG-SCC/12" w:date="2026-03-30T14:14:00Z" w16du:dateUtc="2026-03-30T10:14:00Z">
                  <w:rPr>
                    <w:rFonts w:ascii="Calibri" w:hAnsi="Calibri" w:cs="Calibri"/>
                    <w:color w:val="000000"/>
                    <w:sz w:val="12"/>
                    <w:szCs w:val="12"/>
                  </w:rPr>
                </w:rPrChange>
              </w:rPr>
              <w:t>Expeditor</w:t>
            </w:r>
          </w:p>
        </w:tc>
        <w:tc>
          <w:tcPr>
            <w:tcW w:w="591" w:type="dxa"/>
            <w:tcBorders>
              <w:top w:val="nil"/>
              <w:left w:val="nil"/>
              <w:bottom w:val="single" w:sz="4" w:space="0" w:color="auto"/>
              <w:right w:val="single" w:sz="4" w:space="0" w:color="auto"/>
            </w:tcBorders>
            <w:shd w:val="clear" w:color="auto" w:fill="FFFFFF"/>
            <w:vAlign w:val="center"/>
            <w:hideMark/>
          </w:tcPr>
          <w:p w14:paraId="70310E6B" w14:textId="77777777" w:rsidR="00A46571" w:rsidRPr="005F252C" w:rsidRDefault="00A46571" w:rsidP="00A46571">
            <w:pPr>
              <w:rPr>
                <w:rFonts w:cs="Calibri"/>
                <w:color w:val="000000"/>
                <w:sz w:val="12"/>
                <w:szCs w:val="12"/>
                <w:rPrChange w:id="61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08" w:author="Al Riyami, Azza OLNG-SCC/12" w:date="2026-03-30T14:14:00Z" w16du:dateUtc="2026-03-30T10:14:00Z">
                  <w:rPr>
                    <w:rFonts w:ascii="Calibri" w:hAnsi="Calibri" w:cs="Calibri"/>
                    <w:color w:val="000000"/>
                    <w:sz w:val="12"/>
                    <w:szCs w:val="12"/>
                  </w:rPr>
                </w:rPrChange>
              </w:rPr>
              <w:t>62</w:t>
            </w:r>
          </w:p>
        </w:tc>
        <w:tc>
          <w:tcPr>
            <w:tcW w:w="3150" w:type="dxa"/>
            <w:tcBorders>
              <w:top w:val="nil"/>
              <w:left w:val="nil"/>
              <w:bottom w:val="single" w:sz="4" w:space="0" w:color="auto"/>
              <w:right w:val="single" w:sz="4" w:space="0" w:color="auto"/>
            </w:tcBorders>
            <w:shd w:val="clear" w:color="auto" w:fill="FFFFFF"/>
            <w:vAlign w:val="center"/>
            <w:hideMark/>
          </w:tcPr>
          <w:p w14:paraId="250313D6" w14:textId="77777777" w:rsidR="00A46571" w:rsidRPr="005F252C" w:rsidRDefault="00A46571" w:rsidP="00A46571">
            <w:pPr>
              <w:rPr>
                <w:rFonts w:cs="Calibri"/>
                <w:color w:val="000000"/>
                <w:sz w:val="12"/>
                <w:szCs w:val="12"/>
                <w:rPrChange w:id="61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10" w:author="Al Riyami, Azza OLNG-SCC/12" w:date="2026-03-30T14:14:00Z" w16du:dateUtc="2026-03-30T10:14:00Z">
                  <w:rPr>
                    <w:rFonts w:ascii="Calibri" w:hAnsi="Calibri" w:cs="Calibri"/>
                    <w:color w:val="000000"/>
                    <w:sz w:val="12"/>
                    <w:szCs w:val="12"/>
                  </w:rPr>
                </w:rPrChange>
              </w:rPr>
              <w:t>IT Assistant</w:t>
            </w:r>
          </w:p>
        </w:tc>
        <w:tc>
          <w:tcPr>
            <w:tcW w:w="591" w:type="dxa"/>
            <w:tcBorders>
              <w:top w:val="nil"/>
              <w:left w:val="nil"/>
              <w:bottom w:val="single" w:sz="4" w:space="0" w:color="auto"/>
              <w:right w:val="single" w:sz="4" w:space="0" w:color="auto"/>
            </w:tcBorders>
            <w:shd w:val="clear" w:color="auto" w:fill="FFFFFF"/>
            <w:vAlign w:val="center"/>
            <w:hideMark/>
          </w:tcPr>
          <w:p w14:paraId="021CC10D" w14:textId="77777777" w:rsidR="00A46571" w:rsidRPr="005F252C" w:rsidRDefault="00A46571" w:rsidP="00A46571">
            <w:pPr>
              <w:rPr>
                <w:rFonts w:cs="Calibri"/>
                <w:color w:val="000000"/>
                <w:sz w:val="12"/>
                <w:szCs w:val="12"/>
                <w:rPrChange w:id="61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12" w:author="Al Riyami, Azza OLNG-SCC/12" w:date="2026-03-30T14:14:00Z" w16du:dateUtc="2026-03-30T10:14:00Z">
                  <w:rPr>
                    <w:rFonts w:ascii="Calibri" w:hAnsi="Calibri" w:cs="Calibri"/>
                    <w:color w:val="000000"/>
                    <w:sz w:val="12"/>
                    <w:szCs w:val="12"/>
                  </w:rPr>
                </w:rPrChange>
              </w:rPr>
              <w:t>84</w:t>
            </w:r>
          </w:p>
        </w:tc>
        <w:tc>
          <w:tcPr>
            <w:tcW w:w="3147" w:type="dxa"/>
            <w:tcBorders>
              <w:top w:val="nil"/>
              <w:left w:val="nil"/>
              <w:bottom w:val="single" w:sz="4" w:space="0" w:color="auto"/>
              <w:right w:val="single" w:sz="8" w:space="0" w:color="auto"/>
            </w:tcBorders>
            <w:shd w:val="clear" w:color="auto" w:fill="FFFFFF"/>
            <w:vAlign w:val="center"/>
            <w:hideMark/>
          </w:tcPr>
          <w:p w14:paraId="2426CE11" w14:textId="77777777" w:rsidR="00A46571" w:rsidRPr="005F252C" w:rsidRDefault="00A46571" w:rsidP="00A46571">
            <w:pPr>
              <w:rPr>
                <w:rFonts w:cs="Calibri"/>
                <w:color w:val="000000"/>
                <w:sz w:val="12"/>
                <w:szCs w:val="12"/>
                <w:rPrChange w:id="61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14" w:author="Al Riyami, Azza OLNG-SCC/12" w:date="2026-03-30T14:14:00Z" w16du:dateUtc="2026-03-30T10:14:00Z">
                  <w:rPr>
                    <w:rFonts w:ascii="Calibri" w:hAnsi="Calibri" w:cs="Calibri"/>
                    <w:color w:val="000000"/>
                    <w:sz w:val="12"/>
                    <w:szCs w:val="12"/>
                  </w:rPr>
                </w:rPrChange>
              </w:rPr>
              <w:t>Operation Supervisor</w:t>
            </w:r>
          </w:p>
        </w:tc>
      </w:tr>
      <w:tr w:rsidR="00A46571" w:rsidRPr="005F252C" w14:paraId="51227190"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E4F8810" w14:textId="77777777" w:rsidR="00A46571" w:rsidRPr="005F252C" w:rsidRDefault="00A46571" w:rsidP="00A46571">
            <w:pPr>
              <w:rPr>
                <w:rFonts w:cs="Calibri"/>
                <w:color w:val="000000"/>
                <w:sz w:val="12"/>
                <w:szCs w:val="12"/>
                <w:rPrChange w:id="61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16" w:author="Al Riyami, Azza OLNG-SCC/12" w:date="2026-03-30T14:14:00Z" w16du:dateUtc="2026-03-30T10:14:00Z">
                  <w:rPr>
                    <w:rFonts w:ascii="Calibri" w:hAnsi="Calibri" w:cs="Calibri"/>
                    <w:color w:val="000000"/>
                    <w:sz w:val="12"/>
                    <w:szCs w:val="12"/>
                  </w:rPr>
                </w:rPrChange>
              </w:rPr>
              <w:t>19</w:t>
            </w:r>
          </w:p>
        </w:tc>
        <w:tc>
          <w:tcPr>
            <w:tcW w:w="3148" w:type="dxa"/>
            <w:tcBorders>
              <w:top w:val="nil"/>
              <w:left w:val="nil"/>
              <w:bottom w:val="single" w:sz="4" w:space="0" w:color="auto"/>
              <w:right w:val="single" w:sz="4" w:space="0" w:color="auto"/>
            </w:tcBorders>
            <w:shd w:val="clear" w:color="auto" w:fill="FFFFFF"/>
            <w:vAlign w:val="center"/>
            <w:hideMark/>
          </w:tcPr>
          <w:p w14:paraId="7C23C95E" w14:textId="77777777" w:rsidR="00A46571" w:rsidRPr="005F252C" w:rsidRDefault="00A46571" w:rsidP="00A46571">
            <w:pPr>
              <w:rPr>
                <w:rFonts w:cs="Calibri"/>
                <w:color w:val="000000"/>
                <w:sz w:val="12"/>
                <w:szCs w:val="12"/>
                <w:rPrChange w:id="61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18" w:author="Al Riyami, Azza OLNG-SCC/12" w:date="2026-03-30T14:14:00Z" w16du:dateUtc="2026-03-30T10:14:00Z">
                  <w:rPr>
                    <w:rFonts w:ascii="Calibri" w:hAnsi="Calibri" w:cs="Calibri"/>
                    <w:color w:val="000000"/>
                    <w:sz w:val="12"/>
                    <w:szCs w:val="12"/>
                  </w:rPr>
                </w:rPrChange>
              </w:rPr>
              <w:t>Commissioning Engineer</w:t>
            </w:r>
          </w:p>
        </w:tc>
        <w:tc>
          <w:tcPr>
            <w:tcW w:w="591" w:type="dxa"/>
            <w:tcBorders>
              <w:top w:val="nil"/>
              <w:left w:val="nil"/>
              <w:bottom w:val="single" w:sz="4" w:space="0" w:color="auto"/>
              <w:right w:val="single" w:sz="4" w:space="0" w:color="auto"/>
            </w:tcBorders>
            <w:shd w:val="clear" w:color="auto" w:fill="FFFFFF"/>
            <w:vAlign w:val="center"/>
            <w:hideMark/>
          </w:tcPr>
          <w:p w14:paraId="03F10939" w14:textId="77777777" w:rsidR="00A46571" w:rsidRPr="005F252C" w:rsidRDefault="00A46571" w:rsidP="00A46571">
            <w:pPr>
              <w:rPr>
                <w:rFonts w:cs="Calibri"/>
                <w:color w:val="000000"/>
                <w:sz w:val="12"/>
                <w:szCs w:val="12"/>
                <w:rPrChange w:id="61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20" w:author="Al Riyami, Azza OLNG-SCC/12" w:date="2026-03-30T14:14:00Z" w16du:dateUtc="2026-03-30T10:14:00Z">
                  <w:rPr>
                    <w:rFonts w:ascii="Calibri" w:hAnsi="Calibri" w:cs="Calibri"/>
                    <w:color w:val="000000"/>
                    <w:sz w:val="12"/>
                    <w:szCs w:val="12"/>
                  </w:rPr>
                </w:rPrChange>
              </w:rPr>
              <w:t>41</w:t>
            </w:r>
          </w:p>
        </w:tc>
        <w:tc>
          <w:tcPr>
            <w:tcW w:w="3151" w:type="dxa"/>
            <w:tcBorders>
              <w:top w:val="nil"/>
              <w:left w:val="nil"/>
              <w:bottom w:val="single" w:sz="4" w:space="0" w:color="auto"/>
              <w:right w:val="single" w:sz="4" w:space="0" w:color="auto"/>
            </w:tcBorders>
            <w:shd w:val="clear" w:color="auto" w:fill="FFFFFF"/>
            <w:vAlign w:val="center"/>
            <w:hideMark/>
          </w:tcPr>
          <w:p w14:paraId="50FB7CBD" w14:textId="77777777" w:rsidR="00A46571" w:rsidRPr="005F252C" w:rsidRDefault="00A46571" w:rsidP="00A46571">
            <w:pPr>
              <w:rPr>
                <w:rFonts w:cs="Calibri"/>
                <w:color w:val="000000"/>
                <w:sz w:val="12"/>
                <w:szCs w:val="12"/>
                <w:rPrChange w:id="61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22" w:author="Al Riyami, Azza OLNG-SCC/12" w:date="2026-03-30T14:14:00Z" w16du:dateUtc="2026-03-30T10:14:00Z">
                  <w:rPr>
                    <w:rFonts w:ascii="Calibri" w:hAnsi="Calibri" w:cs="Calibri"/>
                    <w:color w:val="000000"/>
                    <w:sz w:val="12"/>
                    <w:szCs w:val="12"/>
                  </w:rPr>
                </w:rPrChange>
              </w:rPr>
              <w:t>Field Supervisor</w:t>
            </w:r>
          </w:p>
        </w:tc>
        <w:tc>
          <w:tcPr>
            <w:tcW w:w="591" w:type="dxa"/>
            <w:tcBorders>
              <w:top w:val="nil"/>
              <w:left w:val="nil"/>
              <w:bottom w:val="single" w:sz="4" w:space="0" w:color="auto"/>
              <w:right w:val="single" w:sz="4" w:space="0" w:color="auto"/>
            </w:tcBorders>
            <w:shd w:val="clear" w:color="auto" w:fill="FFFFFF"/>
            <w:vAlign w:val="center"/>
            <w:hideMark/>
          </w:tcPr>
          <w:p w14:paraId="5AED3EDE" w14:textId="77777777" w:rsidR="00A46571" w:rsidRPr="005F252C" w:rsidRDefault="00A46571" w:rsidP="00A46571">
            <w:pPr>
              <w:rPr>
                <w:rFonts w:cs="Calibri"/>
                <w:color w:val="000000"/>
                <w:sz w:val="12"/>
                <w:szCs w:val="12"/>
                <w:rPrChange w:id="61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24" w:author="Al Riyami, Azza OLNG-SCC/12" w:date="2026-03-30T14:14:00Z" w16du:dateUtc="2026-03-30T10:14:00Z">
                  <w:rPr>
                    <w:rFonts w:ascii="Calibri" w:hAnsi="Calibri" w:cs="Calibri"/>
                    <w:color w:val="000000"/>
                    <w:sz w:val="12"/>
                    <w:szCs w:val="12"/>
                  </w:rPr>
                </w:rPrChange>
              </w:rPr>
              <w:t>63</w:t>
            </w:r>
          </w:p>
        </w:tc>
        <w:tc>
          <w:tcPr>
            <w:tcW w:w="3150" w:type="dxa"/>
            <w:tcBorders>
              <w:top w:val="nil"/>
              <w:left w:val="nil"/>
              <w:bottom w:val="single" w:sz="4" w:space="0" w:color="auto"/>
              <w:right w:val="single" w:sz="4" w:space="0" w:color="auto"/>
            </w:tcBorders>
            <w:shd w:val="clear" w:color="auto" w:fill="FFFFFF"/>
            <w:vAlign w:val="center"/>
            <w:hideMark/>
          </w:tcPr>
          <w:p w14:paraId="5A91AD2E" w14:textId="77777777" w:rsidR="00A46571" w:rsidRPr="005F252C" w:rsidRDefault="00A46571" w:rsidP="00A46571">
            <w:pPr>
              <w:rPr>
                <w:rFonts w:cs="Calibri"/>
                <w:color w:val="000000"/>
                <w:sz w:val="12"/>
                <w:szCs w:val="12"/>
                <w:rPrChange w:id="61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26" w:author="Al Riyami, Azza OLNG-SCC/12" w:date="2026-03-30T14:14:00Z" w16du:dateUtc="2026-03-30T10:14:00Z">
                  <w:rPr>
                    <w:rFonts w:ascii="Calibri" w:hAnsi="Calibri" w:cs="Calibri"/>
                    <w:color w:val="000000"/>
                    <w:sz w:val="12"/>
                    <w:szCs w:val="12"/>
                  </w:rPr>
                </w:rPrChange>
              </w:rPr>
              <w:t>IT Coordinator</w:t>
            </w:r>
          </w:p>
        </w:tc>
        <w:tc>
          <w:tcPr>
            <w:tcW w:w="591" w:type="dxa"/>
            <w:tcBorders>
              <w:top w:val="nil"/>
              <w:left w:val="nil"/>
              <w:bottom w:val="single" w:sz="4" w:space="0" w:color="auto"/>
              <w:right w:val="single" w:sz="4" w:space="0" w:color="auto"/>
            </w:tcBorders>
            <w:shd w:val="clear" w:color="auto" w:fill="FFFFFF"/>
            <w:vAlign w:val="center"/>
            <w:hideMark/>
          </w:tcPr>
          <w:p w14:paraId="21AD9215" w14:textId="77777777" w:rsidR="00A46571" w:rsidRPr="005F252C" w:rsidRDefault="00A46571" w:rsidP="00A46571">
            <w:pPr>
              <w:rPr>
                <w:rFonts w:cs="Calibri"/>
                <w:color w:val="000000"/>
                <w:sz w:val="12"/>
                <w:szCs w:val="12"/>
                <w:rPrChange w:id="61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28" w:author="Al Riyami, Azza OLNG-SCC/12" w:date="2026-03-30T14:14:00Z" w16du:dateUtc="2026-03-30T10:14:00Z">
                  <w:rPr>
                    <w:rFonts w:ascii="Calibri" w:hAnsi="Calibri" w:cs="Calibri"/>
                    <w:color w:val="000000"/>
                    <w:sz w:val="12"/>
                    <w:szCs w:val="12"/>
                  </w:rPr>
                </w:rPrChange>
              </w:rPr>
              <w:t>85</w:t>
            </w:r>
          </w:p>
        </w:tc>
        <w:tc>
          <w:tcPr>
            <w:tcW w:w="3147" w:type="dxa"/>
            <w:tcBorders>
              <w:top w:val="nil"/>
              <w:left w:val="nil"/>
              <w:bottom w:val="single" w:sz="4" w:space="0" w:color="auto"/>
              <w:right w:val="single" w:sz="8" w:space="0" w:color="auto"/>
            </w:tcBorders>
            <w:shd w:val="clear" w:color="auto" w:fill="FFFFFF"/>
            <w:vAlign w:val="center"/>
            <w:hideMark/>
          </w:tcPr>
          <w:p w14:paraId="1AC9F756" w14:textId="77777777" w:rsidR="00A46571" w:rsidRPr="005F252C" w:rsidRDefault="00A46571" w:rsidP="00A46571">
            <w:pPr>
              <w:rPr>
                <w:rFonts w:cs="Calibri"/>
                <w:color w:val="000000"/>
                <w:sz w:val="12"/>
                <w:szCs w:val="12"/>
                <w:rPrChange w:id="61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30" w:author="Al Riyami, Azza OLNG-SCC/12" w:date="2026-03-30T14:14:00Z" w16du:dateUtc="2026-03-30T10:14:00Z">
                  <w:rPr>
                    <w:rFonts w:ascii="Calibri" w:hAnsi="Calibri" w:cs="Calibri"/>
                    <w:color w:val="000000"/>
                    <w:sz w:val="12"/>
                    <w:szCs w:val="12"/>
                  </w:rPr>
                </w:rPrChange>
              </w:rPr>
              <w:t>Operations Engineer</w:t>
            </w:r>
          </w:p>
        </w:tc>
      </w:tr>
      <w:tr w:rsidR="00A46571" w:rsidRPr="005F252C" w14:paraId="20E5A2DC"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16B7A8E" w14:textId="77777777" w:rsidR="00A46571" w:rsidRPr="005F252C" w:rsidRDefault="00A46571" w:rsidP="00A46571">
            <w:pPr>
              <w:rPr>
                <w:rFonts w:cs="Calibri"/>
                <w:color w:val="000000"/>
                <w:sz w:val="12"/>
                <w:szCs w:val="12"/>
                <w:rPrChange w:id="61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32" w:author="Al Riyami, Azza OLNG-SCC/12" w:date="2026-03-30T14:14:00Z" w16du:dateUtc="2026-03-30T10:14:00Z">
                  <w:rPr>
                    <w:rFonts w:ascii="Calibri" w:hAnsi="Calibri" w:cs="Calibri"/>
                    <w:color w:val="000000"/>
                    <w:sz w:val="12"/>
                    <w:szCs w:val="12"/>
                  </w:rPr>
                </w:rPrChange>
              </w:rPr>
              <w:t>20</w:t>
            </w:r>
          </w:p>
        </w:tc>
        <w:tc>
          <w:tcPr>
            <w:tcW w:w="3148" w:type="dxa"/>
            <w:tcBorders>
              <w:top w:val="nil"/>
              <w:left w:val="nil"/>
              <w:bottom w:val="single" w:sz="4" w:space="0" w:color="auto"/>
              <w:right w:val="single" w:sz="4" w:space="0" w:color="auto"/>
            </w:tcBorders>
            <w:shd w:val="clear" w:color="auto" w:fill="FFFFFF"/>
            <w:vAlign w:val="center"/>
            <w:hideMark/>
          </w:tcPr>
          <w:p w14:paraId="034959E1" w14:textId="77777777" w:rsidR="00A46571" w:rsidRPr="005F252C" w:rsidRDefault="00A46571" w:rsidP="00A46571">
            <w:pPr>
              <w:rPr>
                <w:rFonts w:cs="Calibri"/>
                <w:color w:val="000000"/>
                <w:sz w:val="12"/>
                <w:szCs w:val="12"/>
                <w:rPrChange w:id="61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34" w:author="Al Riyami, Azza OLNG-SCC/12" w:date="2026-03-30T14:14:00Z" w16du:dateUtc="2026-03-30T10:14:00Z">
                  <w:rPr>
                    <w:rFonts w:ascii="Calibri" w:hAnsi="Calibri" w:cs="Calibri"/>
                    <w:color w:val="000000"/>
                    <w:sz w:val="12"/>
                    <w:szCs w:val="12"/>
                  </w:rPr>
                </w:rPrChange>
              </w:rPr>
              <w:t>Commissioning Technician</w:t>
            </w:r>
          </w:p>
        </w:tc>
        <w:tc>
          <w:tcPr>
            <w:tcW w:w="591" w:type="dxa"/>
            <w:tcBorders>
              <w:top w:val="nil"/>
              <w:left w:val="nil"/>
              <w:bottom w:val="single" w:sz="4" w:space="0" w:color="auto"/>
              <w:right w:val="single" w:sz="4" w:space="0" w:color="auto"/>
            </w:tcBorders>
            <w:shd w:val="clear" w:color="auto" w:fill="FFFFFF"/>
            <w:vAlign w:val="center"/>
            <w:hideMark/>
          </w:tcPr>
          <w:p w14:paraId="3009BA5F" w14:textId="77777777" w:rsidR="00A46571" w:rsidRPr="005F252C" w:rsidRDefault="00A46571" w:rsidP="00A46571">
            <w:pPr>
              <w:rPr>
                <w:rFonts w:cs="Calibri"/>
                <w:color w:val="000000"/>
                <w:sz w:val="12"/>
                <w:szCs w:val="12"/>
                <w:rPrChange w:id="61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36" w:author="Al Riyami, Azza OLNG-SCC/12" w:date="2026-03-30T14:14:00Z" w16du:dateUtc="2026-03-30T10:14:00Z">
                  <w:rPr>
                    <w:rFonts w:ascii="Calibri" w:hAnsi="Calibri" w:cs="Calibri"/>
                    <w:color w:val="000000"/>
                    <w:sz w:val="12"/>
                    <w:szCs w:val="12"/>
                  </w:rPr>
                </w:rPrChange>
              </w:rPr>
              <w:t>42</w:t>
            </w:r>
          </w:p>
        </w:tc>
        <w:tc>
          <w:tcPr>
            <w:tcW w:w="3151" w:type="dxa"/>
            <w:tcBorders>
              <w:top w:val="nil"/>
              <w:left w:val="nil"/>
              <w:bottom w:val="single" w:sz="4" w:space="0" w:color="auto"/>
              <w:right w:val="single" w:sz="4" w:space="0" w:color="auto"/>
            </w:tcBorders>
            <w:shd w:val="clear" w:color="auto" w:fill="FFFFFF"/>
            <w:vAlign w:val="center"/>
            <w:hideMark/>
          </w:tcPr>
          <w:p w14:paraId="003F99BF" w14:textId="77777777" w:rsidR="00A46571" w:rsidRPr="005F252C" w:rsidRDefault="00A46571" w:rsidP="00A46571">
            <w:pPr>
              <w:rPr>
                <w:rFonts w:cs="Calibri"/>
                <w:color w:val="000000"/>
                <w:sz w:val="12"/>
                <w:szCs w:val="12"/>
                <w:rPrChange w:id="61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38" w:author="Al Riyami, Azza OLNG-SCC/12" w:date="2026-03-30T14:14:00Z" w16du:dateUtc="2026-03-30T10:14:00Z">
                  <w:rPr>
                    <w:rFonts w:ascii="Calibri" w:hAnsi="Calibri" w:cs="Calibri"/>
                    <w:color w:val="000000"/>
                    <w:sz w:val="12"/>
                    <w:szCs w:val="12"/>
                  </w:rPr>
                </w:rPrChange>
              </w:rPr>
              <w:t>Geologist</w:t>
            </w:r>
          </w:p>
        </w:tc>
        <w:tc>
          <w:tcPr>
            <w:tcW w:w="591" w:type="dxa"/>
            <w:tcBorders>
              <w:top w:val="nil"/>
              <w:left w:val="nil"/>
              <w:bottom w:val="single" w:sz="4" w:space="0" w:color="auto"/>
              <w:right w:val="single" w:sz="4" w:space="0" w:color="auto"/>
            </w:tcBorders>
            <w:shd w:val="clear" w:color="auto" w:fill="FFFFFF"/>
            <w:vAlign w:val="center"/>
            <w:hideMark/>
          </w:tcPr>
          <w:p w14:paraId="22F9E697" w14:textId="77777777" w:rsidR="00A46571" w:rsidRPr="005F252C" w:rsidRDefault="00A46571" w:rsidP="00A46571">
            <w:pPr>
              <w:rPr>
                <w:rFonts w:cs="Calibri"/>
                <w:color w:val="000000"/>
                <w:sz w:val="12"/>
                <w:szCs w:val="12"/>
                <w:rPrChange w:id="61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40" w:author="Al Riyami, Azza OLNG-SCC/12" w:date="2026-03-30T14:14:00Z" w16du:dateUtc="2026-03-30T10:14:00Z">
                  <w:rPr>
                    <w:rFonts w:ascii="Calibri" w:hAnsi="Calibri" w:cs="Calibri"/>
                    <w:color w:val="000000"/>
                    <w:sz w:val="12"/>
                    <w:szCs w:val="12"/>
                  </w:rPr>
                </w:rPrChange>
              </w:rPr>
              <w:t>64</w:t>
            </w:r>
          </w:p>
        </w:tc>
        <w:tc>
          <w:tcPr>
            <w:tcW w:w="3150" w:type="dxa"/>
            <w:tcBorders>
              <w:top w:val="nil"/>
              <w:left w:val="nil"/>
              <w:bottom w:val="single" w:sz="4" w:space="0" w:color="auto"/>
              <w:right w:val="single" w:sz="4" w:space="0" w:color="auto"/>
            </w:tcBorders>
            <w:shd w:val="clear" w:color="auto" w:fill="FFFFFF"/>
            <w:vAlign w:val="center"/>
            <w:hideMark/>
          </w:tcPr>
          <w:p w14:paraId="680FFD28" w14:textId="77777777" w:rsidR="00A46571" w:rsidRPr="005F252C" w:rsidRDefault="00A46571" w:rsidP="00A46571">
            <w:pPr>
              <w:rPr>
                <w:rFonts w:cs="Calibri"/>
                <w:color w:val="000000"/>
                <w:sz w:val="12"/>
                <w:szCs w:val="12"/>
                <w:rPrChange w:id="61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42" w:author="Al Riyami, Azza OLNG-SCC/12" w:date="2026-03-30T14:14:00Z" w16du:dateUtc="2026-03-30T10:14:00Z">
                  <w:rPr>
                    <w:rFonts w:ascii="Calibri" w:hAnsi="Calibri" w:cs="Calibri"/>
                    <w:color w:val="000000"/>
                    <w:sz w:val="12"/>
                    <w:szCs w:val="12"/>
                  </w:rPr>
                </w:rPrChange>
              </w:rPr>
              <w:t>IT Engineer</w:t>
            </w:r>
          </w:p>
        </w:tc>
        <w:tc>
          <w:tcPr>
            <w:tcW w:w="591" w:type="dxa"/>
            <w:tcBorders>
              <w:top w:val="nil"/>
              <w:left w:val="nil"/>
              <w:bottom w:val="single" w:sz="4" w:space="0" w:color="auto"/>
              <w:right w:val="single" w:sz="4" w:space="0" w:color="auto"/>
            </w:tcBorders>
            <w:shd w:val="clear" w:color="auto" w:fill="FFFFFF"/>
            <w:vAlign w:val="center"/>
            <w:hideMark/>
          </w:tcPr>
          <w:p w14:paraId="486FC8A3" w14:textId="77777777" w:rsidR="00A46571" w:rsidRPr="005F252C" w:rsidRDefault="00A46571" w:rsidP="00A46571">
            <w:pPr>
              <w:rPr>
                <w:rFonts w:cs="Calibri"/>
                <w:color w:val="000000"/>
                <w:sz w:val="12"/>
                <w:szCs w:val="12"/>
                <w:rPrChange w:id="61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44" w:author="Al Riyami, Azza OLNG-SCC/12" w:date="2026-03-30T14:14:00Z" w16du:dateUtc="2026-03-30T10:14:00Z">
                  <w:rPr>
                    <w:rFonts w:ascii="Calibri" w:hAnsi="Calibri" w:cs="Calibri"/>
                    <w:color w:val="000000"/>
                    <w:sz w:val="12"/>
                    <w:szCs w:val="12"/>
                  </w:rPr>
                </w:rPrChange>
              </w:rPr>
              <w:t>86</w:t>
            </w:r>
          </w:p>
        </w:tc>
        <w:tc>
          <w:tcPr>
            <w:tcW w:w="3147" w:type="dxa"/>
            <w:tcBorders>
              <w:top w:val="nil"/>
              <w:left w:val="nil"/>
              <w:bottom w:val="single" w:sz="4" w:space="0" w:color="auto"/>
              <w:right w:val="single" w:sz="8" w:space="0" w:color="auto"/>
            </w:tcBorders>
            <w:shd w:val="clear" w:color="auto" w:fill="FFFFFF"/>
            <w:vAlign w:val="center"/>
            <w:hideMark/>
          </w:tcPr>
          <w:p w14:paraId="0370FEA5" w14:textId="77777777" w:rsidR="00A46571" w:rsidRPr="005F252C" w:rsidRDefault="00A46571" w:rsidP="00A46571">
            <w:pPr>
              <w:rPr>
                <w:rFonts w:cs="Calibri"/>
                <w:color w:val="000000"/>
                <w:sz w:val="12"/>
                <w:szCs w:val="12"/>
                <w:rPrChange w:id="61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46" w:author="Al Riyami, Azza OLNG-SCC/12" w:date="2026-03-30T14:14:00Z" w16du:dateUtc="2026-03-30T10:14:00Z">
                  <w:rPr>
                    <w:rFonts w:ascii="Calibri" w:hAnsi="Calibri" w:cs="Calibri"/>
                    <w:color w:val="000000"/>
                    <w:sz w:val="12"/>
                    <w:szCs w:val="12"/>
                  </w:rPr>
                </w:rPrChange>
              </w:rPr>
              <w:t>Operations Manager</w:t>
            </w:r>
          </w:p>
        </w:tc>
      </w:tr>
      <w:tr w:rsidR="00A46571" w:rsidRPr="005F252C" w14:paraId="41A981AF"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4A59E20" w14:textId="77777777" w:rsidR="00A46571" w:rsidRPr="005F252C" w:rsidRDefault="00A46571" w:rsidP="00A46571">
            <w:pPr>
              <w:rPr>
                <w:rFonts w:cs="Calibri"/>
                <w:color w:val="000000"/>
                <w:sz w:val="12"/>
                <w:szCs w:val="12"/>
                <w:rPrChange w:id="61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48" w:author="Al Riyami, Azza OLNG-SCC/12" w:date="2026-03-30T14:14:00Z" w16du:dateUtc="2026-03-30T10:14:00Z">
                  <w:rPr>
                    <w:rFonts w:ascii="Calibri" w:hAnsi="Calibri" w:cs="Calibri"/>
                    <w:color w:val="000000"/>
                    <w:sz w:val="12"/>
                    <w:szCs w:val="12"/>
                  </w:rPr>
                </w:rPrChange>
              </w:rPr>
              <w:t>21</w:t>
            </w:r>
          </w:p>
        </w:tc>
        <w:tc>
          <w:tcPr>
            <w:tcW w:w="3148" w:type="dxa"/>
            <w:tcBorders>
              <w:top w:val="nil"/>
              <w:left w:val="nil"/>
              <w:bottom w:val="single" w:sz="4" w:space="0" w:color="auto"/>
              <w:right w:val="single" w:sz="4" w:space="0" w:color="auto"/>
            </w:tcBorders>
            <w:shd w:val="clear" w:color="auto" w:fill="FFFFFF"/>
            <w:vAlign w:val="center"/>
            <w:hideMark/>
          </w:tcPr>
          <w:p w14:paraId="00B0010E" w14:textId="77777777" w:rsidR="00A46571" w:rsidRPr="005F252C" w:rsidRDefault="00A46571" w:rsidP="00A46571">
            <w:pPr>
              <w:rPr>
                <w:rFonts w:cs="Calibri"/>
                <w:color w:val="000000"/>
                <w:sz w:val="12"/>
                <w:szCs w:val="12"/>
                <w:rPrChange w:id="61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50" w:author="Al Riyami, Azza OLNG-SCC/12" w:date="2026-03-30T14:14:00Z" w16du:dateUtc="2026-03-30T10:14:00Z">
                  <w:rPr>
                    <w:rFonts w:ascii="Calibri" w:hAnsi="Calibri" w:cs="Calibri"/>
                    <w:color w:val="000000"/>
                    <w:sz w:val="12"/>
                    <w:szCs w:val="12"/>
                  </w:rPr>
                </w:rPrChange>
              </w:rPr>
              <w:t>Contract Manager</w:t>
            </w:r>
          </w:p>
        </w:tc>
        <w:tc>
          <w:tcPr>
            <w:tcW w:w="591" w:type="dxa"/>
            <w:tcBorders>
              <w:top w:val="nil"/>
              <w:left w:val="nil"/>
              <w:bottom w:val="single" w:sz="4" w:space="0" w:color="auto"/>
              <w:right w:val="single" w:sz="4" w:space="0" w:color="auto"/>
            </w:tcBorders>
            <w:shd w:val="clear" w:color="auto" w:fill="FFFFFF"/>
            <w:vAlign w:val="center"/>
            <w:hideMark/>
          </w:tcPr>
          <w:p w14:paraId="7B2517E0" w14:textId="77777777" w:rsidR="00A46571" w:rsidRPr="005F252C" w:rsidRDefault="00A46571" w:rsidP="00A46571">
            <w:pPr>
              <w:rPr>
                <w:rFonts w:cs="Calibri"/>
                <w:color w:val="000000"/>
                <w:sz w:val="12"/>
                <w:szCs w:val="12"/>
                <w:rPrChange w:id="61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52" w:author="Al Riyami, Azza OLNG-SCC/12" w:date="2026-03-30T14:14:00Z" w16du:dateUtc="2026-03-30T10:14:00Z">
                  <w:rPr>
                    <w:rFonts w:ascii="Calibri" w:hAnsi="Calibri" w:cs="Calibri"/>
                    <w:color w:val="000000"/>
                    <w:sz w:val="12"/>
                    <w:szCs w:val="12"/>
                  </w:rPr>
                </w:rPrChange>
              </w:rPr>
              <w:t>43</w:t>
            </w:r>
          </w:p>
        </w:tc>
        <w:tc>
          <w:tcPr>
            <w:tcW w:w="3151" w:type="dxa"/>
            <w:tcBorders>
              <w:top w:val="nil"/>
              <w:left w:val="nil"/>
              <w:bottom w:val="single" w:sz="4" w:space="0" w:color="auto"/>
              <w:right w:val="single" w:sz="4" w:space="0" w:color="auto"/>
            </w:tcBorders>
            <w:shd w:val="clear" w:color="auto" w:fill="FFFFFF"/>
            <w:vAlign w:val="center"/>
            <w:hideMark/>
          </w:tcPr>
          <w:p w14:paraId="5911E981" w14:textId="77777777" w:rsidR="00A46571" w:rsidRPr="005F252C" w:rsidRDefault="00A46571" w:rsidP="00A46571">
            <w:pPr>
              <w:rPr>
                <w:rFonts w:cs="Calibri"/>
                <w:color w:val="000000"/>
                <w:sz w:val="12"/>
                <w:szCs w:val="12"/>
                <w:rPrChange w:id="61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54" w:author="Al Riyami, Azza OLNG-SCC/12" w:date="2026-03-30T14:14:00Z" w16du:dateUtc="2026-03-30T10:14:00Z">
                  <w:rPr>
                    <w:rFonts w:ascii="Calibri" w:hAnsi="Calibri" w:cs="Calibri"/>
                    <w:color w:val="000000"/>
                    <w:sz w:val="12"/>
                    <w:szCs w:val="12"/>
                  </w:rPr>
                </w:rPrChange>
              </w:rPr>
              <w:t>GRE Fitter</w:t>
            </w:r>
          </w:p>
        </w:tc>
        <w:tc>
          <w:tcPr>
            <w:tcW w:w="591" w:type="dxa"/>
            <w:tcBorders>
              <w:top w:val="nil"/>
              <w:left w:val="nil"/>
              <w:bottom w:val="single" w:sz="4" w:space="0" w:color="auto"/>
              <w:right w:val="single" w:sz="4" w:space="0" w:color="auto"/>
            </w:tcBorders>
            <w:shd w:val="clear" w:color="auto" w:fill="FFFFFF"/>
            <w:vAlign w:val="center"/>
            <w:hideMark/>
          </w:tcPr>
          <w:p w14:paraId="1F37EC48" w14:textId="77777777" w:rsidR="00A46571" w:rsidRPr="005F252C" w:rsidRDefault="00A46571" w:rsidP="00A46571">
            <w:pPr>
              <w:rPr>
                <w:rFonts w:cs="Calibri"/>
                <w:color w:val="000000"/>
                <w:sz w:val="12"/>
                <w:szCs w:val="12"/>
                <w:rPrChange w:id="61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56" w:author="Al Riyami, Azza OLNG-SCC/12" w:date="2026-03-30T14:14:00Z" w16du:dateUtc="2026-03-30T10:14:00Z">
                  <w:rPr>
                    <w:rFonts w:ascii="Calibri" w:hAnsi="Calibri" w:cs="Calibri"/>
                    <w:color w:val="000000"/>
                    <w:sz w:val="12"/>
                    <w:szCs w:val="12"/>
                  </w:rPr>
                </w:rPrChange>
              </w:rPr>
              <w:t>65</w:t>
            </w:r>
          </w:p>
        </w:tc>
        <w:tc>
          <w:tcPr>
            <w:tcW w:w="3150" w:type="dxa"/>
            <w:tcBorders>
              <w:top w:val="nil"/>
              <w:left w:val="nil"/>
              <w:bottom w:val="single" w:sz="4" w:space="0" w:color="auto"/>
              <w:right w:val="single" w:sz="4" w:space="0" w:color="auto"/>
            </w:tcBorders>
            <w:shd w:val="clear" w:color="auto" w:fill="FFFFFF"/>
            <w:vAlign w:val="center"/>
            <w:hideMark/>
          </w:tcPr>
          <w:p w14:paraId="3F7047A5" w14:textId="77777777" w:rsidR="00A46571" w:rsidRPr="005F252C" w:rsidRDefault="00A46571" w:rsidP="00A46571">
            <w:pPr>
              <w:rPr>
                <w:rFonts w:cs="Calibri"/>
                <w:color w:val="000000"/>
                <w:sz w:val="12"/>
                <w:szCs w:val="12"/>
                <w:rPrChange w:id="61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58" w:author="Al Riyami, Azza OLNG-SCC/12" w:date="2026-03-30T14:14:00Z" w16du:dateUtc="2026-03-30T10:14:00Z">
                  <w:rPr>
                    <w:rFonts w:ascii="Calibri" w:hAnsi="Calibri" w:cs="Calibri"/>
                    <w:color w:val="000000"/>
                    <w:sz w:val="12"/>
                    <w:szCs w:val="12"/>
                  </w:rPr>
                </w:rPrChange>
              </w:rPr>
              <w:t>Lead Engineer</w:t>
            </w:r>
          </w:p>
        </w:tc>
        <w:tc>
          <w:tcPr>
            <w:tcW w:w="591" w:type="dxa"/>
            <w:tcBorders>
              <w:top w:val="nil"/>
              <w:left w:val="nil"/>
              <w:bottom w:val="single" w:sz="4" w:space="0" w:color="auto"/>
              <w:right w:val="single" w:sz="4" w:space="0" w:color="auto"/>
            </w:tcBorders>
            <w:shd w:val="clear" w:color="auto" w:fill="FFFFFF"/>
            <w:vAlign w:val="center"/>
            <w:hideMark/>
          </w:tcPr>
          <w:p w14:paraId="51795557" w14:textId="77777777" w:rsidR="00A46571" w:rsidRPr="005F252C" w:rsidRDefault="00A46571" w:rsidP="00A46571">
            <w:pPr>
              <w:rPr>
                <w:rFonts w:cs="Calibri"/>
                <w:color w:val="000000"/>
                <w:sz w:val="12"/>
                <w:szCs w:val="12"/>
                <w:rPrChange w:id="61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60" w:author="Al Riyami, Azza OLNG-SCC/12" w:date="2026-03-30T14:14:00Z" w16du:dateUtc="2026-03-30T10:14:00Z">
                  <w:rPr>
                    <w:rFonts w:ascii="Calibri" w:hAnsi="Calibri" w:cs="Calibri"/>
                    <w:color w:val="000000"/>
                    <w:sz w:val="12"/>
                    <w:szCs w:val="12"/>
                  </w:rPr>
                </w:rPrChange>
              </w:rPr>
              <w:t>87</w:t>
            </w:r>
          </w:p>
        </w:tc>
        <w:tc>
          <w:tcPr>
            <w:tcW w:w="3147" w:type="dxa"/>
            <w:tcBorders>
              <w:top w:val="nil"/>
              <w:left w:val="nil"/>
              <w:bottom w:val="single" w:sz="4" w:space="0" w:color="auto"/>
              <w:right w:val="single" w:sz="8" w:space="0" w:color="auto"/>
            </w:tcBorders>
            <w:shd w:val="clear" w:color="auto" w:fill="FFFFFF"/>
            <w:vAlign w:val="center"/>
            <w:hideMark/>
          </w:tcPr>
          <w:p w14:paraId="36CBC0A0" w14:textId="77777777" w:rsidR="00A46571" w:rsidRPr="005F252C" w:rsidRDefault="00A46571" w:rsidP="00A46571">
            <w:pPr>
              <w:rPr>
                <w:rFonts w:cs="Calibri"/>
                <w:color w:val="000000"/>
                <w:sz w:val="12"/>
                <w:szCs w:val="12"/>
                <w:rPrChange w:id="61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62" w:author="Al Riyami, Azza OLNG-SCC/12" w:date="2026-03-30T14:14:00Z" w16du:dateUtc="2026-03-30T10:14:00Z">
                  <w:rPr>
                    <w:rFonts w:ascii="Calibri" w:hAnsi="Calibri" w:cs="Calibri"/>
                    <w:color w:val="000000"/>
                    <w:sz w:val="12"/>
                    <w:szCs w:val="12"/>
                  </w:rPr>
                </w:rPrChange>
              </w:rPr>
              <w:t>Operator</w:t>
            </w:r>
          </w:p>
        </w:tc>
      </w:tr>
      <w:tr w:rsidR="00A46571" w:rsidRPr="005F252C" w14:paraId="77520394" w14:textId="77777777" w:rsidTr="009764B6">
        <w:trPr>
          <w:trHeight w:val="360"/>
          <w:jc w:val="center"/>
        </w:trPr>
        <w:tc>
          <w:tcPr>
            <w:tcW w:w="591" w:type="dxa"/>
            <w:tcBorders>
              <w:top w:val="nil"/>
              <w:left w:val="single" w:sz="8" w:space="0" w:color="auto"/>
              <w:bottom w:val="single" w:sz="8" w:space="0" w:color="auto"/>
              <w:right w:val="single" w:sz="4" w:space="0" w:color="auto"/>
            </w:tcBorders>
            <w:shd w:val="clear" w:color="auto" w:fill="FFFFFF"/>
            <w:vAlign w:val="center"/>
            <w:hideMark/>
          </w:tcPr>
          <w:p w14:paraId="1EE0DBF6" w14:textId="77777777" w:rsidR="00A46571" w:rsidRPr="005F252C" w:rsidRDefault="00A46571" w:rsidP="00A46571">
            <w:pPr>
              <w:rPr>
                <w:rFonts w:cs="Calibri"/>
                <w:color w:val="000000"/>
                <w:sz w:val="12"/>
                <w:szCs w:val="12"/>
                <w:rPrChange w:id="61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64" w:author="Al Riyami, Azza OLNG-SCC/12" w:date="2026-03-30T14:14:00Z" w16du:dateUtc="2026-03-30T10:14:00Z">
                  <w:rPr>
                    <w:rFonts w:ascii="Calibri" w:hAnsi="Calibri" w:cs="Calibri"/>
                    <w:color w:val="000000"/>
                    <w:sz w:val="12"/>
                    <w:szCs w:val="12"/>
                  </w:rPr>
                </w:rPrChange>
              </w:rPr>
              <w:t>22</w:t>
            </w:r>
          </w:p>
        </w:tc>
        <w:tc>
          <w:tcPr>
            <w:tcW w:w="3148" w:type="dxa"/>
            <w:tcBorders>
              <w:top w:val="nil"/>
              <w:left w:val="nil"/>
              <w:bottom w:val="single" w:sz="8" w:space="0" w:color="auto"/>
              <w:right w:val="single" w:sz="4" w:space="0" w:color="auto"/>
            </w:tcBorders>
            <w:shd w:val="clear" w:color="auto" w:fill="FFFFFF"/>
            <w:vAlign w:val="center"/>
            <w:hideMark/>
          </w:tcPr>
          <w:p w14:paraId="3363277D" w14:textId="77777777" w:rsidR="00A46571" w:rsidRPr="005F252C" w:rsidRDefault="00A46571" w:rsidP="00A46571">
            <w:pPr>
              <w:rPr>
                <w:rFonts w:cs="Calibri"/>
                <w:color w:val="000000"/>
                <w:sz w:val="12"/>
                <w:szCs w:val="12"/>
                <w:rPrChange w:id="61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66" w:author="Al Riyami, Azza OLNG-SCC/12" w:date="2026-03-30T14:14:00Z" w16du:dateUtc="2026-03-30T10:14:00Z">
                  <w:rPr>
                    <w:rFonts w:ascii="Calibri" w:hAnsi="Calibri" w:cs="Calibri"/>
                    <w:color w:val="000000"/>
                    <w:sz w:val="12"/>
                    <w:szCs w:val="12"/>
                  </w:rPr>
                </w:rPrChange>
              </w:rPr>
              <w:t>Contracts Engineer</w:t>
            </w:r>
          </w:p>
        </w:tc>
        <w:tc>
          <w:tcPr>
            <w:tcW w:w="591" w:type="dxa"/>
            <w:tcBorders>
              <w:top w:val="nil"/>
              <w:left w:val="nil"/>
              <w:bottom w:val="single" w:sz="8" w:space="0" w:color="auto"/>
              <w:right w:val="single" w:sz="4" w:space="0" w:color="auto"/>
            </w:tcBorders>
            <w:shd w:val="clear" w:color="auto" w:fill="FFFFFF"/>
            <w:vAlign w:val="center"/>
            <w:hideMark/>
          </w:tcPr>
          <w:p w14:paraId="7DEEA5F2" w14:textId="77777777" w:rsidR="00A46571" w:rsidRPr="005F252C" w:rsidRDefault="00A46571" w:rsidP="00A46571">
            <w:pPr>
              <w:rPr>
                <w:rFonts w:cs="Calibri"/>
                <w:color w:val="000000"/>
                <w:sz w:val="12"/>
                <w:szCs w:val="12"/>
                <w:rPrChange w:id="61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68" w:author="Al Riyami, Azza OLNG-SCC/12" w:date="2026-03-30T14:14:00Z" w16du:dateUtc="2026-03-30T10:14:00Z">
                  <w:rPr>
                    <w:rFonts w:ascii="Calibri" w:hAnsi="Calibri" w:cs="Calibri"/>
                    <w:color w:val="000000"/>
                    <w:sz w:val="12"/>
                    <w:szCs w:val="12"/>
                  </w:rPr>
                </w:rPrChange>
              </w:rPr>
              <w:t>44</w:t>
            </w:r>
          </w:p>
        </w:tc>
        <w:tc>
          <w:tcPr>
            <w:tcW w:w="3151" w:type="dxa"/>
            <w:tcBorders>
              <w:top w:val="nil"/>
              <w:left w:val="nil"/>
              <w:bottom w:val="single" w:sz="8" w:space="0" w:color="auto"/>
              <w:right w:val="single" w:sz="4" w:space="0" w:color="auto"/>
            </w:tcBorders>
            <w:shd w:val="clear" w:color="auto" w:fill="FFFFFF"/>
            <w:vAlign w:val="center"/>
            <w:hideMark/>
          </w:tcPr>
          <w:p w14:paraId="47613651" w14:textId="77777777" w:rsidR="00A46571" w:rsidRPr="005F252C" w:rsidRDefault="00A46571" w:rsidP="00A46571">
            <w:pPr>
              <w:rPr>
                <w:rFonts w:cs="Calibri"/>
                <w:color w:val="000000"/>
                <w:sz w:val="12"/>
                <w:szCs w:val="12"/>
                <w:rPrChange w:id="61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70" w:author="Al Riyami, Azza OLNG-SCC/12" w:date="2026-03-30T14:14:00Z" w16du:dateUtc="2026-03-30T10:14:00Z">
                  <w:rPr>
                    <w:rFonts w:ascii="Calibri" w:hAnsi="Calibri" w:cs="Calibri"/>
                    <w:color w:val="000000"/>
                    <w:sz w:val="12"/>
                    <w:szCs w:val="12"/>
                  </w:rPr>
                </w:rPrChange>
              </w:rPr>
              <w:t>Guard</w:t>
            </w:r>
          </w:p>
        </w:tc>
        <w:tc>
          <w:tcPr>
            <w:tcW w:w="591" w:type="dxa"/>
            <w:tcBorders>
              <w:top w:val="nil"/>
              <w:left w:val="nil"/>
              <w:bottom w:val="single" w:sz="8" w:space="0" w:color="auto"/>
              <w:right w:val="single" w:sz="4" w:space="0" w:color="auto"/>
            </w:tcBorders>
            <w:shd w:val="clear" w:color="auto" w:fill="FFFFFF"/>
            <w:vAlign w:val="center"/>
            <w:hideMark/>
          </w:tcPr>
          <w:p w14:paraId="776D8F93" w14:textId="77777777" w:rsidR="00A46571" w:rsidRPr="005F252C" w:rsidRDefault="00A46571" w:rsidP="00A46571">
            <w:pPr>
              <w:rPr>
                <w:rFonts w:cs="Calibri"/>
                <w:color w:val="000000"/>
                <w:sz w:val="12"/>
                <w:szCs w:val="12"/>
                <w:rPrChange w:id="61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72" w:author="Al Riyami, Azza OLNG-SCC/12" w:date="2026-03-30T14:14:00Z" w16du:dateUtc="2026-03-30T10:14:00Z">
                  <w:rPr>
                    <w:rFonts w:ascii="Calibri" w:hAnsi="Calibri" w:cs="Calibri"/>
                    <w:color w:val="000000"/>
                    <w:sz w:val="12"/>
                    <w:szCs w:val="12"/>
                  </w:rPr>
                </w:rPrChange>
              </w:rPr>
              <w:t>66</w:t>
            </w:r>
          </w:p>
        </w:tc>
        <w:tc>
          <w:tcPr>
            <w:tcW w:w="3150" w:type="dxa"/>
            <w:tcBorders>
              <w:top w:val="nil"/>
              <w:left w:val="nil"/>
              <w:bottom w:val="single" w:sz="8" w:space="0" w:color="auto"/>
              <w:right w:val="single" w:sz="4" w:space="0" w:color="auto"/>
            </w:tcBorders>
            <w:shd w:val="clear" w:color="auto" w:fill="FFFFFF"/>
            <w:vAlign w:val="center"/>
            <w:hideMark/>
          </w:tcPr>
          <w:p w14:paraId="4129E58D" w14:textId="77777777" w:rsidR="00A46571" w:rsidRPr="005F252C" w:rsidRDefault="00A46571" w:rsidP="00A46571">
            <w:pPr>
              <w:rPr>
                <w:rFonts w:cs="Calibri"/>
                <w:color w:val="000000"/>
                <w:sz w:val="12"/>
                <w:szCs w:val="12"/>
                <w:rPrChange w:id="61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74" w:author="Al Riyami, Azza OLNG-SCC/12" w:date="2026-03-30T14:14:00Z" w16du:dateUtc="2026-03-30T10:14:00Z">
                  <w:rPr>
                    <w:rFonts w:ascii="Calibri" w:hAnsi="Calibri" w:cs="Calibri"/>
                    <w:color w:val="000000"/>
                    <w:sz w:val="12"/>
                    <w:szCs w:val="12"/>
                  </w:rPr>
                </w:rPrChange>
              </w:rPr>
              <w:t>Light Vehicle Driver</w:t>
            </w:r>
          </w:p>
        </w:tc>
        <w:tc>
          <w:tcPr>
            <w:tcW w:w="591" w:type="dxa"/>
            <w:tcBorders>
              <w:top w:val="nil"/>
              <w:left w:val="nil"/>
              <w:bottom w:val="single" w:sz="8" w:space="0" w:color="auto"/>
              <w:right w:val="single" w:sz="4" w:space="0" w:color="auto"/>
            </w:tcBorders>
            <w:shd w:val="clear" w:color="auto" w:fill="FFFFFF"/>
            <w:vAlign w:val="center"/>
            <w:hideMark/>
          </w:tcPr>
          <w:p w14:paraId="7F582278" w14:textId="77777777" w:rsidR="00A46571" w:rsidRPr="005F252C" w:rsidRDefault="00A46571" w:rsidP="00A46571">
            <w:pPr>
              <w:rPr>
                <w:rFonts w:cs="Calibri"/>
                <w:color w:val="000000"/>
                <w:sz w:val="12"/>
                <w:szCs w:val="12"/>
                <w:rPrChange w:id="61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76" w:author="Al Riyami, Azza OLNG-SCC/12" w:date="2026-03-30T14:14:00Z" w16du:dateUtc="2026-03-30T10:14:00Z">
                  <w:rPr>
                    <w:rFonts w:ascii="Calibri" w:hAnsi="Calibri" w:cs="Calibri"/>
                    <w:color w:val="000000"/>
                    <w:sz w:val="12"/>
                    <w:szCs w:val="12"/>
                  </w:rPr>
                </w:rPrChange>
              </w:rPr>
              <w:t>88</w:t>
            </w:r>
          </w:p>
        </w:tc>
        <w:tc>
          <w:tcPr>
            <w:tcW w:w="3147" w:type="dxa"/>
            <w:tcBorders>
              <w:top w:val="nil"/>
              <w:left w:val="nil"/>
              <w:bottom w:val="single" w:sz="8" w:space="0" w:color="auto"/>
              <w:right w:val="single" w:sz="8" w:space="0" w:color="auto"/>
            </w:tcBorders>
            <w:shd w:val="clear" w:color="auto" w:fill="FFFFFF"/>
            <w:vAlign w:val="center"/>
            <w:hideMark/>
          </w:tcPr>
          <w:p w14:paraId="732F4409" w14:textId="77777777" w:rsidR="00A46571" w:rsidRPr="005F252C" w:rsidRDefault="00A46571" w:rsidP="00A46571">
            <w:pPr>
              <w:rPr>
                <w:rFonts w:cs="Calibri"/>
                <w:color w:val="000000"/>
                <w:sz w:val="12"/>
                <w:szCs w:val="12"/>
                <w:rPrChange w:id="61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78" w:author="Al Riyami, Azza OLNG-SCC/12" w:date="2026-03-30T14:14:00Z" w16du:dateUtc="2026-03-30T10:14:00Z">
                  <w:rPr>
                    <w:rFonts w:ascii="Calibri" w:hAnsi="Calibri" w:cs="Calibri"/>
                    <w:color w:val="000000"/>
                    <w:sz w:val="12"/>
                    <w:szCs w:val="12"/>
                  </w:rPr>
                </w:rPrChange>
              </w:rPr>
              <w:t>Planner</w:t>
            </w:r>
          </w:p>
        </w:tc>
      </w:tr>
    </w:tbl>
    <w:p w14:paraId="20603DC7" w14:textId="77777777" w:rsidR="00A46571" w:rsidRPr="005F252C" w:rsidRDefault="00A46571" w:rsidP="00A46571">
      <w:pPr>
        <w:rPr>
          <w:b/>
          <w:bCs/>
          <w:sz w:val="32"/>
          <w:szCs w:val="36"/>
          <w:u w:val="single"/>
        </w:rPr>
      </w:pPr>
      <w:r w:rsidRPr="005F252C">
        <w:rPr>
          <w:b/>
          <w:bCs/>
          <w:sz w:val="32"/>
          <w:szCs w:val="36"/>
          <w:u w:val="single"/>
        </w:rPr>
        <w:br w:type="page"/>
      </w:r>
    </w:p>
    <w:tbl>
      <w:tblPr>
        <w:tblW w:w="14960" w:type="dxa"/>
        <w:jc w:val="center"/>
        <w:shd w:val="clear" w:color="auto" w:fill="FFFFFF"/>
        <w:tblLook w:val="04A0" w:firstRow="1" w:lastRow="0" w:firstColumn="1" w:lastColumn="0" w:noHBand="0" w:noVBand="1"/>
      </w:tblPr>
      <w:tblGrid>
        <w:gridCol w:w="591"/>
        <w:gridCol w:w="3149"/>
        <w:gridCol w:w="591"/>
        <w:gridCol w:w="3159"/>
        <w:gridCol w:w="591"/>
        <w:gridCol w:w="3144"/>
        <w:gridCol w:w="591"/>
        <w:gridCol w:w="3144"/>
      </w:tblGrid>
      <w:tr w:rsidR="00A46571" w:rsidRPr="005F252C" w14:paraId="248D447C" w14:textId="77777777" w:rsidTr="009764B6">
        <w:trPr>
          <w:trHeight w:val="315"/>
          <w:jc w:val="center"/>
        </w:trPr>
        <w:tc>
          <w:tcPr>
            <w:tcW w:w="591" w:type="dxa"/>
            <w:tcBorders>
              <w:top w:val="single" w:sz="8" w:space="0" w:color="auto"/>
              <w:left w:val="single" w:sz="8" w:space="0" w:color="auto"/>
              <w:bottom w:val="single" w:sz="4" w:space="0" w:color="auto"/>
              <w:right w:val="single" w:sz="4" w:space="0" w:color="auto"/>
            </w:tcBorders>
            <w:shd w:val="clear" w:color="auto" w:fill="FFFFFF"/>
            <w:vAlign w:val="center"/>
            <w:hideMark/>
          </w:tcPr>
          <w:p w14:paraId="41F9AEF3" w14:textId="77777777" w:rsidR="00A46571" w:rsidRPr="005F252C" w:rsidRDefault="00A46571" w:rsidP="00A46571">
            <w:pPr>
              <w:jc w:val="center"/>
              <w:rPr>
                <w:rFonts w:cs="Calibri"/>
                <w:b/>
                <w:bCs/>
                <w:color w:val="000000"/>
                <w:sz w:val="24"/>
                <w:szCs w:val="24"/>
                <w:rPrChange w:id="6179"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80" w:author="Al Riyami, Azza OLNG-SCC/12" w:date="2026-03-30T14:14:00Z" w16du:dateUtc="2026-03-30T10:14:00Z">
                  <w:rPr>
                    <w:rFonts w:ascii="Calibri" w:hAnsi="Calibri" w:cs="Calibri"/>
                    <w:b/>
                    <w:bCs/>
                    <w:color w:val="000000"/>
                    <w:sz w:val="24"/>
                    <w:szCs w:val="24"/>
                  </w:rPr>
                </w:rPrChange>
              </w:rPr>
              <w:t>S/N</w:t>
            </w:r>
          </w:p>
        </w:tc>
        <w:tc>
          <w:tcPr>
            <w:tcW w:w="3149" w:type="dxa"/>
            <w:tcBorders>
              <w:top w:val="single" w:sz="8" w:space="0" w:color="auto"/>
              <w:left w:val="nil"/>
              <w:bottom w:val="single" w:sz="4" w:space="0" w:color="auto"/>
              <w:right w:val="single" w:sz="4" w:space="0" w:color="auto"/>
            </w:tcBorders>
            <w:shd w:val="clear" w:color="auto" w:fill="FFFFFF"/>
            <w:vAlign w:val="center"/>
            <w:hideMark/>
          </w:tcPr>
          <w:p w14:paraId="22B9788C" w14:textId="77777777" w:rsidR="00A46571" w:rsidRPr="005F252C" w:rsidRDefault="00A46571" w:rsidP="00A46571">
            <w:pPr>
              <w:jc w:val="center"/>
              <w:rPr>
                <w:rFonts w:cs="Calibri"/>
                <w:b/>
                <w:bCs/>
                <w:color w:val="000000"/>
                <w:sz w:val="24"/>
                <w:szCs w:val="24"/>
                <w:rPrChange w:id="6181"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82" w:author="Al Riyami, Azza OLNG-SCC/12" w:date="2026-03-30T14:14:00Z" w16du:dateUtc="2026-03-30T10:14:00Z">
                  <w:rPr>
                    <w:rFonts w:ascii="Calibri" w:hAnsi="Calibri" w:cs="Calibri"/>
                    <w:b/>
                    <w:bCs/>
                    <w:color w:val="000000"/>
                    <w:sz w:val="24"/>
                    <w:szCs w:val="24"/>
                  </w:rPr>
                </w:rPrChange>
              </w:rPr>
              <w:t xml:space="preserve"> Job Title</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40524549" w14:textId="77777777" w:rsidR="00A46571" w:rsidRPr="005F252C" w:rsidRDefault="00A46571" w:rsidP="00A46571">
            <w:pPr>
              <w:jc w:val="center"/>
              <w:rPr>
                <w:rFonts w:cs="Calibri"/>
                <w:b/>
                <w:bCs/>
                <w:color w:val="000000"/>
                <w:sz w:val="24"/>
                <w:szCs w:val="24"/>
                <w:rPrChange w:id="6183"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84" w:author="Al Riyami, Azza OLNG-SCC/12" w:date="2026-03-30T14:14:00Z" w16du:dateUtc="2026-03-30T10:14:00Z">
                  <w:rPr>
                    <w:rFonts w:ascii="Calibri" w:hAnsi="Calibri" w:cs="Calibri"/>
                    <w:b/>
                    <w:bCs/>
                    <w:color w:val="000000"/>
                    <w:sz w:val="24"/>
                    <w:szCs w:val="24"/>
                  </w:rPr>
                </w:rPrChange>
              </w:rPr>
              <w:t>S/N</w:t>
            </w:r>
          </w:p>
        </w:tc>
        <w:tc>
          <w:tcPr>
            <w:tcW w:w="3159" w:type="dxa"/>
            <w:tcBorders>
              <w:top w:val="single" w:sz="8" w:space="0" w:color="auto"/>
              <w:left w:val="nil"/>
              <w:bottom w:val="single" w:sz="4" w:space="0" w:color="auto"/>
              <w:right w:val="single" w:sz="4" w:space="0" w:color="auto"/>
            </w:tcBorders>
            <w:shd w:val="clear" w:color="auto" w:fill="FFFFFF"/>
            <w:vAlign w:val="center"/>
            <w:hideMark/>
          </w:tcPr>
          <w:p w14:paraId="2F38E4BA" w14:textId="77777777" w:rsidR="00A46571" w:rsidRPr="005F252C" w:rsidRDefault="00A46571" w:rsidP="00A46571">
            <w:pPr>
              <w:jc w:val="center"/>
              <w:rPr>
                <w:rFonts w:cs="Calibri"/>
                <w:b/>
                <w:bCs/>
                <w:color w:val="000000"/>
                <w:sz w:val="24"/>
                <w:szCs w:val="24"/>
                <w:rPrChange w:id="6185"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86" w:author="Al Riyami, Azza OLNG-SCC/12" w:date="2026-03-30T14:14:00Z" w16du:dateUtc="2026-03-30T10:14:00Z">
                  <w:rPr>
                    <w:rFonts w:ascii="Calibri" w:hAnsi="Calibri" w:cs="Calibri"/>
                    <w:b/>
                    <w:bCs/>
                    <w:color w:val="000000"/>
                    <w:sz w:val="24"/>
                    <w:szCs w:val="24"/>
                  </w:rPr>
                </w:rPrChange>
              </w:rPr>
              <w:t xml:space="preserve"> Job Title</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34AB79EE" w14:textId="77777777" w:rsidR="00A46571" w:rsidRPr="005F252C" w:rsidRDefault="00A46571" w:rsidP="00A46571">
            <w:pPr>
              <w:jc w:val="center"/>
              <w:rPr>
                <w:rFonts w:cs="Calibri"/>
                <w:b/>
                <w:bCs/>
                <w:color w:val="000000"/>
                <w:sz w:val="24"/>
                <w:szCs w:val="24"/>
                <w:rPrChange w:id="6187"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88" w:author="Al Riyami, Azza OLNG-SCC/12" w:date="2026-03-30T14:14:00Z" w16du:dateUtc="2026-03-30T10:14:00Z">
                  <w:rPr>
                    <w:rFonts w:ascii="Calibri" w:hAnsi="Calibri" w:cs="Calibri"/>
                    <w:b/>
                    <w:bCs/>
                    <w:color w:val="000000"/>
                    <w:sz w:val="24"/>
                    <w:szCs w:val="24"/>
                  </w:rPr>
                </w:rPrChange>
              </w:rPr>
              <w:t>S/N</w:t>
            </w:r>
          </w:p>
        </w:tc>
        <w:tc>
          <w:tcPr>
            <w:tcW w:w="3144" w:type="dxa"/>
            <w:tcBorders>
              <w:top w:val="single" w:sz="8" w:space="0" w:color="auto"/>
              <w:left w:val="nil"/>
              <w:bottom w:val="single" w:sz="4" w:space="0" w:color="auto"/>
              <w:right w:val="single" w:sz="4" w:space="0" w:color="auto"/>
            </w:tcBorders>
            <w:shd w:val="clear" w:color="auto" w:fill="FFFFFF"/>
            <w:vAlign w:val="center"/>
            <w:hideMark/>
          </w:tcPr>
          <w:p w14:paraId="31716871" w14:textId="77777777" w:rsidR="00A46571" w:rsidRPr="005F252C" w:rsidRDefault="00A46571" w:rsidP="00A46571">
            <w:pPr>
              <w:jc w:val="center"/>
              <w:rPr>
                <w:rFonts w:cs="Calibri"/>
                <w:b/>
                <w:bCs/>
                <w:color w:val="000000"/>
                <w:sz w:val="24"/>
                <w:szCs w:val="24"/>
                <w:rPrChange w:id="6189"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90" w:author="Al Riyami, Azza OLNG-SCC/12" w:date="2026-03-30T14:14:00Z" w16du:dateUtc="2026-03-30T10:14:00Z">
                  <w:rPr>
                    <w:rFonts w:ascii="Calibri" w:hAnsi="Calibri" w:cs="Calibri"/>
                    <w:b/>
                    <w:bCs/>
                    <w:color w:val="000000"/>
                    <w:sz w:val="24"/>
                    <w:szCs w:val="24"/>
                  </w:rPr>
                </w:rPrChange>
              </w:rPr>
              <w:t xml:space="preserve"> Job Title</w:t>
            </w:r>
          </w:p>
        </w:tc>
        <w:tc>
          <w:tcPr>
            <w:tcW w:w="591" w:type="dxa"/>
            <w:tcBorders>
              <w:top w:val="single" w:sz="8" w:space="0" w:color="auto"/>
              <w:left w:val="nil"/>
              <w:bottom w:val="single" w:sz="4" w:space="0" w:color="auto"/>
              <w:right w:val="single" w:sz="4" w:space="0" w:color="auto"/>
            </w:tcBorders>
            <w:shd w:val="clear" w:color="auto" w:fill="FFFFFF"/>
            <w:vAlign w:val="center"/>
            <w:hideMark/>
          </w:tcPr>
          <w:p w14:paraId="66C08DBE" w14:textId="77777777" w:rsidR="00A46571" w:rsidRPr="005F252C" w:rsidRDefault="00A46571" w:rsidP="00A46571">
            <w:pPr>
              <w:jc w:val="center"/>
              <w:rPr>
                <w:rFonts w:cs="Calibri"/>
                <w:b/>
                <w:bCs/>
                <w:color w:val="000000"/>
                <w:sz w:val="24"/>
                <w:szCs w:val="24"/>
                <w:rPrChange w:id="6191"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92" w:author="Al Riyami, Azza OLNG-SCC/12" w:date="2026-03-30T14:14:00Z" w16du:dateUtc="2026-03-30T10:14:00Z">
                  <w:rPr>
                    <w:rFonts w:ascii="Calibri" w:hAnsi="Calibri" w:cs="Calibri"/>
                    <w:b/>
                    <w:bCs/>
                    <w:color w:val="000000"/>
                    <w:sz w:val="24"/>
                    <w:szCs w:val="24"/>
                  </w:rPr>
                </w:rPrChange>
              </w:rPr>
              <w:t>S/N</w:t>
            </w:r>
          </w:p>
        </w:tc>
        <w:tc>
          <w:tcPr>
            <w:tcW w:w="3144" w:type="dxa"/>
            <w:tcBorders>
              <w:top w:val="single" w:sz="8" w:space="0" w:color="auto"/>
              <w:left w:val="nil"/>
              <w:bottom w:val="single" w:sz="4" w:space="0" w:color="auto"/>
              <w:right w:val="single" w:sz="8" w:space="0" w:color="auto"/>
            </w:tcBorders>
            <w:shd w:val="clear" w:color="auto" w:fill="FFFFFF"/>
            <w:vAlign w:val="center"/>
            <w:hideMark/>
          </w:tcPr>
          <w:p w14:paraId="040A91F0" w14:textId="77777777" w:rsidR="00A46571" w:rsidRPr="005F252C" w:rsidRDefault="00A46571" w:rsidP="00A46571">
            <w:pPr>
              <w:jc w:val="center"/>
              <w:rPr>
                <w:rFonts w:cs="Calibri"/>
                <w:b/>
                <w:bCs/>
                <w:color w:val="000000"/>
                <w:sz w:val="24"/>
                <w:szCs w:val="24"/>
                <w:rPrChange w:id="6193" w:author="Al Riyami, Azza OLNG-SCC/12" w:date="2026-03-30T14:14:00Z" w16du:dateUtc="2026-03-30T10:14:00Z">
                  <w:rPr>
                    <w:rFonts w:ascii="Calibri" w:hAnsi="Calibri" w:cs="Calibri"/>
                    <w:b/>
                    <w:bCs/>
                    <w:color w:val="000000"/>
                    <w:sz w:val="24"/>
                    <w:szCs w:val="24"/>
                  </w:rPr>
                </w:rPrChange>
              </w:rPr>
            </w:pPr>
            <w:r w:rsidRPr="005F252C">
              <w:rPr>
                <w:rFonts w:cs="Calibri"/>
                <w:b/>
                <w:bCs/>
                <w:color w:val="000000"/>
                <w:sz w:val="24"/>
                <w:szCs w:val="24"/>
                <w:rPrChange w:id="6194" w:author="Al Riyami, Azza OLNG-SCC/12" w:date="2026-03-30T14:14:00Z" w16du:dateUtc="2026-03-30T10:14:00Z">
                  <w:rPr>
                    <w:rFonts w:ascii="Calibri" w:hAnsi="Calibri" w:cs="Calibri"/>
                    <w:b/>
                    <w:bCs/>
                    <w:color w:val="000000"/>
                    <w:sz w:val="24"/>
                    <w:szCs w:val="24"/>
                  </w:rPr>
                </w:rPrChange>
              </w:rPr>
              <w:t xml:space="preserve"> Job Title</w:t>
            </w:r>
          </w:p>
        </w:tc>
      </w:tr>
      <w:tr w:rsidR="00A46571" w:rsidRPr="005F252C" w14:paraId="7BC9397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A890789" w14:textId="77777777" w:rsidR="00A46571" w:rsidRPr="005F252C" w:rsidRDefault="00A46571" w:rsidP="00A46571">
            <w:pPr>
              <w:rPr>
                <w:rFonts w:cs="Calibri"/>
                <w:color w:val="000000"/>
                <w:sz w:val="12"/>
                <w:szCs w:val="12"/>
                <w:rPrChange w:id="61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96" w:author="Al Riyami, Azza OLNG-SCC/12" w:date="2026-03-30T14:14:00Z" w16du:dateUtc="2026-03-30T10:14:00Z">
                  <w:rPr>
                    <w:rFonts w:ascii="Calibri" w:hAnsi="Calibri" w:cs="Calibri"/>
                    <w:color w:val="000000"/>
                    <w:sz w:val="12"/>
                    <w:szCs w:val="12"/>
                  </w:rPr>
                </w:rPrChange>
              </w:rPr>
              <w:t>89</w:t>
            </w:r>
          </w:p>
        </w:tc>
        <w:tc>
          <w:tcPr>
            <w:tcW w:w="3149" w:type="dxa"/>
            <w:tcBorders>
              <w:top w:val="nil"/>
              <w:left w:val="nil"/>
              <w:bottom w:val="single" w:sz="4" w:space="0" w:color="auto"/>
              <w:right w:val="single" w:sz="4" w:space="0" w:color="auto"/>
            </w:tcBorders>
            <w:shd w:val="clear" w:color="auto" w:fill="FFFFFF"/>
            <w:vAlign w:val="center"/>
            <w:hideMark/>
          </w:tcPr>
          <w:p w14:paraId="55F2FF57" w14:textId="77777777" w:rsidR="00A46571" w:rsidRPr="005F252C" w:rsidRDefault="00A46571" w:rsidP="00A46571">
            <w:pPr>
              <w:rPr>
                <w:rFonts w:cs="Calibri"/>
                <w:color w:val="000000"/>
                <w:sz w:val="12"/>
                <w:szCs w:val="12"/>
                <w:rPrChange w:id="61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198" w:author="Al Riyami, Azza OLNG-SCC/12" w:date="2026-03-30T14:14:00Z" w16du:dateUtc="2026-03-30T10:14:00Z">
                  <w:rPr>
                    <w:rFonts w:ascii="Calibri" w:hAnsi="Calibri" w:cs="Calibri"/>
                    <w:color w:val="000000"/>
                    <w:sz w:val="12"/>
                    <w:szCs w:val="12"/>
                  </w:rPr>
                </w:rPrChange>
              </w:rPr>
              <w:t>Planning Engineer</w:t>
            </w:r>
          </w:p>
        </w:tc>
        <w:tc>
          <w:tcPr>
            <w:tcW w:w="591" w:type="dxa"/>
            <w:tcBorders>
              <w:top w:val="nil"/>
              <w:left w:val="nil"/>
              <w:bottom w:val="single" w:sz="4" w:space="0" w:color="auto"/>
              <w:right w:val="single" w:sz="4" w:space="0" w:color="auto"/>
            </w:tcBorders>
            <w:shd w:val="clear" w:color="auto" w:fill="FFFFFF"/>
            <w:vAlign w:val="center"/>
            <w:hideMark/>
          </w:tcPr>
          <w:p w14:paraId="663A8E03" w14:textId="77777777" w:rsidR="00A46571" w:rsidRPr="005F252C" w:rsidRDefault="00A46571" w:rsidP="00A46571">
            <w:pPr>
              <w:rPr>
                <w:rFonts w:cs="Calibri"/>
                <w:color w:val="000000"/>
                <w:sz w:val="12"/>
                <w:szCs w:val="12"/>
                <w:rPrChange w:id="61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00" w:author="Al Riyami, Azza OLNG-SCC/12" w:date="2026-03-30T14:14:00Z" w16du:dateUtc="2026-03-30T10:14:00Z">
                  <w:rPr>
                    <w:rFonts w:ascii="Calibri" w:hAnsi="Calibri" w:cs="Calibri"/>
                    <w:color w:val="000000"/>
                    <w:sz w:val="12"/>
                    <w:szCs w:val="12"/>
                  </w:rPr>
                </w:rPrChange>
              </w:rPr>
              <w:t>111</w:t>
            </w:r>
          </w:p>
        </w:tc>
        <w:tc>
          <w:tcPr>
            <w:tcW w:w="3159" w:type="dxa"/>
            <w:tcBorders>
              <w:top w:val="nil"/>
              <w:left w:val="nil"/>
              <w:bottom w:val="single" w:sz="4" w:space="0" w:color="auto"/>
              <w:right w:val="single" w:sz="4" w:space="0" w:color="auto"/>
            </w:tcBorders>
            <w:shd w:val="clear" w:color="auto" w:fill="FFFFFF"/>
            <w:vAlign w:val="center"/>
            <w:hideMark/>
          </w:tcPr>
          <w:p w14:paraId="6F66E805" w14:textId="77777777" w:rsidR="00A46571" w:rsidRPr="005F252C" w:rsidRDefault="00A46571" w:rsidP="00A46571">
            <w:pPr>
              <w:rPr>
                <w:rFonts w:cs="Calibri"/>
                <w:color w:val="000000"/>
                <w:sz w:val="12"/>
                <w:szCs w:val="12"/>
                <w:rPrChange w:id="62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02" w:author="Al Riyami, Azza OLNG-SCC/12" w:date="2026-03-30T14:14:00Z" w16du:dateUtc="2026-03-30T10:14:00Z">
                  <w:rPr>
                    <w:rFonts w:ascii="Calibri" w:hAnsi="Calibri" w:cs="Calibri"/>
                    <w:color w:val="000000"/>
                    <w:sz w:val="12"/>
                    <w:szCs w:val="12"/>
                  </w:rPr>
                </w:rPrChange>
              </w:rPr>
              <w:t>Senior Store Keeper</w:t>
            </w:r>
          </w:p>
        </w:tc>
        <w:tc>
          <w:tcPr>
            <w:tcW w:w="591" w:type="dxa"/>
            <w:tcBorders>
              <w:top w:val="nil"/>
              <w:left w:val="nil"/>
              <w:bottom w:val="single" w:sz="4" w:space="0" w:color="auto"/>
              <w:right w:val="single" w:sz="4" w:space="0" w:color="auto"/>
            </w:tcBorders>
            <w:shd w:val="clear" w:color="auto" w:fill="FFFFFF"/>
            <w:vAlign w:val="center"/>
            <w:hideMark/>
          </w:tcPr>
          <w:p w14:paraId="59E00D56" w14:textId="77777777" w:rsidR="00A46571" w:rsidRPr="005F252C" w:rsidRDefault="00A46571" w:rsidP="00A46571">
            <w:pPr>
              <w:rPr>
                <w:rFonts w:cs="Calibri"/>
                <w:color w:val="000000"/>
                <w:sz w:val="12"/>
                <w:szCs w:val="12"/>
                <w:rPrChange w:id="62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0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036C9076" w14:textId="77777777" w:rsidR="00A46571" w:rsidRPr="005F252C" w:rsidRDefault="00A46571" w:rsidP="00A46571">
            <w:pPr>
              <w:rPr>
                <w:rFonts w:cs="Calibri"/>
                <w:color w:val="000000"/>
                <w:sz w:val="12"/>
                <w:szCs w:val="12"/>
                <w:rPrChange w:id="62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06"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76EEA7C6" w14:textId="77777777" w:rsidR="00A46571" w:rsidRPr="005F252C" w:rsidRDefault="00A46571" w:rsidP="00A46571">
            <w:pPr>
              <w:rPr>
                <w:rFonts w:cs="Calibri"/>
                <w:color w:val="000000"/>
                <w:sz w:val="12"/>
                <w:szCs w:val="12"/>
                <w:rPrChange w:id="62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0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3CA75DE0" w14:textId="77777777" w:rsidR="00A46571" w:rsidRPr="005F252C" w:rsidRDefault="00A46571" w:rsidP="00A46571">
            <w:pPr>
              <w:rPr>
                <w:rFonts w:cs="Calibri"/>
                <w:color w:val="000000"/>
                <w:sz w:val="12"/>
                <w:szCs w:val="12"/>
                <w:rPrChange w:id="62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10" w:author="Al Riyami, Azza OLNG-SCC/12" w:date="2026-03-30T14:14:00Z" w16du:dateUtc="2026-03-30T10:14:00Z">
                  <w:rPr>
                    <w:rFonts w:ascii="Calibri" w:hAnsi="Calibri" w:cs="Calibri"/>
                    <w:color w:val="000000"/>
                    <w:sz w:val="12"/>
                    <w:szCs w:val="12"/>
                  </w:rPr>
                </w:rPrChange>
              </w:rPr>
              <w:t> </w:t>
            </w:r>
          </w:p>
        </w:tc>
      </w:tr>
      <w:tr w:rsidR="00A46571" w:rsidRPr="005F252C" w14:paraId="136AD3B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1AE2A99" w14:textId="77777777" w:rsidR="00A46571" w:rsidRPr="005F252C" w:rsidRDefault="00A46571" w:rsidP="00A46571">
            <w:pPr>
              <w:rPr>
                <w:rFonts w:cs="Calibri"/>
                <w:color w:val="000000"/>
                <w:sz w:val="12"/>
                <w:szCs w:val="12"/>
                <w:rPrChange w:id="62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12" w:author="Al Riyami, Azza OLNG-SCC/12" w:date="2026-03-30T14:14:00Z" w16du:dateUtc="2026-03-30T10:14:00Z">
                  <w:rPr>
                    <w:rFonts w:ascii="Calibri" w:hAnsi="Calibri" w:cs="Calibri"/>
                    <w:color w:val="000000"/>
                    <w:sz w:val="12"/>
                    <w:szCs w:val="12"/>
                  </w:rPr>
                </w:rPrChange>
              </w:rPr>
              <w:t>90</w:t>
            </w:r>
          </w:p>
        </w:tc>
        <w:tc>
          <w:tcPr>
            <w:tcW w:w="3149" w:type="dxa"/>
            <w:tcBorders>
              <w:top w:val="nil"/>
              <w:left w:val="nil"/>
              <w:bottom w:val="single" w:sz="4" w:space="0" w:color="auto"/>
              <w:right w:val="single" w:sz="4" w:space="0" w:color="auto"/>
            </w:tcBorders>
            <w:shd w:val="clear" w:color="auto" w:fill="FFFFFF"/>
            <w:vAlign w:val="center"/>
            <w:hideMark/>
          </w:tcPr>
          <w:p w14:paraId="41A51B67" w14:textId="77777777" w:rsidR="00A46571" w:rsidRPr="005F252C" w:rsidRDefault="00A46571" w:rsidP="00A46571">
            <w:pPr>
              <w:rPr>
                <w:rFonts w:cs="Calibri"/>
                <w:color w:val="000000"/>
                <w:sz w:val="12"/>
                <w:szCs w:val="12"/>
                <w:rPrChange w:id="62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14" w:author="Al Riyami, Azza OLNG-SCC/12" w:date="2026-03-30T14:14:00Z" w16du:dateUtc="2026-03-30T10:14:00Z">
                  <w:rPr>
                    <w:rFonts w:ascii="Calibri" w:hAnsi="Calibri" w:cs="Calibri"/>
                    <w:color w:val="000000"/>
                    <w:sz w:val="12"/>
                    <w:szCs w:val="12"/>
                  </w:rPr>
                </w:rPrChange>
              </w:rPr>
              <w:t>Plant Inspector</w:t>
            </w:r>
          </w:p>
        </w:tc>
        <w:tc>
          <w:tcPr>
            <w:tcW w:w="591" w:type="dxa"/>
            <w:tcBorders>
              <w:top w:val="nil"/>
              <w:left w:val="nil"/>
              <w:bottom w:val="single" w:sz="4" w:space="0" w:color="auto"/>
              <w:right w:val="single" w:sz="4" w:space="0" w:color="auto"/>
            </w:tcBorders>
            <w:shd w:val="clear" w:color="auto" w:fill="FFFFFF"/>
            <w:vAlign w:val="center"/>
            <w:hideMark/>
          </w:tcPr>
          <w:p w14:paraId="761926F1" w14:textId="77777777" w:rsidR="00A46571" w:rsidRPr="005F252C" w:rsidRDefault="00A46571" w:rsidP="00A46571">
            <w:pPr>
              <w:rPr>
                <w:rFonts w:cs="Calibri"/>
                <w:color w:val="000000"/>
                <w:sz w:val="12"/>
                <w:szCs w:val="12"/>
                <w:rPrChange w:id="62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16" w:author="Al Riyami, Azza OLNG-SCC/12" w:date="2026-03-30T14:14:00Z" w16du:dateUtc="2026-03-30T10:14:00Z">
                  <w:rPr>
                    <w:rFonts w:ascii="Calibri" w:hAnsi="Calibri" w:cs="Calibri"/>
                    <w:color w:val="000000"/>
                    <w:sz w:val="12"/>
                    <w:szCs w:val="12"/>
                  </w:rPr>
                </w:rPrChange>
              </w:rPr>
              <w:t>112</w:t>
            </w:r>
          </w:p>
        </w:tc>
        <w:tc>
          <w:tcPr>
            <w:tcW w:w="3159" w:type="dxa"/>
            <w:tcBorders>
              <w:top w:val="nil"/>
              <w:left w:val="nil"/>
              <w:bottom w:val="single" w:sz="4" w:space="0" w:color="auto"/>
              <w:right w:val="single" w:sz="4" w:space="0" w:color="auto"/>
            </w:tcBorders>
            <w:shd w:val="clear" w:color="auto" w:fill="FFFFFF"/>
            <w:vAlign w:val="center"/>
            <w:hideMark/>
          </w:tcPr>
          <w:p w14:paraId="3DF7D44D" w14:textId="77777777" w:rsidR="00A46571" w:rsidRPr="005F252C" w:rsidRDefault="00A46571" w:rsidP="00A46571">
            <w:pPr>
              <w:rPr>
                <w:rFonts w:cs="Calibri"/>
                <w:color w:val="000000"/>
                <w:sz w:val="12"/>
                <w:szCs w:val="12"/>
                <w:rPrChange w:id="62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18" w:author="Al Riyami, Azza OLNG-SCC/12" w:date="2026-03-30T14:14:00Z" w16du:dateUtc="2026-03-30T10:14:00Z">
                  <w:rPr>
                    <w:rFonts w:ascii="Calibri" w:hAnsi="Calibri" w:cs="Calibri"/>
                    <w:color w:val="000000"/>
                    <w:sz w:val="12"/>
                    <w:szCs w:val="12"/>
                  </w:rPr>
                </w:rPrChange>
              </w:rPr>
              <w:t>Site Engineer</w:t>
            </w:r>
          </w:p>
        </w:tc>
        <w:tc>
          <w:tcPr>
            <w:tcW w:w="591" w:type="dxa"/>
            <w:tcBorders>
              <w:top w:val="nil"/>
              <w:left w:val="nil"/>
              <w:bottom w:val="single" w:sz="4" w:space="0" w:color="auto"/>
              <w:right w:val="single" w:sz="4" w:space="0" w:color="auto"/>
            </w:tcBorders>
            <w:shd w:val="clear" w:color="auto" w:fill="FFFFFF"/>
            <w:vAlign w:val="center"/>
            <w:hideMark/>
          </w:tcPr>
          <w:p w14:paraId="67986569" w14:textId="77777777" w:rsidR="00A46571" w:rsidRPr="005F252C" w:rsidRDefault="00A46571" w:rsidP="00A46571">
            <w:pPr>
              <w:rPr>
                <w:rFonts w:cs="Calibri"/>
                <w:color w:val="000000"/>
                <w:sz w:val="12"/>
                <w:szCs w:val="12"/>
                <w:rPrChange w:id="62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2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5C776C5F" w14:textId="77777777" w:rsidR="00A46571" w:rsidRPr="005F252C" w:rsidRDefault="00A46571" w:rsidP="00A46571">
            <w:pPr>
              <w:rPr>
                <w:rFonts w:cs="Calibri"/>
                <w:color w:val="000000"/>
                <w:sz w:val="12"/>
                <w:szCs w:val="12"/>
                <w:rPrChange w:id="62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22"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C8562AF" w14:textId="77777777" w:rsidR="00A46571" w:rsidRPr="005F252C" w:rsidRDefault="00A46571" w:rsidP="00A46571">
            <w:pPr>
              <w:rPr>
                <w:rFonts w:cs="Calibri"/>
                <w:color w:val="000000"/>
                <w:sz w:val="12"/>
                <w:szCs w:val="12"/>
                <w:rPrChange w:id="62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2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5427BC2C" w14:textId="77777777" w:rsidR="00A46571" w:rsidRPr="005F252C" w:rsidRDefault="00A46571" w:rsidP="00A46571">
            <w:pPr>
              <w:rPr>
                <w:rFonts w:cs="Calibri"/>
                <w:color w:val="000000"/>
                <w:sz w:val="12"/>
                <w:szCs w:val="12"/>
                <w:rPrChange w:id="62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26" w:author="Al Riyami, Azza OLNG-SCC/12" w:date="2026-03-30T14:14:00Z" w16du:dateUtc="2026-03-30T10:14:00Z">
                  <w:rPr>
                    <w:rFonts w:ascii="Calibri" w:hAnsi="Calibri" w:cs="Calibri"/>
                    <w:color w:val="000000"/>
                    <w:sz w:val="12"/>
                    <w:szCs w:val="12"/>
                  </w:rPr>
                </w:rPrChange>
              </w:rPr>
              <w:t> </w:t>
            </w:r>
          </w:p>
        </w:tc>
      </w:tr>
      <w:tr w:rsidR="00A46571" w:rsidRPr="005F252C" w14:paraId="71F8878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4487391" w14:textId="77777777" w:rsidR="00A46571" w:rsidRPr="005F252C" w:rsidRDefault="00A46571" w:rsidP="00A46571">
            <w:pPr>
              <w:rPr>
                <w:rFonts w:cs="Calibri"/>
                <w:color w:val="000000"/>
                <w:sz w:val="12"/>
                <w:szCs w:val="12"/>
                <w:rPrChange w:id="62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28" w:author="Al Riyami, Azza OLNG-SCC/12" w:date="2026-03-30T14:14:00Z" w16du:dateUtc="2026-03-30T10:14:00Z">
                  <w:rPr>
                    <w:rFonts w:ascii="Calibri" w:hAnsi="Calibri" w:cs="Calibri"/>
                    <w:color w:val="000000"/>
                    <w:sz w:val="12"/>
                    <w:szCs w:val="12"/>
                  </w:rPr>
                </w:rPrChange>
              </w:rPr>
              <w:t>91</w:t>
            </w:r>
          </w:p>
        </w:tc>
        <w:tc>
          <w:tcPr>
            <w:tcW w:w="3149" w:type="dxa"/>
            <w:tcBorders>
              <w:top w:val="nil"/>
              <w:left w:val="nil"/>
              <w:bottom w:val="single" w:sz="4" w:space="0" w:color="auto"/>
              <w:right w:val="single" w:sz="4" w:space="0" w:color="auto"/>
            </w:tcBorders>
            <w:shd w:val="clear" w:color="auto" w:fill="FFFFFF"/>
            <w:vAlign w:val="center"/>
            <w:hideMark/>
          </w:tcPr>
          <w:p w14:paraId="6A86269D" w14:textId="77777777" w:rsidR="00A46571" w:rsidRPr="005F252C" w:rsidRDefault="00A46571" w:rsidP="00A46571">
            <w:pPr>
              <w:rPr>
                <w:rFonts w:cs="Calibri"/>
                <w:color w:val="000000"/>
                <w:sz w:val="12"/>
                <w:szCs w:val="12"/>
                <w:rPrChange w:id="62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30" w:author="Al Riyami, Azza OLNG-SCC/12" w:date="2026-03-30T14:14:00Z" w16du:dateUtc="2026-03-30T10:14:00Z">
                  <w:rPr>
                    <w:rFonts w:ascii="Calibri" w:hAnsi="Calibri" w:cs="Calibri"/>
                    <w:color w:val="000000"/>
                    <w:sz w:val="12"/>
                    <w:szCs w:val="12"/>
                  </w:rPr>
                </w:rPrChange>
              </w:rPr>
              <w:t>Public Relations Officer</w:t>
            </w:r>
          </w:p>
        </w:tc>
        <w:tc>
          <w:tcPr>
            <w:tcW w:w="591" w:type="dxa"/>
            <w:tcBorders>
              <w:top w:val="nil"/>
              <w:left w:val="nil"/>
              <w:bottom w:val="single" w:sz="4" w:space="0" w:color="auto"/>
              <w:right w:val="single" w:sz="4" w:space="0" w:color="auto"/>
            </w:tcBorders>
            <w:shd w:val="clear" w:color="auto" w:fill="FFFFFF"/>
            <w:vAlign w:val="center"/>
            <w:hideMark/>
          </w:tcPr>
          <w:p w14:paraId="378443EE" w14:textId="77777777" w:rsidR="00A46571" w:rsidRPr="005F252C" w:rsidRDefault="00A46571" w:rsidP="00A46571">
            <w:pPr>
              <w:rPr>
                <w:rFonts w:cs="Calibri"/>
                <w:color w:val="000000"/>
                <w:sz w:val="12"/>
                <w:szCs w:val="12"/>
                <w:rPrChange w:id="62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32" w:author="Al Riyami, Azza OLNG-SCC/12" w:date="2026-03-30T14:14:00Z" w16du:dateUtc="2026-03-30T10:14:00Z">
                  <w:rPr>
                    <w:rFonts w:ascii="Calibri" w:hAnsi="Calibri" w:cs="Calibri"/>
                    <w:color w:val="000000"/>
                    <w:sz w:val="12"/>
                    <w:szCs w:val="12"/>
                  </w:rPr>
                </w:rPrChange>
              </w:rPr>
              <w:t>113</w:t>
            </w:r>
          </w:p>
        </w:tc>
        <w:tc>
          <w:tcPr>
            <w:tcW w:w="3159" w:type="dxa"/>
            <w:tcBorders>
              <w:top w:val="nil"/>
              <w:left w:val="nil"/>
              <w:bottom w:val="single" w:sz="4" w:space="0" w:color="auto"/>
              <w:right w:val="single" w:sz="4" w:space="0" w:color="auto"/>
            </w:tcBorders>
            <w:shd w:val="clear" w:color="auto" w:fill="FFFFFF"/>
            <w:vAlign w:val="center"/>
            <w:hideMark/>
          </w:tcPr>
          <w:p w14:paraId="682ED4B4" w14:textId="77777777" w:rsidR="00A46571" w:rsidRPr="005F252C" w:rsidRDefault="00A46571" w:rsidP="00A46571">
            <w:pPr>
              <w:rPr>
                <w:rFonts w:cs="Calibri"/>
                <w:color w:val="000000"/>
                <w:sz w:val="12"/>
                <w:szCs w:val="12"/>
                <w:rPrChange w:id="62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34" w:author="Al Riyami, Azza OLNG-SCC/12" w:date="2026-03-30T14:14:00Z" w16du:dateUtc="2026-03-30T10:14:00Z">
                  <w:rPr>
                    <w:rFonts w:ascii="Calibri" w:hAnsi="Calibri" w:cs="Calibri"/>
                    <w:color w:val="000000"/>
                    <w:sz w:val="12"/>
                    <w:szCs w:val="12"/>
                  </w:rPr>
                </w:rPrChange>
              </w:rPr>
              <w:t>Site Manager</w:t>
            </w:r>
          </w:p>
        </w:tc>
        <w:tc>
          <w:tcPr>
            <w:tcW w:w="591" w:type="dxa"/>
            <w:tcBorders>
              <w:top w:val="nil"/>
              <w:left w:val="nil"/>
              <w:bottom w:val="single" w:sz="4" w:space="0" w:color="auto"/>
              <w:right w:val="single" w:sz="4" w:space="0" w:color="auto"/>
            </w:tcBorders>
            <w:shd w:val="clear" w:color="auto" w:fill="FFFFFF"/>
            <w:vAlign w:val="center"/>
            <w:hideMark/>
          </w:tcPr>
          <w:p w14:paraId="67A2F606" w14:textId="77777777" w:rsidR="00A46571" w:rsidRPr="005F252C" w:rsidRDefault="00A46571" w:rsidP="00A46571">
            <w:pPr>
              <w:rPr>
                <w:rFonts w:cs="Calibri"/>
                <w:color w:val="000000"/>
                <w:sz w:val="12"/>
                <w:szCs w:val="12"/>
                <w:rPrChange w:id="62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3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71C52EF3" w14:textId="77777777" w:rsidR="00A46571" w:rsidRPr="005F252C" w:rsidRDefault="00A46571" w:rsidP="00A46571">
            <w:pPr>
              <w:rPr>
                <w:rFonts w:cs="Calibri"/>
                <w:color w:val="000000"/>
                <w:sz w:val="12"/>
                <w:szCs w:val="12"/>
                <w:rPrChange w:id="62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38"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34A71A43" w14:textId="77777777" w:rsidR="00A46571" w:rsidRPr="005F252C" w:rsidRDefault="00A46571" w:rsidP="00A46571">
            <w:pPr>
              <w:rPr>
                <w:rFonts w:cs="Calibri"/>
                <w:color w:val="000000"/>
                <w:sz w:val="12"/>
                <w:szCs w:val="12"/>
                <w:rPrChange w:id="62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4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09A74B18" w14:textId="77777777" w:rsidR="00A46571" w:rsidRPr="005F252C" w:rsidRDefault="00A46571" w:rsidP="00A46571">
            <w:pPr>
              <w:rPr>
                <w:rFonts w:cs="Calibri"/>
                <w:color w:val="000000"/>
                <w:sz w:val="12"/>
                <w:szCs w:val="12"/>
                <w:rPrChange w:id="62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42" w:author="Al Riyami, Azza OLNG-SCC/12" w:date="2026-03-30T14:14:00Z" w16du:dateUtc="2026-03-30T10:14:00Z">
                  <w:rPr>
                    <w:rFonts w:ascii="Calibri" w:hAnsi="Calibri" w:cs="Calibri"/>
                    <w:color w:val="000000"/>
                    <w:sz w:val="12"/>
                    <w:szCs w:val="12"/>
                  </w:rPr>
                </w:rPrChange>
              </w:rPr>
              <w:t> </w:t>
            </w:r>
          </w:p>
        </w:tc>
      </w:tr>
      <w:tr w:rsidR="00A46571" w:rsidRPr="005F252C" w14:paraId="57C385CB"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673F52C" w14:textId="77777777" w:rsidR="00A46571" w:rsidRPr="005F252C" w:rsidRDefault="00A46571" w:rsidP="00A46571">
            <w:pPr>
              <w:rPr>
                <w:rFonts w:cs="Calibri"/>
                <w:color w:val="000000"/>
                <w:sz w:val="12"/>
                <w:szCs w:val="12"/>
                <w:rPrChange w:id="62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44" w:author="Al Riyami, Azza OLNG-SCC/12" w:date="2026-03-30T14:14:00Z" w16du:dateUtc="2026-03-30T10:14:00Z">
                  <w:rPr>
                    <w:rFonts w:ascii="Calibri" w:hAnsi="Calibri" w:cs="Calibri"/>
                    <w:color w:val="000000"/>
                    <w:sz w:val="12"/>
                    <w:szCs w:val="12"/>
                  </w:rPr>
                </w:rPrChange>
              </w:rPr>
              <w:t>92</w:t>
            </w:r>
          </w:p>
        </w:tc>
        <w:tc>
          <w:tcPr>
            <w:tcW w:w="3149" w:type="dxa"/>
            <w:tcBorders>
              <w:top w:val="nil"/>
              <w:left w:val="nil"/>
              <w:bottom w:val="single" w:sz="4" w:space="0" w:color="auto"/>
              <w:right w:val="single" w:sz="4" w:space="0" w:color="auto"/>
            </w:tcBorders>
            <w:shd w:val="clear" w:color="auto" w:fill="FFFFFF"/>
            <w:vAlign w:val="center"/>
            <w:hideMark/>
          </w:tcPr>
          <w:p w14:paraId="09917C91" w14:textId="77777777" w:rsidR="00A46571" w:rsidRPr="005F252C" w:rsidRDefault="00A46571" w:rsidP="00A46571">
            <w:pPr>
              <w:rPr>
                <w:rFonts w:cs="Calibri"/>
                <w:color w:val="000000"/>
                <w:sz w:val="12"/>
                <w:szCs w:val="12"/>
                <w:rPrChange w:id="62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46" w:author="Al Riyami, Azza OLNG-SCC/12" w:date="2026-03-30T14:14:00Z" w16du:dateUtc="2026-03-30T10:14:00Z">
                  <w:rPr>
                    <w:rFonts w:ascii="Calibri" w:hAnsi="Calibri" w:cs="Calibri"/>
                    <w:color w:val="000000"/>
                    <w:sz w:val="12"/>
                    <w:szCs w:val="12"/>
                  </w:rPr>
                </w:rPrChange>
              </w:rPr>
              <w:t>Process Engineer</w:t>
            </w:r>
          </w:p>
        </w:tc>
        <w:tc>
          <w:tcPr>
            <w:tcW w:w="591" w:type="dxa"/>
            <w:tcBorders>
              <w:top w:val="nil"/>
              <w:left w:val="nil"/>
              <w:bottom w:val="single" w:sz="4" w:space="0" w:color="auto"/>
              <w:right w:val="single" w:sz="4" w:space="0" w:color="auto"/>
            </w:tcBorders>
            <w:shd w:val="clear" w:color="auto" w:fill="FFFFFF"/>
            <w:vAlign w:val="center"/>
            <w:hideMark/>
          </w:tcPr>
          <w:p w14:paraId="2D648983" w14:textId="77777777" w:rsidR="00A46571" w:rsidRPr="005F252C" w:rsidRDefault="00A46571" w:rsidP="00A46571">
            <w:pPr>
              <w:rPr>
                <w:rFonts w:cs="Calibri"/>
                <w:color w:val="000000"/>
                <w:sz w:val="12"/>
                <w:szCs w:val="12"/>
                <w:rPrChange w:id="62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48" w:author="Al Riyami, Azza OLNG-SCC/12" w:date="2026-03-30T14:14:00Z" w16du:dateUtc="2026-03-30T10:14:00Z">
                  <w:rPr>
                    <w:rFonts w:ascii="Calibri" w:hAnsi="Calibri" w:cs="Calibri"/>
                    <w:color w:val="000000"/>
                    <w:sz w:val="12"/>
                    <w:szCs w:val="12"/>
                  </w:rPr>
                </w:rPrChange>
              </w:rPr>
              <w:t>114</w:t>
            </w:r>
          </w:p>
        </w:tc>
        <w:tc>
          <w:tcPr>
            <w:tcW w:w="3159" w:type="dxa"/>
            <w:tcBorders>
              <w:top w:val="nil"/>
              <w:left w:val="nil"/>
              <w:bottom w:val="single" w:sz="4" w:space="0" w:color="auto"/>
              <w:right w:val="single" w:sz="4" w:space="0" w:color="auto"/>
            </w:tcBorders>
            <w:shd w:val="clear" w:color="auto" w:fill="FFFFFF"/>
            <w:vAlign w:val="center"/>
            <w:hideMark/>
          </w:tcPr>
          <w:p w14:paraId="04FC4155" w14:textId="77777777" w:rsidR="00A46571" w:rsidRPr="005F252C" w:rsidRDefault="00A46571" w:rsidP="00A46571">
            <w:pPr>
              <w:rPr>
                <w:rFonts w:cs="Calibri"/>
                <w:color w:val="000000"/>
                <w:sz w:val="12"/>
                <w:szCs w:val="12"/>
                <w:rPrChange w:id="62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50" w:author="Al Riyami, Azza OLNG-SCC/12" w:date="2026-03-30T14:14:00Z" w16du:dateUtc="2026-03-30T10:14:00Z">
                  <w:rPr>
                    <w:rFonts w:ascii="Calibri" w:hAnsi="Calibri" w:cs="Calibri"/>
                    <w:color w:val="000000"/>
                    <w:sz w:val="12"/>
                    <w:szCs w:val="12"/>
                  </w:rPr>
                </w:rPrChange>
              </w:rPr>
              <w:t>Site Supervisor</w:t>
            </w:r>
          </w:p>
        </w:tc>
        <w:tc>
          <w:tcPr>
            <w:tcW w:w="591" w:type="dxa"/>
            <w:tcBorders>
              <w:top w:val="nil"/>
              <w:left w:val="nil"/>
              <w:bottom w:val="single" w:sz="4" w:space="0" w:color="auto"/>
              <w:right w:val="single" w:sz="4" w:space="0" w:color="auto"/>
            </w:tcBorders>
            <w:shd w:val="clear" w:color="auto" w:fill="FFFFFF"/>
            <w:vAlign w:val="center"/>
            <w:hideMark/>
          </w:tcPr>
          <w:p w14:paraId="5C630C14" w14:textId="77777777" w:rsidR="00A46571" w:rsidRPr="005F252C" w:rsidRDefault="00A46571" w:rsidP="00A46571">
            <w:pPr>
              <w:rPr>
                <w:rFonts w:cs="Calibri"/>
                <w:color w:val="000000"/>
                <w:sz w:val="12"/>
                <w:szCs w:val="12"/>
                <w:rPrChange w:id="62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5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5ED34FED" w14:textId="77777777" w:rsidR="00A46571" w:rsidRPr="005F252C" w:rsidRDefault="00A46571" w:rsidP="00A46571">
            <w:pPr>
              <w:rPr>
                <w:rFonts w:cs="Calibri"/>
                <w:color w:val="000000"/>
                <w:sz w:val="12"/>
                <w:szCs w:val="12"/>
                <w:rPrChange w:id="62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54"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BAE302E" w14:textId="77777777" w:rsidR="00A46571" w:rsidRPr="005F252C" w:rsidRDefault="00A46571" w:rsidP="00A46571">
            <w:pPr>
              <w:rPr>
                <w:rFonts w:cs="Calibri"/>
                <w:color w:val="000000"/>
                <w:sz w:val="12"/>
                <w:szCs w:val="12"/>
                <w:rPrChange w:id="62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5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147B42EF" w14:textId="77777777" w:rsidR="00A46571" w:rsidRPr="005F252C" w:rsidRDefault="00A46571" w:rsidP="00A46571">
            <w:pPr>
              <w:rPr>
                <w:rFonts w:cs="Calibri"/>
                <w:color w:val="000000"/>
                <w:sz w:val="12"/>
                <w:szCs w:val="12"/>
                <w:rPrChange w:id="62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58" w:author="Al Riyami, Azza OLNG-SCC/12" w:date="2026-03-30T14:14:00Z" w16du:dateUtc="2026-03-30T10:14:00Z">
                  <w:rPr>
                    <w:rFonts w:ascii="Calibri" w:hAnsi="Calibri" w:cs="Calibri"/>
                    <w:color w:val="000000"/>
                    <w:sz w:val="12"/>
                    <w:szCs w:val="12"/>
                  </w:rPr>
                </w:rPrChange>
              </w:rPr>
              <w:t> </w:t>
            </w:r>
          </w:p>
        </w:tc>
      </w:tr>
      <w:tr w:rsidR="00A46571" w:rsidRPr="005F252C" w14:paraId="3C1DD418"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2F094B7" w14:textId="77777777" w:rsidR="00A46571" w:rsidRPr="005F252C" w:rsidRDefault="00A46571" w:rsidP="00A46571">
            <w:pPr>
              <w:rPr>
                <w:rFonts w:cs="Calibri"/>
                <w:color w:val="000000"/>
                <w:sz w:val="12"/>
                <w:szCs w:val="12"/>
                <w:rPrChange w:id="62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60" w:author="Al Riyami, Azza OLNG-SCC/12" w:date="2026-03-30T14:14:00Z" w16du:dateUtc="2026-03-30T10:14:00Z">
                  <w:rPr>
                    <w:rFonts w:ascii="Calibri" w:hAnsi="Calibri" w:cs="Calibri"/>
                    <w:color w:val="000000"/>
                    <w:sz w:val="12"/>
                    <w:szCs w:val="12"/>
                  </w:rPr>
                </w:rPrChange>
              </w:rPr>
              <w:t>93</w:t>
            </w:r>
          </w:p>
        </w:tc>
        <w:tc>
          <w:tcPr>
            <w:tcW w:w="3149" w:type="dxa"/>
            <w:tcBorders>
              <w:top w:val="nil"/>
              <w:left w:val="nil"/>
              <w:bottom w:val="single" w:sz="4" w:space="0" w:color="auto"/>
              <w:right w:val="single" w:sz="4" w:space="0" w:color="auto"/>
            </w:tcBorders>
            <w:shd w:val="clear" w:color="auto" w:fill="FFFFFF"/>
            <w:vAlign w:val="center"/>
            <w:hideMark/>
          </w:tcPr>
          <w:p w14:paraId="6285ED65" w14:textId="77777777" w:rsidR="00A46571" w:rsidRPr="005F252C" w:rsidRDefault="00A46571" w:rsidP="00A46571">
            <w:pPr>
              <w:rPr>
                <w:rFonts w:cs="Calibri"/>
                <w:color w:val="000000"/>
                <w:sz w:val="12"/>
                <w:szCs w:val="12"/>
                <w:rPrChange w:id="62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62" w:author="Al Riyami, Azza OLNG-SCC/12" w:date="2026-03-30T14:14:00Z" w16du:dateUtc="2026-03-30T10:14:00Z">
                  <w:rPr>
                    <w:rFonts w:ascii="Calibri" w:hAnsi="Calibri" w:cs="Calibri"/>
                    <w:color w:val="000000"/>
                    <w:sz w:val="12"/>
                    <w:szCs w:val="12"/>
                  </w:rPr>
                </w:rPrChange>
              </w:rPr>
              <w:t>Procurement Engineer</w:t>
            </w:r>
          </w:p>
        </w:tc>
        <w:tc>
          <w:tcPr>
            <w:tcW w:w="591" w:type="dxa"/>
            <w:tcBorders>
              <w:top w:val="nil"/>
              <w:left w:val="nil"/>
              <w:bottom w:val="single" w:sz="4" w:space="0" w:color="auto"/>
              <w:right w:val="single" w:sz="4" w:space="0" w:color="auto"/>
            </w:tcBorders>
            <w:shd w:val="clear" w:color="auto" w:fill="FFFFFF"/>
            <w:vAlign w:val="center"/>
            <w:hideMark/>
          </w:tcPr>
          <w:p w14:paraId="46F12F62" w14:textId="77777777" w:rsidR="00A46571" w:rsidRPr="005F252C" w:rsidRDefault="00A46571" w:rsidP="00A46571">
            <w:pPr>
              <w:rPr>
                <w:rFonts w:cs="Calibri"/>
                <w:color w:val="000000"/>
                <w:sz w:val="12"/>
                <w:szCs w:val="12"/>
                <w:rPrChange w:id="62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64" w:author="Al Riyami, Azza OLNG-SCC/12" w:date="2026-03-30T14:14:00Z" w16du:dateUtc="2026-03-30T10:14:00Z">
                  <w:rPr>
                    <w:rFonts w:ascii="Calibri" w:hAnsi="Calibri" w:cs="Calibri"/>
                    <w:color w:val="000000"/>
                    <w:sz w:val="12"/>
                    <w:szCs w:val="12"/>
                  </w:rPr>
                </w:rPrChange>
              </w:rPr>
              <w:t>115</w:t>
            </w:r>
          </w:p>
        </w:tc>
        <w:tc>
          <w:tcPr>
            <w:tcW w:w="3159" w:type="dxa"/>
            <w:tcBorders>
              <w:top w:val="nil"/>
              <w:left w:val="nil"/>
              <w:bottom w:val="single" w:sz="4" w:space="0" w:color="auto"/>
              <w:right w:val="single" w:sz="4" w:space="0" w:color="auto"/>
            </w:tcBorders>
            <w:shd w:val="clear" w:color="auto" w:fill="FFFFFF"/>
            <w:vAlign w:val="center"/>
            <w:hideMark/>
          </w:tcPr>
          <w:p w14:paraId="2DB39E77" w14:textId="77777777" w:rsidR="00A46571" w:rsidRPr="005F252C" w:rsidRDefault="00A46571" w:rsidP="00A46571">
            <w:pPr>
              <w:rPr>
                <w:rFonts w:cs="Calibri"/>
                <w:color w:val="000000"/>
                <w:sz w:val="12"/>
                <w:szCs w:val="12"/>
                <w:rPrChange w:id="62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66" w:author="Al Riyami, Azza OLNG-SCC/12" w:date="2026-03-30T14:14:00Z" w16du:dateUtc="2026-03-30T10:14:00Z">
                  <w:rPr>
                    <w:rFonts w:ascii="Calibri" w:hAnsi="Calibri" w:cs="Calibri"/>
                    <w:color w:val="000000"/>
                    <w:sz w:val="12"/>
                    <w:szCs w:val="12"/>
                  </w:rPr>
                </w:rPrChange>
              </w:rPr>
              <w:t>Senior Mud Logger</w:t>
            </w:r>
          </w:p>
        </w:tc>
        <w:tc>
          <w:tcPr>
            <w:tcW w:w="591" w:type="dxa"/>
            <w:tcBorders>
              <w:top w:val="nil"/>
              <w:left w:val="nil"/>
              <w:bottom w:val="single" w:sz="4" w:space="0" w:color="auto"/>
              <w:right w:val="single" w:sz="4" w:space="0" w:color="auto"/>
            </w:tcBorders>
            <w:shd w:val="clear" w:color="auto" w:fill="FFFFFF"/>
            <w:vAlign w:val="center"/>
            <w:hideMark/>
          </w:tcPr>
          <w:p w14:paraId="5ED3093B" w14:textId="77777777" w:rsidR="00A46571" w:rsidRPr="005F252C" w:rsidRDefault="00A46571" w:rsidP="00A46571">
            <w:pPr>
              <w:rPr>
                <w:rFonts w:cs="Calibri"/>
                <w:color w:val="000000"/>
                <w:sz w:val="12"/>
                <w:szCs w:val="12"/>
                <w:rPrChange w:id="62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6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6115F9A5" w14:textId="77777777" w:rsidR="00A46571" w:rsidRPr="005F252C" w:rsidRDefault="00A46571" w:rsidP="00A46571">
            <w:pPr>
              <w:rPr>
                <w:rFonts w:cs="Calibri"/>
                <w:color w:val="000000"/>
                <w:sz w:val="12"/>
                <w:szCs w:val="12"/>
                <w:rPrChange w:id="62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70"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3170749" w14:textId="77777777" w:rsidR="00A46571" w:rsidRPr="005F252C" w:rsidRDefault="00A46571" w:rsidP="00A46571">
            <w:pPr>
              <w:rPr>
                <w:rFonts w:cs="Calibri"/>
                <w:color w:val="000000"/>
                <w:sz w:val="12"/>
                <w:szCs w:val="12"/>
                <w:rPrChange w:id="62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7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457F34EA" w14:textId="77777777" w:rsidR="00A46571" w:rsidRPr="005F252C" w:rsidRDefault="00A46571" w:rsidP="00A46571">
            <w:pPr>
              <w:rPr>
                <w:rFonts w:cs="Calibri"/>
                <w:color w:val="000000"/>
                <w:sz w:val="12"/>
                <w:szCs w:val="12"/>
                <w:rPrChange w:id="62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74" w:author="Al Riyami, Azza OLNG-SCC/12" w:date="2026-03-30T14:14:00Z" w16du:dateUtc="2026-03-30T10:14:00Z">
                  <w:rPr>
                    <w:rFonts w:ascii="Calibri" w:hAnsi="Calibri" w:cs="Calibri"/>
                    <w:color w:val="000000"/>
                    <w:sz w:val="12"/>
                    <w:szCs w:val="12"/>
                  </w:rPr>
                </w:rPrChange>
              </w:rPr>
              <w:t> </w:t>
            </w:r>
          </w:p>
        </w:tc>
      </w:tr>
      <w:tr w:rsidR="00A46571" w:rsidRPr="005F252C" w14:paraId="60AA15E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F5E6373" w14:textId="77777777" w:rsidR="00A46571" w:rsidRPr="005F252C" w:rsidRDefault="00A46571" w:rsidP="00A46571">
            <w:pPr>
              <w:rPr>
                <w:rFonts w:cs="Calibri"/>
                <w:color w:val="000000"/>
                <w:sz w:val="12"/>
                <w:szCs w:val="12"/>
                <w:rPrChange w:id="62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76" w:author="Al Riyami, Azza OLNG-SCC/12" w:date="2026-03-30T14:14:00Z" w16du:dateUtc="2026-03-30T10:14:00Z">
                  <w:rPr>
                    <w:rFonts w:ascii="Calibri" w:hAnsi="Calibri" w:cs="Calibri"/>
                    <w:color w:val="000000"/>
                    <w:sz w:val="12"/>
                    <w:szCs w:val="12"/>
                  </w:rPr>
                </w:rPrChange>
              </w:rPr>
              <w:t>94</w:t>
            </w:r>
          </w:p>
        </w:tc>
        <w:tc>
          <w:tcPr>
            <w:tcW w:w="3149" w:type="dxa"/>
            <w:tcBorders>
              <w:top w:val="nil"/>
              <w:left w:val="nil"/>
              <w:bottom w:val="single" w:sz="4" w:space="0" w:color="auto"/>
              <w:right w:val="single" w:sz="4" w:space="0" w:color="auto"/>
            </w:tcBorders>
            <w:shd w:val="clear" w:color="auto" w:fill="FFFFFF"/>
            <w:vAlign w:val="center"/>
            <w:hideMark/>
          </w:tcPr>
          <w:p w14:paraId="431A1E99" w14:textId="77777777" w:rsidR="00A46571" w:rsidRPr="005F252C" w:rsidRDefault="00A46571" w:rsidP="00A46571">
            <w:pPr>
              <w:rPr>
                <w:rFonts w:cs="Calibri"/>
                <w:color w:val="000000"/>
                <w:sz w:val="12"/>
                <w:szCs w:val="12"/>
                <w:rPrChange w:id="62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78" w:author="Al Riyami, Azza OLNG-SCC/12" w:date="2026-03-30T14:14:00Z" w16du:dateUtc="2026-03-30T10:14:00Z">
                  <w:rPr>
                    <w:rFonts w:ascii="Calibri" w:hAnsi="Calibri" w:cs="Calibri"/>
                    <w:color w:val="000000"/>
                    <w:sz w:val="12"/>
                    <w:szCs w:val="12"/>
                  </w:rPr>
                </w:rPrChange>
              </w:rPr>
              <w:t>Procurement Manager</w:t>
            </w:r>
          </w:p>
        </w:tc>
        <w:tc>
          <w:tcPr>
            <w:tcW w:w="591" w:type="dxa"/>
            <w:tcBorders>
              <w:top w:val="nil"/>
              <w:left w:val="nil"/>
              <w:bottom w:val="single" w:sz="4" w:space="0" w:color="auto"/>
              <w:right w:val="single" w:sz="4" w:space="0" w:color="auto"/>
            </w:tcBorders>
            <w:shd w:val="clear" w:color="auto" w:fill="FFFFFF"/>
            <w:vAlign w:val="center"/>
            <w:hideMark/>
          </w:tcPr>
          <w:p w14:paraId="5C14BC08" w14:textId="77777777" w:rsidR="00A46571" w:rsidRPr="005F252C" w:rsidRDefault="00A46571" w:rsidP="00A46571">
            <w:pPr>
              <w:rPr>
                <w:rFonts w:cs="Calibri"/>
                <w:color w:val="000000"/>
                <w:sz w:val="12"/>
                <w:szCs w:val="12"/>
                <w:rPrChange w:id="62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80" w:author="Al Riyami, Azza OLNG-SCC/12" w:date="2026-03-30T14:14:00Z" w16du:dateUtc="2026-03-30T10:14:00Z">
                  <w:rPr>
                    <w:rFonts w:ascii="Calibri" w:hAnsi="Calibri" w:cs="Calibri"/>
                    <w:color w:val="000000"/>
                    <w:sz w:val="12"/>
                    <w:szCs w:val="12"/>
                  </w:rPr>
                </w:rPrChange>
              </w:rPr>
              <w:t>116</w:t>
            </w:r>
          </w:p>
        </w:tc>
        <w:tc>
          <w:tcPr>
            <w:tcW w:w="3159" w:type="dxa"/>
            <w:tcBorders>
              <w:top w:val="nil"/>
              <w:left w:val="nil"/>
              <w:bottom w:val="single" w:sz="4" w:space="0" w:color="auto"/>
              <w:right w:val="single" w:sz="4" w:space="0" w:color="auto"/>
            </w:tcBorders>
            <w:shd w:val="clear" w:color="auto" w:fill="FFFFFF"/>
            <w:vAlign w:val="center"/>
            <w:hideMark/>
          </w:tcPr>
          <w:p w14:paraId="227E60B1" w14:textId="77777777" w:rsidR="00A46571" w:rsidRPr="005F252C" w:rsidRDefault="00A46571" w:rsidP="00A46571">
            <w:pPr>
              <w:rPr>
                <w:rFonts w:cs="Calibri"/>
                <w:color w:val="000000"/>
                <w:sz w:val="12"/>
                <w:szCs w:val="12"/>
                <w:rPrChange w:id="62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82" w:author="Al Riyami, Azza OLNG-SCC/12" w:date="2026-03-30T14:14:00Z" w16du:dateUtc="2026-03-30T10:14:00Z">
                  <w:rPr>
                    <w:rFonts w:ascii="Calibri" w:hAnsi="Calibri" w:cs="Calibri"/>
                    <w:color w:val="000000"/>
                    <w:sz w:val="12"/>
                    <w:szCs w:val="12"/>
                  </w:rPr>
                </w:rPrChange>
              </w:rPr>
              <w:t>Store Keeper</w:t>
            </w:r>
          </w:p>
        </w:tc>
        <w:tc>
          <w:tcPr>
            <w:tcW w:w="591" w:type="dxa"/>
            <w:tcBorders>
              <w:top w:val="nil"/>
              <w:left w:val="nil"/>
              <w:bottom w:val="single" w:sz="4" w:space="0" w:color="auto"/>
              <w:right w:val="single" w:sz="4" w:space="0" w:color="auto"/>
            </w:tcBorders>
            <w:shd w:val="clear" w:color="auto" w:fill="FFFFFF"/>
            <w:vAlign w:val="center"/>
            <w:hideMark/>
          </w:tcPr>
          <w:p w14:paraId="65501B59" w14:textId="77777777" w:rsidR="00A46571" w:rsidRPr="005F252C" w:rsidRDefault="00A46571" w:rsidP="00A46571">
            <w:pPr>
              <w:rPr>
                <w:rFonts w:cs="Calibri"/>
                <w:color w:val="000000"/>
                <w:sz w:val="12"/>
                <w:szCs w:val="12"/>
                <w:rPrChange w:id="62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8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4D361640" w14:textId="77777777" w:rsidR="00A46571" w:rsidRPr="005F252C" w:rsidRDefault="00A46571" w:rsidP="00A46571">
            <w:pPr>
              <w:rPr>
                <w:rFonts w:cs="Calibri"/>
                <w:color w:val="000000"/>
                <w:sz w:val="12"/>
                <w:szCs w:val="12"/>
                <w:rPrChange w:id="62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86"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F0064D3" w14:textId="77777777" w:rsidR="00A46571" w:rsidRPr="005F252C" w:rsidRDefault="00A46571" w:rsidP="00A46571">
            <w:pPr>
              <w:rPr>
                <w:rFonts w:cs="Calibri"/>
                <w:color w:val="000000"/>
                <w:sz w:val="12"/>
                <w:szCs w:val="12"/>
                <w:rPrChange w:id="62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8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3D28C8BF" w14:textId="77777777" w:rsidR="00A46571" w:rsidRPr="005F252C" w:rsidRDefault="00A46571" w:rsidP="00A46571">
            <w:pPr>
              <w:rPr>
                <w:rFonts w:cs="Calibri"/>
                <w:color w:val="000000"/>
                <w:sz w:val="12"/>
                <w:szCs w:val="12"/>
                <w:rPrChange w:id="62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90" w:author="Al Riyami, Azza OLNG-SCC/12" w:date="2026-03-30T14:14:00Z" w16du:dateUtc="2026-03-30T10:14:00Z">
                  <w:rPr>
                    <w:rFonts w:ascii="Calibri" w:hAnsi="Calibri" w:cs="Calibri"/>
                    <w:color w:val="000000"/>
                    <w:sz w:val="12"/>
                    <w:szCs w:val="12"/>
                  </w:rPr>
                </w:rPrChange>
              </w:rPr>
              <w:t> </w:t>
            </w:r>
          </w:p>
        </w:tc>
      </w:tr>
      <w:tr w:rsidR="00A46571" w:rsidRPr="005F252C" w14:paraId="776CE2AA"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78177344" w14:textId="77777777" w:rsidR="00A46571" w:rsidRPr="005F252C" w:rsidRDefault="00A46571" w:rsidP="00A46571">
            <w:pPr>
              <w:rPr>
                <w:rFonts w:cs="Calibri"/>
                <w:color w:val="000000"/>
                <w:sz w:val="12"/>
                <w:szCs w:val="12"/>
                <w:rPrChange w:id="62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92" w:author="Al Riyami, Azza OLNG-SCC/12" w:date="2026-03-30T14:14:00Z" w16du:dateUtc="2026-03-30T10:14:00Z">
                  <w:rPr>
                    <w:rFonts w:ascii="Calibri" w:hAnsi="Calibri" w:cs="Calibri"/>
                    <w:color w:val="000000"/>
                    <w:sz w:val="12"/>
                    <w:szCs w:val="12"/>
                  </w:rPr>
                </w:rPrChange>
              </w:rPr>
              <w:t>95</w:t>
            </w:r>
          </w:p>
        </w:tc>
        <w:tc>
          <w:tcPr>
            <w:tcW w:w="3149" w:type="dxa"/>
            <w:tcBorders>
              <w:top w:val="nil"/>
              <w:left w:val="nil"/>
              <w:bottom w:val="single" w:sz="4" w:space="0" w:color="auto"/>
              <w:right w:val="single" w:sz="4" w:space="0" w:color="auto"/>
            </w:tcBorders>
            <w:shd w:val="clear" w:color="auto" w:fill="FFFFFF"/>
            <w:vAlign w:val="center"/>
            <w:hideMark/>
          </w:tcPr>
          <w:p w14:paraId="36ADFFEC" w14:textId="77777777" w:rsidR="00A46571" w:rsidRPr="005F252C" w:rsidRDefault="00A46571" w:rsidP="00A46571">
            <w:pPr>
              <w:rPr>
                <w:rFonts w:cs="Calibri"/>
                <w:color w:val="000000"/>
                <w:sz w:val="12"/>
                <w:szCs w:val="12"/>
                <w:rPrChange w:id="62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94" w:author="Al Riyami, Azza OLNG-SCC/12" w:date="2026-03-30T14:14:00Z" w16du:dateUtc="2026-03-30T10:14:00Z">
                  <w:rPr>
                    <w:rFonts w:ascii="Calibri" w:hAnsi="Calibri" w:cs="Calibri"/>
                    <w:color w:val="000000"/>
                    <w:sz w:val="12"/>
                    <w:szCs w:val="12"/>
                  </w:rPr>
                </w:rPrChange>
              </w:rPr>
              <w:t>Procurement Specialist</w:t>
            </w:r>
          </w:p>
        </w:tc>
        <w:tc>
          <w:tcPr>
            <w:tcW w:w="591" w:type="dxa"/>
            <w:tcBorders>
              <w:top w:val="nil"/>
              <w:left w:val="nil"/>
              <w:bottom w:val="single" w:sz="4" w:space="0" w:color="auto"/>
              <w:right w:val="single" w:sz="4" w:space="0" w:color="auto"/>
            </w:tcBorders>
            <w:shd w:val="clear" w:color="auto" w:fill="FFFFFF"/>
            <w:vAlign w:val="center"/>
            <w:hideMark/>
          </w:tcPr>
          <w:p w14:paraId="4C3FE344" w14:textId="77777777" w:rsidR="00A46571" w:rsidRPr="005F252C" w:rsidRDefault="00A46571" w:rsidP="00A46571">
            <w:pPr>
              <w:rPr>
                <w:rFonts w:cs="Calibri"/>
                <w:color w:val="000000"/>
                <w:sz w:val="12"/>
                <w:szCs w:val="12"/>
                <w:rPrChange w:id="62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96" w:author="Al Riyami, Azza OLNG-SCC/12" w:date="2026-03-30T14:14:00Z" w16du:dateUtc="2026-03-30T10:14:00Z">
                  <w:rPr>
                    <w:rFonts w:ascii="Calibri" w:hAnsi="Calibri" w:cs="Calibri"/>
                    <w:color w:val="000000"/>
                    <w:sz w:val="12"/>
                    <w:szCs w:val="12"/>
                  </w:rPr>
                </w:rPrChange>
              </w:rPr>
              <w:t>117</w:t>
            </w:r>
          </w:p>
        </w:tc>
        <w:tc>
          <w:tcPr>
            <w:tcW w:w="3159" w:type="dxa"/>
            <w:tcBorders>
              <w:top w:val="nil"/>
              <w:left w:val="nil"/>
              <w:bottom w:val="single" w:sz="4" w:space="0" w:color="auto"/>
              <w:right w:val="single" w:sz="4" w:space="0" w:color="auto"/>
            </w:tcBorders>
            <w:shd w:val="clear" w:color="auto" w:fill="FFFFFF"/>
            <w:vAlign w:val="center"/>
            <w:hideMark/>
          </w:tcPr>
          <w:p w14:paraId="49FE7C12" w14:textId="77777777" w:rsidR="00A46571" w:rsidRPr="005F252C" w:rsidRDefault="00A46571" w:rsidP="00A46571">
            <w:pPr>
              <w:rPr>
                <w:rFonts w:cs="Calibri"/>
                <w:color w:val="000000"/>
                <w:sz w:val="12"/>
                <w:szCs w:val="12"/>
                <w:rPrChange w:id="62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298" w:author="Al Riyami, Azza OLNG-SCC/12" w:date="2026-03-30T14:14:00Z" w16du:dateUtc="2026-03-30T10:14:00Z">
                  <w:rPr>
                    <w:rFonts w:ascii="Calibri" w:hAnsi="Calibri" w:cs="Calibri"/>
                    <w:color w:val="000000"/>
                    <w:sz w:val="12"/>
                    <w:szCs w:val="12"/>
                  </w:rPr>
                </w:rPrChange>
              </w:rPr>
              <w:t>Stores Supervisor</w:t>
            </w:r>
          </w:p>
        </w:tc>
        <w:tc>
          <w:tcPr>
            <w:tcW w:w="591" w:type="dxa"/>
            <w:tcBorders>
              <w:top w:val="nil"/>
              <w:left w:val="nil"/>
              <w:bottom w:val="single" w:sz="4" w:space="0" w:color="auto"/>
              <w:right w:val="single" w:sz="4" w:space="0" w:color="auto"/>
            </w:tcBorders>
            <w:shd w:val="clear" w:color="auto" w:fill="FFFFFF"/>
            <w:vAlign w:val="center"/>
            <w:hideMark/>
          </w:tcPr>
          <w:p w14:paraId="42EAAC9C" w14:textId="77777777" w:rsidR="00A46571" w:rsidRPr="005F252C" w:rsidRDefault="00A46571" w:rsidP="00A46571">
            <w:pPr>
              <w:rPr>
                <w:rFonts w:cs="Calibri"/>
                <w:color w:val="000000"/>
                <w:sz w:val="12"/>
                <w:szCs w:val="12"/>
                <w:rPrChange w:id="62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0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3FECAFFE" w14:textId="77777777" w:rsidR="00A46571" w:rsidRPr="005F252C" w:rsidRDefault="00A46571" w:rsidP="00A46571">
            <w:pPr>
              <w:rPr>
                <w:rFonts w:cs="Calibri"/>
                <w:color w:val="000000"/>
                <w:sz w:val="12"/>
                <w:szCs w:val="12"/>
                <w:rPrChange w:id="63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02"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76287C83" w14:textId="77777777" w:rsidR="00A46571" w:rsidRPr="005F252C" w:rsidRDefault="00A46571" w:rsidP="00A46571">
            <w:pPr>
              <w:rPr>
                <w:rFonts w:cs="Calibri"/>
                <w:color w:val="000000"/>
                <w:sz w:val="12"/>
                <w:szCs w:val="12"/>
                <w:rPrChange w:id="63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0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0A3D943F" w14:textId="77777777" w:rsidR="00A46571" w:rsidRPr="005F252C" w:rsidRDefault="00A46571" w:rsidP="00A46571">
            <w:pPr>
              <w:rPr>
                <w:rFonts w:cs="Calibri"/>
                <w:color w:val="000000"/>
                <w:sz w:val="12"/>
                <w:szCs w:val="12"/>
                <w:rPrChange w:id="63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06" w:author="Al Riyami, Azza OLNG-SCC/12" w:date="2026-03-30T14:14:00Z" w16du:dateUtc="2026-03-30T10:14:00Z">
                  <w:rPr>
                    <w:rFonts w:ascii="Calibri" w:hAnsi="Calibri" w:cs="Calibri"/>
                    <w:color w:val="000000"/>
                    <w:sz w:val="12"/>
                    <w:szCs w:val="12"/>
                  </w:rPr>
                </w:rPrChange>
              </w:rPr>
              <w:t> </w:t>
            </w:r>
          </w:p>
        </w:tc>
      </w:tr>
      <w:tr w:rsidR="00A46571" w:rsidRPr="005F252C" w14:paraId="0EF39782"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740934A" w14:textId="77777777" w:rsidR="00A46571" w:rsidRPr="005F252C" w:rsidRDefault="00A46571" w:rsidP="00A46571">
            <w:pPr>
              <w:rPr>
                <w:rFonts w:cs="Calibri"/>
                <w:color w:val="000000"/>
                <w:sz w:val="12"/>
                <w:szCs w:val="12"/>
                <w:rPrChange w:id="63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08" w:author="Al Riyami, Azza OLNG-SCC/12" w:date="2026-03-30T14:14:00Z" w16du:dateUtc="2026-03-30T10:14:00Z">
                  <w:rPr>
                    <w:rFonts w:ascii="Calibri" w:hAnsi="Calibri" w:cs="Calibri"/>
                    <w:color w:val="000000"/>
                    <w:sz w:val="12"/>
                    <w:szCs w:val="12"/>
                  </w:rPr>
                </w:rPrChange>
              </w:rPr>
              <w:t>96</w:t>
            </w:r>
          </w:p>
        </w:tc>
        <w:tc>
          <w:tcPr>
            <w:tcW w:w="3149" w:type="dxa"/>
            <w:tcBorders>
              <w:top w:val="nil"/>
              <w:left w:val="nil"/>
              <w:bottom w:val="single" w:sz="4" w:space="0" w:color="auto"/>
              <w:right w:val="single" w:sz="4" w:space="0" w:color="auto"/>
            </w:tcBorders>
            <w:shd w:val="clear" w:color="auto" w:fill="FFFFFF"/>
            <w:vAlign w:val="center"/>
            <w:hideMark/>
          </w:tcPr>
          <w:p w14:paraId="735F375A" w14:textId="77777777" w:rsidR="00A46571" w:rsidRPr="005F252C" w:rsidRDefault="00A46571" w:rsidP="00A46571">
            <w:pPr>
              <w:rPr>
                <w:rFonts w:cs="Calibri"/>
                <w:color w:val="000000"/>
                <w:sz w:val="12"/>
                <w:szCs w:val="12"/>
                <w:rPrChange w:id="63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10" w:author="Al Riyami, Azza OLNG-SCC/12" w:date="2026-03-30T14:14:00Z" w16du:dateUtc="2026-03-30T10:14:00Z">
                  <w:rPr>
                    <w:rFonts w:ascii="Calibri" w:hAnsi="Calibri" w:cs="Calibri"/>
                    <w:color w:val="000000"/>
                    <w:sz w:val="12"/>
                    <w:szCs w:val="12"/>
                  </w:rPr>
                </w:rPrChange>
              </w:rPr>
              <w:t>Production  Supervisor</w:t>
            </w:r>
          </w:p>
        </w:tc>
        <w:tc>
          <w:tcPr>
            <w:tcW w:w="591" w:type="dxa"/>
            <w:tcBorders>
              <w:top w:val="nil"/>
              <w:left w:val="nil"/>
              <w:bottom w:val="single" w:sz="4" w:space="0" w:color="auto"/>
              <w:right w:val="single" w:sz="4" w:space="0" w:color="auto"/>
            </w:tcBorders>
            <w:shd w:val="clear" w:color="auto" w:fill="FFFFFF"/>
            <w:vAlign w:val="center"/>
            <w:hideMark/>
          </w:tcPr>
          <w:p w14:paraId="26DB5DC0" w14:textId="77777777" w:rsidR="00A46571" w:rsidRPr="005F252C" w:rsidRDefault="00A46571" w:rsidP="00A46571">
            <w:pPr>
              <w:rPr>
                <w:rFonts w:cs="Calibri"/>
                <w:color w:val="000000"/>
                <w:sz w:val="12"/>
                <w:szCs w:val="12"/>
                <w:rPrChange w:id="63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12" w:author="Al Riyami, Azza OLNG-SCC/12" w:date="2026-03-30T14:14:00Z" w16du:dateUtc="2026-03-30T10:14:00Z">
                  <w:rPr>
                    <w:rFonts w:ascii="Calibri" w:hAnsi="Calibri" w:cs="Calibri"/>
                    <w:color w:val="000000"/>
                    <w:sz w:val="12"/>
                    <w:szCs w:val="12"/>
                  </w:rPr>
                </w:rPrChange>
              </w:rPr>
              <w:t>118</w:t>
            </w:r>
          </w:p>
        </w:tc>
        <w:tc>
          <w:tcPr>
            <w:tcW w:w="3159" w:type="dxa"/>
            <w:tcBorders>
              <w:top w:val="nil"/>
              <w:left w:val="nil"/>
              <w:bottom w:val="single" w:sz="4" w:space="0" w:color="auto"/>
              <w:right w:val="single" w:sz="4" w:space="0" w:color="auto"/>
            </w:tcBorders>
            <w:shd w:val="clear" w:color="auto" w:fill="FFFFFF"/>
            <w:vAlign w:val="center"/>
            <w:hideMark/>
          </w:tcPr>
          <w:p w14:paraId="48A85183" w14:textId="77777777" w:rsidR="00A46571" w:rsidRPr="005F252C" w:rsidRDefault="00A46571" w:rsidP="00A46571">
            <w:pPr>
              <w:rPr>
                <w:rFonts w:cs="Calibri"/>
                <w:color w:val="000000"/>
                <w:sz w:val="12"/>
                <w:szCs w:val="12"/>
                <w:rPrChange w:id="63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14" w:author="Al Riyami, Azza OLNG-SCC/12" w:date="2026-03-30T14:14:00Z" w16du:dateUtc="2026-03-30T10:14:00Z">
                  <w:rPr>
                    <w:rFonts w:ascii="Calibri" w:hAnsi="Calibri" w:cs="Calibri"/>
                    <w:color w:val="000000"/>
                    <w:sz w:val="12"/>
                    <w:szCs w:val="12"/>
                  </w:rPr>
                </w:rPrChange>
              </w:rPr>
              <w:t>Superintendent - Scaffolding</w:t>
            </w:r>
          </w:p>
        </w:tc>
        <w:tc>
          <w:tcPr>
            <w:tcW w:w="591" w:type="dxa"/>
            <w:tcBorders>
              <w:top w:val="nil"/>
              <w:left w:val="nil"/>
              <w:bottom w:val="single" w:sz="4" w:space="0" w:color="auto"/>
              <w:right w:val="single" w:sz="4" w:space="0" w:color="auto"/>
            </w:tcBorders>
            <w:shd w:val="clear" w:color="auto" w:fill="FFFFFF"/>
            <w:vAlign w:val="center"/>
            <w:hideMark/>
          </w:tcPr>
          <w:p w14:paraId="7C4BE25B" w14:textId="77777777" w:rsidR="00A46571" w:rsidRPr="005F252C" w:rsidRDefault="00A46571" w:rsidP="00A46571">
            <w:pPr>
              <w:rPr>
                <w:rFonts w:cs="Calibri"/>
                <w:color w:val="000000"/>
                <w:sz w:val="12"/>
                <w:szCs w:val="12"/>
                <w:rPrChange w:id="63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1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0637C01D" w14:textId="77777777" w:rsidR="00A46571" w:rsidRPr="005F252C" w:rsidRDefault="00A46571" w:rsidP="00A46571">
            <w:pPr>
              <w:rPr>
                <w:rFonts w:cs="Calibri"/>
                <w:color w:val="000000"/>
                <w:sz w:val="12"/>
                <w:szCs w:val="12"/>
                <w:rPrChange w:id="63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18"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3D1C02D" w14:textId="77777777" w:rsidR="00A46571" w:rsidRPr="005F252C" w:rsidRDefault="00A46571" w:rsidP="00A46571">
            <w:pPr>
              <w:rPr>
                <w:rFonts w:cs="Calibri"/>
                <w:color w:val="000000"/>
                <w:sz w:val="12"/>
                <w:szCs w:val="12"/>
                <w:rPrChange w:id="63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2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40C63532" w14:textId="77777777" w:rsidR="00A46571" w:rsidRPr="005F252C" w:rsidRDefault="00A46571" w:rsidP="00A46571">
            <w:pPr>
              <w:rPr>
                <w:rFonts w:cs="Calibri"/>
                <w:color w:val="000000"/>
                <w:sz w:val="12"/>
                <w:szCs w:val="12"/>
                <w:rPrChange w:id="63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22" w:author="Al Riyami, Azza OLNG-SCC/12" w:date="2026-03-30T14:14:00Z" w16du:dateUtc="2026-03-30T10:14:00Z">
                  <w:rPr>
                    <w:rFonts w:ascii="Calibri" w:hAnsi="Calibri" w:cs="Calibri"/>
                    <w:color w:val="000000"/>
                    <w:sz w:val="12"/>
                    <w:szCs w:val="12"/>
                  </w:rPr>
                </w:rPrChange>
              </w:rPr>
              <w:t> </w:t>
            </w:r>
          </w:p>
        </w:tc>
      </w:tr>
      <w:tr w:rsidR="00A46571" w:rsidRPr="005F252C" w14:paraId="5D87A8A8"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2080F9F" w14:textId="77777777" w:rsidR="00A46571" w:rsidRPr="005F252C" w:rsidRDefault="00A46571" w:rsidP="00A46571">
            <w:pPr>
              <w:rPr>
                <w:rFonts w:cs="Calibri"/>
                <w:color w:val="000000"/>
                <w:sz w:val="12"/>
                <w:szCs w:val="12"/>
                <w:rPrChange w:id="63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24" w:author="Al Riyami, Azza OLNG-SCC/12" w:date="2026-03-30T14:14:00Z" w16du:dateUtc="2026-03-30T10:14:00Z">
                  <w:rPr>
                    <w:rFonts w:ascii="Calibri" w:hAnsi="Calibri" w:cs="Calibri"/>
                    <w:color w:val="000000"/>
                    <w:sz w:val="12"/>
                    <w:szCs w:val="12"/>
                  </w:rPr>
                </w:rPrChange>
              </w:rPr>
              <w:t>97</w:t>
            </w:r>
          </w:p>
        </w:tc>
        <w:tc>
          <w:tcPr>
            <w:tcW w:w="3149" w:type="dxa"/>
            <w:tcBorders>
              <w:top w:val="nil"/>
              <w:left w:val="nil"/>
              <w:bottom w:val="single" w:sz="4" w:space="0" w:color="auto"/>
              <w:right w:val="single" w:sz="4" w:space="0" w:color="auto"/>
            </w:tcBorders>
            <w:shd w:val="clear" w:color="auto" w:fill="FFFFFF"/>
            <w:vAlign w:val="center"/>
            <w:hideMark/>
          </w:tcPr>
          <w:p w14:paraId="7A4C25D8" w14:textId="77777777" w:rsidR="00A46571" w:rsidRPr="005F252C" w:rsidRDefault="00A46571" w:rsidP="00A46571">
            <w:pPr>
              <w:rPr>
                <w:rFonts w:cs="Calibri"/>
                <w:color w:val="000000"/>
                <w:sz w:val="12"/>
                <w:szCs w:val="12"/>
                <w:rPrChange w:id="63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26" w:author="Al Riyami, Azza OLNG-SCC/12" w:date="2026-03-30T14:14:00Z" w16du:dateUtc="2026-03-30T10:14:00Z">
                  <w:rPr>
                    <w:rFonts w:ascii="Calibri" w:hAnsi="Calibri" w:cs="Calibri"/>
                    <w:color w:val="000000"/>
                    <w:sz w:val="12"/>
                    <w:szCs w:val="12"/>
                  </w:rPr>
                </w:rPrChange>
              </w:rPr>
              <w:t>Production Engineer</w:t>
            </w:r>
          </w:p>
        </w:tc>
        <w:tc>
          <w:tcPr>
            <w:tcW w:w="591" w:type="dxa"/>
            <w:tcBorders>
              <w:top w:val="nil"/>
              <w:left w:val="nil"/>
              <w:bottom w:val="single" w:sz="4" w:space="0" w:color="auto"/>
              <w:right w:val="single" w:sz="4" w:space="0" w:color="auto"/>
            </w:tcBorders>
            <w:shd w:val="clear" w:color="auto" w:fill="FFFFFF"/>
            <w:vAlign w:val="center"/>
            <w:hideMark/>
          </w:tcPr>
          <w:p w14:paraId="5654BC90" w14:textId="77777777" w:rsidR="00A46571" w:rsidRPr="005F252C" w:rsidRDefault="00A46571" w:rsidP="00A46571">
            <w:pPr>
              <w:rPr>
                <w:rFonts w:cs="Calibri"/>
                <w:color w:val="000000"/>
                <w:sz w:val="12"/>
                <w:szCs w:val="12"/>
                <w:rPrChange w:id="63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28" w:author="Al Riyami, Azza OLNG-SCC/12" w:date="2026-03-30T14:14:00Z" w16du:dateUtc="2026-03-30T10:14:00Z">
                  <w:rPr>
                    <w:rFonts w:ascii="Calibri" w:hAnsi="Calibri" w:cs="Calibri"/>
                    <w:color w:val="000000"/>
                    <w:sz w:val="12"/>
                    <w:szCs w:val="12"/>
                  </w:rPr>
                </w:rPrChange>
              </w:rPr>
              <w:t>119</w:t>
            </w:r>
          </w:p>
        </w:tc>
        <w:tc>
          <w:tcPr>
            <w:tcW w:w="3159" w:type="dxa"/>
            <w:tcBorders>
              <w:top w:val="nil"/>
              <w:left w:val="nil"/>
              <w:bottom w:val="single" w:sz="4" w:space="0" w:color="auto"/>
              <w:right w:val="single" w:sz="4" w:space="0" w:color="auto"/>
            </w:tcBorders>
            <w:shd w:val="clear" w:color="auto" w:fill="FFFFFF"/>
            <w:vAlign w:val="center"/>
            <w:hideMark/>
          </w:tcPr>
          <w:p w14:paraId="0BD2CC23" w14:textId="77777777" w:rsidR="00A46571" w:rsidRPr="005F252C" w:rsidRDefault="00A46571" w:rsidP="00A46571">
            <w:pPr>
              <w:rPr>
                <w:rFonts w:cs="Calibri"/>
                <w:color w:val="000000"/>
                <w:sz w:val="12"/>
                <w:szCs w:val="12"/>
                <w:rPrChange w:id="63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30" w:author="Al Riyami, Azza OLNG-SCC/12" w:date="2026-03-30T14:14:00Z" w16du:dateUtc="2026-03-30T10:14:00Z">
                  <w:rPr>
                    <w:rFonts w:ascii="Calibri" w:hAnsi="Calibri" w:cs="Calibri"/>
                    <w:color w:val="000000"/>
                    <w:sz w:val="12"/>
                    <w:szCs w:val="12"/>
                  </w:rPr>
                </w:rPrChange>
              </w:rPr>
              <w:t>Supervisor- Scaffolding</w:t>
            </w:r>
          </w:p>
        </w:tc>
        <w:tc>
          <w:tcPr>
            <w:tcW w:w="591" w:type="dxa"/>
            <w:tcBorders>
              <w:top w:val="nil"/>
              <w:left w:val="nil"/>
              <w:bottom w:val="single" w:sz="4" w:space="0" w:color="auto"/>
              <w:right w:val="single" w:sz="4" w:space="0" w:color="auto"/>
            </w:tcBorders>
            <w:shd w:val="clear" w:color="auto" w:fill="FFFFFF"/>
            <w:vAlign w:val="center"/>
            <w:hideMark/>
          </w:tcPr>
          <w:p w14:paraId="30EE1CCE" w14:textId="77777777" w:rsidR="00A46571" w:rsidRPr="005F252C" w:rsidRDefault="00A46571" w:rsidP="00A46571">
            <w:pPr>
              <w:rPr>
                <w:rFonts w:cs="Calibri"/>
                <w:color w:val="000000"/>
                <w:sz w:val="12"/>
                <w:szCs w:val="12"/>
                <w:rPrChange w:id="63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3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39D3C641" w14:textId="77777777" w:rsidR="00A46571" w:rsidRPr="005F252C" w:rsidRDefault="00A46571" w:rsidP="00A46571">
            <w:pPr>
              <w:rPr>
                <w:rFonts w:cs="Calibri"/>
                <w:color w:val="000000"/>
                <w:sz w:val="12"/>
                <w:szCs w:val="12"/>
                <w:rPrChange w:id="63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34"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C698707" w14:textId="77777777" w:rsidR="00A46571" w:rsidRPr="005F252C" w:rsidRDefault="00A46571" w:rsidP="00A46571">
            <w:pPr>
              <w:rPr>
                <w:rFonts w:cs="Calibri"/>
                <w:color w:val="000000"/>
                <w:sz w:val="12"/>
                <w:szCs w:val="12"/>
                <w:rPrChange w:id="63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3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476DE219" w14:textId="77777777" w:rsidR="00A46571" w:rsidRPr="005F252C" w:rsidRDefault="00A46571" w:rsidP="00A46571">
            <w:pPr>
              <w:rPr>
                <w:rFonts w:cs="Calibri"/>
                <w:color w:val="000000"/>
                <w:sz w:val="12"/>
                <w:szCs w:val="12"/>
                <w:rPrChange w:id="63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38" w:author="Al Riyami, Azza OLNG-SCC/12" w:date="2026-03-30T14:14:00Z" w16du:dateUtc="2026-03-30T10:14:00Z">
                  <w:rPr>
                    <w:rFonts w:ascii="Calibri" w:hAnsi="Calibri" w:cs="Calibri"/>
                    <w:color w:val="000000"/>
                    <w:sz w:val="12"/>
                    <w:szCs w:val="12"/>
                  </w:rPr>
                </w:rPrChange>
              </w:rPr>
              <w:t> </w:t>
            </w:r>
          </w:p>
        </w:tc>
      </w:tr>
      <w:tr w:rsidR="00A46571" w:rsidRPr="005F252C" w14:paraId="38AE63B8"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85E0B20" w14:textId="77777777" w:rsidR="00A46571" w:rsidRPr="005F252C" w:rsidRDefault="00A46571" w:rsidP="00A46571">
            <w:pPr>
              <w:rPr>
                <w:rFonts w:cs="Calibri"/>
                <w:color w:val="000000"/>
                <w:sz w:val="12"/>
                <w:szCs w:val="12"/>
                <w:rPrChange w:id="63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40" w:author="Al Riyami, Azza OLNG-SCC/12" w:date="2026-03-30T14:14:00Z" w16du:dateUtc="2026-03-30T10:14:00Z">
                  <w:rPr>
                    <w:rFonts w:ascii="Calibri" w:hAnsi="Calibri" w:cs="Calibri"/>
                    <w:color w:val="000000"/>
                    <w:sz w:val="12"/>
                    <w:szCs w:val="12"/>
                  </w:rPr>
                </w:rPrChange>
              </w:rPr>
              <w:t>98</w:t>
            </w:r>
          </w:p>
        </w:tc>
        <w:tc>
          <w:tcPr>
            <w:tcW w:w="3149" w:type="dxa"/>
            <w:tcBorders>
              <w:top w:val="nil"/>
              <w:left w:val="nil"/>
              <w:bottom w:val="single" w:sz="4" w:space="0" w:color="auto"/>
              <w:right w:val="single" w:sz="4" w:space="0" w:color="auto"/>
            </w:tcBorders>
            <w:shd w:val="clear" w:color="auto" w:fill="FFFFFF"/>
            <w:vAlign w:val="center"/>
            <w:hideMark/>
          </w:tcPr>
          <w:p w14:paraId="0ADD9927" w14:textId="77777777" w:rsidR="00A46571" w:rsidRPr="005F252C" w:rsidRDefault="00A46571" w:rsidP="00A46571">
            <w:pPr>
              <w:rPr>
                <w:rFonts w:cs="Calibri"/>
                <w:color w:val="000000"/>
                <w:sz w:val="12"/>
                <w:szCs w:val="12"/>
                <w:rPrChange w:id="63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42" w:author="Al Riyami, Azza OLNG-SCC/12" w:date="2026-03-30T14:14:00Z" w16du:dateUtc="2026-03-30T10:14:00Z">
                  <w:rPr>
                    <w:rFonts w:ascii="Calibri" w:hAnsi="Calibri" w:cs="Calibri"/>
                    <w:color w:val="000000"/>
                    <w:sz w:val="12"/>
                    <w:szCs w:val="12"/>
                  </w:rPr>
                </w:rPrChange>
              </w:rPr>
              <w:t>Project Engineer</w:t>
            </w:r>
          </w:p>
        </w:tc>
        <w:tc>
          <w:tcPr>
            <w:tcW w:w="591" w:type="dxa"/>
            <w:tcBorders>
              <w:top w:val="nil"/>
              <w:left w:val="nil"/>
              <w:bottom w:val="single" w:sz="4" w:space="0" w:color="auto"/>
              <w:right w:val="single" w:sz="4" w:space="0" w:color="auto"/>
            </w:tcBorders>
            <w:shd w:val="clear" w:color="auto" w:fill="FFFFFF"/>
            <w:vAlign w:val="center"/>
            <w:hideMark/>
          </w:tcPr>
          <w:p w14:paraId="72492E6E" w14:textId="77777777" w:rsidR="00A46571" w:rsidRPr="005F252C" w:rsidRDefault="00A46571" w:rsidP="00A46571">
            <w:pPr>
              <w:rPr>
                <w:rFonts w:cs="Calibri"/>
                <w:color w:val="000000"/>
                <w:sz w:val="12"/>
                <w:szCs w:val="12"/>
                <w:rPrChange w:id="63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44" w:author="Al Riyami, Azza OLNG-SCC/12" w:date="2026-03-30T14:14:00Z" w16du:dateUtc="2026-03-30T10:14:00Z">
                  <w:rPr>
                    <w:rFonts w:ascii="Calibri" w:hAnsi="Calibri" w:cs="Calibri"/>
                    <w:color w:val="000000"/>
                    <w:sz w:val="12"/>
                    <w:szCs w:val="12"/>
                  </w:rPr>
                </w:rPrChange>
              </w:rPr>
              <w:t>120</w:t>
            </w:r>
          </w:p>
        </w:tc>
        <w:tc>
          <w:tcPr>
            <w:tcW w:w="3159" w:type="dxa"/>
            <w:tcBorders>
              <w:top w:val="nil"/>
              <w:left w:val="nil"/>
              <w:bottom w:val="single" w:sz="4" w:space="0" w:color="auto"/>
              <w:right w:val="single" w:sz="4" w:space="0" w:color="auto"/>
            </w:tcBorders>
            <w:shd w:val="clear" w:color="auto" w:fill="FFFFFF"/>
            <w:vAlign w:val="center"/>
            <w:hideMark/>
          </w:tcPr>
          <w:p w14:paraId="7C8713D0" w14:textId="77777777" w:rsidR="00A46571" w:rsidRPr="005F252C" w:rsidRDefault="00A46571" w:rsidP="00A46571">
            <w:pPr>
              <w:rPr>
                <w:rFonts w:cs="Calibri"/>
                <w:color w:val="000000"/>
                <w:sz w:val="12"/>
                <w:szCs w:val="12"/>
                <w:rPrChange w:id="63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46" w:author="Al Riyami, Azza OLNG-SCC/12" w:date="2026-03-30T14:14:00Z" w16du:dateUtc="2026-03-30T10:14:00Z">
                  <w:rPr>
                    <w:rFonts w:ascii="Calibri" w:hAnsi="Calibri" w:cs="Calibri"/>
                    <w:color w:val="000000"/>
                    <w:sz w:val="12"/>
                    <w:szCs w:val="12"/>
                  </w:rPr>
                </w:rPrChange>
              </w:rPr>
              <w:t>Surveyor</w:t>
            </w:r>
          </w:p>
        </w:tc>
        <w:tc>
          <w:tcPr>
            <w:tcW w:w="591" w:type="dxa"/>
            <w:tcBorders>
              <w:top w:val="nil"/>
              <w:left w:val="nil"/>
              <w:bottom w:val="single" w:sz="4" w:space="0" w:color="auto"/>
              <w:right w:val="single" w:sz="4" w:space="0" w:color="auto"/>
            </w:tcBorders>
            <w:shd w:val="clear" w:color="auto" w:fill="FFFFFF"/>
            <w:vAlign w:val="center"/>
            <w:hideMark/>
          </w:tcPr>
          <w:p w14:paraId="65101B74" w14:textId="77777777" w:rsidR="00A46571" w:rsidRPr="005F252C" w:rsidRDefault="00A46571" w:rsidP="00A46571">
            <w:pPr>
              <w:rPr>
                <w:rFonts w:cs="Calibri"/>
                <w:color w:val="000000"/>
                <w:sz w:val="12"/>
                <w:szCs w:val="12"/>
                <w:rPrChange w:id="63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4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35FA2BF3" w14:textId="77777777" w:rsidR="00A46571" w:rsidRPr="005F252C" w:rsidRDefault="00A46571" w:rsidP="00A46571">
            <w:pPr>
              <w:rPr>
                <w:rFonts w:cs="Calibri"/>
                <w:color w:val="000000"/>
                <w:sz w:val="12"/>
                <w:szCs w:val="12"/>
                <w:rPrChange w:id="63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50"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5974D7F3" w14:textId="77777777" w:rsidR="00A46571" w:rsidRPr="005F252C" w:rsidRDefault="00A46571" w:rsidP="00A46571">
            <w:pPr>
              <w:rPr>
                <w:rFonts w:cs="Calibri"/>
                <w:color w:val="000000"/>
                <w:sz w:val="12"/>
                <w:szCs w:val="12"/>
                <w:rPrChange w:id="63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5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728D7AD6" w14:textId="77777777" w:rsidR="00A46571" w:rsidRPr="005F252C" w:rsidRDefault="00A46571" w:rsidP="00A46571">
            <w:pPr>
              <w:rPr>
                <w:rFonts w:cs="Calibri"/>
                <w:color w:val="000000"/>
                <w:sz w:val="12"/>
                <w:szCs w:val="12"/>
                <w:rPrChange w:id="63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54" w:author="Al Riyami, Azza OLNG-SCC/12" w:date="2026-03-30T14:14:00Z" w16du:dateUtc="2026-03-30T10:14:00Z">
                  <w:rPr>
                    <w:rFonts w:ascii="Calibri" w:hAnsi="Calibri" w:cs="Calibri"/>
                    <w:color w:val="000000"/>
                    <w:sz w:val="12"/>
                    <w:szCs w:val="12"/>
                  </w:rPr>
                </w:rPrChange>
              </w:rPr>
              <w:t> </w:t>
            </w:r>
          </w:p>
        </w:tc>
      </w:tr>
      <w:tr w:rsidR="00A46571" w:rsidRPr="005F252C" w14:paraId="7A7C403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15346CFA" w14:textId="77777777" w:rsidR="00A46571" w:rsidRPr="005F252C" w:rsidRDefault="00A46571" w:rsidP="00A46571">
            <w:pPr>
              <w:rPr>
                <w:rFonts w:cs="Calibri"/>
                <w:color w:val="000000"/>
                <w:sz w:val="12"/>
                <w:szCs w:val="12"/>
                <w:rPrChange w:id="63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56" w:author="Al Riyami, Azza OLNG-SCC/12" w:date="2026-03-30T14:14:00Z" w16du:dateUtc="2026-03-30T10:14:00Z">
                  <w:rPr>
                    <w:rFonts w:ascii="Calibri" w:hAnsi="Calibri" w:cs="Calibri"/>
                    <w:color w:val="000000"/>
                    <w:sz w:val="12"/>
                    <w:szCs w:val="12"/>
                  </w:rPr>
                </w:rPrChange>
              </w:rPr>
              <w:t>99</w:t>
            </w:r>
          </w:p>
        </w:tc>
        <w:tc>
          <w:tcPr>
            <w:tcW w:w="3149" w:type="dxa"/>
            <w:tcBorders>
              <w:top w:val="nil"/>
              <w:left w:val="nil"/>
              <w:bottom w:val="single" w:sz="4" w:space="0" w:color="auto"/>
              <w:right w:val="single" w:sz="4" w:space="0" w:color="auto"/>
            </w:tcBorders>
            <w:shd w:val="clear" w:color="auto" w:fill="FFFFFF"/>
            <w:vAlign w:val="center"/>
            <w:hideMark/>
          </w:tcPr>
          <w:p w14:paraId="17457236" w14:textId="77777777" w:rsidR="00A46571" w:rsidRPr="005F252C" w:rsidRDefault="00A46571" w:rsidP="00A46571">
            <w:pPr>
              <w:rPr>
                <w:rFonts w:cs="Calibri"/>
                <w:color w:val="000000"/>
                <w:sz w:val="12"/>
                <w:szCs w:val="12"/>
                <w:rPrChange w:id="63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58" w:author="Al Riyami, Azza OLNG-SCC/12" w:date="2026-03-30T14:14:00Z" w16du:dateUtc="2026-03-30T10:14:00Z">
                  <w:rPr>
                    <w:rFonts w:ascii="Calibri" w:hAnsi="Calibri" w:cs="Calibri"/>
                    <w:color w:val="000000"/>
                    <w:sz w:val="12"/>
                    <w:szCs w:val="12"/>
                  </w:rPr>
                </w:rPrChange>
              </w:rPr>
              <w:t>Project Manager</w:t>
            </w:r>
          </w:p>
        </w:tc>
        <w:tc>
          <w:tcPr>
            <w:tcW w:w="591" w:type="dxa"/>
            <w:tcBorders>
              <w:top w:val="nil"/>
              <w:left w:val="nil"/>
              <w:bottom w:val="single" w:sz="4" w:space="0" w:color="auto"/>
              <w:right w:val="single" w:sz="4" w:space="0" w:color="auto"/>
            </w:tcBorders>
            <w:shd w:val="clear" w:color="auto" w:fill="FFFFFF"/>
            <w:vAlign w:val="center"/>
            <w:hideMark/>
          </w:tcPr>
          <w:p w14:paraId="5E3B4EB8" w14:textId="77777777" w:rsidR="00A46571" w:rsidRPr="005F252C" w:rsidRDefault="00A46571" w:rsidP="00A46571">
            <w:pPr>
              <w:rPr>
                <w:rFonts w:cs="Calibri"/>
                <w:color w:val="000000"/>
                <w:sz w:val="12"/>
                <w:szCs w:val="12"/>
                <w:rPrChange w:id="63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60" w:author="Al Riyami, Azza OLNG-SCC/12" w:date="2026-03-30T14:14:00Z" w16du:dateUtc="2026-03-30T10:14:00Z">
                  <w:rPr>
                    <w:rFonts w:ascii="Calibri" w:hAnsi="Calibri" w:cs="Calibri"/>
                    <w:color w:val="000000"/>
                    <w:sz w:val="12"/>
                    <w:szCs w:val="12"/>
                  </w:rPr>
                </w:rPrChange>
              </w:rPr>
              <w:t>121</w:t>
            </w:r>
          </w:p>
        </w:tc>
        <w:tc>
          <w:tcPr>
            <w:tcW w:w="3159" w:type="dxa"/>
            <w:tcBorders>
              <w:top w:val="nil"/>
              <w:left w:val="nil"/>
              <w:bottom w:val="single" w:sz="4" w:space="0" w:color="auto"/>
              <w:right w:val="single" w:sz="4" w:space="0" w:color="auto"/>
            </w:tcBorders>
            <w:shd w:val="clear" w:color="auto" w:fill="FFFFFF"/>
            <w:vAlign w:val="center"/>
            <w:hideMark/>
          </w:tcPr>
          <w:p w14:paraId="2447BF2A" w14:textId="77777777" w:rsidR="00A46571" w:rsidRPr="005F252C" w:rsidRDefault="00A46571" w:rsidP="00A46571">
            <w:pPr>
              <w:rPr>
                <w:rFonts w:cs="Calibri"/>
                <w:color w:val="000000"/>
                <w:sz w:val="12"/>
                <w:szCs w:val="12"/>
                <w:rPrChange w:id="63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62" w:author="Al Riyami, Azza OLNG-SCC/12" w:date="2026-03-30T14:14:00Z" w16du:dateUtc="2026-03-30T10:14:00Z">
                  <w:rPr>
                    <w:rFonts w:ascii="Calibri" w:hAnsi="Calibri" w:cs="Calibri"/>
                    <w:color w:val="000000"/>
                    <w:sz w:val="12"/>
                    <w:szCs w:val="12"/>
                  </w:rPr>
                </w:rPrChange>
              </w:rPr>
              <w:t>Technical Assistant</w:t>
            </w:r>
          </w:p>
        </w:tc>
        <w:tc>
          <w:tcPr>
            <w:tcW w:w="591" w:type="dxa"/>
            <w:tcBorders>
              <w:top w:val="nil"/>
              <w:left w:val="nil"/>
              <w:bottom w:val="single" w:sz="4" w:space="0" w:color="auto"/>
              <w:right w:val="single" w:sz="4" w:space="0" w:color="auto"/>
            </w:tcBorders>
            <w:shd w:val="clear" w:color="auto" w:fill="FFFFFF"/>
            <w:vAlign w:val="center"/>
            <w:hideMark/>
          </w:tcPr>
          <w:p w14:paraId="6F7D6B52" w14:textId="77777777" w:rsidR="00A46571" w:rsidRPr="005F252C" w:rsidRDefault="00A46571" w:rsidP="00A46571">
            <w:pPr>
              <w:rPr>
                <w:rFonts w:cs="Calibri"/>
                <w:color w:val="000000"/>
                <w:sz w:val="12"/>
                <w:szCs w:val="12"/>
                <w:rPrChange w:id="63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6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398B2A6A" w14:textId="77777777" w:rsidR="00A46571" w:rsidRPr="005F252C" w:rsidRDefault="00A46571" w:rsidP="00A46571">
            <w:pPr>
              <w:rPr>
                <w:rFonts w:cs="Calibri"/>
                <w:color w:val="000000"/>
                <w:sz w:val="12"/>
                <w:szCs w:val="12"/>
                <w:rPrChange w:id="63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66"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AE707A4" w14:textId="77777777" w:rsidR="00A46571" w:rsidRPr="005F252C" w:rsidRDefault="00A46571" w:rsidP="00A46571">
            <w:pPr>
              <w:rPr>
                <w:rFonts w:cs="Calibri"/>
                <w:color w:val="000000"/>
                <w:sz w:val="12"/>
                <w:szCs w:val="12"/>
                <w:rPrChange w:id="63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6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7C1CDDF7" w14:textId="77777777" w:rsidR="00A46571" w:rsidRPr="005F252C" w:rsidRDefault="00A46571" w:rsidP="00A46571">
            <w:pPr>
              <w:rPr>
                <w:rFonts w:cs="Calibri"/>
                <w:color w:val="000000"/>
                <w:sz w:val="12"/>
                <w:szCs w:val="12"/>
                <w:rPrChange w:id="63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70" w:author="Al Riyami, Azza OLNG-SCC/12" w:date="2026-03-30T14:14:00Z" w16du:dateUtc="2026-03-30T10:14:00Z">
                  <w:rPr>
                    <w:rFonts w:ascii="Calibri" w:hAnsi="Calibri" w:cs="Calibri"/>
                    <w:color w:val="000000"/>
                    <w:sz w:val="12"/>
                    <w:szCs w:val="12"/>
                  </w:rPr>
                </w:rPrChange>
              </w:rPr>
              <w:t> </w:t>
            </w:r>
          </w:p>
        </w:tc>
      </w:tr>
      <w:tr w:rsidR="00A46571" w:rsidRPr="005F252C" w14:paraId="04C0012C"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BB7948F" w14:textId="77777777" w:rsidR="00A46571" w:rsidRPr="005F252C" w:rsidRDefault="00A46571" w:rsidP="00A46571">
            <w:pPr>
              <w:rPr>
                <w:rFonts w:cs="Calibri"/>
                <w:color w:val="000000"/>
                <w:sz w:val="12"/>
                <w:szCs w:val="12"/>
                <w:rPrChange w:id="63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72" w:author="Al Riyami, Azza OLNG-SCC/12" w:date="2026-03-30T14:14:00Z" w16du:dateUtc="2026-03-30T10:14:00Z">
                  <w:rPr>
                    <w:rFonts w:ascii="Calibri" w:hAnsi="Calibri" w:cs="Calibri"/>
                    <w:color w:val="000000"/>
                    <w:sz w:val="12"/>
                    <w:szCs w:val="12"/>
                  </w:rPr>
                </w:rPrChange>
              </w:rPr>
              <w:t>100</w:t>
            </w:r>
          </w:p>
        </w:tc>
        <w:tc>
          <w:tcPr>
            <w:tcW w:w="3149" w:type="dxa"/>
            <w:tcBorders>
              <w:top w:val="nil"/>
              <w:left w:val="nil"/>
              <w:bottom w:val="single" w:sz="4" w:space="0" w:color="auto"/>
              <w:right w:val="single" w:sz="4" w:space="0" w:color="auto"/>
            </w:tcBorders>
            <w:shd w:val="clear" w:color="auto" w:fill="FFFFFF"/>
            <w:vAlign w:val="center"/>
            <w:hideMark/>
          </w:tcPr>
          <w:p w14:paraId="1CCAF610" w14:textId="77777777" w:rsidR="00A46571" w:rsidRPr="005F252C" w:rsidRDefault="00A46571" w:rsidP="00A46571">
            <w:pPr>
              <w:rPr>
                <w:rFonts w:cs="Calibri"/>
                <w:color w:val="000000"/>
                <w:sz w:val="12"/>
                <w:szCs w:val="12"/>
                <w:rPrChange w:id="63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74" w:author="Al Riyami, Azza OLNG-SCC/12" w:date="2026-03-30T14:14:00Z" w16du:dateUtc="2026-03-30T10:14:00Z">
                  <w:rPr>
                    <w:rFonts w:ascii="Calibri" w:hAnsi="Calibri" w:cs="Calibri"/>
                    <w:color w:val="000000"/>
                    <w:sz w:val="12"/>
                    <w:szCs w:val="12"/>
                  </w:rPr>
                </w:rPrChange>
              </w:rPr>
              <w:t>QA Engineer</w:t>
            </w:r>
          </w:p>
        </w:tc>
        <w:tc>
          <w:tcPr>
            <w:tcW w:w="591" w:type="dxa"/>
            <w:tcBorders>
              <w:top w:val="nil"/>
              <w:left w:val="nil"/>
              <w:bottom w:val="single" w:sz="4" w:space="0" w:color="auto"/>
              <w:right w:val="single" w:sz="4" w:space="0" w:color="auto"/>
            </w:tcBorders>
            <w:shd w:val="clear" w:color="auto" w:fill="FFFFFF"/>
            <w:vAlign w:val="center"/>
            <w:hideMark/>
          </w:tcPr>
          <w:p w14:paraId="314E7B8F" w14:textId="77777777" w:rsidR="00A46571" w:rsidRPr="005F252C" w:rsidRDefault="00A46571" w:rsidP="00A46571">
            <w:pPr>
              <w:rPr>
                <w:rFonts w:cs="Calibri"/>
                <w:color w:val="000000"/>
                <w:sz w:val="12"/>
                <w:szCs w:val="12"/>
                <w:rPrChange w:id="63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76" w:author="Al Riyami, Azza OLNG-SCC/12" w:date="2026-03-30T14:14:00Z" w16du:dateUtc="2026-03-30T10:14:00Z">
                  <w:rPr>
                    <w:rFonts w:ascii="Calibri" w:hAnsi="Calibri" w:cs="Calibri"/>
                    <w:color w:val="000000"/>
                    <w:sz w:val="12"/>
                    <w:szCs w:val="12"/>
                  </w:rPr>
                </w:rPrChange>
              </w:rPr>
              <w:t>122</w:t>
            </w:r>
          </w:p>
        </w:tc>
        <w:tc>
          <w:tcPr>
            <w:tcW w:w="3159" w:type="dxa"/>
            <w:tcBorders>
              <w:top w:val="nil"/>
              <w:left w:val="nil"/>
              <w:bottom w:val="single" w:sz="4" w:space="0" w:color="auto"/>
              <w:right w:val="single" w:sz="4" w:space="0" w:color="auto"/>
            </w:tcBorders>
            <w:shd w:val="clear" w:color="auto" w:fill="FFFFFF"/>
            <w:vAlign w:val="center"/>
            <w:hideMark/>
          </w:tcPr>
          <w:p w14:paraId="2AE6FC2F" w14:textId="77777777" w:rsidR="00A46571" w:rsidRPr="005F252C" w:rsidRDefault="00A46571" w:rsidP="00A46571">
            <w:pPr>
              <w:rPr>
                <w:rFonts w:cs="Calibri"/>
                <w:color w:val="000000"/>
                <w:sz w:val="12"/>
                <w:szCs w:val="12"/>
                <w:rPrChange w:id="63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78" w:author="Al Riyami, Azza OLNG-SCC/12" w:date="2026-03-30T14:14:00Z" w16du:dateUtc="2026-03-30T10:14:00Z">
                  <w:rPr>
                    <w:rFonts w:ascii="Calibri" w:hAnsi="Calibri" w:cs="Calibri"/>
                    <w:color w:val="000000"/>
                    <w:sz w:val="12"/>
                    <w:szCs w:val="12"/>
                  </w:rPr>
                </w:rPrChange>
              </w:rPr>
              <w:t>Technician</w:t>
            </w:r>
          </w:p>
        </w:tc>
        <w:tc>
          <w:tcPr>
            <w:tcW w:w="591" w:type="dxa"/>
            <w:tcBorders>
              <w:top w:val="nil"/>
              <w:left w:val="nil"/>
              <w:bottom w:val="single" w:sz="4" w:space="0" w:color="auto"/>
              <w:right w:val="single" w:sz="4" w:space="0" w:color="auto"/>
            </w:tcBorders>
            <w:shd w:val="clear" w:color="auto" w:fill="FFFFFF"/>
            <w:vAlign w:val="center"/>
            <w:hideMark/>
          </w:tcPr>
          <w:p w14:paraId="7A656BBD" w14:textId="77777777" w:rsidR="00A46571" w:rsidRPr="005F252C" w:rsidRDefault="00A46571" w:rsidP="00A46571">
            <w:pPr>
              <w:rPr>
                <w:rFonts w:cs="Calibri"/>
                <w:color w:val="000000"/>
                <w:sz w:val="12"/>
                <w:szCs w:val="12"/>
                <w:rPrChange w:id="63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8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1FE33B9B" w14:textId="77777777" w:rsidR="00A46571" w:rsidRPr="005F252C" w:rsidRDefault="00A46571" w:rsidP="00A46571">
            <w:pPr>
              <w:rPr>
                <w:rFonts w:cs="Calibri"/>
                <w:color w:val="000000"/>
                <w:sz w:val="12"/>
                <w:szCs w:val="12"/>
                <w:rPrChange w:id="63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82"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B726C38" w14:textId="77777777" w:rsidR="00A46571" w:rsidRPr="005F252C" w:rsidRDefault="00A46571" w:rsidP="00A46571">
            <w:pPr>
              <w:rPr>
                <w:rFonts w:cs="Calibri"/>
                <w:color w:val="000000"/>
                <w:sz w:val="12"/>
                <w:szCs w:val="12"/>
                <w:rPrChange w:id="63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8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1FAE820D" w14:textId="77777777" w:rsidR="00A46571" w:rsidRPr="005F252C" w:rsidRDefault="00A46571" w:rsidP="00A46571">
            <w:pPr>
              <w:rPr>
                <w:rFonts w:cs="Calibri"/>
                <w:color w:val="000000"/>
                <w:sz w:val="12"/>
                <w:szCs w:val="12"/>
                <w:rPrChange w:id="63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86" w:author="Al Riyami, Azza OLNG-SCC/12" w:date="2026-03-30T14:14:00Z" w16du:dateUtc="2026-03-30T10:14:00Z">
                  <w:rPr>
                    <w:rFonts w:ascii="Calibri" w:hAnsi="Calibri" w:cs="Calibri"/>
                    <w:color w:val="000000"/>
                    <w:sz w:val="12"/>
                    <w:szCs w:val="12"/>
                  </w:rPr>
                </w:rPrChange>
              </w:rPr>
              <w:t> </w:t>
            </w:r>
          </w:p>
        </w:tc>
      </w:tr>
      <w:tr w:rsidR="00A46571" w:rsidRPr="005F252C" w14:paraId="76C7A3CF"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4F99D4B" w14:textId="77777777" w:rsidR="00A46571" w:rsidRPr="005F252C" w:rsidRDefault="00A46571" w:rsidP="00A46571">
            <w:pPr>
              <w:rPr>
                <w:rFonts w:cs="Calibri"/>
                <w:color w:val="000000"/>
                <w:sz w:val="12"/>
                <w:szCs w:val="12"/>
                <w:rPrChange w:id="63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88" w:author="Al Riyami, Azza OLNG-SCC/12" w:date="2026-03-30T14:14:00Z" w16du:dateUtc="2026-03-30T10:14:00Z">
                  <w:rPr>
                    <w:rFonts w:ascii="Calibri" w:hAnsi="Calibri" w:cs="Calibri"/>
                    <w:color w:val="000000"/>
                    <w:sz w:val="12"/>
                    <w:szCs w:val="12"/>
                  </w:rPr>
                </w:rPrChange>
              </w:rPr>
              <w:t>101</w:t>
            </w:r>
          </w:p>
        </w:tc>
        <w:tc>
          <w:tcPr>
            <w:tcW w:w="3149" w:type="dxa"/>
            <w:tcBorders>
              <w:top w:val="nil"/>
              <w:left w:val="nil"/>
              <w:bottom w:val="single" w:sz="4" w:space="0" w:color="auto"/>
              <w:right w:val="single" w:sz="4" w:space="0" w:color="auto"/>
            </w:tcBorders>
            <w:shd w:val="clear" w:color="auto" w:fill="FFFFFF"/>
            <w:vAlign w:val="center"/>
            <w:hideMark/>
          </w:tcPr>
          <w:p w14:paraId="07143BD0" w14:textId="77777777" w:rsidR="00A46571" w:rsidRPr="005F252C" w:rsidRDefault="00A46571" w:rsidP="00A46571">
            <w:pPr>
              <w:rPr>
                <w:rFonts w:cs="Calibri"/>
                <w:color w:val="000000"/>
                <w:sz w:val="12"/>
                <w:szCs w:val="12"/>
                <w:rPrChange w:id="63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90" w:author="Al Riyami, Azza OLNG-SCC/12" w:date="2026-03-30T14:14:00Z" w16du:dateUtc="2026-03-30T10:14:00Z">
                  <w:rPr>
                    <w:rFonts w:ascii="Calibri" w:hAnsi="Calibri" w:cs="Calibri"/>
                    <w:color w:val="000000"/>
                    <w:sz w:val="12"/>
                    <w:szCs w:val="12"/>
                  </w:rPr>
                </w:rPrChange>
              </w:rPr>
              <w:t>QA/QC Manager</w:t>
            </w:r>
          </w:p>
        </w:tc>
        <w:tc>
          <w:tcPr>
            <w:tcW w:w="591" w:type="dxa"/>
            <w:tcBorders>
              <w:top w:val="nil"/>
              <w:left w:val="nil"/>
              <w:bottom w:val="single" w:sz="4" w:space="0" w:color="auto"/>
              <w:right w:val="single" w:sz="4" w:space="0" w:color="auto"/>
            </w:tcBorders>
            <w:shd w:val="clear" w:color="auto" w:fill="FFFFFF"/>
            <w:vAlign w:val="center"/>
            <w:hideMark/>
          </w:tcPr>
          <w:p w14:paraId="2E474DD1" w14:textId="77777777" w:rsidR="00A46571" w:rsidRPr="005F252C" w:rsidRDefault="00A46571" w:rsidP="00A46571">
            <w:pPr>
              <w:rPr>
                <w:rFonts w:cs="Calibri"/>
                <w:color w:val="000000"/>
                <w:sz w:val="12"/>
                <w:szCs w:val="12"/>
                <w:rPrChange w:id="63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92" w:author="Al Riyami, Azza OLNG-SCC/12" w:date="2026-03-30T14:14:00Z" w16du:dateUtc="2026-03-30T10:14:00Z">
                  <w:rPr>
                    <w:rFonts w:ascii="Calibri" w:hAnsi="Calibri" w:cs="Calibri"/>
                    <w:color w:val="000000"/>
                    <w:sz w:val="12"/>
                    <w:szCs w:val="12"/>
                  </w:rPr>
                </w:rPrChange>
              </w:rPr>
              <w:t>123</w:t>
            </w:r>
          </w:p>
        </w:tc>
        <w:tc>
          <w:tcPr>
            <w:tcW w:w="3159" w:type="dxa"/>
            <w:tcBorders>
              <w:top w:val="nil"/>
              <w:left w:val="nil"/>
              <w:bottom w:val="single" w:sz="4" w:space="0" w:color="auto"/>
              <w:right w:val="single" w:sz="4" w:space="0" w:color="auto"/>
            </w:tcBorders>
            <w:shd w:val="clear" w:color="auto" w:fill="FFFFFF"/>
            <w:vAlign w:val="center"/>
            <w:hideMark/>
          </w:tcPr>
          <w:p w14:paraId="008107B2" w14:textId="77777777" w:rsidR="00A46571" w:rsidRPr="005F252C" w:rsidRDefault="00A46571" w:rsidP="00A46571">
            <w:pPr>
              <w:rPr>
                <w:rFonts w:cs="Calibri"/>
                <w:color w:val="000000"/>
                <w:sz w:val="12"/>
                <w:szCs w:val="12"/>
                <w:rPrChange w:id="63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94" w:author="Al Riyami, Azza OLNG-SCC/12" w:date="2026-03-30T14:14:00Z" w16du:dateUtc="2026-03-30T10:14:00Z">
                  <w:rPr>
                    <w:rFonts w:ascii="Calibri" w:hAnsi="Calibri" w:cs="Calibri"/>
                    <w:color w:val="000000"/>
                    <w:sz w:val="12"/>
                    <w:szCs w:val="12"/>
                  </w:rPr>
                </w:rPrChange>
              </w:rPr>
              <w:t>Telecommunication Engineer</w:t>
            </w:r>
          </w:p>
        </w:tc>
        <w:tc>
          <w:tcPr>
            <w:tcW w:w="591" w:type="dxa"/>
            <w:tcBorders>
              <w:top w:val="nil"/>
              <w:left w:val="nil"/>
              <w:bottom w:val="single" w:sz="4" w:space="0" w:color="auto"/>
              <w:right w:val="single" w:sz="4" w:space="0" w:color="auto"/>
            </w:tcBorders>
            <w:shd w:val="clear" w:color="auto" w:fill="FFFFFF"/>
            <w:vAlign w:val="center"/>
            <w:hideMark/>
          </w:tcPr>
          <w:p w14:paraId="7110F70D" w14:textId="77777777" w:rsidR="00A46571" w:rsidRPr="005F252C" w:rsidRDefault="00A46571" w:rsidP="00A46571">
            <w:pPr>
              <w:rPr>
                <w:rFonts w:cs="Calibri"/>
                <w:color w:val="000000"/>
                <w:sz w:val="12"/>
                <w:szCs w:val="12"/>
                <w:rPrChange w:id="63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9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32E2A131" w14:textId="77777777" w:rsidR="00A46571" w:rsidRPr="005F252C" w:rsidRDefault="00A46571" w:rsidP="00A46571">
            <w:pPr>
              <w:rPr>
                <w:rFonts w:cs="Calibri"/>
                <w:color w:val="000000"/>
                <w:sz w:val="12"/>
                <w:szCs w:val="12"/>
                <w:rPrChange w:id="63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398"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3B4E905F" w14:textId="77777777" w:rsidR="00A46571" w:rsidRPr="005F252C" w:rsidRDefault="00A46571" w:rsidP="00A46571">
            <w:pPr>
              <w:rPr>
                <w:rFonts w:cs="Calibri"/>
                <w:color w:val="000000"/>
                <w:sz w:val="12"/>
                <w:szCs w:val="12"/>
                <w:rPrChange w:id="63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0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50054F7F" w14:textId="77777777" w:rsidR="00A46571" w:rsidRPr="005F252C" w:rsidRDefault="00A46571" w:rsidP="00A46571">
            <w:pPr>
              <w:rPr>
                <w:rFonts w:cs="Calibri"/>
                <w:color w:val="000000"/>
                <w:sz w:val="12"/>
                <w:szCs w:val="12"/>
                <w:rPrChange w:id="64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02" w:author="Al Riyami, Azza OLNG-SCC/12" w:date="2026-03-30T14:14:00Z" w16du:dateUtc="2026-03-30T10:14:00Z">
                  <w:rPr>
                    <w:rFonts w:ascii="Calibri" w:hAnsi="Calibri" w:cs="Calibri"/>
                    <w:color w:val="000000"/>
                    <w:sz w:val="12"/>
                    <w:szCs w:val="12"/>
                  </w:rPr>
                </w:rPrChange>
              </w:rPr>
              <w:t> </w:t>
            </w:r>
          </w:p>
        </w:tc>
      </w:tr>
      <w:tr w:rsidR="00A46571" w:rsidRPr="005F252C" w14:paraId="3644A8E1"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3E432E2" w14:textId="77777777" w:rsidR="00A46571" w:rsidRPr="005F252C" w:rsidRDefault="00A46571" w:rsidP="00A46571">
            <w:pPr>
              <w:rPr>
                <w:rFonts w:cs="Calibri"/>
                <w:color w:val="000000"/>
                <w:sz w:val="12"/>
                <w:szCs w:val="12"/>
                <w:rPrChange w:id="64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04" w:author="Al Riyami, Azza OLNG-SCC/12" w:date="2026-03-30T14:14:00Z" w16du:dateUtc="2026-03-30T10:14:00Z">
                  <w:rPr>
                    <w:rFonts w:ascii="Calibri" w:hAnsi="Calibri" w:cs="Calibri"/>
                    <w:color w:val="000000"/>
                    <w:sz w:val="12"/>
                    <w:szCs w:val="12"/>
                  </w:rPr>
                </w:rPrChange>
              </w:rPr>
              <w:t>102</w:t>
            </w:r>
          </w:p>
        </w:tc>
        <w:tc>
          <w:tcPr>
            <w:tcW w:w="3149" w:type="dxa"/>
            <w:tcBorders>
              <w:top w:val="nil"/>
              <w:left w:val="nil"/>
              <w:bottom w:val="single" w:sz="4" w:space="0" w:color="auto"/>
              <w:right w:val="single" w:sz="4" w:space="0" w:color="auto"/>
            </w:tcBorders>
            <w:shd w:val="clear" w:color="auto" w:fill="FFFFFF"/>
            <w:vAlign w:val="center"/>
            <w:hideMark/>
          </w:tcPr>
          <w:p w14:paraId="4480FD84" w14:textId="77777777" w:rsidR="00A46571" w:rsidRPr="005F252C" w:rsidRDefault="00A46571" w:rsidP="00A46571">
            <w:pPr>
              <w:rPr>
                <w:rFonts w:cs="Calibri"/>
                <w:color w:val="000000"/>
                <w:sz w:val="12"/>
                <w:szCs w:val="12"/>
                <w:rPrChange w:id="64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06" w:author="Al Riyami, Azza OLNG-SCC/12" w:date="2026-03-30T14:14:00Z" w16du:dateUtc="2026-03-30T10:14:00Z">
                  <w:rPr>
                    <w:rFonts w:ascii="Calibri" w:hAnsi="Calibri" w:cs="Calibri"/>
                    <w:color w:val="000000"/>
                    <w:sz w:val="12"/>
                    <w:szCs w:val="12"/>
                  </w:rPr>
                </w:rPrChange>
              </w:rPr>
              <w:t>QC Engineer</w:t>
            </w:r>
          </w:p>
        </w:tc>
        <w:tc>
          <w:tcPr>
            <w:tcW w:w="591" w:type="dxa"/>
            <w:tcBorders>
              <w:top w:val="nil"/>
              <w:left w:val="nil"/>
              <w:bottom w:val="single" w:sz="4" w:space="0" w:color="auto"/>
              <w:right w:val="single" w:sz="4" w:space="0" w:color="auto"/>
            </w:tcBorders>
            <w:shd w:val="clear" w:color="auto" w:fill="FFFFFF"/>
            <w:vAlign w:val="center"/>
            <w:hideMark/>
          </w:tcPr>
          <w:p w14:paraId="238A7CA2" w14:textId="77777777" w:rsidR="00A46571" w:rsidRPr="005F252C" w:rsidRDefault="00A46571" w:rsidP="00A46571">
            <w:pPr>
              <w:rPr>
                <w:rFonts w:cs="Calibri"/>
                <w:color w:val="000000"/>
                <w:sz w:val="12"/>
                <w:szCs w:val="12"/>
                <w:rPrChange w:id="64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08" w:author="Al Riyami, Azza OLNG-SCC/12" w:date="2026-03-30T14:14:00Z" w16du:dateUtc="2026-03-30T10:14:00Z">
                  <w:rPr>
                    <w:rFonts w:ascii="Calibri" w:hAnsi="Calibri" w:cs="Calibri"/>
                    <w:color w:val="000000"/>
                    <w:sz w:val="12"/>
                    <w:szCs w:val="12"/>
                  </w:rPr>
                </w:rPrChange>
              </w:rPr>
              <w:t>124</w:t>
            </w:r>
          </w:p>
        </w:tc>
        <w:tc>
          <w:tcPr>
            <w:tcW w:w="3159" w:type="dxa"/>
            <w:tcBorders>
              <w:top w:val="nil"/>
              <w:left w:val="nil"/>
              <w:bottom w:val="single" w:sz="4" w:space="0" w:color="auto"/>
              <w:right w:val="single" w:sz="4" w:space="0" w:color="auto"/>
            </w:tcBorders>
            <w:shd w:val="clear" w:color="auto" w:fill="FFFFFF"/>
            <w:vAlign w:val="center"/>
            <w:hideMark/>
          </w:tcPr>
          <w:p w14:paraId="12DC17DD" w14:textId="77777777" w:rsidR="00A46571" w:rsidRPr="005F252C" w:rsidRDefault="00A46571" w:rsidP="00A46571">
            <w:pPr>
              <w:rPr>
                <w:rFonts w:cs="Calibri"/>
                <w:color w:val="000000"/>
                <w:sz w:val="12"/>
                <w:szCs w:val="12"/>
                <w:rPrChange w:id="64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10" w:author="Al Riyami, Azza OLNG-SCC/12" w:date="2026-03-30T14:14:00Z" w16du:dateUtc="2026-03-30T10:14:00Z">
                  <w:rPr>
                    <w:rFonts w:ascii="Calibri" w:hAnsi="Calibri" w:cs="Calibri"/>
                    <w:color w:val="000000"/>
                    <w:sz w:val="12"/>
                    <w:szCs w:val="12"/>
                  </w:rPr>
                </w:rPrChange>
              </w:rPr>
              <w:t>Telecomm Technician</w:t>
            </w:r>
          </w:p>
        </w:tc>
        <w:tc>
          <w:tcPr>
            <w:tcW w:w="591" w:type="dxa"/>
            <w:tcBorders>
              <w:top w:val="nil"/>
              <w:left w:val="nil"/>
              <w:bottom w:val="single" w:sz="4" w:space="0" w:color="auto"/>
              <w:right w:val="single" w:sz="4" w:space="0" w:color="auto"/>
            </w:tcBorders>
            <w:shd w:val="clear" w:color="auto" w:fill="FFFFFF"/>
            <w:vAlign w:val="center"/>
            <w:hideMark/>
          </w:tcPr>
          <w:p w14:paraId="208C37ED" w14:textId="77777777" w:rsidR="00A46571" w:rsidRPr="005F252C" w:rsidRDefault="00A46571" w:rsidP="00A46571">
            <w:pPr>
              <w:rPr>
                <w:rFonts w:cs="Calibri"/>
                <w:color w:val="000000"/>
                <w:sz w:val="12"/>
                <w:szCs w:val="12"/>
                <w:rPrChange w:id="64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1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3E4A533E" w14:textId="77777777" w:rsidR="00A46571" w:rsidRPr="005F252C" w:rsidRDefault="00A46571" w:rsidP="00A46571">
            <w:pPr>
              <w:rPr>
                <w:rFonts w:cs="Calibri"/>
                <w:color w:val="000000"/>
                <w:sz w:val="12"/>
                <w:szCs w:val="12"/>
                <w:rPrChange w:id="64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14"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44684AB0" w14:textId="77777777" w:rsidR="00A46571" w:rsidRPr="005F252C" w:rsidRDefault="00A46571" w:rsidP="00A46571">
            <w:pPr>
              <w:rPr>
                <w:rFonts w:cs="Calibri"/>
                <w:color w:val="000000"/>
                <w:sz w:val="12"/>
                <w:szCs w:val="12"/>
                <w:rPrChange w:id="64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1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7006219E" w14:textId="77777777" w:rsidR="00A46571" w:rsidRPr="005F252C" w:rsidRDefault="00A46571" w:rsidP="00A46571">
            <w:pPr>
              <w:rPr>
                <w:rFonts w:cs="Calibri"/>
                <w:color w:val="000000"/>
                <w:sz w:val="12"/>
                <w:szCs w:val="12"/>
                <w:rPrChange w:id="64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18" w:author="Al Riyami, Azza OLNG-SCC/12" w:date="2026-03-30T14:14:00Z" w16du:dateUtc="2026-03-30T10:14:00Z">
                  <w:rPr>
                    <w:rFonts w:ascii="Calibri" w:hAnsi="Calibri" w:cs="Calibri"/>
                    <w:color w:val="000000"/>
                    <w:sz w:val="12"/>
                    <w:szCs w:val="12"/>
                  </w:rPr>
                </w:rPrChange>
              </w:rPr>
              <w:t> </w:t>
            </w:r>
          </w:p>
        </w:tc>
      </w:tr>
      <w:tr w:rsidR="00A46571" w:rsidRPr="005F252C" w14:paraId="56BAB1B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030F8A98" w14:textId="77777777" w:rsidR="00A46571" w:rsidRPr="005F252C" w:rsidRDefault="00A46571" w:rsidP="00A46571">
            <w:pPr>
              <w:rPr>
                <w:rFonts w:cs="Calibri"/>
                <w:color w:val="000000"/>
                <w:sz w:val="12"/>
                <w:szCs w:val="12"/>
                <w:rPrChange w:id="64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20" w:author="Al Riyami, Azza OLNG-SCC/12" w:date="2026-03-30T14:14:00Z" w16du:dateUtc="2026-03-30T10:14:00Z">
                  <w:rPr>
                    <w:rFonts w:ascii="Calibri" w:hAnsi="Calibri" w:cs="Calibri"/>
                    <w:color w:val="000000"/>
                    <w:sz w:val="12"/>
                    <w:szCs w:val="12"/>
                  </w:rPr>
                </w:rPrChange>
              </w:rPr>
              <w:t>103</w:t>
            </w:r>
          </w:p>
        </w:tc>
        <w:tc>
          <w:tcPr>
            <w:tcW w:w="3149" w:type="dxa"/>
            <w:tcBorders>
              <w:top w:val="nil"/>
              <w:left w:val="nil"/>
              <w:bottom w:val="single" w:sz="4" w:space="0" w:color="auto"/>
              <w:right w:val="single" w:sz="4" w:space="0" w:color="auto"/>
            </w:tcBorders>
            <w:shd w:val="clear" w:color="auto" w:fill="FFFFFF"/>
            <w:vAlign w:val="center"/>
            <w:hideMark/>
          </w:tcPr>
          <w:p w14:paraId="0644AE4E" w14:textId="77777777" w:rsidR="00A46571" w:rsidRPr="005F252C" w:rsidRDefault="00A46571" w:rsidP="00A46571">
            <w:pPr>
              <w:rPr>
                <w:rFonts w:cs="Calibri"/>
                <w:color w:val="000000"/>
                <w:sz w:val="12"/>
                <w:szCs w:val="12"/>
                <w:rPrChange w:id="64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22" w:author="Al Riyami, Azza OLNG-SCC/12" w:date="2026-03-30T14:14:00Z" w16du:dateUtc="2026-03-30T10:14:00Z">
                  <w:rPr>
                    <w:rFonts w:ascii="Calibri" w:hAnsi="Calibri" w:cs="Calibri"/>
                    <w:color w:val="000000"/>
                    <w:sz w:val="12"/>
                    <w:szCs w:val="12"/>
                  </w:rPr>
                </w:rPrChange>
              </w:rPr>
              <w:t>QC Inspector</w:t>
            </w:r>
          </w:p>
        </w:tc>
        <w:tc>
          <w:tcPr>
            <w:tcW w:w="591" w:type="dxa"/>
            <w:tcBorders>
              <w:top w:val="nil"/>
              <w:left w:val="nil"/>
              <w:bottom w:val="single" w:sz="4" w:space="0" w:color="auto"/>
              <w:right w:val="single" w:sz="4" w:space="0" w:color="auto"/>
            </w:tcBorders>
            <w:shd w:val="clear" w:color="auto" w:fill="FFFFFF"/>
            <w:vAlign w:val="center"/>
            <w:hideMark/>
          </w:tcPr>
          <w:p w14:paraId="13DFABF3" w14:textId="77777777" w:rsidR="00A46571" w:rsidRPr="005F252C" w:rsidRDefault="00A46571" w:rsidP="00A46571">
            <w:pPr>
              <w:rPr>
                <w:rFonts w:cs="Calibri"/>
                <w:color w:val="000000"/>
                <w:sz w:val="12"/>
                <w:szCs w:val="12"/>
                <w:rPrChange w:id="64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24" w:author="Al Riyami, Azza OLNG-SCC/12" w:date="2026-03-30T14:14:00Z" w16du:dateUtc="2026-03-30T10:14:00Z">
                  <w:rPr>
                    <w:rFonts w:ascii="Calibri" w:hAnsi="Calibri" w:cs="Calibri"/>
                    <w:color w:val="000000"/>
                    <w:sz w:val="12"/>
                    <w:szCs w:val="12"/>
                  </w:rPr>
                </w:rPrChange>
              </w:rPr>
              <w:t>125</w:t>
            </w:r>
          </w:p>
        </w:tc>
        <w:tc>
          <w:tcPr>
            <w:tcW w:w="3159" w:type="dxa"/>
            <w:tcBorders>
              <w:top w:val="nil"/>
              <w:left w:val="nil"/>
              <w:bottom w:val="single" w:sz="4" w:space="0" w:color="auto"/>
              <w:right w:val="single" w:sz="4" w:space="0" w:color="auto"/>
            </w:tcBorders>
            <w:shd w:val="clear" w:color="auto" w:fill="FFFFFF"/>
            <w:vAlign w:val="center"/>
            <w:hideMark/>
          </w:tcPr>
          <w:p w14:paraId="06D449EF" w14:textId="77777777" w:rsidR="00A46571" w:rsidRPr="005F252C" w:rsidRDefault="00A46571" w:rsidP="00A46571">
            <w:pPr>
              <w:rPr>
                <w:rFonts w:cs="Calibri"/>
                <w:color w:val="000000"/>
                <w:sz w:val="12"/>
                <w:szCs w:val="12"/>
                <w:rPrChange w:id="64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26" w:author="Al Riyami, Azza OLNG-SCC/12" w:date="2026-03-30T14:14:00Z" w16du:dateUtc="2026-03-30T10:14:00Z">
                  <w:rPr>
                    <w:rFonts w:ascii="Calibri" w:hAnsi="Calibri" w:cs="Calibri"/>
                    <w:color w:val="000000"/>
                    <w:sz w:val="12"/>
                    <w:szCs w:val="12"/>
                  </w:rPr>
                </w:rPrChange>
              </w:rPr>
              <w:t>Training Coordinator</w:t>
            </w:r>
          </w:p>
        </w:tc>
        <w:tc>
          <w:tcPr>
            <w:tcW w:w="591" w:type="dxa"/>
            <w:tcBorders>
              <w:top w:val="nil"/>
              <w:left w:val="nil"/>
              <w:bottom w:val="single" w:sz="4" w:space="0" w:color="auto"/>
              <w:right w:val="single" w:sz="4" w:space="0" w:color="auto"/>
            </w:tcBorders>
            <w:shd w:val="clear" w:color="auto" w:fill="FFFFFF"/>
            <w:vAlign w:val="center"/>
            <w:hideMark/>
          </w:tcPr>
          <w:p w14:paraId="1925170D" w14:textId="77777777" w:rsidR="00A46571" w:rsidRPr="005F252C" w:rsidRDefault="00A46571" w:rsidP="00A46571">
            <w:pPr>
              <w:rPr>
                <w:rFonts w:cs="Calibri"/>
                <w:color w:val="000000"/>
                <w:sz w:val="12"/>
                <w:szCs w:val="12"/>
                <w:rPrChange w:id="64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2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3EF218EA" w14:textId="77777777" w:rsidR="00A46571" w:rsidRPr="005F252C" w:rsidRDefault="00A46571" w:rsidP="00A46571">
            <w:pPr>
              <w:rPr>
                <w:rFonts w:cs="Calibri"/>
                <w:color w:val="000000"/>
                <w:sz w:val="12"/>
                <w:szCs w:val="12"/>
                <w:rPrChange w:id="64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30"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68B29A44" w14:textId="77777777" w:rsidR="00A46571" w:rsidRPr="005F252C" w:rsidRDefault="00A46571" w:rsidP="00A46571">
            <w:pPr>
              <w:rPr>
                <w:rFonts w:cs="Calibri"/>
                <w:color w:val="000000"/>
                <w:sz w:val="12"/>
                <w:szCs w:val="12"/>
                <w:rPrChange w:id="64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3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26D50F5A" w14:textId="77777777" w:rsidR="00A46571" w:rsidRPr="005F252C" w:rsidRDefault="00A46571" w:rsidP="00A46571">
            <w:pPr>
              <w:rPr>
                <w:rFonts w:cs="Calibri"/>
                <w:color w:val="000000"/>
                <w:sz w:val="12"/>
                <w:szCs w:val="12"/>
                <w:rPrChange w:id="64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34" w:author="Al Riyami, Azza OLNG-SCC/12" w:date="2026-03-30T14:14:00Z" w16du:dateUtc="2026-03-30T10:14:00Z">
                  <w:rPr>
                    <w:rFonts w:ascii="Calibri" w:hAnsi="Calibri" w:cs="Calibri"/>
                    <w:color w:val="000000"/>
                    <w:sz w:val="12"/>
                    <w:szCs w:val="12"/>
                  </w:rPr>
                </w:rPrChange>
              </w:rPr>
              <w:t> </w:t>
            </w:r>
          </w:p>
        </w:tc>
      </w:tr>
      <w:tr w:rsidR="00A46571" w:rsidRPr="005F252C" w14:paraId="34971564"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3404791" w14:textId="77777777" w:rsidR="00A46571" w:rsidRPr="005F252C" w:rsidRDefault="00A46571" w:rsidP="00A46571">
            <w:pPr>
              <w:rPr>
                <w:rFonts w:cs="Calibri"/>
                <w:color w:val="000000"/>
                <w:sz w:val="12"/>
                <w:szCs w:val="12"/>
                <w:rPrChange w:id="64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36" w:author="Al Riyami, Azza OLNG-SCC/12" w:date="2026-03-30T14:14:00Z" w16du:dateUtc="2026-03-30T10:14:00Z">
                  <w:rPr>
                    <w:rFonts w:ascii="Calibri" w:hAnsi="Calibri" w:cs="Calibri"/>
                    <w:color w:val="000000"/>
                    <w:sz w:val="12"/>
                    <w:szCs w:val="12"/>
                  </w:rPr>
                </w:rPrChange>
              </w:rPr>
              <w:t>104</w:t>
            </w:r>
          </w:p>
        </w:tc>
        <w:tc>
          <w:tcPr>
            <w:tcW w:w="3149" w:type="dxa"/>
            <w:tcBorders>
              <w:top w:val="nil"/>
              <w:left w:val="nil"/>
              <w:bottom w:val="single" w:sz="4" w:space="0" w:color="auto"/>
              <w:right w:val="single" w:sz="4" w:space="0" w:color="auto"/>
            </w:tcBorders>
            <w:shd w:val="clear" w:color="auto" w:fill="FFFFFF"/>
            <w:vAlign w:val="center"/>
            <w:hideMark/>
          </w:tcPr>
          <w:p w14:paraId="64066535" w14:textId="77777777" w:rsidR="00A46571" w:rsidRPr="005F252C" w:rsidRDefault="00A46571" w:rsidP="00A46571">
            <w:pPr>
              <w:rPr>
                <w:rFonts w:cs="Calibri"/>
                <w:color w:val="000000"/>
                <w:sz w:val="12"/>
                <w:szCs w:val="12"/>
                <w:rPrChange w:id="64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38" w:author="Al Riyami, Azza OLNG-SCC/12" w:date="2026-03-30T14:14:00Z" w16du:dateUtc="2026-03-30T10:14:00Z">
                  <w:rPr>
                    <w:rFonts w:ascii="Calibri" w:hAnsi="Calibri" w:cs="Calibri"/>
                    <w:color w:val="000000"/>
                    <w:sz w:val="12"/>
                    <w:szCs w:val="12"/>
                  </w:rPr>
                </w:rPrChange>
              </w:rPr>
              <w:t>QC/QA Coordinator</w:t>
            </w:r>
          </w:p>
        </w:tc>
        <w:tc>
          <w:tcPr>
            <w:tcW w:w="591" w:type="dxa"/>
            <w:tcBorders>
              <w:top w:val="nil"/>
              <w:left w:val="nil"/>
              <w:bottom w:val="single" w:sz="4" w:space="0" w:color="auto"/>
              <w:right w:val="single" w:sz="4" w:space="0" w:color="auto"/>
            </w:tcBorders>
            <w:shd w:val="clear" w:color="auto" w:fill="FFFFFF"/>
            <w:vAlign w:val="center"/>
            <w:hideMark/>
          </w:tcPr>
          <w:p w14:paraId="646592CB" w14:textId="77777777" w:rsidR="00A46571" w:rsidRPr="005F252C" w:rsidRDefault="00A46571" w:rsidP="00A46571">
            <w:pPr>
              <w:rPr>
                <w:rFonts w:cs="Calibri"/>
                <w:color w:val="000000"/>
                <w:sz w:val="12"/>
                <w:szCs w:val="12"/>
                <w:rPrChange w:id="64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40" w:author="Al Riyami, Azza OLNG-SCC/12" w:date="2026-03-30T14:14:00Z" w16du:dateUtc="2026-03-30T10:14:00Z">
                  <w:rPr>
                    <w:rFonts w:ascii="Calibri" w:hAnsi="Calibri" w:cs="Calibri"/>
                    <w:color w:val="000000"/>
                    <w:sz w:val="12"/>
                    <w:szCs w:val="12"/>
                  </w:rPr>
                </w:rPrChange>
              </w:rPr>
              <w:t>126</w:t>
            </w:r>
          </w:p>
        </w:tc>
        <w:tc>
          <w:tcPr>
            <w:tcW w:w="3159" w:type="dxa"/>
            <w:tcBorders>
              <w:top w:val="nil"/>
              <w:left w:val="nil"/>
              <w:bottom w:val="single" w:sz="4" w:space="0" w:color="auto"/>
              <w:right w:val="single" w:sz="4" w:space="0" w:color="auto"/>
            </w:tcBorders>
            <w:shd w:val="clear" w:color="auto" w:fill="FFFFFF"/>
            <w:vAlign w:val="center"/>
            <w:hideMark/>
          </w:tcPr>
          <w:p w14:paraId="27BD6F35" w14:textId="77777777" w:rsidR="00A46571" w:rsidRPr="005F252C" w:rsidRDefault="00A46571" w:rsidP="00A46571">
            <w:pPr>
              <w:rPr>
                <w:rFonts w:cs="Calibri"/>
                <w:color w:val="000000"/>
                <w:sz w:val="12"/>
                <w:szCs w:val="12"/>
                <w:rPrChange w:id="64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42" w:author="Al Riyami, Azza OLNG-SCC/12" w:date="2026-03-30T14:14:00Z" w16du:dateUtc="2026-03-30T10:14:00Z">
                  <w:rPr>
                    <w:rFonts w:ascii="Calibri" w:hAnsi="Calibri" w:cs="Calibri"/>
                    <w:color w:val="000000"/>
                    <w:sz w:val="12"/>
                    <w:szCs w:val="12"/>
                  </w:rPr>
                </w:rPrChange>
              </w:rPr>
              <w:t>Training Manager</w:t>
            </w:r>
          </w:p>
        </w:tc>
        <w:tc>
          <w:tcPr>
            <w:tcW w:w="591" w:type="dxa"/>
            <w:tcBorders>
              <w:top w:val="nil"/>
              <w:left w:val="nil"/>
              <w:bottom w:val="single" w:sz="4" w:space="0" w:color="auto"/>
              <w:right w:val="single" w:sz="4" w:space="0" w:color="auto"/>
            </w:tcBorders>
            <w:shd w:val="clear" w:color="auto" w:fill="FFFFFF"/>
            <w:vAlign w:val="center"/>
            <w:hideMark/>
          </w:tcPr>
          <w:p w14:paraId="29600897" w14:textId="77777777" w:rsidR="00A46571" w:rsidRPr="005F252C" w:rsidRDefault="00A46571" w:rsidP="00A46571">
            <w:pPr>
              <w:rPr>
                <w:rFonts w:cs="Calibri"/>
                <w:color w:val="000000"/>
                <w:sz w:val="12"/>
                <w:szCs w:val="12"/>
                <w:rPrChange w:id="64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4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64365581" w14:textId="77777777" w:rsidR="00A46571" w:rsidRPr="005F252C" w:rsidRDefault="00A46571" w:rsidP="00A46571">
            <w:pPr>
              <w:rPr>
                <w:rFonts w:cs="Calibri"/>
                <w:color w:val="000000"/>
                <w:sz w:val="12"/>
                <w:szCs w:val="12"/>
                <w:rPrChange w:id="64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46"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37B2F1A" w14:textId="77777777" w:rsidR="00A46571" w:rsidRPr="005F252C" w:rsidRDefault="00A46571" w:rsidP="00A46571">
            <w:pPr>
              <w:rPr>
                <w:rFonts w:cs="Calibri"/>
                <w:color w:val="000000"/>
                <w:sz w:val="12"/>
                <w:szCs w:val="12"/>
                <w:rPrChange w:id="644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4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77CAA7DF" w14:textId="77777777" w:rsidR="00A46571" w:rsidRPr="005F252C" w:rsidRDefault="00A46571" w:rsidP="00A46571">
            <w:pPr>
              <w:rPr>
                <w:rFonts w:cs="Calibri"/>
                <w:color w:val="000000"/>
                <w:sz w:val="12"/>
                <w:szCs w:val="12"/>
                <w:rPrChange w:id="644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50" w:author="Al Riyami, Azza OLNG-SCC/12" w:date="2026-03-30T14:14:00Z" w16du:dateUtc="2026-03-30T10:14:00Z">
                  <w:rPr>
                    <w:rFonts w:ascii="Calibri" w:hAnsi="Calibri" w:cs="Calibri"/>
                    <w:color w:val="000000"/>
                    <w:sz w:val="12"/>
                    <w:szCs w:val="12"/>
                  </w:rPr>
                </w:rPrChange>
              </w:rPr>
              <w:t> </w:t>
            </w:r>
          </w:p>
        </w:tc>
      </w:tr>
      <w:tr w:rsidR="00A46571" w:rsidRPr="005F252C" w14:paraId="3FCCE03C"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231C6F14" w14:textId="77777777" w:rsidR="00A46571" w:rsidRPr="005F252C" w:rsidRDefault="00A46571" w:rsidP="00A46571">
            <w:pPr>
              <w:rPr>
                <w:rFonts w:cs="Calibri"/>
                <w:color w:val="000000"/>
                <w:sz w:val="12"/>
                <w:szCs w:val="12"/>
                <w:rPrChange w:id="645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52" w:author="Al Riyami, Azza OLNG-SCC/12" w:date="2026-03-30T14:14:00Z" w16du:dateUtc="2026-03-30T10:14:00Z">
                  <w:rPr>
                    <w:rFonts w:ascii="Calibri" w:hAnsi="Calibri" w:cs="Calibri"/>
                    <w:color w:val="000000"/>
                    <w:sz w:val="12"/>
                    <w:szCs w:val="12"/>
                  </w:rPr>
                </w:rPrChange>
              </w:rPr>
              <w:t>105</w:t>
            </w:r>
          </w:p>
        </w:tc>
        <w:tc>
          <w:tcPr>
            <w:tcW w:w="3149" w:type="dxa"/>
            <w:tcBorders>
              <w:top w:val="nil"/>
              <w:left w:val="nil"/>
              <w:bottom w:val="single" w:sz="4" w:space="0" w:color="auto"/>
              <w:right w:val="single" w:sz="4" w:space="0" w:color="auto"/>
            </w:tcBorders>
            <w:shd w:val="clear" w:color="auto" w:fill="FFFFFF"/>
            <w:vAlign w:val="center"/>
            <w:hideMark/>
          </w:tcPr>
          <w:p w14:paraId="14DE0C43" w14:textId="77777777" w:rsidR="00A46571" w:rsidRPr="005F252C" w:rsidRDefault="00A46571" w:rsidP="00A46571">
            <w:pPr>
              <w:rPr>
                <w:rFonts w:cs="Calibri"/>
                <w:color w:val="000000"/>
                <w:sz w:val="12"/>
                <w:szCs w:val="12"/>
                <w:rPrChange w:id="645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54" w:author="Al Riyami, Azza OLNG-SCC/12" w:date="2026-03-30T14:14:00Z" w16du:dateUtc="2026-03-30T10:14:00Z">
                  <w:rPr>
                    <w:rFonts w:ascii="Calibri" w:hAnsi="Calibri" w:cs="Calibri"/>
                    <w:color w:val="000000"/>
                    <w:sz w:val="12"/>
                    <w:szCs w:val="12"/>
                  </w:rPr>
                </w:rPrChange>
              </w:rPr>
              <w:t>QS engineer</w:t>
            </w:r>
          </w:p>
        </w:tc>
        <w:tc>
          <w:tcPr>
            <w:tcW w:w="591" w:type="dxa"/>
            <w:tcBorders>
              <w:top w:val="nil"/>
              <w:left w:val="nil"/>
              <w:bottom w:val="single" w:sz="4" w:space="0" w:color="auto"/>
              <w:right w:val="single" w:sz="4" w:space="0" w:color="auto"/>
            </w:tcBorders>
            <w:shd w:val="clear" w:color="auto" w:fill="FFFFFF"/>
            <w:vAlign w:val="center"/>
            <w:hideMark/>
          </w:tcPr>
          <w:p w14:paraId="25893072" w14:textId="77777777" w:rsidR="00A46571" w:rsidRPr="005F252C" w:rsidRDefault="00A46571" w:rsidP="00A46571">
            <w:pPr>
              <w:rPr>
                <w:rFonts w:cs="Calibri"/>
                <w:color w:val="000000"/>
                <w:sz w:val="12"/>
                <w:szCs w:val="12"/>
                <w:rPrChange w:id="645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56" w:author="Al Riyami, Azza OLNG-SCC/12" w:date="2026-03-30T14:14:00Z" w16du:dateUtc="2026-03-30T10:14:00Z">
                  <w:rPr>
                    <w:rFonts w:ascii="Calibri" w:hAnsi="Calibri" w:cs="Calibri"/>
                    <w:color w:val="000000"/>
                    <w:sz w:val="12"/>
                    <w:szCs w:val="12"/>
                  </w:rPr>
                </w:rPrChange>
              </w:rPr>
              <w:t>127</w:t>
            </w:r>
          </w:p>
        </w:tc>
        <w:tc>
          <w:tcPr>
            <w:tcW w:w="3159" w:type="dxa"/>
            <w:tcBorders>
              <w:top w:val="nil"/>
              <w:left w:val="nil"/>
              <w:bottom w:val="single" w:sz="4" w:space="0" w:color="auto"/>
              <w:right w:val="single" w:sz="4" w:space="0" w:color="auto"/>
            </w:tcBorders>
            <w:shd w:val="clear" w:color="auto" w:fill="FFFFFF"/>
            <w:vAlign w:val="center"/>
            <w:hideMark/>
          </w:tcPr>
          <w:p w14:paraId="1B14518B" w14:textId="77777777" w:rsidR="00A46571" w:rsidRPr="005F252C" w:rsidRDefault="00A46571" w:rsidP="00A46571">
            <w:pPr>
              <w:rPr>
                <w:rFonts w:cs="Calibri"/>
                <w:color w:val="000000"/>
                <w:sz w:val="12"/>
                <w:szCs w:val="12"/>
                <w:rPrChange w:id="645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58" w:author="Al Riyami, Azza OLNG-SCC/12" w:date="2026-03-30T14:14:00Z" w16du:dateUtc="2026-03-30T10:14:00Z">
                  <w:rPr>
                    <w:rFonts w:ascii="Calibri" w:hAnsi="Calibri" w:cs="Calibri"/>
                    <w:color w:val="000000"/>
                    <w:sz w:val="12"/>
                    <w:szCs w:val="12"/>
                  </w:rPr>
                </w:rPrChange>
              </w:rPr>
              <w:t>Transport Clerk</w:t>
            </w:r>
          </w:p>
        </w:tc>
        <w:tc>
          <w:tcPr>
            <w:tcW w:w="591" w:type="dxa"/>
            <w:tcBorders>
              <w:top w:val="nil"/>
              <w:left w:val="nil"/>
              <w:bottom w:val="single" w:sz="4" w:space="0" w:color="auto"/>
              <w:right w:val="single" w:sz="4" w:space="0" w:color="auto"/>
            </w:tcBorders>
            <w:shd w:val="clear" w:color="auto" w:fill="FFFFFF"/>
            <w:vAlign w:val="center"/>
            <w:hideMark/>
          </w:tcPr>
          <w:p w14:paraId="758909F3" w14:textId="77777777" w:rsidR="00A46571" w:rsidRPr="005F252C" w:rsidRDefault="00A46571" w:rsidP="00A46571">
            <w:pPr>
              <w:rPr>
                <w:rFonts w:cs="Calibri"/>
                <w:color w:val="000000"/>
                <w:sz w:val="12"/>
                <w:szCs w:val="12"/>
                <w:rPrChange w:id="645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6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254FA1EB" w14:textId="77777777" w:rsidR="00A46571" w:rsidRPr="005F252C" w:rsidRDefault="00A46571" w:rsidP="00A46571">
            <w:pPr>
              <w:rPr>
                <w:rFonts w:cs="Calibri"/>
                <w:color w:val="000000"/>
                <w:sz w:val="12"/>
                <w:szCs w:val="12"/>
                <w:rPrChange w:id="646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62"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7B038AE9" w14:textId="77777777" w:rsidR="00A46571" w:rsidRPr="005F252C" w:rsidRDefault="00A46571" w:rsidP="00A46571">
            <w:pPr>
              <w:rPr>
                <w:rFonts w:cs="Calibri"/>
                <w:color w:val="000000"/>
                <w:sz w:val="12"/>
                <w:szCs w:val="12"/>
                <w:rPrChange w:id="646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6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51F504FB" w14:textId="77777777" w:rsidR="00A46571" w:rsidRPr="005F252C" w:rsidRDefault="00A46571" w:rsidP="00A46571">
            <w:pPr>
              <w:rPr>
                <w:rFonts w:cs="Calibri"/>
                <w:color w:val="000000"/>
                <w:sz w:val="12"/>
                <w:szCs w:val="12"/>
                <w:rPrChange w:id="646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66" w:author="Al Riyami, Azza OLNG-SCC/12" w:date="2026-03-30T14:14:00Z" w16du:dateUtc="2026-03-30T10:14:00Z">
                  <w:rPr>
                    <w:rFonts w:ascii="Calibri" w:hAnsi="Calibri" w:cs="Calibri"/>
                    <w:color w:val="000000"/>
                    <w:sz w:val="12"/>
                    <w:szCs w:val="12"/>
                  </w:rPr>
                </w:rPrChange>
              </w:rPr>
              <w:t> </w:t>
            </w:r>
          </w:p>
        </w:tc>
      </w:tr>
      <w:tr w:rsidR="00A46571" w:rsidRPr="005F252C" w14:paraId="771E0C09"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31C3297A" w14:textId="77777777" w:rsidR="00A46571" w:rsidRPr="005F252C" w:rsidRDefault="00A46571" w:rsidP="00A46571">
            <w:pPr>
              <w:rPr>
                <w:rFonts w:cs="Calibri"/>
                <w:color w:val="000000"/>
                <w:sz w:val="12"/>
                <w:szCs w:val="12"/>
                <w:rPrChange w:id="646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68" w:author="Al Riyami, Azza OLNG-SCC/12" w:date="2026-03-30T14:14:00Z" w16du:dateUtc="2026-03-30T10:14:00Z">
                  <w:rPr>
                    <w:rFonts w:ascii="Calibri" w:hAnsi="Calibri" w:cs="Calibri"/>
                    <w:color w:val="000000"/>
                    <w:sz w:val="12"/>
                    <w:szCs w:val="12"/>
                  </w:rPr>
                </w:rPrChange>
              </w:rPr>
              <w:t>106</w:t>
            </w:r>
          </w:p>
        </w:tc>
        <w:tc>
          <w:tcPr>
            <w:tcW w:w="3149" w:type="dxa"/>
            <w:tcBorders>
              <w:top w:val="nil"/>
              <w:left w:val="nil"/>
              <w:bottom w:val="single" w:sz="4" w:space="0" w:color="auto"/>
              <w:right w:val="single" w:sz="4" w:space="0" w:color="auto"/>
            </w:tcBorders>
            <w:shd w:val="clear" w:color="auto" w:fill="FFFFFF"/>
            <w:vAlign w:val="center"/>
            <w:hideMark/>
          </w:tcPr>
          <w:p w14:paraId="271AF255" w14:textId="77777777" w:rsidR="00A46571" w:rsidRPr="005F252C" w:rsidRDefault="00A46571" w:rsidP="00A46571">
            <w:pPr>
              <w:rPr>
                <w:rFonts w:cs="Calibri"/>
                <w:color w:val="000000"/>
                <w:sz w:val="12"/>
                <w:szCs w:val="12"/>
                <w:rPrChange w:id="646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70" w:author="Al Riyami, Azza OLNG-SCC/12" w:date="2026-03-30T14:14:00Z" w16du:dateUtc="2026-03-30T10:14:00Z">
                  <w:rPr>
                    <w:rFonts w:ascii="Calibri" w:hAnsi="Calibri" w:cs="Calibri"/>
                    <w:color w:val="000000"/>
                    <w:sz w:val="12"/>
                    <w:szCs w:val="12"/>
                  </w:rPr>
                </w:rPrChange>
              </w:rPr>
              <w:t>Receptionist</w:t>
            </w:r>
          </w:p>
        </w:tc>
        <w:tc>
          <w:tcPr>
            <w:tcW w:w="591" w:type="dxa"/>
            <w:tcBorders>
              <w:top w:val="nil"/>
              <w:left w:val="nil"/>
              <w:bottom w:val="single" w:sz="4" w:space="0" w:color="auto"/>
              <w:right w:val="single" w:sz="4" w:space="0" w:color="auto"/>
            </w:tcBorders>
            <w:shd w:val="clear" w:color="auto" w:fill="FFFFFF"/>
            <w:vAlign w:val="center"/>
            <w:hideMark/>
          </w:tcPr>
          <w:p w14:paraId="4FCF6585" w14:textId="77777777" w:rsidR="00A46571" w:rsidRPr="005F252C" w:rsidRDefault="00A46571" w:rsidP="00A46571">
            <w:pPr>
              <w:rPr>
                <w:rFonts w:cs="Calibri"/>
                <w:color w:val="000000"/>
                <w:sz w:val="12"/>
                <w:szCs w:val="12"/>
                <w:rPrChange w:id="647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72" w:author="Al Riyami, Azza OLNG-SCC/12" w:date="2026-03-30T14:14:00Z" w16du:dateUtc="2026-03-30T10:14:00Z">
                  <w:rPr>
                    <w:rFonts w:ascii="Calibri" w:hAnsi="Calibri" w:cs="Calibri"/>
                    <w:color w:val="000000"/>
                    <w:sz w:val="12"/>
                    <w:szCs w:val="12"/>
                  </w:rPr>
                </w:rPrChange>
              </w:rPr>
              <w:t>128</w:t>
            </w:r>
          </w:p>
        </w:tc>
        <w:tc>
          <w:tcPr>
            <w:tcW w:w="3159" w:type="dxa"/>
            <w:tcBorders>
              <w:top w:val="nil"/>
              <w:left w:val="nil"/>
              <w:bottom w:val="single" w:sz="4" w:space="0" w:color="auto"/>
              <w:right w:val="single" w:sz="4" w:space="0" w:color="auto"/>
            </w:tcBorders>
            <w:shd w:val="clear" w:color="auto" w:fill="FFFFFF"/>
            <w:vAlign w:val="center"/>
            <w:hideMark/>
          </w:tcPr>
          <w:p w14:paraId="62767376" w14:textId="77777777" w:rsidR="00A46571" w:rsidRPr="005F252C" w:rsidRDefault="00A46571" w:rsidP="00A46571">
            <w:pPr>
              <w:rPr>
                <w:rFonts w:cs="Calibri"/>
                <w:color w:val="000000"/>
                <w:sz w:val="12"/>
                <w:szCs w:val="12"/>
                <w:rPrChange w:id="647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74" w:author="Al Riyami, Azza OLNG-SCC/12" w:date="2026-03-30T14:14:00Z" w16du:dateUtc="2026-03-30T10:14:00Z">
                  <w:rPr>
                    <w:rFonts w:ascii="Calibri" w:hAnsi="Calibri" w:cs="Calibri"/>
                    <w:color w:val="000000"/>
                    <w:sz w:val="12"/>
                    <w:szCs w:val="12"/>
                  </w:rPr>
                </w:rPrChange>
              </w:rPr>
              <w:t>Transport Coordinator</w:t>
            </w:r>
          </w:p>
        </w:tc>
        <w:tc>
          <w:tcPr>
            <w:tcW w:w="591" w:type="dxa"/>
            <w:tcBorders>
              <w:top w:val="nil"/>
              <w:left w:val="nil"/>
              <w:bottom w:val="single" w:sz="4" w:space="0" w:color="auto"/>
              <w:right w:val="single" w:sz="4" w:space="0" w:color="auto"/>
            </w:tcBorders>
            <w:shd w:val="clear" w:color="auto" w:fill="FFFFFF"/>
            <w:vAlign w:val="center"/>
            <w:hideMark/>
          </w:tcPr>
          <w:p w14:paraId="75384F07" w14:textId="77777777" w:rsidR="00A46571" w:rsidRPr="005F252C" w:rsidRDefault="00A46571" w:rsidP="00A46571">
            <w:pPr>
              <w:rPr>
                <w:rFonts w:cs="Calibri"/>
                <w:color w:val="000000"/>
                <w:sz w:val="12"/>
                <w:szCs w:val="12"/>
                <w:rPrChange w:id="647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7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0C3CC598" w14:textId="77777777" w:rsidR="00A46571" w:rsidRPr="005F252C" w:rsidRDefault="00A46571" w:rsidP="00A46571">
            <w:pPr>
              <w:rPr>
                <w:rFonts w:cs="Calibri"/>
                <w:color w:val="000000"/>
                <w:sz w:val="12"/>
                <w:szCs w:val="12"/>
                <w:rPrChange w:id="647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78"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2750A0D" w14:textId="77777777" w:rsidR="00A46571" w:rsidRPr="005F252C" w:rsidRDefault="00A46571" w:rsidP="00A46571">
            <w:pPr>
              <w:rPr>
                <w:rFonts w:cs="Calibri"/>
                <w:color w:val="000000"/>
                <w:sz w:val="12"/>
                <w:szCs w:val="12"/>
                <w:rPrChange w:id="647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8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2F0F402F" w14:textId="77777777" w:rsidR="00A46571" w:rsidRPr="005F252C" w:rsidRDefault="00A46571" w:rsidP="00A46571">
            <w:pPr>
              <w:rPr>
                <w:rFonts w:cs="Calibri"/>
                <w:color w:val="000000"/>
                <w:sz w:val="12"/>
                <w:szCs w:val="12"/>
                <w:rPrChange w:id="648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82" w:author="Al Riyami, Azza OLNG-SCC/12" w:date="2026-03-30T14:14:00Z" w16du:dateUtc="2026-03-30T10:14:00Z">
                  <w:rPr>
                    <w:rFonts w:ascii="Calibri" w:hAnsi="Calibri" w:cs="Calibri"/>
                    <w:color w:val="000000"/>
                    <w:sz w:val="12"/>
                    <w:szCs w:val="12"/>
                  </w:rPr>
                </w:rPrChange>
              </w:rPr>
              <w:t> </w:t>
            </w:r>
          </w:p>
        </w:tc>
      </w:tr>
      <w:tr w:rsidR="00A46571" w:rsidRPr="005F252C" w14:paraId="326176F2"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56C0A19D" w14:textId="77777777" w:rsidR="00A46571" w:rsidRPr="005F252C" w:rsidRDefault="00A46571" w:rsidP="00A46571">
            <w:pPr>
              <w:rPr>
                <w:rFonts w:cs="Calibri"/>
                <w:color w:val="000000"/>
                <w:sz w:val="12"/>
                <w:szCs w:val="12"/>
                <w:rPrChange w:id="648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84" w:author="Al Riyami, Azza OLNG-SCC/12" w:date="2026-03-30T14:14:00Z" w16du:dateUtc="2026-03-30T10:14:00Z">
                  <w:rPr>
                    <w:rFonts w:ascii="Calibri" w:hAnsi="Calibri" w:cs="Calibri"/>
                    <w:color w:val="000000"/>
                    <w:sz w:val="12"/>
                    <w:szCs w:val="12"/>
                  </w:rPr>
                </w:rPrChange>
              </w:rPr>
              <w:t>107</w:t>
            </w:r>
          </w:p>
        </w:tc>
        <w:tc>
          <w:tcPr>
            <w:tcW w:w="3149" w:type="dxa"/>
            <w:tcBorders>
              <w:top w:val="nil"/>
              <w:left w:val="nil"/>
              <w:bottom w:val="single" w:sz="4" w:space="0" w:color="auto"/>
              <w:right w:val="single" w:sz="4" w:space="0" w:color="auto"/>
            </w:tcBorders>
            <w:shd w:val="clear" w:color="auto" w:fill="FFFFFF"/>
            <w:vAlign w:val="center"/>
            <w:hideMark/>
          </w:tcPr>
          <w:p w14:paraId="3704F70D" w14:textId="77777777" w:rsidR="00A46571" w:rsidRPr="005F252C" w:rsidRDefault="00A46571" w:rsidP="00A46571">
            <w:pPr>
              <w:rPr>
                <w:rFonts w:cs="Calibri"/>
                <w:color w:val="000000"/>
                <w:sz w:val="12"/>
                <w:szCs w:val="12"/>
                <w:rPrChange w:id="648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86" w:author="Al Riyami, Azza OLNG-SCC/12" w:date="2026-03-30T14:14:00Z" w16du:dateUtc="2026-03-30T10:14:00Z">
                  <w:rPr>
                    <w:rFonts w:ascii="Calibri" w:hAnsi="Calibri" w:cs="Calibri"/>
                    <w:color w:val="000000"/>
                    <w:sz w:val="12"/>
                    <w:szCs w:val="12"/>
                  </w:rPr>
                </w:rPrChange>
              </w:rPr>
              <w:t>Scaffolder</w:t>
            </w:r>
          </w:p>
        </w:tc>
        <w:tc>
          <w:tcPr>
            <w:tcW w:w="591" w:type="dxa"/>
            <w:tcBorders>
              <w:top w:val="nil"/>
              <w:left w:val="nil"/>
              <w:bottom w:val="single" w:sz="4" w:space="0" w:color="auto"/>
              <w:right w:val="single" w:sz="4" w:space="0" w:color="auto"/>
            </w:tcBorders>
            <w:shd w:val="clear" w:color="auto" w:fill="FFFFFF"/>
            <w:vAlign w:val="center"/>
            <w:hideMark/>
          </w:tcPr>
          <w:p w14:paraId="54868098" w14:textId="77777777" w:rsidR="00A46571" w:rsidRPr="005F252C" w:rsidRDefault="00A46571" w:rsidP="00A46571">
            <w:pPr>
              <w:rPr>
                <w:rFonts w:cs="Calibri"/>
                <w:color w:val="000000"/>
                <w:sz w:val="12"/>
                <w:szCs w:val="12"/>
                <w:rPrChange w:id="648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88" w:author="Al Riyami, Azza OLNG-SCC/12" w:date="2026-03-30T14:14:00Z" w16du:dateUtc="2026-03-30T10:14:00Z">
                  <w:rPr>
                    <w:rFonts w:ascii="Calibri" w:hAnsi="Calibri" w:cs="Calibri"/>
                    <w:color w:val="000000"/>
                    <w:sz w:val="12"/>
                    <w:szCs w:val="12"/>
                  </w:rPr>
                </w:rPrChange>
              </w:rPr>
              <w:t>129</w:t>
            </w:r>
          </w:p>
        </w:tc>
        <w:tc>
          <w:tcPr>
            <w:tcW w:w="3159" w:type="dxa"/>
            <w:tcBorders>
              <w:top w:val="nil"/>
              <w:left w:val="nil"/>
              <w:bottom w:val="single" w:sz="4" w:space="0" w:color="auto"/>
              <w:right w:val="single" w:sz="4" w:space="0" w:color="auto"/>
            </w:tcBorders>
            <w:shd w:val="clear" w:color="auto" w:fill="FFFFFF"/>
            <w:vAlign w:val="center"/>
            <w:hideMark/>
          </w:tcPr>
          <w:p w14:paraId="47001D03" w14:textId="77777777" w:rsidR="00A46571" w:rsidRPr="005F252C" w:rsidRDefault="00A46571" w:rsidP="00A46571">
            <w:pPr>
              <w:rPr>
                <w:rFonts w:cs="Calibri"/>
                <w:color w:val="000000"/>
                <w:sz w:val="12"/>
                <w:szCs w:val="12"/>
                <w:rPrChange w:id="648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90" w:author="Al Riyami, Azza OLNG-SCC/12" w:date="2026-03-30T14:14:00Z" w16du:dateUtc="2026-03-30T10:14:00Z">
                  <w:rPr>
                    <w:rFonts w:ascii="Calibri" w:hAnsi="Calibri" w:cs="Calibri"/>
                    <w:color w:val="000000"/>
                    <w:sz w:val="12"/>
                    <w:szCs w:val="12"/>
                  </w:rPr>
                </w:rPrChange>
              </w:rPr>
              <w:t>Watchman</w:t>
            </w:r>
          </w:p>
        </w:tc>
        <w:tc>
          <w:tcPr>
            <w:tcW w:w="591" w:type="dxa"/>
            <w:tcBorders>
              <w:top w:val="nil"/>
              <w:left w:val="nil"/>
              <w:bottom w:val="single" w:sz="4" w:space="0" w:color="auto"/>
              <w:right w:val="single" w:sz="4" w:space="0" w:color="auto"/>
            </w:tcBorders>
            <w:shd w:val="clear" w:color="auto" w:fill="FFFFFF"/>
            <w:vAlign w:val="center"/>
            <w:hideMark/>
          </w:tcPr>
          <w:p w14:paraId="6A65D51A" w14:textId="77777777" w:rsidR="00A46571" w:rsidRPr="005F252C" w:rsidRDefault="00A46571" w:rsidP="00A46571">
            <w:pPr>
              <w:rPr>
                <w:rFonts w:cs="Calibri"/>
                <w:color w:val="000000"/>
                <w:sz w:val="12"/>
                <w:szCs w:val="12"/>
                <w:rPrChange w:id="649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9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5FAD3E8E" w14:textId="77777777" w:rsidR="00A46571" w:rsidRPr="005F252C" w:rsidRDefault="00A46571" w:rsidP="00A46571">
            <w:pPr>
              <w:rPr>
                <w:rFonts w:cs="Calibri"/>
                <w:color w:val="000000"/>
                <w:sz w:val="12"/>
                <w:szCs w:val="12"/>
                <w:rPrChange w:id="649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94"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1445ADF2" w14:textId="77777777" w:rsidR="00A46571" w:rsidRPr="005F252C" w:rsidRDefault="00A46571" w:rsidP="00A46571">
            <w:pPr>
              <w:rPr>
                <w:rFonts w:cs="Calibri"/>
                <w:color w:val="000000"/>
                <w:sz w:val="12"/>
                <w:szCs w:val="12"/>
                <w:rPrChange w:id="649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96"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502EE704" w14:textId="77777777" w:rsidR="00A46571" w:rsidRPr="005F252C" w:rsidRDefault="00A46571" w:rsidP="00A46571">
            <w:pPr>
              <w:rPr>
                <w:rFonts w:cs="Calibri"/>
                <w:color w:val="000000"/>
                <w:sz w:val="12"/>
                <w:szCs w:val="12"/>
                <w:rPrChange w:id="649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498" w:author="Al Riyami, Azza OLNG-SCC/12" w:date="2026-03-30T14:14:00Z" w16du:dateUtc="2026-03-30T10:14:00Z">
                  <w:rPr>
                    <w:rFonts w:ascii="Calibri" w:hAnsi="Calibri" w:cs="Calibri"/>
                    <w:color w:val="000000"/>
                    <w:sz w:val="12"/>
                    <w:szCs w:val="12"/>
                  </w:rPr>
                </w:rPrChange>
              </w:rPr>
              <w:t> </w:t>
            </w:r>
          </w:p>
        </w:tc>
      </w:tr>
      <w:tr w:rsidR="00A46571" w:rsidRPr="005F252C" w14:paraId="2598AFB5"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01CEA5E" w14:textId="77777777" w:rsidR="00A46571" w:rsidRPr="005F252C" w:rsidRDefault="00A46571" w:rsidP="00A46571">
            <w:pPr>
              <w:rPr>
                <w:rFonts w:cs="Calibri"/>
                <w:color w:val="000000"/>
                <w:sz w:val="12"/>
                <w:szCs w:val="12"/>
                <w:rPrChange w:id="649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00" w:author="Al Riyami, Azza OLNG-SCC/12" w:date="2026-03-30T14:14:00Z" w16du:dateUtc="2026-03-30T10:14:00Z">
                  <w:rPr>
                    <w:rFonts w:ascii="Calibri" w:hAnsi="Calibri" w:cs="Calibri"/>
                    <w:color w:val="000000"/>
                    <w:sz w:val="12"/>
                    <w:szCs w:val="12"/>
                  </w:rPr>
                </w:rPrChange>
              </w:rPr>
              <w:t>108</w:t>
            </w:r>
          </w:p>
        </w:tc>
        <w:tc>
          <w:tcPr>
            <w:tcW w:w="3149" w:type="dxa"/>
            <w:tcBorders>
              <w:top w:val="nil"/>
              <w:left w:val="nil"/>
              <w:bottom w:val="single" w:sz="4" w:space="0" w:color="auto"/>
              <w:right w:val="single" w:sz="4" w:space="0" w:color="auto"/>
            </w:tcBorders>
            <w:shd w:val="clear" w:color="auto" w:fill="FFFFFF"/>
            <w:vAlign w:val="center"/>
            <w:hideMark/>
          </w:tcPr>
          <w:p w14:paraId="50580ACA" w14:textId="77777777" w:rsidR="00A46571" w:rsidRPr="005F252C" w:rsidRDefault="00A46571" w:rsidP="00A46571">
            <w:pPr>
              <w:rPr>
                <w:rFonts w:cs="Calibri"/>
                <w:color w:val="000000"/>
                <w:sz w:val="12"/>
                <w:szCs w:val="12"/>
                <w:rPrChange w:id="650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02" w:author="Al Riyami, Azza OLNG-SCC/12" w:date="2026-03-30T14:14:00Z" w16du:dateUtc="2026-03-30T10:14:00Z">
                  <w:rPr>
                    <w:rFonts w:ascii="Calibri" w:hAnsi="Calibri" w:cs="Calibri"/>
                    <w:color w:val="000000"/>
                    <w:sz w:val="12"/>
                    <w:szCs w:val="12"/>
                  </w:rPr>
                </w:rPrChange>
              </w:rPr>
              <w:t>Security Guards</w:t>
            </w:r>
          </w:p>
        </w:tc>
        <w:tc>
          <w:tcPr>
            <w:tcW w:w="591" w:type="dxa"/>
            <w:tcBorders>
              <w:top w:val="nil"/>
              <w:left w:val="nil"/>
              <w:bottom w:val="single" w:sz="4" w:space="0" w:color="auto"/>
              <w:right w:val="single" w:sz="4" w:space="0" w:color="auto"/>
            </w:tcBorders>
            <w:shd w:val="clear" w:color="auto" w:fill="FFFFFF"/>
            <w:vAlign w:val="center"/>
            <w:hideMark/>
          </w:tcPr>
          <w:p w14:paraId="5CA2BDC6" w14:textId="77777777" w:rsidR="00A46571" w:rsidRPr="005F252C" w:rsidRDefault="00A46571" w:rsidP="00A46571">
            <w:pPr>
              <w:rPr>
                <w:rFonts w:cs="Calibri"/>
                <w:color w:val="000000"/>
                <w:sz w:val="12"/>
                <w:szCs w:val="12"/>
                <w:rPrChange w:id="650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04" w:author="Al Riyami, Azza OLNG-SCC/12" w:date="2026-03-30T14:14:00Z" w16du:dateUtc="2026-03-30T10:14:00Z">
                  <w:rPr>
                    <w:rFonts w:ascii="Calibri" w:hAnsi="Calibri" w:cs="Calibri"/>
                    <w:color w:val="000000"/>
                    <w:sz w:val="12"/>
                    <w:szCs w:val="12"/>
                  </w:rPr>
                </w:rPrChange>
              </w:rPr>
              <w:t>130</w:t>
            </w:r>
          </w:p>
        </w:tc>
        <w:tc>
          <w:tcPr>
            <w:tcW w:w="3159" w:type="dxa"/>
            <w:tcBorders>
              <w:top w:val="nil"/>
              <w:left w:val="nil"/>
              <w:bottom w:val="single" w:sz="4" w:space="0" w:color="auto"/>
              <w:right w:val="single" w:sz="4" w:space="0" w:color="auto"/>
            </w:tcBorders>
            <w:shd w:val="clear" w:color="auto" w:fill="FFFFFF"/>
            <w:vAlign w:val="center"/>
            <w:hideMark/>
          </w:tcPr>
          <w:p w14:paraId="6A573F53" w14:textId="77777777" w:rsidR="00A46571" w:rsidRPr="005F252C" w:rsidRDefault="00A46571" w:rsidP="00A46571">
            <w:pPr>
              <w:rPr>
                <w:rFonts w:cs="Calibri"/>
                <w:color w:val="000000"/>
                <w:sz w:val="12"/>
                <w:szCs w:val="12"/>
                <w:rPrChange w:id="650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06" w:author="Al Riyami, Azza OLNG-SCC/12" w:date="2026-03-30T14:14:00Z" w16du:dateUtc="2026-03-30T10:14:00Z">
                  <w:rPr>
                    <w:rFonts w:ascii="Calibri" w:hAnsi="Calibri" w:cs="Calibri"/>
                    <w:color w:val="000000"/>
                    <w:sz w:val="12"/>
                    <w:szCs w:val="12"/>
                  </w:rPr>
                </w:rPrChange>
              </w:rPr>
              <w:t>Workshop Supervisor</w:t>
            </w:r>
          </w:p>
        </w:tc>
        <w:tc>
          <w:tcPr>
            <w:tcW w:w="591" w:type="dxa"/>
            <w:tcBorders>
              <w:top w:val="nil"/>
              <w:left w:val="nil"/>
              <w:bottom w:val="single" w:sz="4" w:space="0" w:color="auto"/>
              <w:right w:val="single" w:sz="4" w:space="0" w:color="auto"/>
            </w:tcBorders>
            <w:shd w:val="clear" w:color="auto" w:fill="FFFFFF"/>
            <w:vAlign w:val="center"/>
            <w:hideMark/>
          </w:tcPr>
          <w:p w14:paraId="302550A9" w14:textId="77777777" w:rsidR="00A46571" w:rsidRPr="005F252C" w:rsidRDefault="00A46571" w:rsidP="00A46571">
            <w:pPr>
              <w:rPr>
                <w:rFonts w:cs="Calibri"/>
                <w:color w:val="000000"/>
                <w:sz w:val="12"/>
                <w:szCs w:val="12"/>
                <w:rPrChange w:id="650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0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22942063" w14:textId="77777777" w:rsidR="00A46571" w:rsidRPr="005F252C" w:rsidRDefault="00A46571" w:rsidP="00A46571">
            <w:pPr>
              <w:rPr>
                <w:rFonts w:cs="Calibri"/>
                <w:color w:val="000000"/>
                <w:sz w:val="12"/>
                <w:szCs w:val="12"/>
                <w:rPrChange w:id="650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10"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27AB4A43" w14:textId="77777777" w:rsidR="00A46571" w:rsidRPr="005F252C" w:rsidRDefault="00A46571" w:rsidP="00A46571">
            <w:pPr>
              <w:rPr>
                <w:rFonts w:cs="Calibri"/>
                <w:color w:val="000000"/>
                <w:sz w:val="12"/>
                <w:szCs w:val="12"/>
                <w:rPrChange w:id="651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12"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714CAD13" w14:textId="77777777" w:rsidR="00A46571" w:rsidRPr="005F252C" w:rsidRDefault="00A46571" w:rsidP="00A46571">
            <w:pPr>
              <w:rPr>
                <w:rFonts w:cs="Calibri"/>
                <w:color w:val="000000"/>
                <w:sz w:val="12"/>
                <w:szCs w:val="12"/>
                <w:rPrChange w:id="651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14" w:author="Al Riyami, Azza OLNG-SCC/12" w:date="2026-03-30T14:14:00Z" w16du:dateUtc="2026-03-30T10:14:00Z">
                  <w:rPr>
                    <w:rFonts w:ascii="Calibri" w:hAnsi="Calibri" w:cs="Calibri"/>
                    <w:color w:val="000000"/>
                    <w:sz w:val="12"/>
                    <w:szCs w:val="12"/>
                  </w:rPr>
                </w:rPrChange>
              </w:rPr>
              <w:t> </w:t>
            </w:r>
          </w:p>
        </w:tc>
      </w:tr>
      <w:tr w:rsidR="00A46571" w:rsidRPr="005F252C" w14:paraId="1224D97E" w14:textId="77777777" w:rsidTr="009764B6">
        <w:trPr>
          <w:trHeight w:val="360"/>
          <w:jc w:val="center"/>
        </w:trPr>
        <w:tc>
          <w:tcPr>
            <w:tcW w:w="591" w:type="dxa"/>
            <w:tcBorders>
              <w:top w:val="nil"/>
              <w:left w:val="single" w:sz="8" w:space="0" w:color="auto"/>
              <w:bottom w:val="single" w:sz="4" w:space="0" w:color="auto"/>
              <w:right w:val="single" w:sz="4" w:space="0" w:color="auto"/>
            </w:tcBorders>
            <w:shd w:val="clear" w:color="auto" w:fill="FFFFFF"/>
            <w:vAlign w:val="center"/>
            <w:hideMark/>
          </w:tcPr>
          <w:p w14:paraId="6D998BB1" w14:textId="77777777" w:rsidR="00A46571" w:rsidRPr="005F252C" w:rsidRDefault="00A46571" w:rsidP="00A46571">
            <w:pPr>
              <w:rPr>
                <w:rFonts w:cs="Calibri"/>
                <w:color w:val="000000"/>
                <w:sz w:val="12"/>
                <w:szCs w:val="12"/>
                <w:rPrChange w:id="651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16" w:author="Al Riyami, Azza OLNG-SCC/12" w:date="2026-03-30T14:14:00Z" w16du:dateUtc="2026-03-30T10:14:00Z">
                  <w:rPr>
                    <w:rFonts w:ascii="Calibri" w:hAnsi="Calibri" w:cs="Calibri"/>
                    <w:color w:val="000000"/>
                    <w:sz w:val="12"/>
                    <w:szCs w:val="12"/>
                  </w:rPr>
                </w:rPrChange>
              </w:rPr>
              <w:t>109</w:t>
            </w:r>
          </w:p>
        </w:tc>
        <w:tc>
          <w:tcPr>
            <w:tcW w:w="3149" w:type="dxa"/>
            <w:tcBorders>
              <w:top w:val="nil"/>
              <w:left w:val="nil"/>
              <w:bottom w:val="single" w:sz="4" w:space="0" w:color="auto"/>
              <w:right w:val="single" w:sz="4" w:space="0" w:color="auto"/>
            </w:tcBorders>
            <w:shd w:val="clear" w:color="auto" w:fill="FFFFFF"/>
            <w:vAlign w:val="center"/>
            <w:hideMark/>
          </w:tcPr>
          <w:p w14:paraId="3690F672" w14:textId="77777777" w:rsidR="00A46571" w:rsidRPr="005F252C" w:rsidRDefault="00A46571" w:rsidP="00A46571">
            <w:pPr>
              <w:rPr>
                <w:rFonts w:cs="Calibri"/>
                <w:color w:val="000000"/>
                <w:sz w:val="12"/>
                <w:szCs w:val="12"/>
                <w:rPrChange w:id="651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18" w:author="Al Riyami, Azza OLNG-SCC/12" w:date="2026-03-30T14:14:00Z" w16du:dateUtc="2026-03-30T10:14:00Z">
                  <w:rPr>
                    <w:rFonts w:ascii="Calibri" w:hAnsi="Calibri" w:cs="Calibri"/>
                    <w:color w:val="000000"/>
                    <w:sz w:val="12"/>
                    <w:szCs w:val="12"/>
                  </w:rPr>
                </w:rPrChange>
              </w:rPr>
              <w:t>Security in charge</w:t>
            </w:r>
          </w:p>
        </w:tc>
        <w:tc>
          <w:tcPr>
            <w:tcW w:w="591" w:type="dxa"/>
            <w:tcBorders>
              <w:top w:val="nil"/>
              <w:left w:val="nil"/>
              <w:bottom w:val="single" w:sz="4" w:space="0" w:color="auto"/>
              <w:right w:val="single" w:sz="4" w:space="0" w:color="auto"/>
            </w:tcBorders>
            <w:shd w:val="clear" w:color="auto" w:fill="FFFFFF"/>
            <w:vAlign w:val="center"/>
            <w:hideMark/>
          </w:tcPr>
          <w:p w14:paraId="724B31AD" w14:textId="77777777" w:rsidR="00A46571" w:rsidRPr="005F252C" w:rsidRDefault="00A46571" w:rsidP="00A46571">
            <w:pPr>
              <w:rPr>
                <w:rFonts w:cs="Calibri"/>
                <w:color w:val="000000"/>
                <w:sz w:val="12"/>
                <w:szCs w:val="12"/>
                <w:rPrChange w:id="651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20" w:author="Al Riyami, Azza OLNG-SCC/12" w:date="2026-03-30T14:14:00Z" w16du:dateUtc="2026-03-30T10:14:00Z">
                  <w:rPr>
                    <w:rFonts w:ascii="Calibri" w:hAnsi="Calibri" w:cs="Calibri"/>
                    <w:color w:val="000000"/>
                    <w:sz w:val="12"/>
                    <w:szCs w:val="12"/>
                  </w:rPr>
                </w:rPrChange>
              </w:rPr>
              <w:t> </w:t>
            </w:r>
          </w:p>
        </w:tc>
        <w:tc>
          <w:tcPr>
            <w:tcW w:w="3159" w:type="dxa"/>
            <w:tcBorders>
              <w:top w:val="nil"/>
              <w:left w:val="nil"/>
              <w:bottom w:val="single" w:sz="4" w:space="0" w:color="auto"/>
              <w:right w:val="single" w:sz="4" w:space="0" w:color="auto"/>
            </w:tcBorders>
            <w:shd w:val="clear" w:color="auto" w:fill="FFFFFF"/>
            <w:vAlign w:val="center"/>
            <w:hideMark/>
          </w:tcPr>
          <w:p w14:paraId="49BDB7E0" w14:textId="77777777" w:rsidR="00A46571" w:rsidRPr="005F252C" w:rsidRDefault="00A46571" w:rsidP="00A46571">
            <w:pPr>
              <w:rPr>
                <w:rFonts w:cs="Calibri"/>
                <w:color w:val="000000"/>
                <w:sz w:val="12"/>
                <w:szCs w:val="12"/>
                <w:rPrChange w:id="652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22"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0E43FA4C" w14:textId="77777777" w:rsidR="00A46571" w:rsidRPr="005F252C" w:rsidRDefault="00A46571" w:rsidP="00A46571">
            <w:pPr>
              <w:rPr>
                <w:rFonts w:cs="Calibri"/>
                <w:color w:val="000000"/>
                <w:sz w:val="12"/>
                <w:szCs w:val="12"/>
                <w:rPrChange w:id="652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2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4" w:space="0" w:color="auto"/>
            </w:tcBorders>
            <w:shd w:val="clear" w:color="auto" w:fill="FFFFFF"/>
            <w:vAlign w:val="center"/>
            <w:hideMark/>
          </w:tcPr>
          <w:p w14:paraId="60E5FAFE" w14:textId="77777777" w:rsidR="00A46571" w:rsidRPr="005F252C" w:rsidRDefault="00A46571" w:rsidP="00A46571">
            <w:pPr>
              <w:rPr>
                <w:rFonts w:cs="Calibri"/>
                <w:color w:val="000000"/>
                <w:sz w:val="12"/>
                <w:szCs w:val="12"/>
                <w:rPrChange w:id="652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26"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4" w:space="0" w:color="auto"/>
              <w:right w:val="single" w:sz="4" w:space="0" w:color="auto"/>
            </w:tcBorders>
            <w:shd w:val="clear" w:color="auto" w:fill="FFFFFF"/>
            <w:vAlign w:val="center"/>
            <w:hideMark/>
          </w:tcPr>
          <w:p w14:paraId="71DAC3C1" w14:textId="77777777" w:rsidR="00A46571" w:rsidRPr="005F252C" w:rsidRDefault="00A46571" w:rsidP="00A46571">
            <w:pPr>
              <w:rPr>
                <w:rFonts w:cs="Calibri"/>
                <w:color w:val="000000"/>
                <w:sz w:val="12"/>
                <w:szCs w:val="12"/>
                <w:rPrChange w:id="652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28"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4" w:space="0" w:color="auto"/>
              <w:right w:val="single" w:sz="8" w:space="0" w:color="auto"/>
            </w:tcBorders>
            <w:shd w:val="clear" w:color="auto" w:fill="FFFFFF"/>
            <w:vAlign w:val="center"/>
            <w:hideMark/>
          </w:tcPr>
          <w:p w14:paraId="7094A903" w14:textId="77777777" w:rsidR="00A46571" w:rsidRPr="005F252C" w:rsidRDefault="00A46571" w:rsidP="00A46571">
            <w:pPr>
              <w:rPr>
                <w:rFonts w:cs="Calibri"/>
                <w:color w:val="000000"/>
                <w:sz w:val="12"/>
                <w:szCs w:val="12"/>
                <w:rPrChange w:id="652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30" w:author="Al Riyami, Azza OLNG-SCC/12" w:date="2026-03-30T14:14:00Z" w16du:dateUtc="2026-03-30T10:14:00Z">
                  <w:rPr>
                    <w:rFonts w:ascii="Calibri" w:hAnsi="Calibri" w:cs="Calibri"/>
                    <w:color w:val="000000"/>
                    <w:sz w:val="12"/>
                    <w:szCs w:val="12"/>
                  </w:rPr>
                </w:rPrChange>
              </w:rPr>
              <w:t> </w:t>
            </w:r>
          </w:p>
        </w:tc>
      </w:tr>
      <w:tr w:rsidR="00A46571" w:rsidRPr="005F252C" w14:paraId="771E0692" w14:textId="77777777" w:rsidTr="009764B6">
        <w:trPr>
          <w:trHeight w:val="360"/>
          <w:jc w:val="center"/>
        </w:trPr>
        <w:tc>
          <w:tcPr>
            <w:tcW w:w="591" w:type="dxa"/>
            <w:tcBorders>
              <w:top w:val="nil"/>
              <w:left w:val="single" w:sz="8" w:space="0" w:color="auto"/>
              <w:bottom w:val="single" w:sz="8" w:space="0" w:color="auto"/>
              <w:right w:val="single" w:sz="4" w:space="0" w:color="auto"/>
            </w:tcBorders>
            <w:shd w:val="clear" w:color="auto" w:fill="FFFFFF"/>
            <w:vAlign w:val="center"/>
            <w:hideMark/>
          </w:tcPr>
          <w:p w14:paraId="2AB884ED" w14:textId="77777777" w:rsidR="00A46571" w:rsidRPr="005F252C" w:rsidRDefault="00A46571" w:rsidP="00A46571">
            <w:pPr>
              <w:rPr>
                <w:rFonts w:cs="Calibri"/>
                <w:color w:val="000000"/>
                <w:sz w:val="12"/>
                <w:szCs w:val="12"/>
                <w:rPrChange w:id="653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32" w:author="Al Riyami, Azza OLNG-SCC/12" w:date="2026-03-30T14:14:00Z" w16du:dateUtc="2026-03-30T10:14:00Z">
                  <w:rPr>
                    <w:rFonts w:ascii="Calibri" w:hAnsi="Calibri" w:cs="Calibri"/>
                    <w:color w:val="000000"/>
                    <w:sz w:val="12"/>
                    <w:szCs w:val="12"/>
                  </w:rPr>
                </w:rPrChange>
              </w:rPr>
              <w:t>110</w:t>
            </w:r>
          </w:p>
        </w:tc>
        <w:tc>
          <w:tcPr>
            <w:tcW w:w="3149" w:type="dxa"/>
            <w:tcBorders>
              <w:top w:val="nil"/>
              <w:left w:val="nil"/>
              <w:bottom w:val="single" w:sz="8" w:space="0" w:color="auto"/>
              <w:right w:val="single" w:sz="4" w:space="0" w:color="auto"/>
            </w:tcBorders>
            <w:shd w:val="clear" w:color="auto" w:fill="FFFFFF"/>
            <w:vAlign w:val="center"/>
            <w:hideMark/>
          </w:tcPr>
          <w:p w14:paraId="03D03CE3" w14:textId="77777777" w:rsidR="00A46571" w:rsidRPr="005F252C" w:rsidRDefault="00A46571" w:rsidP="00A46571">
            <w:pPr>
              <w:rPr>
                <w:rFonts w:cs="Calibri"/>
                <w:color w:val="000000"/>
                <w:sz w:val="12"/>
                <w:szCs w:val="12"/>
                <w:rPrChange w:id="653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34" w:author="Al Riyami, Azza OLNG-SCC/12" w:date="2026-03-30T14:14:00Z" w16du:dateUtc="2026-03-30T10:14:00Z">
                  <w:rPr>
                    <w:rFonts w:ascii="Calibri" w:hAnsi="Calibri" w:cs="Calibri"/>
                    <w:color w:val="000000"/>
                    <w:sz w:val="12"/>
                    <w:szCs w:val="12"/>
                  </w:rPr>
                </w:rPrChange>
              </w:rPr>
              <w:t>Senior Quantity Surveyor</w:t>
            </w:r>
          </w:p>
        </w:tc>
        <w:tc>
          <w:tcPr>
            <w:tcW w:w="591" w:type="dxa"/>
            <w:tcBorders>
              <w:top w:val="nil"/>
              <w:left w:val="nil"/>
              <w:bottom w:val="single" w:sz="8" w:space="0" w:color="auto"/>
              <w:right w:val="single" w:sz="4" w:space="0" w:color="auto"/>
            </w:tcBorders>
            <w:shd w:val="clear" w:color="auto" w:fill="FFFFFF"/>
            <w:vAlign w:val="center"/>
            <w:hideMark/>
          </w:tcPr>
          <w:p w14:paraId="66BC7A33" w14:textId="77777777" w:rsidR="00A46571" w:rsidRPr="005F252C" w:rsidRDefault="00A46571" w:rsidP="00A46571">
            <w:pPr>
              <w:rPr>
                <w:rFonts w:cs="Calibri"/>
                <w:color w:val="000000"/>
                <w:sz w:val="12"/>
                <w:szCs w:val="12"/>
                <w:rPrChange w:id="653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36" w:author="Al Riyami, Azza OLNG-SCC/12" w:date="2026-03-30T14:14:00Z" w16du:dateUtc="2026-03-30T10:14:00Z">
                  <w:rPr>
                    <w:rFonts w:ascii="Calibri" w:hAnsi="Calibri" w:cs="Calibri"/>
                    <w:color w:val="000000"/>
                    <w:sz w:val="12"/>
                    <w:szCs w:val="12"/>
                  </w:rPr>
                </w:rPrChange>
              </w:rPr>
              <w:t> </w:t>
            </w:r>
          </w:p>
        </w:tc>
        <w:tc>
          <w:tcPr>
            <w:tcW w:w="3159" w:type="dxa"/>
            <w:tcBorders>
              <w:top w:val="nil"/>
              <w:left w:val="nil"/>
              <w:bottom w:val="single" w:sz="8" w:space="0" w:color="auto"/>
              <w:right w:val="single" w:sz="4" w:space="0" w:color="auto"/>
            </w:tcBorders>
            <w:shd w:val="clear" w:color="auto" w:fill="FFFFFF"/>
            <w:vAlign w:val="center"/>
            <w:hideMark/>
          </w:tcPr>
          <w:p w14:paraId="67A8D708" w14:textId="77777777" w:rsidR="00A46571" w:rsidRPr="005F252C" w:rsidRDefault="00A46571" w:rsidP="00A46571">
            <w:pPr>
              <w:rPr>
                <w:rFonts w:cs="Calibri"/>
                <w:color w:val="000000"/>
                <w:sz w:val="12"/>
                <w:szCs w:val="12"/>
                <w:rPrChange w:id="6537"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38"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8" w:space="0" w:color="auto"/>
              <w:right w:val="single" w:sz="4" w:space="0" w:color="auto"/>
            </w:tcBorders>
            <w:shd w:val="clear" w:color="auto" w:fill="FFFFFF"/>
            <w:vAlign w:val="center"/>
            <w:hideMark/>
          </w:tcPr>
          <w:p w14:paraId="534E4C4F" w14:textId="77777777" w:rsidR="00A46571" w:rsidRPr="005F252C" w:rsidRDefault="00A46571" w:rsidP="00A46571">
            <w:pPr>
              <w:rPr>
                <w:rFonts w:cs="Calibri"/>
                <w:color w:val="000000"/>
                <w:sz w:val="12"/>
                <w:szCs w:val="12"/>
                <w:rPrChange w:id="6539"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40"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8" w:space="0" w:color="auto"/>
              <w:right w:val="single" w:sz="4" w:space="0" w:color="auto"/>
            </w:tcBorders>
            <w:shd w:val="clear" w:color="auto" w:fill="FFFFFF"/>
            <w:vAlign w:val="center"/>
            <w:hideMark/>
          </w:tcPr>
          <w:p w14:paraId="7DD25CF2" w14:textId="77777777" w:rsidR="00A46571" w:rsidRPr="005F252C" w:rsidRDefault="00A46571" w:rsidP="00A46571">
            <w:pPr>
              <w:rPr>
                <w:rFonts w:cs="Calibri"/>
                <w:color w:val="000000"/>
                <w:sz w:val="12"/>
                <w:szCs w:val="12"/>
                <w:rPrChange w:id="6541"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42" w:author="Al Riyami, Azza OLNG-SCC/12" w:date="2026-03-30T14:14:00Z" w16du:dateUtc="2026-03-30T10:14:00Z">
                  <w:rPr>
                    <w:rFonts w:ascii="Calibri" w:hAnsi="Calibri" w:cs="Calibri"/>
                    <w:color w:val="000000"/>
                    <w:sz w:val="12"/>
                    <w:szCs w:val="12"/>
                  </w:rPr>
                </w:rPrChange>
              </w:rPr>
              <w:t> </w:t>
            </w:r>
          </w:p>
        </w:tc>
        <w:tc>
          <w:tcPr>
            <w:tcW w:w="591" w:type="dxa"/>
            <w:tcBorders>
              <w:top w:val="nil"/>
              <w:left w:val="nil"/>
              <w:bottom w:val="single" w:sz="8" w:space="0" w:color="auto"/>
              <w:right w:val="single" w:sz="4" w:space="0" w:color="auto"/>
            </w:tcBorders>
            <w:shd w:val="clear" w:color="auto" w:fill="FFFFFF"/>
            <w:vAlign w:val="center"/>
            <w:hideMark/>
          </w:tcPr>
          <w:p w14:paraId="0A449F7C" w14:textId="77777777" w:rsidR="00A46571" w:rsidRPr="005F252C" w:rsidRDefault="00A46571" w:rsidP="00A46571">
            <w:pPr>
              <w:rPr>
                <w:rFonts w:cs="Calibri"/>
                <w:color w:val="000000"/>
                <w:sz w:val="12"/>
                <w:szCs w:val="12"/>
                <w:rPrChange w:id="6543"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44" w:author="Al Riyami, Azza OLNG-SCC/12" w:date="2026-03-30T14:14:00Z" w16du:dateUtc="2026-03-30T10:14:00Z">
                  <w:rPr>
                    <w:rFonts w:ascii="Calibri" w:hAnsi="Calibri" w:cs="Calibri"/>
                    <w:color w:val="000000"/>
                    <w:sz w:val="12"/>
                    <w:szCs w:val="12"/>
                  </w:rPr>
                </w:rPrChange>
              </w:rPr>
              <w:t> </w:t>
            </w:r>
          </w:p>
        </w:tc>
        <w:tc>
          <w:tcPr>
            <w:tcW w:w="3144" w:type="dxa"/>
            <w:tcBorders>
              <w:top w:val="nil"/>
              <w:left w:val="nil"/>
              <w:bottom w:val="single" w:sz="8" w:space="0" w:color="auto"/>
              <w:right w:val="single" w:sz="8" w:space="0" w:color="auto"/>
            </w:tcBorders>
            <w:shd w:val="clear" w:color="auto" w:fill="FFFFFF"/>
            <w:vAlign w:val="center"/>
            <w:hideMark/>
          </w:tcPr>
          <w:p w14:paraId="05A71D5C" w14:textId="77777777" w:rsidR="00A46571" w:rsidRPr="005F252C" w:rsidRDefault="00A46571" w:rsidP="00A46571">
            <w:pPr>
              <w:rPr>
                <w:rFonts w:cs="Calibri"/>
                <w:color w:val="000000"/>
                <w:sz w:val="12"/>
                <w:szCs w:val="12"/>
                <w:rPrChange w:id="6545" w:author="Al Riyami, Azza OLNG-SCC/12" w:date="2026-03-30T14:14:00Z" w16du:dateUtc="2026-03-30T10:14:00Z">
                  <w:rPr>
                    <w:rFonts w:ascii="Calibri" w:hAnsi="Calibri" w:cs="Calibri"/>
                    <w:color w:val="000000"/>
                    <w:sz w:val="12"/>
                    <w:szCs w:val="12"/>
                  </w:rPr>
                </w:rPrChange>
              </w:rPr>
            </w:pPr>
            <w:r w:rsidRPr="005F252C">
              <w:rPr>
                <w:rFonts w:cs="Calibri"/>
                <w:color w:val="000000"/>
                <w:sz w:val="12"/>
                <w:szCs w:val="12"/>
                <w:rPrChange w:id="6546" w:author="Al Riyami, Azza OLNG-SCC/12" w:date="2026-03-30T14:14:00Z" w16du:dateUtc="2026-03-30T10:14:00Z">
                  <w:rPr>
                    <w:rFonts w:ascii="Calibri" w:hAnsi="Calibri" w:cs="Calibri"/>
                    <w:color w:val="000000"/>
                    <w:sz w:val="12"/>
                    <w:szCs w:val="12"/>
                  </w:rPr>
                </w:rPrChange>
              </w:rPr>
              <w:t> </w:t>
            </w:r>
          </w:p>
        </w:tc>
      </w:tr>
    </w:tbl>
    <w:p w14:paraId="0354701F" w14:textId="77777777" w:rsidR="005511F6" w:rsidRPr="005F252C" w:rsidRDefault="005511F6" w:rsidP="000D2DEE">
      <w:pPr>
        <w:tabs>
          <w:tab w:val="left" w:pos="2038"/>
        </w:tabs>
        <w:rPr>
          <w:lang w:val="en-GB"/>
        </w:rPr>
        <w:sectPr w:rsidR="005511F6" w:rsidRPr="005F252C" w:rsidSect="004F4E7E">
          <w:headerReference w:type="default" r:id="rId33"/>
          <w:pgSz w:w="16834" w:h="11909" w:orient="landscape" w:code="9"/>
          <w:pgMar w:top="720" w:right="720" w:bottom="576" w:left="720" w:header="288" w:footer="288" w:gutter="0"/>
          <w:cols w:space="720"/>
          <w:docGrid w:linePitch="360"/>
        </w:sectPr>
      </w:pPr>
    </w:p>
    <w:p w14:paraId="502054A3" w14:textId="77777777" w:rsidR="000A28A5" w:rsidRPr="005F252C" w:rsidRDefault="000A28A5" w:rsidP="000A28A5">
      <w:pPr>
        <w:spacing w:after="0" w:line="240" w:lineRule="auto"/>
        <w:rPr>
          <w:rFonts w:eastAsia="Times New Roman" w:cs="Times New Roman"/>
          <w:kern w:val="0"/>
          <w:sz w:val="22"/>
          <w:szCs w:val="24"/>
          <w:lang w:val="en-GB" w:eastAsia="en-GB"/>
          <w14:ligatures w14:val="none"/>
          <w:rPrChange w:id="6556" w:author="Al Riyami, Azza OLNG-SCC/12" w:date="2026-03-30T14:14:00Z" w16du:dateUtc="2026-03-30T10:14:00Z">
            <w:rPr>
              <w:rFonts w:ascii="Times New Roman" w:eastAsia="Times New Roman" w:hAnsi="Times New Roman" w:cs="Times New Roman"/>
              <w:kern w:val="0"/>
              <w:sz w:val="22"/>
              <w:szCs w:val="24"/>
              <w:lang w:val="en-GB" w:eastAsia="en-GB"/>
              <w14:ligatures w14:val="none"/>
            </w:rPr>
          </w:rPrChange>
        </w:rPr>
      </w:pPr>
    </w:p>
    <w:p w14:paraId="035BC85C" w14:textId="77777777" w:rsidR="000A28A5" w:rsidRPr="005F252C" w:rsidRDefault="000A28A5" w:rsidP="000A28A5">
      <w:pPr>
        <w:spacing w:after="0" w:line="240" w:lineRule="auto"/>
        <w:rPr>
          <w:rFonts w:eastAsia="Times New Roman" w:cs="Times New Roman"/>
          <w:kern w:val="0"/>
          <w:sz w:val="22"/>
          <w:szCs w:val="24"/>
          <w:lang w:val="en-GB" w:eastAsia="en-GB"/>
          <w14:ligatures w14:val="none"/>
          <w:rPrChange w:id="6557" w:author="Al Riyami, Azza OLNG-SCC/12" w:date="2026-03-30T14:14:00Z" w16du:dateUtc="2026-03-30T10:14:00Z">
            <w:rPr>
              <w:rFonts w:ascii="Times New Roman" w:eastAsia="Times New Roman" w:hAnsi="Times New Roman" w:cs="Times New Roman"/>
              <w:kern w:val="0"/>
              <w:sz w:val="22"/>
              <w:szCs w:val="24"/>
              <w:lang w:val="en-GB" w:eastAsia="en-GB"/>
              <w14:ligatures w14:val="none"/>
            </w:rPr>
          </w:rPrChange>
        </w:rPr>
      </w:pPr>
    </w:p>
    <w:p w14:paraId="73222E69" w14:textId="77777777" w:rsidR="000A28A5" w:rsidRPr="005F252C" w:rsidRDefault="000A28A5" w:rsidP="000A28A5">
      <w:pPr>
        <w:spacing w:after="0" w:line="240" w:lineRule="auto"/>
        <w:rPr>
          <w:rFonts w:eastAsia="Times New Roman" w:cs="Times New Roman"/>
          <w:kern w:val="0"/>
          <w:sz w:val="22"/>
          <w:szCs w:val="24"/>
          <w:lang w:val="en-GB" w:eastAsia="en-GB"/>
          <w14:ligatures w14:val="none"/>
          <w:rPrChange w:id="6558" w:author="Al Riyami, Azza OLNG-SCC/12" w:date="2026-03-30T14:14:00Z" w16du:dateUtc="2026-03-30T10:14:00Z">
            <w:rPr>
              <w:rFonts w:ascii="Times New Roman" w:eastAsia="Times New Roman" w:hAnsi="Times New Roman" w:cs="Times New Roman"/>
              <w:kern w:val="0"/>
              <w:sz w:val="22"/>
              <w:szCs w:val="24"/>
              <w:lang w:val="en-GB" w:eastAsia="en-GB"/>
              <w14:ligatures w14:val="none"/>
            </w:rPr>
          </w:rPrChange>
        </w:rPr>
      </w:pPr>
    </w:p>
    <w:p w14:paraId="501418FE" w14:textId="5B9BF25B" w:rsidR="00807CE2" w:rsidRPr="00807CE2" w:rsidRDefault="00807CE2">
      <w:pPr>
        <w:rPr>
          <w:ins w:id="6559" w:author="Al Riyami, Azza OLNG-SCC/12" w:date="2026-03-30T14:29:00Z" w16du:dateUtc="2026-03-30T10:29:00Z"/>
          <w:b/>
          <w:bCs/>
          <w:smallCaps/>
          <w:color w:val="008000"/>
          <w:sz w:val="22"/>
          <w:rPrChange w:id="6560" w:author="Al Riyami, Azza OLNG-SCC/12" w:date="2026-03-30T14:29:00Z" w16du:dateUtc="2026-03-30T10:29:00Z">
            <w:rPr>
              <w:ins w:id="6561" w:author="Al Riyami, Azza OLNG-SCC/12" w:date="2026-03-30T14:29:00Z" w16du:dateUtc="2026-03-30T10:29:00Z"/>
              <w:rFonts w:eastAsia="Times New Roman" w:cs="Calibri"/>
              <w:b/>
              <w:bCs/>
              <w:kern w:val="0"/>
              <w:sz w:val="28"/>
              <w:szCs w:val="28"/>
              <w:lang w:val="en-GB" w:eastAsia="en-GB"/>
              <w14:ligatures w14:val="none"/>
            </w:rPr>
          </w:rPrChange>
        </w:rPr>
        <w:pPrChange w:id="6562" w:author="Al Riyami, Azza OLNG-SCC/12" w:date="2026-03-30T14:29:00Z" w16du:dateUtc="2026-03-30T10:29:00Z">
          <w:pPr>
            <w:autoSpaceDE w:val="0"/>
            <w:autoSpaceDN w:val="0"/>
            <w:adjustRightInd w:val="0"/>
            <w:spacing w:after="0" w:line="240" w:lineRule="auto"/>
          </w:pPr>
        </w:pPrChange>
      </w:pPr>
      <w:ins w:id="6563" w:author="Al Riyami, Azza OLNG-SCC/12" w:date="2026-03-30T14:29:00Z" w16du:dateUtc="2026-03-30T10:29:00Z">
        <w:r w:rsidRPr="00807CE2">
          <w:rPr>
            <w:rFonts w:eastAsia="Times New Roman" w:cs="Calibri"/>
            <w:b/>
            <w:bCs/>
            <w:kern w:val="0"/>
            <w:sz w:val="22"/>
            <w:lang w:val="en-GB" w:eastAsia="en-GB"/>
            <w14:ligatures w14:val="none"/>
            <w:rPrChange w:id="6564" w:author="Al Riyami, Azza OLNG-SCC/12" w:date="2026-03-30T14:29:00Z" w16du:dateUtc="2026-03-30T10:29:00Z">
              <w:rPr>
                <w:rFonts w:eastAsia="Times New Roman" w:cs="Calibri"/>
                <w:b/>
                <w:bCs/>
                <w:kern w:val="0"/>
                <w:sz w:val="28"/>
                <w:szCs w:val="28"/>
                <w:lang w:val="en-GB" w:eastAsia="en-GB"/>
                <w14:ligatures w14:val="none"/>
              </w:rPr>
            </w:rPrChange>
          </w:rPr>
          <w:t>Tender Title:</w:t>
        </w:r>
        <w:r w:rsidRPr="00807CE2">
          <w:rPr>
            <w:rFonts w:eastAsia="Times New Roman" w:cs="Times New Roman"/>
            <w:b/>
            <w:bCs/>
            <w:smallCaps/>
            <w:color w:val="008000"/>
            <w:kern w:val="0"/>
            <w:sz w:val="22"/>
            <w:lang w:val="en-GB"/>
            <w14:ligatures w14:val="none"/>
            <w:rPrChange w:id="6565" w:author="Al Riyami, Azza OLNG-SCC/12" w:date="2026-03-30T14:29:00Z" w16du:dateUtc="2026-03-30T10:29:00Z">
              <w:rPr>
                <w:rFonts w:eastAsia="Times New Roman" w:cs="Times New Roman"/>
                <w:b/>
                <w:bCs/>
                <w:smallCaps/>
                <w:color w:val="008000"/>
                <w:kern w:val="0"/>
                <w:sz w:val="56"/>
                <w:szCs w:val="56"/>
                <w:highlight w:val="yellow"/>
                <w:lang w:val="en-GB"/>
                <w14:ligatures w14:val="none"/>
              </w:rPr>
            </w:rPrChange>
          </w:rPr>
          <w:t xml:space="preserve"> </w:t>
        </w:r>
      </w:ins>
      <w:customXmlInsRangeStart w:id="6566" w:author="Al Riyami, Azza OLNG-SCC/12" w:date="2026-03-30T14:29:00Z"/>
      <w:sdt>
        <w:sdtPr>
          <w:rPr>
            <w:rFonts w:eastAsia="Times New Roman" w:cs="Times New Roman"/>
            <w:b/>
            <w:bCs/>
            <w:smallCaps/>
            <w:color w:val="008000"/>
            <w:kern w:val="0"/>
            <w:sz w:val="22"/>
            <w:lang w:val="en-GB"/>
            <w14:ligatures w14:val="none"/>
          </w:rPr>
          <w:alias w:val="Title"/>
          <w:tag w:val=""/>
          <w:id w:val="-256064906"/>
          <w:placeholder>
            <w:docPart w:val="3396C54504F14A36B8C7E85A495F7232"/>
          </w:placeholder>
          <w:dataBinding w:prefixMappings="xmlns:ns0='http://purl.org/dc/elements/1.1/' xmlns:ns1='http://schemas.openxmlformats.org/package/2006/metadata/core-properties' " w:xpath="/ns1:coreProperties[1]/ns0:title[1]" w:storeItemID="{6C3C8BC8-F283-45AE-878A-BAB7291924A1}"/>
          <w:text/>
        </w:sdtPr>
        <w:sdtContent>
          <w:customXmlInsRangeEnd w:id="6566"/>
          <w:ins w:id="6567" w:author="Al Riyami, Azza OLNG-SCC/12" w:date="2026-03-30T14:29:00Z" w16du:dateUtc="2026-03-30T10:29:00Z">
            <w:r w:rsidRPr="00807CE2">
              <w:rPr>
                <w:rFonts w:eastAsia="Times New Roman" w:cs="Times New Roman"/>
                <w:b/>
                <w:bCs/>
                <w:smallCaps/>
                <w:color w:val="008000"/>
                <w:kern w:val="0"/>
                <w:sz w:val="22"/>
                <w:lang w:val="en-GB"/>
                <w14:ligatures w14:val="none"/>
                <w:rPrChange w:id="6568" w:author="Al Riyami, Azza OLNG-SCC/12" w:date="2026-03-30T14:29:00Z" w16du:dateUtc="2026-03-30T10:29:00Z">
                  <w:rPr>
                    <w:rFonts w:eastAsia="Times New Roman" w:cs="Times New Roman"/>
                    <w:b/>
                    <w:bCs/>
                    <w:smallCaps/>
                    <w:color w:val="008000"/>
                    <w:kern w:val="0"/>
                    <w:sz w:val="56"/>
                    <w:szCs w:val="56"/>
                    <w:highlight w:val="yellow"/>
                    <w:lang w:val="en-GB"/>
                    <w14:ligatures w14:val="none"/>
                  </w:rPr>
                </w:rPrChange>
              </w:rPr>
              <w:t>CONTRACT TITLE</w:t>
            </w:r>
          </w:ins>
          <w:customXmlInsRangeStart w:id="6569" w:author="Al Riyami, Azza OLNG-SCC/12" w:date="2026-03-30T14:29:00Z"/>
        </w:sdtContent>
      </w:sdt>
      <w:customXmlInsRangeEnd w:id="6569"/>
    </w:p>
    <w:p w14:paraId="015B6CCE" w14:textId="51AC0A4D" w:rsidR="000A28A5" w:rsidRPr="00807CE2" w:rsidDel="00807CE2" w:rsidRDefault="00807CE2">
      <w:pPr>
        <w:autoSpaceDE w:val="0"/>
        <w:autoSpaceDN w:val="0"/>
        <w:adjustRightInd w:val="0"/>
        <w:spacing w:after="0" w:line="240" w:lineRule="auto"/>
        <w:rPr>
          <w:del w:id="6570" w:author="Al Riyami, Azza OLNG-SCC/12" w:date="2026-03-30T14:28:00Z" w16du:dateUtc="2026-03-30T10:28:00Z"/>
          <w:rFonts w:eastAsia="Times New Roman" w:cs="Calibri"/>
          <w:kern w:val="0"/>
          <w:sz w:val="28"/>
          <w:szCs w:val="28"/>
          <w:lang w:val="en-GB" w:eastAsia="en-GB"/>
          <w14:ligatures w14:val="none"/>
          <w:rPrChange w:id="6571" w:author="Al Riyami, Azza OLNG-SCC/12" w:date="2026-03-30T14:29:00Z" w16du:dateUtc="2026-03-30T10:29:00Z">
            <w:rPr>
              <w:del w:id="6572" w:author="Al Riyami, Azza OLNG-SCC/12" w:date="2026-03-30T14:28:00Z" w16du:dateUtc="2026-03-30T10:28:00Z"/>
              <w:rFonts w:eastAsia="Calibri" w:cs="Candara"/>
              <w:color w:val="000000"/>
              <w:kern w:val="0"/>
              <w:sz w:val="28"/>
              <w:szCs w:val="28"/>
              <w14:ligatures w14:val="none"/>
            </w:rPr>
          </w:rPrChange>
        </w:rPr>
      </w:pPr>
      <w:ins w:id="6573" w:author="Al Riyami, Azza OLNG-SCC/12" w:date="2026-03-30T14:29:00Z" w16du:dateUtc="2026-03-30T10:29:00Z">
        <w:r w:rsidRPr="00807CE2">
          <w:rPr>
            <w:rFonts w:eastAsia="Times New Roman" w:cs="Calibri"/>
            <w:b/>
            <w:bCs/>
            <w:kern w:val="0"/>
            <w:sz w:val="22"/>
            <w:lang w:val="en-GB" w:eastAsia="en-GB"/>
            <w14:ligatures w14:val="none"/>
            <w:rPrChange w:id="6574" w:author="Al Riyami, Azza OLNG-SCC/12" w:date="2026-03-30T14:29:00Z" w16du:dateUtc="2026-03-30T10:29:00Z">
              <w:rPr>
                <w:rFonts w:eastAsia="Times New Roman" w:cs="Calibri"/>
                <w:b/>
                <w:bCs/>
                <w:kern w:val="0"/>
                <w:sz w:val="28"/>
                <w:szCs w:val="28"/>
                <w:lang w:val="en-GB" w:eastAsia="en-GB"/>
                <w14:ligatures w14:val="none"/>
              </w:rPr>
            </w:rPrChange>
          </w:rPr>
          <w:t>Tender Number:</w:t>
        </w:r>
        <w:r w:rsidRPr="00807CE2">
          <w:rPr>
            <w:rFonts w:eastAsia="Times New Roman" w:cs="Calibri"/>
            <w:kern w:val="0"/>
            <w:sz w:val="22"/>
            <w:lang w:val="en-GB" w:eastAsia="en-GB"/>
            <w14:ligatures w14:val="none"/>
            <w:rPrChange w:id="6575" w:author="Al Riyami, Azza OLNG-SCC/12" w:date="2026-03-30T14:29:00Z" w16du:dateUtc="2026-03-30T10:29:00Z">
              <w:rPr>
                <w:rFonts w:eastAsia="Times New Roman" w:cs="Calibri"/>
                <w:kern w:val="0"/>
                <w:sz w:val="28"/>
                <w:szCs w:val="28"/>
                <w:lang w:val="en-GB" w:eastAsia="en-GB"/>
                <w14:ligatures w14:val="none"/>
              </w:rPr>
            </w:rPrChange>
          </w:rPr>
          <w:t xml:space="preserve">  </w:t>
        </w:r>
      </w:ins>
      <w:customXmlInsRangeStart w:id="6576" w:author="Al Riyami, Azza OLNG-SCC/12" w:date="2026-03-30T14:29:00Z"/>
      <w:sdt>
        <w:sdtPr>
          <w:rPr>
            <w:b/>
            <w:bCs/>
            <w:smallCaps/>
            <w:color w:val="008000"/>
            <w:sz w:val="22"/>
          </w:rPr>
          <w:alias w:val="Subject"/>
          <w:tag w:val=""/>
          <w:id w:val="-1084375359"/>
          <w:placeholder>
            <w:docPart w:val="584993A5C3754C05940338193EFDD94A"/>
          </w:placeholder>
          <w:dataBinding w:prefixMappings="xmlns:ns0='http://purl.org/dc/elements/1.1/' xmlns:ns1='http://schemas.openxmlformats.org/package/2006/metadata/core-properties' " w:xpath="/ns1:coreProperties[1]/ns0:subject[1]" w:storeItemID="{6C3C8BC8-F283-45AE-878A-BAB7291924A1}"/>
          <w:text/>
        </w:sdtPr>
        <w:sdtContent>
          <w:customXmlInsRangeEnd w:id="6576"/>
          <w:ins w:id="6577" w:author="Al Riyami, Azza OLNG-SCC/12" w:date="2026-03-30T14:29:00Z" w16du:dateUtc="2026-03-30T10:29:00Z">
            <w:r w:rsidRPr="00807CE2">
              <w:rPr>
                <w:b/>
                <w:bCs/>
                <w:smallCaps/>
                <w:color w:val="008000"/>
                <w:sz w:val="22"/>
                <w:rPrChange w:id="6578" w:author="Al Riyami, Azza OLNG-SCC/12" w:date="2026-03-30T14:29:00Z" w16du:dateUtc="2026-03-30T10:29:00Z">
                  <w:rPr>
                    <w:b/>
                    <w:bCs/>
                    <w:smallCaps/>
                    <w:color w:val="008000"/>
                    <w:sz w:val="44"/>
                    <w:szCs w:val="44"/>
                    <w:highlight w:val="yellow"/>
                  </w:rPr>
                </w:rPrChange>
              </w:rPr>
              <w:t>CONTRACT NO.</w:t>
            </w:r>
          </w:ins>
          <w:customXmlInsRangeStart w:id="6579" w:author="Al Riyami, Azza OLNG-SCC/12" w:date="2026-03-30T14:29:00Z"/>
        </w:sdtContent>
      </w:sdt>
      <w:customXmlInsRangeEnd w:id="6579"/>
      <w:ins w:id="6580" w:author="Al Riyami, Azza OLNG-SCC/12" w:date="2026-03-30T14:29:00Z" w16du:dateUtc="2026-03-30T10:29:00Z">
        <w:r w:rsidRPr="00807CE2" w:rsidDel="00807CE2">
          <w:rPr>
            <w:rFonts w:eastAsia="Calibri" w:cs="Calibri"/>
            <w:b/>
            <w:bCs/>
            <w:color w:val="000000"/>
            <w:kern w:val="0"/>
            <w:sz w:val="28"/>
            <w:szCs w:val="28"/>
            <w14:ligatures w14:val="none"/>
          </w:rPr>
          <w:t xml:space="preserve"> </w:t>
        </w:r>
      </w:ins>
      <w:del w:id="6581" w:author="Al Riyami, Azza OLNG-SCC/12" w:date="2026-03-30T14:28:00Z" w16du:dateUtc="2026-03-30T10:28:00Z">
        <w:r w:rsidR="000A28A5" w:rsidRPr="005F252C" w:rsidDel="00807CE2">
          <w:rPr>
            <w:rFonts w:eastAsia="Calibri" w:cs="Calibri"/>
            <w:b/>
            <w:bCs/>
            <w:color w:val="000000"/>
            <w:kern w:val="0"/>
            <w:sz w:val="28"/>
            <w:szCs w:val="28"/>
            <w14:ligatures w14:val="none"/>
            <w:rPrChange w:id="6582" w:author="Al Riyami, Azza OLNG-SCC/12" w:date="2026-03-30T14:14:00Z" w16du:dateUtc="2026-03-30T10:14:00Z">
              <w:rPr>
                <w:rFonts w:ascii="Calibri" w:eastAsia="Calibri" w:hAnsi="Calibri" w:cs="Calibri"/>
                <w:b/>
                <w:bCs/>
                <w:color w:val="000000"/>
                <w:kern w:val="0"/>
                <w:sz w:val="28"/>
                <w:szCs w:val="28"/>
                <w14:ligatures w14:val="none"/>
              </w:rPr>
            </w:rPrChange>
          </w:rPr>
          <w:delText>Contract Title:</w:delText>
        </w:r>
        <w:r w:rsidR="000A28A5" w:rsidRPr="005F252C" w:rsidDel="00807CE2">
          <w:rPr>
            <w:rFonts w:eastAsia="Calibri" w:cs="Calibri"/>
            <w:color w:val="000000"/>
            <w:kern w:val="0"/>
            <w:sz w:val="28"/>
            <w:szCs w:val="28"/>
            <w14:ligatures w14:val="none"/>
            <w:rPrChange w:id="6583" w:author="Al Riyami, Azza OLNG-SCC/12" w:date="2026-03-30T14:14:00Z" w16du:dateUtc="2026-03-30T10:14:00Z">
              <w:rPr>
                <w:rFonts w:ascii="Calibri" w:eastAsia="Calibri" w:hAnsi="Calibri" w:cs="Calibri"/>
                <w:color w:val="000000"/>
                <w:kern w:val="0"/>
                <w:sz w:val="28"/>
                <w:szCs w:val="28"/>
                <w14:ligatures w14:val="none"/>
              </w:rPr>
            </w:rPrChange>
          </w:rPr>
          <w:delText xml:space="preserve"> </w:delText>
        </w:r>
      </w:del>
    </w:p>
    <w:p w14:paraId="2B69DBA7" w14:textId="77777777" w:rsidR="000A28A5" w:rsidRPr="005F252C" w:rsidDel="00807CE2" w:rsidRDefault="000A28A5">
      <w:pPr>
        <w:autoSpaceDE w:val="0"/>
        <w:autoSpaceDN w:val="0"/>
        <w:adjustRightInd w:val="0"/>
        <w:spacing w:after="0" w:line="240" w:lineRule="auto"/>
        <w:rPr>
          <w:del w:id="6584" w:author="Al Riyami, Azza OLNG-SCC/12" w:date="2026-03-30T14:29:00Z" w16du:dateUtc="2026-03-30T10:29:00Z"/>
          <w:rFonts w:eastAsia="Times New Roman" w:cs="Calibri"/>
          <w:kern w:val="0"/>
          <w:sz w:val="28"/>
          <w:szCs w:val="28"/>
          <w:lang w:val="en-GB" w:eastAsia="en-GB"/>
          <w14:ligatures w14:val="none"/>
          <w:rPrChange w:id="6585" w:author="Al Riyami, Azza OLNG-SCC/12" w:date="2026-03-30T14:14:00Z" w16du:dateUtc="2026-03-30T10:14:00Z">
            <w:rPr>
              <w:del w:id="6586" w:author="Al Riyami, Azza OLNG-SCC/12" w:date="2026-03-30T14:29:00Z" w16du:dateUtc="2026-03-30T10:29:00Z"/>
              <w:rFonts w:ascii="Calibri" w:eastAsia="Times New Roman" w:hAnsi="Calibri" w:cs="Calibri"/>
              <w:kern w:val="0"/>
              <w:sz w:val="28"/>
              <w:szCs w:val="28"/>
              <w:lang w:val="en-GB" w:eastAsia="en-GB"/>
              <w14:ligatures w14:val="none"/>
            </w:rPr>
          </w:rPrChange>
        </w:rPr>
      </w:pPr>
      <w:del w:id="6587" w:author="Al Riyami, Azza OLNG-SCC/12" w:date="2026-03-30T14:29:00Z" w16du:dateUtc="2026-03-30T10:29:00Z">
        <w:r w:rsidRPr="005F252C" w:rsidDel="00807CE2">
          <w:rPr>
            <w:rFonts w:eastAsia="Times New Roman" w:cs="Calibri"/>
            <w:b/>
            <w:bCs/>
            <w:kern w:val="0"/>
            <w:sz w:val="28"/>
            <w:szCs w:val="28"/>
            <w:lang w:val="en-GB" w:eastAsia="en-GB"/>
            <w14:ligatures w14:val="none"/>
            <w:rPrChange w:id="6588" w:author="Al Riyami, Azza OLNG-SCC/12" w:date="2026-03-30T14:14:00Z" w16du:dateUtc="2026-03-30T10:14:00Z">
              <w:rPr>
                <w:rFonts w:ascii="Calibri" w:eastAsia="Times New Roman" w:hAnsi="Calibri" w:cs="Calibri"/>
                <w:b/>
                <w:bCs/>
                <w:kern w:val="0"/>
                <w:sz w:val="28"/>
                <w:szCs w:val="28"/>
                <w:lang w:val="en-GB" w:eastAsia="en-GB"/>
                <w14:ligatures w14:val="none"/>
              </w:rPr>
            </w:rPrChange>
          </w:rPr>
          <w:delText>Tender Number:</w:delText>
        </w:r>
        <w:r w:rsidRPr="005F252C" w:rsidDel="00807CE2">
          <w:rPr>
            <w:rFonts w:eastAsia="Times New Roman" w:cs="Calibri"/>
            <w:kern w:val="0"/>
            <w:sz w:val="28"/>
            <w:szCs w:val="28"/>
            <w:lang w:val="en-GB" w:eastAsia="en-GB"/>
            <w14:ligatures w14:val="none"/>
            <w:rPrChange w:id="6589" w:author="Al Riyami, Azza OLNG-SCC/12" w:date="2026-03-30T14:14:00Z" w16du:dateUtc="2026-03-30T10:14:00Z">
              <w:rPr>
                <w:rFonts w:ascii="Calibri" w:eastAsia="Times New Roman" w:hAnsi="Calibri" w:cs="Calibri"/>
                <w:kern w:val="0"/>
                <w:sz w:val="28"/>
                <w:szCs w:val="28"/>
                <w:lang w:val="en-GB" w:eastAsia="en-GB"/>
                <w14:ligatures w14:val="none"/>
              </w:rPr>
            </w:rPrChange>
          </w:rPr>
          <w:delText xml:space="preserve"> </w:delText>
        </w:r>
      </w:del>
    </w:p>
    <w:p w14:paraId="171C4DB8" w14:textId="77777777" w:rsidR="000A28A5" w:rsidRPr="005F252C" w:rsidRDefault="000A28A5">
      <w:pPr>
        <w:autoSpaceDE w:val="0"/>
        <w:autoSpaceDN w:val="0"/>
        <w:adjustRightInd w:val="0"/>
        <w:spacing w:after="0" w:line="240" w:lineRule="auto"/>
        <w:rPr>
          <w:rFonts w:eastAsia="Times New Roman" w:cs="Calibri"/>
          <w:b/>
          <w:bCs/>
          <w:kern w:val="0"/>
          <w:sz w:val="28"/>
          <w:szCs w:val="28"/>
          <w:lang w:val="en-GB" w:eastAsia="en-GB"/>
          <w14:ligatures w14:val="none"/>
          <w:rPrChange w:id="6590" w:author="Al Riyami, Azza OLNG-SCC/12" w:date="2026-03-30T14:14:00Z" w16du:dateUtc="2026-03-30T10:14:00Z">
            <w:rPr>
              <w:rFonts w:ascii="Calibri" w:eastAsia="Times New Roman" w:hAnsi="Calibri" w:cs="Calibri"/>
              <w:b/>
              <w:bCs/>
              <w:kern w:val="0"/>
              <w:sz w:val="28"/>
              <w:szCs w:val="28"/>
              <w:lang w:val="en-GB" w:eastAsia="en-GB"/>
              <w14:ligatures w14:val="none"/>
            </w:rPr>
          </w:rPrChange>
        </w:rPr>
        <w:pPrChange w:id="6591" w:author="Al Riyami, Azza OLNG-SCC/12" w:date="2026-03-30T14:29:00Z" w16du:dateUtc="2026-03-30T10:29:00Z">
          <w:pPr>
            <w:spacing w:after="0" w:line="240" w:lineRule="auto"/>
          </w:pPr>
        </w:pPrChange>
      </w:pPr>
    </w:p>
    <w:p w14:paraId="33DE45BA" w14:textId="77777777" w:rsidR="000A28A5" w:rsidRPr="005F252C" w:rsidRDefault="000A28A5" w:rsidP="000A28A5">
      <w:pPr>
        <w:spacing w:after="0" w:line="240" w:lineRule="auto"/>
        <w:rPr>
          <w:rFonts w:eastAsia="Times New Roman" w:cs="Calibri"/>
          <w:b/>
          <w:bCs/>
          <w:kern w:val="0"/>
          <w:sz w:val="28"/>
          <w:szCs w:val="28"/>
          <w:lang w:val="en-GB" w:eastAsia="en-GB"/>
          <w14:ligatures w14:val="none"/>
          <w:rPrChange w:id="6592" w:author="Al Riyami, Azza OLNG-SCC/12" w:date="2026-03-30T14:14:00Z" w16du:dateUtc="2026-03-30T10:14:00Z">
            <w:rPr>
              <w:rFonts w:ascii="Calibri" w:eastAsia="Times New Roman" w:hAnsi="Calibri" w:cs="Calibri"/>
              <w:b/>
              <w:bCs/>
              <w:kern w:val="0"/>
              <w:sz w:val="28"/>
              <w:szCs w:val="28"/>
              <w:lang w:val="en-GB" w:eastAsia="en-GB"/>
              <w14:ligatures w14:val="none"/>
            </w:rPr>
          </w:rPrChange>
        </w:rPr>
      </w:pPr>
    </w:p>
    <w:p w14:paraId="7125C367" w14:textId="77777777" w:rsidR="000A28A5" w:rsidRPr="005F252C" w:rsidRDefault="000A28A5" w:rsidP="000A28A5">
      <w:pPr>
        <w:spacing w:after="0" w:line="240" w:lineRule="auto"/>
        <w:rPr>
          <w:rFonts w:eastAsia="Times New Roman" w:cs="Times New Roman"/>
          <w:kern w:val="0"/>
          <w:sz w:val="22"/>
          <w:szCs w:val="24"/>
          <w:lang w:val="en-GB" w:eastAsia="en-GB"/>
          <w14:ligatures w14:val="none"/>
          <w:rPrChange w:id="6593" w:author="Al Riyami, Azza OLNG-SCC/12" w:date="2026-03-30T14:14:00Z" w16du:dateUtc="2026-03-30T10:14:00Z">
            <w:rPr>
              <w:rFonts w:ascii="Times New Roman" w:eastAsia="Times New Roman" w:hAnsi="Times New Roman" w:cs="Times New Roman"/>
              <w:kern w:val="0"/>
              <w:sz w:val="22"/>
              <w:szCs w:val="24"/>
              <w:lang w:val="en-GB" w:eastAsia="en-GB"/>
              <w14:ligatures w14:val="none"/>
            </w:rPr>
          </w:rPrChange>
        </w:rPr>
      </w:pPr>
    </w:p>
    <w:p w14:paraId="50C62BE8" w14:textId="77777777" w:rsidR="000A28A5" w:rsidRPr="005F252C" w:rsidRDefault="000A28A5">
      <w:pPr>
        <w:jc w:val="center"/>
        <w:rPr>
          <w:rFonts w:cstheme="minorHAnsi"/>
          <w:b/>
          <w:bCs/>
          <w:sz w:val="40"/>
          <w:szCs w:val="40"/>
          <w:rPrChange w:id="6594" w:author="Al Riyami, Azza OLNG-SCC/12" w:date="2026-03-30T14:14:00Z" w16du:dateUtc="2026-03-30T10:14:00Z">
            <w:rPr>
              <w:rFonts w:ascii="Calibri" w:eastAsia="Times New Roman" w:hAnsi="Calibri" w:cs="Calibri"/>
              <w:b/>
              <w:bCs/>
              <w:smallCaps/>
              <w:kern w:val="0"/>
              <w:sz w:val="40"/>
              <w:szCs w:val="40"/>
              <w:u w:val="single"/>
              <w:lang w:val="en-GB" w:eastAsia="en-GB"/>
              <w14:ligatures w14:val="none"/>
            </w:rPr>
          </w:rPrChange>
        </w:rPr>
        <w:pPrChange w:id="6595" w:author="Al Oraimi, Ahmed Mubarak OLNG-ICV/T2" w:date="2026-03-29T08:44:00Z" w16du:dateUtc="2026-03-29T04:44:00Z">
          <w:pPr>
            <w:keepNext/>
            <w:spacing w:after="0" w:line="240" w:lineRule="auto"/>
            <w:jc w:val="center"/>
            <w:outlineLvl w:val="0"/>
          </w:pPr>
        </w:pPrChange>
      </w:pPr>
      <w:bookmarkStart w:id="6596" w:name="Acknowledgement_Letter"/>
      <w:r w:rsidRPr="005F252C">
        <w:rPr>
          <w:rFonts w:cstheme="minorHAnsi"/>
          <w:b/>
          <w:bCs/>
          <w:sz w:val="40"/>
          <w:szCs w:val="40"/>
          <w:rPrChange w:id="6597" w:author="Al Riyami, Azza OLNG-SCC/12" w:date="2026-03-30T14:14:00Z" w16du:dateUtc="2026-03-30T10:14:00Z">
            <w:rPr>
              <w:rFonts w:ascii="Calibri" w:eastAsia="Times New Roman" w:hAnsi="Calibri" w:cs="Calibri"/>
              <w:b/>
              <w:bCs/>
              <w:smallCaps/>
              <w:kern w:val="0"/>
              <w:sz w:val="40"/>
              <w:szCs w:val="40"/>
              <w:u w:val="single"/>
              <w:lang w:val="en-GB" w:eastAsia="en-GB"/>
              <w14:ligatures w14:val="none"/>
            </w:rPr>
          </w:rPrChange>
        </w:rPr>
        <w:t>ICV Acknowledgement and Commitment Letter</w:t>
      </w:r>
    </w:p>
    <w:bookmarkEnd w:id="6596"/>
    <w:p w14:paraId="5D8F51A6" w14:textId="77777777" w:rsidR="000A28A5" w:rsidRPr="005F252C" w:rsidRDefault="000A28A5" w:rsidP="000A28A5">
      <w:pPr>
        <w:spacing w:after="0" w:line="240" w:lineRule="auto"/>
        <w:rPr>
          <w:rFonts w:eastAsia="Times New Roman" w:cs="Times New Roman"/>
          <w:kern w:val="0"/>
          <w:szCs w:val="20"/>
          <w:lang w:val="en-GB" w:eastAsia="en-GB"/>
          <w14:ligatures w14:val="none"/>
          <w:rPrChange w:id="6598" w:author="Al Riyami, Azza OLNG-SCC/12" w:date="2026-03-30T14:14:00Z" w16du:dateUtc="2026-03-30T10:14:00Z">
            <w:rPr>
              <w:rFonts w:ascii="Times New Roman" w:eastAsia="Times New Roman" w:hAnsi="Times New Roman" w:cs="Times New Roman"/>
              <w:kern w:val="0"/>
              <w:szCs w:val="20"/>
              <w:lang w:val="en-GB" w:eastAsia="en-GB"/>
              <w14:ligatures w14:val="none"/>
            </w:rPr>
          </w:rPrChange>
        </w:rPr>
      </w:pPr>
    </w:p>
    <w:p w14:paraId="5E3C3C7F" w14:textId="5BE24D47" w:rsidR="000A28A5" w:rsidRPr="005F252C" w:rsidRDefault="000A28A5" w:rsidP="000A28A5">
      <w:pPr>
        <w:autoSpaceDE w:val="0"/>
        <w:autoSpaceDN w:val="0"/>
        <w:adjustRightInd w:val="0"/>
        <w:spacing w:after="0" w:line="360" w:lineRule="auto"/>
        <w:jc w:val="both"/>
        <w:rPr>
          <w:rFonts w:eastAsia="Times New Roman" w:cs="Calibri"/>
          <w:kern w:val="0"/>
          <w:sz w:val="28"/>
          <w:szCs w:val="28"/>
          <w:lang w:val="en-GB" w:eastAsia="en-GB"/>
          <w14:ligatures w14:val="none"/>
          <w:rPrChange w:id="6599" w:author="Al Riyami, Azza OLNG-SCC/12" w:date="2026-03-30T14:14:00Z" w16du:dateUtc="2026-03-30T10:14:00Z">
            <w:rPr>
              <w:rFonts w:ascii="Calibri" w:eastAsia="Times New Roman" w:hAnsi="Calibri" w:cs="Calibri"/>
              <w:kern w:val="0"/>
              <w:sz w:val="28"/>
              <w:szCs w:val="28"/>
              <w:lang w:val="en-GB" w:eastAsia="en-GB"/>
              <w14:ligatures w14:val="none"/>
            </w:rPr>
          </w:rPrChange>
        </w:rPr>
      </w:pPr>
      <w:r w:rsidRPr="005F252C">
        <w:rPr>
          <w:rFonts w:eastAsia="Times New Roman" w:cs="Calibri"/>
          <w:kern w:val="0"/>
          <w:sz w:val="28"/>
          <w:szCs w:val="28"/>
          <w:lang w:val="en-GB" w:eastAsia="en-GB"/>
          <w14:ligatures w14:val="none"/>
          <w:rPrChange w:id="6600" w:author="Al Riyami, Azza OLNG-SCC/12" w:date="2026-03-30T14:14:00Z" w16du:dateUtc="2026-03-30T10:14:00Z">
            <w:rPr>
              <w:rFonts w:ascii="Calibri" w:eastAsia="Times New Roman" w:hAnsi="Calibri" w:cs="Calibri"/>
              <w:kern w:val="0"/>
              <w:sz w:val="28"/>
              <w:szCs w:val="28"/>
              <w:lang w:val="en-GB" w:eastAsia="en-GB"/>
              <w14:ligatures w14:val="none"/>
            </w:rPr>
          </w:rPrChange>
        </w:rPr>
        <w:t xml:space="preserve">We hereby acknowledge and commit to adhere to the In-Country Value (ICV) requirements set forth in Tender No. </w:t>
      </w:r>
      <w:customXmlInsRangeStart w:id="6601" w:author="Al Riyami, Azza OLNG-SCC/12" w:date="2026-03-30T14:30:00Z"/>
      <w:sdt>
        <w:sdtPr>
          <w:rPr>
            <w:b/>
            <w:bCs/>
            <w:smallCaps/>
            <w:color w:val="008000"/>
            <w:sz w:val="22"/>
          </w:rPr>
          <w:alias w:val="Subject"/>
          <w:tag w:val=""/>
          <w:id w:val="1437329496"/>
          <w:placeholder>
            <w:docPart w:val="067CE9CE89CD49CC97770667EA6C3717"/>
          </w:placeholder>
          <w:dataBinding w:prefixMappings="xmlns:ns0='http://purl.org/dc/elements/1.1/' xmlns:ns1='http://schemas.openxmlformats.org/package/2006/metadata/core-properties' " w:xpath="/ns1:coreProperties[1]/ns0:subject[1]" w:storeItemID="{6C3C8BC8-F283-45AE-878A-BAB7291924A1}"/>
          <w:text/>
        </w:sdtPr>
        <w:sdtContent>
          <w:customXmlInsRangeEnd w:id="6601"/>
          <w:ins w:id="6602" w:author="Al Riyami, Azza OLNG-SCC/12" w:date="2026-03-30T14:30:00Z" w16du:dateUtc="2026-03-30T10:30:00Z">
            <w:r w:rsidR="00A80B13" w:rsidRPr="0099722F">
              <w:rPr>
                <w:b/>
                <w:bCs/>
                <w:smallCaps/>
                <w:color w:val="008000"/>
                <w:sz w:val="22"/>
              </w:rPr>
              <w:t>CONTRACT NO.</w:t>
            </w:r>
          </w:ins>
          <w:customXmlInsRangeStart w:id="6603" w:author="Al Riyami, Azza OLNG-SCC/12" w:date="2026-03-30T14:30:00Z"/>
        </w:sdtContent>
      </w:sdt>
      <w:customXmlInsRangeEnd w:id="6603"/>
      <w:ins w:id="6604" w:author="Al Riyami, Azza OLNG-SCC/12" w:date="2026-03-30T14:30:00Z" w16du:dateUtc="2026-03-30T10:30:00Z">
        <w:r w:rsidR="00A80B13" w:rsidRPr="00A80B13" w:rsidDel="00A80B13">
          <w:rPr>
            <w:rFonts w:eastAsia="Times New Roman" w:cs="Calibri"/>
            <w:kern w:val="0"/>
            <w:sz w:val="28"/>
            <w:szCs w:val="28"/>
            <w:lang w:val="en-GB" w:eastAsia="en-GB"/>
            <w14:ligatures w14:val="none"/>
          </w:rPr>
          <w:t xml:space="preserve"> </w:t>
        </w:r>
      </w:ins>
      <w:del w:id="6605" w:author="Al Riyami, Azza OLNG-SCC/12" w:date="2026-03-30T14:30:00Z" w16du:dateUtc="2026-03-30T10:30:00Z">
        <w:r w:rsidR="00A544DF" w:rsidRPr="005F252C" w:rsidDel="00A80B13">
          <w:rPr>
            <w:rFonts w:eastAsia="Times New Roman" w:cs="Calibri"/>
            <w:kern w:val="0"/>
            <w:sz w:val="28"/>
            <w:szCs w:val="28"/>
            <w:lang w:val="en-GB" w:eastAsia="en-GB"/>
            <w14:ligatures w14:val="none"/>
            <w:rPrChange w:id="6606" w:author="Al Riyami, Azza OLNG-SCC/12" w:date="2026-03-30T14:14:00Z" w16du:dateUtc="2026-03-30T10:14:00Z">
              <w:rPr>
                <w:rFonts w:ascii="Calibri" w:eastAsia="Times New Roman" w:hAnsi="Calibri" w:cs="Calibri"/>
                <w:kern w:val="0"/>
                <w:sz w:val="28"/>
                <w:szCs w:val="28"/>
                <w:lang w:val="en-GB" w:eastAsia="en-GB"/>
                <w14:ligatures w14:val="none"/>
              </w:rPr>
            </w:rPrChange>
          </w:rPr>
          <w:delText>(</w:delText>
        </w:r>
        <w:r w:rsidR="00A544DF" w:rsidRPr="005F252C" w:rsidDel="00A80B13">
          <w:rPr>
            <w:rFonts w:eastAsia="Times New Roman" w:cs="Calibri"/>
            <w:i/>
            <w:iCs/>
            <w:color w:val="EE0000"/>
            <w:kern w:val="0"/>
            <w:szCs w:val="20"/>
            <w:lang w:val="en-GB" w:eastAsia="en-GB"/>
            <w14:ligatures w14:val="none"/>
            <w:rPrChange w:id="6607" w:author="Al Riyami, Azza OLNG-SCC/12" w:date="2026-03-30T14:14:00Z" w16du:dateUtc="2026-03-30T10:14:00Z">
              <w:rPr>
                <w:rFonts w:ascii="Calibri" w:eastAsia="Times New Roman" w:hAnsi="Calibri" w:cs="Calibri"/>
                <w:i/>
                <w:iCs/>
                <w:color w:val="EE0000"/>
                <w:kern w:val="0"/>
                <w:szCs w:val="20"/>
                <w:lang w:val="en-GB" w:eastAsia="en-GB"/>
                <w14:ligatures w14:val="none"/>
              </w:rPr>
            </w:rPrChange>
          </w:rPr>
          <w:delText>Please enter tender No.</w:delText>
        </w:r>
        <w:r w:rsidR="00A544DF" w:rsidRPr="005F252C" w:rsidDel="00A80B13">
          <w:rPr>
            <w:rFonts w:eastAsia="Times New Roman" w:cs="Calibri"/>
            <w:kern w:val="0"/>
            <w:sz w:val="28"/>
            <w:szCs w:val="28"/>
            <w:lang w:val="en-GB" w:eastAsia="en-GB"/>
            <w14:ligatures w14:val="none"/>
            <w:rPrChange w:id="6608" w:author="Al Riyami, Azza OLNG-SCC/12" w:date="2026-03-30T14:14:00Z" w16du:dateUtc="2026-03-30T10:14:00Z">
              <w:rPr>
                <w:rFonts w:ascii="Calibri" w:eastAsia="Times New Roman" w:hAnsi="Calibri" w:cs="Calibri"/>
                <w:kern w:val="0"/>
                <w:sz w:val="28"/>
                <w:szCs w:val="28"/>
                <w:lang w:val="en-GB" w:eastAsia="en-GB"/>
                <w14:ligatures w14:val="none"/>
              </w:rPr>
            </w:rPrChange>
          </w:rPr>
          <w:delText>)</w:delText>
        </w:r>
      </w:del>
      <w:r w:rsidR="00A544DF" w:rsidRPr="005F252C">
        <w:rPr>
          <w:rFonts w:eastAsia="Times New Roman" w:cs="Calibri"/>
          <w:kern w:val="0"/>
          <w:sz w:val="28"/>
          <w:szCs w:val="28"/>
          <w:lang w:val="en-GB" w:eastAsia="en-GB"/>
          <w14:ligatures w14:val="none"/>
          <w:rPrChange w:id="6609" w:author="Al Riyami, Azza OLNG-SCC/12" w:date="2026-03-30T14:14:00Z" w16du:dateUtc="2026-03-30T10:14:00Z">
            <w:rPr>
              <w:rFonts w:ascii="Calibri" w:eastAsia="Times New Roman" w:hAnsi="Calibri" w:cs="Calibri"/>
              <w:kern w:val="0"/>
              <w:sz w:val="28"/>
              <w:szCs w:val="28"/>
              <w:lang w:val="en-GB" w:eastAsia="en-GB"/>
              <w14:ligatures w14:val="none"/>
            </w:rPr>
          </w:rPrChange>
        </w:rPr>
        <w:t xml:space="preserve"> </w:t>
      </w:r>
      <w:r w:rsidRPr="005F252C">
        <w:rPr>
          <w:rFonts w:eastAsia="Times New Roman" w:cs="Calibri"/>
          <w:kern w:val="0"/>
          <w:sz w:val="28"/>
          <w:szCs w:val="28"/>
          <w:lang w:val="en-GB" w:eastAsia="en-GB"/>
          <w14:ligatures w14:val="none"/>
          <w:rPrChange w:id="6610" w:author="Al Riyami, Azza OLNG-SCC/12" w:date="2026-03-30T14:14:00Z" w16du:dateUtc="2026-03-30T10:14:00Z">
            <w:rPr>
              <w:rFonts w:ascii="Calibri" w:eastAsia="Times New Roman" w:hAnsi="Calibri" w:cs="Calibri"/>
              <w:kern w:val="0"/>
              <w:sz w:val="28"/>
              <w:szCs w:val="28"/>
              <w:lang w:val="en-GB" w:eastAsia="en-GB"/>
              <w14:ligatures w14:val="none"/>
            </w:rPr>
          </w:rPrChange>
        </w:rPr>
        <w:t>- Section D, Article No. (</w:t>
      </w:r>
      <w:r w:rsidR="00A544DF" w:rsidRPr="005F252C">
        <w:rPr>
          <w:rFonts w:eastAsia="Times New Roman" w:cs="Calibri"/>
          <w:i/>
          <w:iCs/>
          <w:color w:val="EE0000"/>
          <w:kern w:val="0"/>
          <w:szCs w:val="20"/>
          <w:lang w:val="en-GB" w:eastAsia="en-GB"/>
          <w14:ligatures w14:val="none"/>
          <w:rPrChange w:id="6611" w:author="Al Riyami, Azza OLNG-SCC/12" w:date="2026-03-30T14:14:00Z" w16du:dateUtc="2026-03-30T10:14:00Z">
            <w:rPr>
              <w:rFonts w:ascii="Calibri" w:eastAsia="Times New Roman" w:hAnsi="Calibri" w:cs="Calibri"/>
              <w:i/>
              <w:iCs/>
              <w:color w:val="EE0000"/>
              <w:kern w:val="0"/>
              <w:szCs w:val="20"/>
              <w:lang w:val="en-GB" w:eastAsia="en-GB"/>
              <w14:ligatures w14:val="none"/>
            </w:rPr>
          </w:rPrChange>
        </w:rPr>
        <w:t>Please enter ICV requirements clause from Section D.</w:t>
      </w:r>
      <w:r w:rsidRPr="005F252C">
        <w:rPr>
          <w:rFonts w:eastAsia="Times New Roman" w:cs="Calibri"/>
          <w:kern w:val="0"/>
          <w:sz w:val="28"/>
          <w:szCs w:val="28"/>
          <w:lang w:val="en-GB" w:eastAsia="en-GB"/>
          <w14:ligatures w14:val="none"/>
          <w:rPrChange w:id="6612" w:author="Al Riyami, Azza OLNG-SCC/12" w:date="2026-03-30T14:14:00Z" w16du:dateUtc="2026-03-30T10:14:00Z">
            <w:rPr>
              <w:rFonts w:ascii="Calibri" w:eastAsia="Times New Roman" w:hAnsi="Calibri" w:cs="Calibri"/>
              <w:kern w:val="0"/>
              <w:sz w:val="28"/>
              <w:szCs w:val="28"/>
              <w:lang w:val="en-GB" w:eastAsia="en-GB"/>
              <w14:ligatures w14:val="none"/>
            </w:rPr>
          </w:rPrChange>
        </w:rPr>
        <w:t>), as well as all clauses of Section H.</w:t>
      </w:r>
    </w:p>
    <w:p w14:paraId="47E9C341" w14:textId="77777777" w:rsidR="000A28A5" w:rsidRPr="005F252C" w:rsidRDefault="000A28A5" w:rsidP="000A28A5">
      <w:pPr>
        <w:autoSpaceDE w:val="0"/>
        <w:autoSpaceDN w:val="0"/>
        <w:adjustRightInd w:val="0"/>
        <w:spacing w:after="0" w:line="360" w:lineRule="auto"/>
        <w:jc w:val="both"/>
        <w:rPr>
          <w:rFonts w:eastAsia="Times New Roman" w:cs="Calibri"/>
          <w:kern w:val="0"/>
          <w:sz w:val="28"/>
          <w:szCs w:val="28"/>
          <w:lang w:val="en-GB" w:eastAsia="en-GB"/>
          <w14:ligatures w14:val="none"/>
          <w:rPrChange w:id="6613"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6DF47CC3" w14:textId="77777777" w:rsidR="000A28A5" w:rsidRPr="005F252C" w:rsidRDefault="000A28A5" w:rsidP="000A28A5">
      <w:pPr>
        <w:autoSpaceDE w:val="0"/>
        <w:autoSpaceDN w:val="0"/>
        <w:adjustRightInd w:val="0"/>
        <w:spacing w:after="0" w:line="360" w:lineRule="auto"/>
        <w:jc w:val="both"/>
        <w:rPr>
          <w:rFonts w:eastAsia="Times New Roman" w:cs="Calibri"/>
          <w:kern w:val="0"/>
          <w:sz w:val="28"/>
          <w:szCs w:val="28"/>
          <w:rtl/>
          <w:lang w:val="en-GB" w:eastAsia="en-GB"/>
          <w14:ligatures w14:val="none"/>
          <w:rPrChange w:id="6614" w:author="Al Riyami, Azza OLNG-SCC/12" w:date="2026-03-30T14:14:00Z" w16du:dateUtc="2026-03-30T10:14:00Z">
            <w:rPr>
              <w:rFonts w:ascii="Calibri" w:eastAsia="Times New Roman" w:hAnsi="Calibri" w:cs="Calibri"/>
              <w:kern w:val="0"/>
              <w:sz w:val="28"/>
              <w:szCs w:val="28"/>
              <w:rtl/>
              <w:lang w:val="en-GB" w:eastAsia="en-GB"/>
              <w14:ligatures w14:val="none"/>
            </w:rPr>
          </w:rPrChange>
        </w:rPr>
      </w:pPr>
      <w:r w:rsidRPr="005F252C">
        <w:rPr>
          <w:rFonts w:eastAsia="Times New Roman" w:cs="Calibri"/>
          <w:kern w:val="0"/>
          <w:sz w:val="28"/>
          <w:szCs w:val="28"/>
          <w:lang w:val="en-GB" w:eastAsia="en-GB"/>
          <w14:ligatures w14:val="none"/>
          <w:rPrChange w:id="6615" w:author="Al Riyami, Azza OLNG-SCC/12" w:date="2026-03-30T14:14:00Z" w16du:dateUtc="2026-03-30T10:14:00Z">
            <w:rPr>
              <w:rFonts w:ascii="Calibri" w:eastAsia="Times New Roman" w:hAnsi="Calibri" w:cs="Calibri"/>
              <w:kern w:val="0"/>
              <w:sz w:val="28"/>
              <w:szCs w:val="28"/>
              <w:lang w:val="en-GB" w:eastAsia="en-GB"/>
              <w14:ligatures w14:val="none"/>
            </w:rPr>
          </w:rPrChange>
        </w:rPr>
        <w:t>We will make all efforts to meet the ICV requirements without compromising the Cost, Quality and Delivery of the Contract.</w:t>
      </w:r>
    </w:p>
    <w:p w14:paraId="5763311C" w14:textId="77777777" w:rsidR="000A28A5" w:rsidRPr="005F252C" w:rsidRDefault="000A28A5" w:rsidP="000A28A5">
      <w:pPr>
        <w:autoSpaceDE w:val="0"/>
        <w:autoSpaceDN w:val="0"/>
        <w:adjustRightInd w:val="0"/>
        <w:spacing w:after="0" w:line="360" w:lineRule="auto"/>
        <w:jc w:val="both"/>
        <w:rPr>
          <w:rFonts w:eastAsia="Times New Roman" w:cs="Calibri"/>
          <w:kern w:val="0"/>
          <w:sz w:val="28"/>
          <w:szCs w:val="28"/>
          <w:lang w:val="en-GB" w:eastAsia="en-GB"/>
          <w14:ligatures w14:val="none"/>
          <w:rPrChange w:id="6616"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135FEB26"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17"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61CCBA77"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18"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061A40C6"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19"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3833A1BB"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20"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2FD04672"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21"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642B5024"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22"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6CAE4EEA"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23" w:author="Al Riyami, Azza OLNG-SCC/12" w:date="2026-03-30T14:14:00Z" w16du:dateUtc="2026-03-30T10:14:00Z">
            <w:rPr>
              <w:rFonts w:ascii="Calibri" w:eastAsia="Times New Roman" w:hAnsi="Calibri" w:cs="Calibri"/>
              <w:kern w:val="0"/>
              <w:sz w:val="28"/>
              <w:szCs w:val="28"/>
              <w:lang w:val="en-GB" w:eastAsia="en-GB"/>
              <w14:ligatures w14:val="none"/>
            </w:rPr>
          </w:rPrChange>
        </w:rPr>
      </w:pPr>
      <w:r w:rsidRPr="005F252C">
        <w:rPr>
          <w:rFonts w:eastAsia="Times New Roman" w:cs="Calibri"/>
          <w:kern w:val="0"/>
          <w:sz w:val="28"/>
          <w:szCs w:val="28"/>
          <w:lang w:val="en-GB" w:eastAsia="en-GB"/>
          <w14:ligatures w14:val="none"/>
          <w:rPrChange w:id="6624" w:author="Al Riyami, Azza OLNG-SCC/12" w:date="2026-03-30T14:14:00Z" w16du:dateUtc="2026-03-30T10:14:00Z">
            <w:rPr>
              <w:rFonts w:ascii="Calibri" w:eastAsia="Times New Roman" w:hAnsi="Calibri" w:cs="Calibri"/>
              <w:kern w:val="0"/>
              <w:sz w:val="28"/>
              <w:szCs w:val="28"/>
              <w:lang w:val="en-GB" w:eastAsia="en-GB"/>
              <w14:ligatures w14:val="none"/>
            </w:rPr>
          </w:rPrChange>
        </w:rPr>
        <w:t>Best Regards,</w:t>
      </w:r>
    </w:p>
    <w:p w14:paraId="76165F0A"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25"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53490289" w14:textId="77777777" w:rsidR="000A28A5" w:rsidRPr="005F252C" w:rsidRDefault="000A28A5" w:rsidP="000A28A5">
      <w:pPr>
        <w:autoSpaceDE w:val="0"/>
        <w:autoSpaceDN w:val="0"/>
        <w:adjustRightInd w:val="0"/>
        <w:spacing w:after="0" w:line="240" w:lineRule="auto"/>
        <w:rPr>
          <w:rFonts w:eastAsia="Times New Roman" w:cs="Calibri"/>
          <w:kern w:val="0"/>
          <w:sz w:val="28"/>
          <w:szCs w:val="28"/>
          <w:lang w:val="en-GB" w:eastAsia="en-GB"/>
          <w14:ligatures w14:val="none"/>
          <w:rPrChange w:id="6626" w:author="Al Riyami, Azza OLNG-SCC/12" w:date="2026-03-30T14:14:00Z" w16du:dateUtc="2026-03-30T10:14:00Z">
            <w:rPr>
              <w:rFonts w:ascii="Calibri" w:eastAsia="Times New Roman" w:hAnsi="Calibri" w:cs="Calibri"/>
              <w:kern w:val="0"/>
              <w:sz w:val="28"/>
              <w:szCs w:val="28"/>
              <w:lang w:val="en-GB" w:eastAsia="en-GB"/>
              <w14:ligatures w14:val="none"/>
            </w:rPr>
          </w:rPrChange>
        </w:rPr>
      </w:pPr>
      <w:r w:rsidRPr="005F252C">
        <w:rPr>
          <w:rFonts w:eastAsia="Times New Roman" w:cs="Calibri"/>
          <w:kern w:val="0"/>
          <w:sz w:val="28"/>
          <w:szCs w:val="28"/>
          <w:lang w:val="en-GB" w:eastAsia="en-GB"/>
          <w14:ligatures w14:val="none"/>
          <w:rPrChange w:id="6627" w:author="Al Riyami, Azza OLNG-SCC/12" w:date="2026-03-30T14:14:00Z" w16du:dateUtc="2026-03-30T10:14:00Z">
            <w:rPr>
              <w:rFonts w:ascii="Calibri" w:eastAsia="Times New Roman" w:hAnsi="Calibri" w:cs="Calibri"/>
              <w:kern w:val="0"/>
              <w:sz w:val="28"/>
              <w:szCs w:val="28"/>
              <w:lang w:val="en-GB" w:eastAsia="en-GB"/>
              <w14:ligatures w14:val="none"/>
            </w:rPr>
          </w:rPrChange>
        </w:rPr>
        <w:t xml:space="preserve">(Supplier Name) </w:t>
      </w:r>
    </w:p>
    <w:p w14:paraId="63622A4B" w14:textId="7F1E4580" w:rsidR="00315279" w:rsidRPr="005F252C" w:rsidRDefault="000A28A5" w:rsidP="00315279">
      <w:pPr>
        <w:autoSpaceDE w:val="0"/>
        <w:autoSpaceDN w:val="0"/>
        <w:adjustRightInd w:val="0"/>
        <w:spacing w:after="0" w:line="240" w:lineRule="auto"/>
        <w:rPr>
          <w:rFonts w:eastAsia="Times New Roman" w:cs="Calibri"/>
          <w:kern w:val="0"/>
          <w:sz w:val="28"/>
          <w:szCs w:val="28"/>
          <w:lang w:val="en-GB" w:eastAsia="en-GB"/>
          <w14:ligatures w14:val="none"/>
          <w:rPrChange w:id="6628" w:author="Al Riyami, Azza OLNG-SCC/12" w:date="2026-03-30T14:14:00Z" w16du:dateUtc="2026-03-30T10:14:00Z">
            <w:rPr>
              <w:rFonts w:ascii="Calibri" w:eastAsia="Times New Roman" w:hAnsi="Calibri" w:cs="Calibri"/>
              <w:kern w:val="0"/>
              <w:sz w:val="28"/>
              <w:szCs w:val="28"/>
              <w:lang w:val="en-GB" w:eastAsia="en-GB"/>
              <w14:ligatures w14:val="none"/>
            </w:rPr>
          </w:rPrChange>
        </w:rPr>
      </w:pPr>
      <w:r w:rsidRPr="005F252C">
        <w:rPr>
          <w:rFonts w:eastAsia="Times New Roman" w:cs="Calibri"/>
          <w:kern w:val="0"/>
          <w:sz w:val="28"/>
          <w:szCs w:val="28"/>
          <w:lang w:val="en-GB" w:eastAsia="en-GB"/>
          <w14:ligatures w14:val="none"/>
          <w:rPrChange w:id="6629" w:author="Al Riyami, Azza OLNG-SCC/12" w:date="2026-03-30T14:14:00Z" w16du:dateUtc="2026-03-30T10:14:00Z">
            <w:rPr>
              <w:rFonts w:ascii="Calibri" w:eastAsia="Times New Roman" w:hAnsi="Calibri" w:cs="Calibri"/>
              <w:kern w:val="0"/>
              <w:sz w:val="28"/>
              <w:szCs w:val="28"/>
              <w:lang w:val="en-GB" w:eastAsia="en-GB"/>
              <w14:ligatures w14:val="none"/>
            </w:rPr>
          </w:rPrChange>
        </w:rPr>
        <w:t xml:space="preserve">(Signature) </w:t>
      </w:r>
      <w:r w:rsidR="00315279" w:rsidRPr="005F252C">
        <w:rPr>
          <w:rFonts w:eastAsia="Times New Roman" w:cs="Calibri"/>
          <w:kern w:val="0"/>
          <w:sz w:val="28"/>
          <w:szCs w:val="28"/>
          <w:lang w:val="en-GB" w:eastAsia="en-GB"/>
          <w14:ligatures w14:val="none"/>
          <w:rPrChange w:id="6630" w:author="Al Riyami, Azza OLNG-SCC/12" w:date="2026-03-30T14:14:00Z" w16du:dateUtc="2026-03-30T10:14:00Z">
            <w:rPr>
              <w:rFonts w:ascii="Calibri" w:eastAsia="Times New Roman" w:hAnsi="Calibri" w:cs="Calibri"/>
              <w:kern w:val="0"/>
              <w:sz w:val="28"/>
              <w:szCs w:val="28"/>
              <w:lang w:val="en-GB" w:eastAsia="en-GB"/>
              <w14:ligatures w14:val="none"/>
            </w:rPr>
          </w:rPrChange>
        </w:rPr>
        <w:t xml:space="preserve">                                  </w:t>
      </w:r>
    </w:p>
    <w:p w14:paraId="06E7FF4F" w14:textId="77777777" w:rsidR="00315279" w:rsidRPr="005F252C" w:rsidRDefault="00315279" w:rsidP="00315279">
      <w:pPr>
        <w:autoSpaceDE w:val="0"/>
        <w:autoSpaceDN w:val="0"/>
        <w:adjustRightInd w:val="0"/>
        <w:spacing w:after="0" w:line="240" w:lineRule="auto"/>
        <w:rPr>
          <w:rFonts w:eastAsia="Times New Roman" w:cs="Calibri"/>
          <w:kern w:val="0"/>
          <w:sz w:val="28"/>
          <w:szCs w:val="28"/>
          <w:lang w:val="en-GB" w:eastAsia="en-GB"/>
          <w14:ligatures w14:val="none"/>
          <w:rPrChange w:id="6631"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4A18D171" w14:textId="77777777" w:rsidR="00315279" w:rsidRPr="005F252C" w:rsidRDefault="00315279" w:rsidP="00315279">
      <w:pPr>
        <w:autoSpaceDE w:val="0"/>
        <w:autoSpaceDN w:val="0"/>
        <w:adjustRightInd w:val="0"/>
        <w:spacing w:after="0" w:line="240" w:lineRule="auto"/>
        <w:rPr>
          <w:rFonts w:eastAsia="Times New Roman" w:cs="Calibri"/>
          <w:kern w:val="0"/>
          <w:sz w:val="28"/>
          <w:szCs w:val="28"/>
          <w:lang w:val="en-GB" w:eastAsia="en-GB"/>
          <w14:ligatures w14:val="none"/>
          <w:rPrChange w:id="6632" w:author="Al Riyami, Azza OLNG-SCC/12" w:date="2026-03-30T14:14:00Z" w16du:dateUtc="2026-03-30T10:14:00Z">
            <w:rPr>
              <w:rFonts w:ascii="Calibri" w:eastAsia="Times New Roman" w:hAnsi="Calibri" w:cs="Calibri"/>
              <w:kern w:val="0"/>
              <w:sz w:val="28"/>
              <w:szCs w:val="28"/>
              <w:lang w:val="en-GB" w:eastAsia="en-GB"/>
              <w14:ligatures w14:val="none"/>
            </w:rPr>
          </w:rPrChange>
        </w:rPr>
      </w:pPr>
    </w:p>
    <w:p w14:paraId="76A9162C" w14:textId="77777777" w:rsidR="00315279" w:rsidRPr="005F252C" w:rsidRDefault="00315279" w:rsidP="00315279">
      <w:pPr>
        <w:autoSpaceDE w:val="0"/>
        <w:autoSpaceDN w:val="0"/>
        <w:adjustRightInd w:val="0"/>
        <w:spacing w:after="0" w:line="240" w:lineRule="auto"/>
        <w:rPr>
          <w:rFonts w:eastAsia="Times New Roman" w:cs="Calibri"/>
          <w:kern w:val="0"/>
          <w:sz w:val="28"/>
          <w:szCs w:val="28"/>
          <w:lang w:val="en-GB" w:eastAsia="en-GB"/>
          <w14:ligatures w14:val="none"/>
          <w:rPrChange w:id="6633" w:author="Al Riyami, Azza OLNG-SCC/12" w:date="2026-03-30T14:14:00Z" w16du:dateUtc="2026-03-30T10:14:00Z">
            <w:rPr>
              <w:rFonts w:ascii="Calibri" w:eastAsia="Times New Roman" w:hAnsi="Calibri" w:cs="Calibri"/>
              <w:kern w:val="0"/>
              <w:sz w:val="28"/>
              <w:szCs w:val="28"/>
              <w:lang w:val="en-GB" w:eastAsia="en-GB"/>
              <w14:ligatures w14:val="none"/>
            </w:rPr>
          </w:rPrChange>
        </w:rPr>
        <w:sectPr w:rsidR="00315279" w:rsidRPr="005F252C" w:rsidSect="007D035B">
          <w:headerReference w:type="default" r:id="rId34"/>
          <w:footerReference w:type="default" r:id="rId35"/>
          <w:pgSz w:w="11909" w:h="16834" w:code="9"/>
          <w:pgMar w:top="1440" w:right="1440" w:bottom="1440" w:left="180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tbl>
      <w:tblPr>
        <w:tblpPr w:leftFromText="180" w:rightFromText="180" w:vertAnchor="page" w:horzAnchor="margin" w:tblpY="4568"/>
        <w:tblW w:w="13680" w:type="dxa"/>
        <w:tblLook w:val="04A0" w:firstRow="1" w:lastRow="0" w:firstColumn="1" w:lastColumn="0" w:noHBand="0" w:noVBand="1"/>
      </w:tblPr>
      <w:tblGrid>
        <w:gridCol w:w="615"/>
        <w:gridCol w:w="3240"/>
        <w:gridCol w:w="2160"/>
        <w:gridCol w:w="2661"/>
        <w:gridCol w:w="1788"/>
        <w:gridCol w:w="1000"/>
        <w:gridCol w:w="2216"/>
      </w:tblGrid>
      <w:tr w:rsidR="00951415" w:rsidRPr="005F252C" w14:paraId="6645E545" w14:textId="77777777" w:rsidTr="00951415">
        <w:trPr>
          <w:trHeight w:val="550"/>
        </w:trPr>
        <w:tc>
          <w:tcPr>
            <w:tcW w:w="630" w:type="dxa"/>
            <w:tcBorders>
              <w:bottom w:val="single" w:sz="4" w:space="0" w:color="auto"/>
            </w:tcBorders>
          </w:tcPr>
          <w:p w14:paraId="516724E0" w14:textId="77777777" w:rsidR="00951415" w:rsidRPr="005F252C" w:rsidRDefault="00951415" w:rsidP="00951415">
            <w:pPr>
              <w:spacing w:after="0" w:line="240" w:lineRule="auto"/>
              <w:jc w:val="center"/>
              <w:rPr>
                <w:rFonts w:eastAsia="Times New Roman" w:cs="Calibri"/>
                <w:color w:val="000000"/>
                <w:kern w:val="0"/>
                <w:sz w:val="22"/>
                <w14:ligatures w14:val="none"/>
                <w:rPrChange w:id="6654" w:author="Al Riyami, Azza OLNG-SCC/12" w:date="2026-03-30T14:14:00Z" w16du:dateUtc="2026-03-30T10:14:00Z">
                  <w:rPr>
                    <w:rFonts w:ascii="Calibri" w:eastAsia="Times New Roman" w:hAnsi="Calibri" w:cs="Calibri"/>
                    <w:color w:val="000000"/>
                    <w:kern w:val="0"/>
                    <w:sz w:val="22"/>
                    <w14:ligatures w14:val="none"/>
                  </w:rPr>
                </w:rPrChange>
              </w:rPr>
            </w:pPr>
          </w:p>
        </w:tc>
        <w:tc>
          <w:tcPr>
            <w:tcW w:w="3240" w:type="dxa"/>
            <w:tcBorders>
              <w:bottom w:val="single" w:sz="4" w:space="0" w:color="auto"/>
            </w:tcBorders>
            <w:noWrap/>
            <w:vAlign w:val="center"/>
          </w:tcPr>
          <w:p w14:paraId="7CFE87E7" w14:textId="77777777" w:rsidR="00951415" w:rsidRPr="005F252C" w:rsidRDefault="00951415" w:rsidP="00951415">
            <w:pPr>
              <w:spacing w:after="0" w:line="240" w:lineRule="auto"/>
              <w:jc w:val="center"/>
              <w:rPr>
                <w:rFonts w:eastAsia="Times New Roman" w:cs="Calibri"/>
                <w:color w:val="000000"/>
                <w:kern w:val="0"/>
                <w:sz w:val="22"/>
                <w14:ligatures w14:val="none"/>
                <w:rPrChange w:id="6655" w:author="Al Riyami, Azza OLNG-SCC/12" w:date="2026-03-30T14:14:00Z" w16du:dateUtc="2026-03-30T10:14:00Z">
                  <w:rPr>
                    <w:rFonts w:ascii="Calibri" w:eastAsia="Times New Roman" w:hAnsi="Calibri" w:cs="Calibri"/>
                    <w:color w:val="000000"/>
                    <w:kern w:val="0"/>
                    <w:sz w:val="22"/>
                    <w14:ligatures w14:val="none"/>
                  </w:rPr>
                </w:rPrChange>
              </w:rPr>
            </w:pPr>
          </w:p>
        </w:tc>
        <w:tc>
          <w:tcPr>
            <w:tcW w:w="2160" w:type="dxa"/>
            <w:tcBorders>
              <w:bottom w:val="single" w:sz="4" w:space="0" w:color="auto"/>
            </w:tcBorders>
            <w:noWrap/>
            <w:vAlign w:val="center"/>
          </w:tcPr>
          <w:p w14:paraId="4BB0A3A6" w14:textId="77777777" w:rsidR="00951415" w:rsidRPr="005F252C" w:rsidRDefault="00951415" w:rsidP="00951415">
            <w:pPr>
              <w:spacing w:after="0" w:line="240" w:lineRule="auto"/>
              <w:jc w:val="center"/>
              <w:rPr>
                <w:rFonts w:eastAsia="Times New Roman" w:cs="Calibri"/>
                <w:color w:val="000000"/>
                <w:kern w:val="0"/>
                <w:sz w:val="22"/>
                <w14:ligatures w14:val="none"/>
                <w:rPrChange w:id="6656" w:author="Al Riyami, Azza OLNG-SCC/12" w:date="2026-03-30T14:14:00Z" w16du:dateUtc="2026-03-30T10:14:00Z">
                  <w:rPr>
                    <w:rFonts w:ascii="Calibri" w:eastAsia="Times New Roman" w:hAnsi="Calibri" w:cs="Calibri"/>
                    <w:color w:val="000000"/>
                    <w:kern w:val="0"/>
                    <w:sz w:val="22"/>
                    <w14:ligatures w14:val="none"/>
                  </w:rPr>
                </w:rPrChange>
              </w:rPr>
            </w:pPr>
          </w:p>
        </w:tc>
        <w:tc>
          <w:tcPr>
            <w:tcW w:w="2661" w:type="dxa"/>
            <w:tcBorders>
              <w:bottom w:val="single" w:sz="4" w:space="0" w:color="auto"/>
            </w:tcBorders>
            <w:noWrap/>
            <w:vAlign w:val="center"/>
          </w:tcPr>
          <w:p w14:paraId="52830586" w14:textId="77777777" w:rsidR="00951415" w:rsidRPr="005F252C" w:rsidRDefault="00951415" w:rsidP="00951415">
            <w:pPr>
              <w:spacing w:after="0" w:line="240" w:lineRule="auto"/>
              <w:jc w:val="center"/>
              <w:rPr>
                <w:rFonts w:eastAsia="Times New Roman" w:cs="Calibri"/>
                <w:color w:val="000000"/>
                <w:kern w:val="0"/>
                <w:sz w:val="22"/>
                <w14:ligatures w14:val="none"/>
                <w:rPrChange w:id="6657" w:author="Al Riyami, Azza OLNG-SCC/12" w:date="2026-03-30T14:14:00Z" w16du:dateUtc="2026-03-30T10:14:00Z">
                  <w:rPr>
                    <w:rFonts w:ascii="Calibri" w:eastAsia="Times New Roman" w:hAnsi="Calibri" w:cs="Calibri"/>
                    <w:color w:val="000000"/>
                    <w:kern w:val="0"/>
                    <w:sz w:val="22"/>
                    <w14:ligatures w14:val="none"/>
                  </w:rPr>
                </w:rPrChange>
              </w:rPr>
            </w:pPr>
          </w:p>
        </w:tc>
        <w:tc>
          <w:tcPr>
            <w:tcW w:w="1788" w:type="dxa"/>
            <w:tcBorders>
              <w:bottom w:val="single" w:sz="4" w:space="0" w:color="auto"/>
            </w:tcBorders>
            <w:noWrap/>
            <w:vAlign w:val="center"/>
          </w:tcPr>
          <w:p w14:paraId="0777C6F1" w14:textId="77777777" w:rsidR="00951415" w:rsidRPr="005F252C" w:rsidRDefault="00951415" w:rsidP="00951415">
            <w:pPr>
              <w:spacing w:after="0" w:line="240" w:lineRule="auto"/>
              <w:jc w:val="center"/>
              <w:rPr>
                <w:rFonts w:eastAsia="Times New Roman" w:cs="Calibri"/>
                <w:color w:val="000000"/>
                <w:kern w:val="0"/>
                <w:sz w:val="22"/>
                <w14:ligatures w14:val="none"/>
                <w:rPrChange w:id="6658" w:author="Al Riyami, Azza OLNG-SCC/12" w:date="2026-03-30T14:14:00Z" w16du:dateUtc="2026-03-30T10:14:00Z">
                  <w:rPr>
                    <w:rFonts w:ascii="Calibri" w:eastAsia="Times New Roman" w:hAnsi="Calibri" w:cs="Calibri"/>
                    <w:color w:val="000000"/>
                    <w:kern w:val="0"/>
                    <w:sz w:val="22"/>
                    <w14:ligatures w14:val="none"/>
                  </w:rPr>
                </w:rPrChange>
              </w:rPr>
            </w:pPr>
          </w:p>
        </w:tc>
        <w:tc>
          <w:tcPr>
            <w:tcW w:w="985" w:type="dxa"/>
            <w:tcBorders>
              <w:bottom w:val="single" w:sz="4" w:space="0" w:color="auto"/>
            </w:tcBorders>
            <w:noWrap/>
            <w:vAlign w:val="center"/>
          </w:tcPr>
          <w:p w14:paraId="1917B630" w14:textId="77777777" w:rsidR="00951415" w:rsidRPr="005F252C" w:rsidRDefault="00951415" w:rsidP="00951415">
            <w:pPr>
              <w:spacing w:after="0" w:line="240" w:lineRule="auto"/>
              <w:jc w:val="center"/>
              <w:rPr>
                <w:rFonts w:eastAsia="Times New Roman" w:cs="Calibri"/>
                <w:color w:val="000000"/>
                <w:kern w:val="0"/>
                <w:sz w:val="22"/>
                <w14:ligatures w14:val="none"/>
                <w:rPrChange w:id="6659" w:author="Al Riyami, Azza OLNG-SCC/12" w:date="2026-03-30T14:14:00Z" w16du:dateUtc="2026-03-30T10:14:00Z">
                  <w:rPr>
                    <w:rFonts w:ascii="Calibri" w:eastAsia="Times New Roman" w:hAnsi="Calibri" w:cs="Calibri"/>
                    <w:color w:val="000000"/>
                    <w:kern w:val="0"/>
                    <w:sz w:val="22"/>
                    <w14:ligatures w14:val="none"/>
                  </w:rPr>
                </w:rPrChange>
              </w:rPr>
            </w:pPr>
          </w:p>
        </w:tc>
        <w:tc>
          <w:tcPr>
            <w:tcW w:w="2216" w:type="dxa"/>
            <w:tcBorders>
              <w:bottom w:val="single" w:sz="4" w:space="0" w:color="auto"/>
            </w:tcBorders>
            <w:noWrap/>
            <w:vAlign w:val="center"/>
          </w:tcPr>
          <w:p w14:paraId="3DB5107A" w14:textId="77777777" w:rsidR="00951415" w:rsidRPr="005F252C" w:rsidRDefault="00951415" w:rsidP="00951415">
            <w:pPr>
              <w:spacing w:after="0" w:line="240" w:lineRule="auto"/>
              <w:jc w:val="center"/>
              <w:rPr>
                <w:rFonts w:eastAsia="Times New Roman" w:cs="Calibri"/>
                <w:color w:val="000000"/>
                <w:kern w:val="0"/>
                <w:sz w:val="22"/>
                <w14:ligatures w14:val="none"/>
                <w:rPrChange w:id="6660" w:author="Al Riyami, Azza OLNG-SCC/12" w:date="2026-03-30T14:14:00Z" w16du:dateUtc="2026-03-30T10:14:00Z">
                  <w:rPr>
                    <w:rFonts w:ascii="Calibri" w:eastAsia="Times New Roman" w:hAnsi="Calibri" w:cs="Calibri"/>
                    <w:color w:val="000000"/>
                    <w:kern w:val="0"/>
                    <w:sz w:val="22"/>
                    <w14:ligatures w14:val="none"/>
                  </w:rPr>
                </w:rPrChange>
              </w:rPr>
            </w:pPr>
          </w:p>
        </w:tc>
      </w:tr>
      <w:tr w:rsidR="00951415" w:rsidRPr="005F252C" w14:paraId="1DF8D233" w14:textId="77777777" w:rsidTr="00951415">
        <w:trPr>
          <w:trHeight w:val="550"/>
        </w:trPr>
        <w:tc>
          <w:tcPr>
            <w:tcW w:w="630" w:type="dxa"/>
            <w:tcBorders>
              <w:top w:val="single" w:sz="4" w:space="0" w:color="auto"/>
              <w:left w:val="single" w:sz="4" w:space="0" w:color="auto"/>
              <w:bottom w:val="single" w:sz="4" w:space="0" w:color="auto"/>
              <w:right w:val="single" w:sz="4" w:space="0" w:color="auto"/>
            </w:tcBorders>
            <w:shd w:val="clear" w:color="000000" w:fill="E7E6E6"/>
            <w:vAlign w:val="center"/>
          </w:tcPr>
          <w:p w14:paraId="227976D0" w14:textId="77777777" w:rsidR="00951415" w:rsidRPr="005F252C" w:rsidRDefault="00951415" w:rsidP="00951415">
            <w:pPr>
              <w:spacing w:after="0" w:line="240" w:lineRule="auto"/>
              <w:jc w:val="center"/>
              <w:rPr>
                <w:rFonts w:eastAsia="Times New Roman" w:cs="Calibri"/>
                <w:color w:val="000000"/>
                <w:kern w:val="0"/>
                <w:sz w:val="22"/>
                <w14:ligatures w14:val="none"/>
                <w:rPrChange w:id="6661"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62" w:author="Al Riyami, Azza OLNG-SCC/12" w:date="2026-03-30T14:14:00Z" w16du:dateUtc="2026-03-30T10:14:00Z">
                  <w:rPr>
                    <w:rFonts w:ascii="Calibri" w:eastAsia="Times New Roman" w:hAnsi="Calibri" w:cs="Calibri"/>
                    <w:color w:val="000000"/>
                    <w:kern w:val="0"/>
                    <w:sz w:val="22"/>
                    <w14:ligatures w14:val="none"/>
                  </w:rPr>
                </w:rPrChange>
              </w:rPr>
              <w:t>NO.</w:t>
            </w:r>
          </w:p>
        </w:tc>
        <w:tc>
          <w:tcPr>
            <w:tcW w:w="3240"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28CFCEDF" w14:textId="77777777" w:rsidR="00951415" w:rsidRPr="005F252C" w:rsidRDefault="00951415" w:rsidP="00951415">
            <w:pPr>
              <w:spacing w:after="0" w:line="240" w:lineRule="auto"/>
              <w:jc w:val="center"/>
              <w:rPr>
                <w:rFonts w:eastAsia="Times New Roman" w:cs="Calibri"/>
                <w:color w:val="000000"/>
                <w:kern w:val="0"/>
                <w:sz w:val="22"/>
                <w14:ligatures w14:val="none"/>
                <w:rPrChange w:id="6663"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64" w:author="Al Riyami, Azza OLNG-SCC/12" w:date="2026-03-30T14:14:00Z" w16du:dateUtc="2026-03-30T10:14:00Z">
                  <w:rPr>
                    <w:rFonts w:ascii="Calibri" w:eastAsia="Times New Roman" w:hAnsi="Calibri" w:cs="Calibri"/>
                    <w:color w:val="000000"/>
                    <w:kern w:val="0"/>
                    <w:sz w:val="22"/>
                    <w14:ligatures w14:val="none"/>
                  </w:rPr>
                </w:rPrChange>
              </w:rPr>
              <w:t>ICV Requirement</w:t>
            </w:r>
          </w:p>
        </w:tc>
        <w:tc>
          <w:tcPr>
            <w:tcW w:w="2160" w:type="dxa"/>
            <w:tcBorders>
              <w:top w:val="single" w:sz="4" w:space="0" w:color="auto"/>
              <w:left w:val="nil"/>
              <w:bottom w:val="single" w:sz="4" w:space="0" w:color="auto"/>
              <w:right w:val="single" w:sz="4" w:space="0" w:color="auto"/>
            </w:tcBorders>
            <w:shd w:val="clear" w:color="000000" w:fill="E7E6E6"/>
            <w:noWrap/>
            <w:vAlign w:val="center"/>
            <w:hideMark/>
          </w:tcPr>
          <w:p w14:paraId="47401B86" w14:textId="77777777" w:rsidR="00951415" w:rsidRPr="005F252C" w:rsidRDefault="00951415" w:rsidP="00951415">
            <w:pPr>
              <w:spacing w:after="0" w:line="240" w:lineRule="auto"/>
              <w:jc w:val="center"/>
              <w:rPr>
                <w:rFonts w:eastAsia="Times New Roman" w:cs="Calibri"/>
                <w:color w:val="000000"/>
                <w:kern w:val="0"/>
                <w:sz w:val="22"/>
                <w14:ligatures w14:val="none"/>
                <w:rPrChange w:id="6665"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66" w:author="Al Riyami, Azza OLNG-SCC/12" w:date="2026-03-30T14:14:00Z" w16du:dateUtc="2026-03-30T10:14:00Z">
                  <w:rPr>
                    <w:rFonts w:ascii="Calibri" w:eastAsia="Times New Roman" w:hAnsi="Calibri" w:cs="Calibri"/>
                    <w:color w:val="000000"/>
                    <w:kern w:val="0"/>
                    <w:sz w:val="22"/>
                    <w14:ligatures w14:val="none"/>
                  </w:rPr>
                </w:rPrChange>
              </w:rPr>
              <w:t>Nonconformance Description</w:t>
            </w:r>
          </w:p>
        </w:tc>
        <w:tc>
          <w:tcPr>
            <w:tcW w:w="2661" w:type="dxa"/>
            <w:tcBorders>
              <w:top w:val="single" w:sz="4" w:space="0" w:color="auto"/>
              <w:left w:val="nil"/>
              <w:bottom w:val="single" w:sz="4" w:space="0" w:color="auto"/>
              <w:right w:val="single" w:sz="4" w:space="0" w:color="auto"/>
            </w:tcBorders>
            <w:shd w:val="clear" w:color="000000" w:fill="E7E6E6"/>
            <w:noWrap/>
            <w:vAlign w:val="center"/>
            <w:hideMark/>
          </w:tcPr>
          <w:p w14:paraId="016CCDB5" w14:textId="77777777" w:rsidR="00951415" w:rsidRPr="005F252C" w:rsidRDefault="00951415" w:rsidP="00951415">
            <w:pPr>
              <w:spacing w:after="0" w:line="240" w:lineRule="auto"/>
              <w:jc w:val="center"/>
              <w:rPr>
                <w:rFonts w:eastAsia="Times New Roman" w:cs="Calibri"/>
                <w:color w:val="000000"/>
                <w:kern w:val="0"/>
                <w:sz w:val="22"/>
                <w14:ligatures w14:val="none"/>
                <w:rPrChange w:id="6667"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68" w:author="Al Riyami, Azza OLNG-SCC/12" w:date="2026-03-30T14:14:00Z" w16du:dateUtc="2026-03-30T10:14:00Z">
                  <w:rPr>
                    <w:rFonts w:ascii="Calibri" w:eastAsia="Times New Roman" w:hAnsi="Calibri" w:cs="Calibri"/>
                    <w:color w:val="000000"/>
                    <w:kern w:val="0"/>
                    <w:sz w:val="22"/>
                    <w14:ligatures w14:val="none"/>
                  </w:rPr>
                </w:rPrChange>
              </w:rPr>
              <w:t>Rectification Action</w:t>
            </w:r>
          </w:p>
        </w:tc>
        <w:tc>
          <w:tcPr>
            <w:tcW w:w="1788" w:type="dxa"/>
            <w:tcBorders>
              <w:top w:val="single" w:sz="4" w:space="0" w:color="auto"/>
              <w:left w:val="nil"/>
              <w:bottom w:val="single" w:sz="4" w:space="0" w:color="auto"/>
              <w:right w:val="single" w:sz="4" w:space="0" w:color="auto"/>
            </w:tcBorders>
            <w:shd w:val="clear" w:color="000000" w:fill="E7E6E6"/>
            <w:noWrap/>
            <w:vAlign w:val="center"/>
            <w:hideMark/>
          </w:tcPr>
          <w:p w14:paraId="461C4D0E" w14:textId="77777777" w:rsidR="00951415" w:rsidRPr="005F252C" w:rsidRDefault="00951415" w:rsidP="00951415">
            <w:pPr>
              <w:spacing w:after="0" w:line="240" w:lineRule="auto"/>
              <w:jc w:val="center"/>
              <w:rPr>
                <w:rFonts w:eastAsia="Times New Roman" w:cs="Calibri"/>
                <w:color w:val="000000"/>
                <w:kern w:val="0"/>
                <w:sz w:val="22"/>
                <w14:ligatures w14:val="none"/>
                <w:rPrChange w:id="6669"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70" w:author="Al Riyami, Azza OLNG-SCC/12" w:date="2026-03-30T14:14:00Z" w16du:dateUtc="2026-03-30T10:14:00Z">
                  <w:rPr>
                    <w:rFonts w:ascii="Calibri" w:eastAsia="Times New Roman" w:hAnsi="Calibri" w:cs="Calibri"/>
                    <w:color w:val="000000"/>
                    <w:kern w:val="0"/>
                    <w:sz w:val="22"/>
                    <w14:ligatures w14:val="none"/>
                  </w:rPr>
                </w:rPrChange>
              </w:rPr>
              <w:t>Priority</w:t>
            </w:r>
          </w:p>
          <w:p w14:paraId="46C4E3AF" w14:textId="77777777" w:rsidR="00951415" w:rsidRPr="005F252C" w:rsidRDefault="00951415" w:rsidP="00951415">
            <w:pPr>
              <w:spacing w:after="0" w:line="240" w:lineRule="auto"/>
              <w:jc w:val="center"/>
              <w:rPr>
                <w:rFonts w:eastAsia="Times New Roman" w:cs="Calibri"/>
                <w:color w:val="000000"/>
                <w:kern w:val="0"/>
                <w:sz w:val="22"/>
                <w14:ligatures w14:val="none"/>
                <w:rPrChange w:id="6671"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18"/>
                <w:szCs w:val="18"/>
                <w14:ligatures w14:val="none"/>
                <w:rPrChange w:id="6672" w:author="Al Riyami, Azza OLNG-SCC/12" w:date="2026-03-30T14:14:00Z" w16du:dateUtc="2026-03-30T10:14:00Z">
                  <w:rPr>
                    <w:rFonts w:ascii="Calibri" w:eastAsia="Times New Roman" w:hAnsi="Calibri" w:cs="Calibri"/>
                    <w:color w:val="000000"/>
                    <w:kern w:val="0"/>
                    <w:sz w:val="18"/>
                    <w:szCs w:val="18"/>
                    <w14:ligatures w14:val="none"/>
                  </w:rPr>
                </w:rPrChange>
              </w:rPr>
              <w:t>Low _ Medium _High</w:t>
            </w:r>
          </w:p>
        </w:tc>
        <w:tc>
          <w:tcPr>
            <w:tcW w:w="985" w:type="dxa"/>
            <w:tcBorders>
              <w:top w:val="single" w:sz="4" w:space="0" w:color="auto"/>
              <w:left w:val="nil"/>
              <w:bottom w:val="single" w:sz="4" w:space="0" w:color="auto"/>
              <w:right w:val="single" w:sz="4" w:space="0" w:color="auto"/>
            </w:tcBorders>
            <w:shd w:val="clear" w:color="000000" w:fill="E7E6E6"/>
            <w:noWrap/>
            <w:vAlign w:val="center"/>
            <w:hideMark/>
          </w:tcPr>
          <w:p w14:paraId="0A5F8E77" w14:textId="77777777" w:rsidR="00951415" w:rsidRPr="005F252C" w:rsidRDefault="00951415" w:rsidP="00951415">
            <w:pPr>
              <w:spacing w:after="0" w:line="240" w:lineRule="auto"/>
              <w:jc w:val="center"/>
              <w:rPr>
                <w:rFonts w:eastAsia="Times New Roman" w:cs="Calibri"/>
                <w:color w:val="000000"/>
                <w:kern w:val="0"/>
                <w:sz w:val="22"/>
                <w14:ligatures w14:val="none"/>
                <w:rPrChange w:id="6673"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74" w:author="Al Riyami, Azza OLNG-SCC/12" w:date="2026-03-30T14:14:00Z" w16du:dateUtc="2026-03-30T10:14:00Z">
                  <w:rPr>
                    <w:rFonts w:ascii="Calibri" w:eastAsia="Times New Roman" w:hAnsi="Calibri" w:cs="Calibri"/>
                    <w:color w:val="000000"/>
                    <w:kern w:val="0"/>
                    <w:sz w:val="22"/>
                    <w14:ligatures w14:val="none"/>
                  </w:rPr>
                </w:rPrChange>
              </w:rPr>
              <w:t>Agreed Timeline</w:t>
            </w:r>
          </w:p>
        </w:tc>
        <w:tc>
          <w:tcPr>
            <w:tcW w:w="2216" w:type="dxa"/>
            <w:tcBorders>
              <w:top w:val="single" w:sz="4" w:space="0" w:color="auto"/>
              <w:left w:val="nil"/>
              <w:bottom w:val="single" w:sz="4" w:space="0" w:color="auto"/>
              <w:right w:val="single" w:sz="4" w:space="0" w:color="auto"/>
            </w:tcBorders>
            <w:shd w:val="clear" w:color="000000" w:fill="E7E6E6"/>
            <w:noWrap/>
            <w:vAlign w:val="center"/>
            <w:hideMark/>
          </w:tcPr>
          <w:p w14:paraId="0EE90F33" w14:textId="77777777" w:rsidR="00951415" w:rsidRPr="005F252C" w:rsidRDefault="00951415" w:rsidP="00951415">
            <w:pPr>
              <w:spacing w:after="0" w:line="240" w:lineRule="auto"/>
              <w:jc w:val="center"/>
              <w:rPr>
                <w:rFonts w:eastAsia="Times New Roman" w:cs="Calibri"/>
                <w:color w:val="000000"/>
                <w:kern w:val="0"/>
                <w:sz w:val="22"/>
                <w14:ligatures w14:val="none"/>
                <w:rPrChange w:id="6675"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76" w:author="Al Riyami, Azza OLNG-SCC/12" w:date="2026-03-30T14:14:00Z" w16du:dateUtc="2026-03-30T10:14:00Z">
                  <w:rPr>
                    <w:rFonts w:ascii="Calibri" w:eastAsia="Times New Roman" w:hAnsi="Calibri" w:cs="Calibri"/>
                    <w:color w:val="000000"/>
                    <w:kern w:val="0"/>
                    <w:sz w:val="22"/>
                    <w14:ligatures w14:val="none"/>
                  </w:rPr>
                </w:rPrChange>
              </w:rPr>
              <w:t>Comments</w:t>
            </w:r>
          </w:p>
        </w:tc>
      </w:tr>
      <w:tr w:rsidR="00951415" w:rsidRPr="005F252C" w14:paraId="296E79F6" w14:textId="77777777" w:rsidTr="00951415">
        <w:trPr>
          <w:trHeight w:val="1200"/>
        </w:trPr>
        <w:tc>
          <w:tcPr>
            <w:tcW w:w="630" w:type="dxa"/>
            <w:tcBorders>
              <w:top w:val="nil"/>
              <w:left w:val="single" w:sz="4" w:space="0" w:color="auto"/>
              <w:bottom w:val="single" w:sz="4" w:space="0" w:color="auto"/>
              <w:right w:val="single" w:sz="4" w:space="0" w:color="auto"/>
            </w:tcBorders>
            <w:vAlign w:val="center"/>
          </w:tcPr>
          <w:p w14:paraId="6DA4AA9E" w14:textId="77777777" w:rsidR="00951415" w:rsidRPr="005F252C" w:rsidRDefault="00951415" w:rsidP="00951415">
            <w:pPr>
              <w:spacing w:after="0" w:line="240" w:lineRule="auto"/>
              <w:jc w:val="center"/>
              <w:rPr>
                <w:rFonts w:eastAsia="Times New Roman" w:cs="Calibri"/>
                <w:color w:val="000000"/>
                <w:kern w:val="0"/>
                <w:sz w:val="22"/>
                <w14:ligatures w14:val="none"/>
                <w:rPrChange w:id="6677"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78" w:author="Al Riyami, Azza OLNG-SCC/12" w:date="2026-03-30T14:14:00Z" w16du:dateUtc="2026-03-30T10:14:00Z">
                  <w:rPr>
                    <w:rFonts w:ascii="Calibri" w:eastAsia="Times New Roman" w:hAnsi="Calibri" w:cs="Calibri"/>
                    <w:color w:val="000000"/>
                    <w:kern w:val="0"/>
                    <w:sz w:val="22"/>
                    <w14:ligatures w14:val="none"/>
                  </w:rPr>
                </w:rPrChange>
              </w:rPr>
              <w:t>1</w:t>
            </w:r>
          </w:p>
        </w:tc>
        <w:tc>
          <w:tcPr>
            <w:tcW w:w="3240" w:type="dxa"/>
            <w:tcBorders>
              <w:top w:val="nil"/>
              <w:left w:val="single" w:sz="4" w:space="0" w:color="auto"/>
              <w:bottom w:val="single" w:sz="4" w:space="0" w:color="auto"/>
              <w:right w:val="single" w:sz="4" w:space="0" w:color="auto"/>
            </w:tcBorders>
            <w:noWrap/>
            <w:vAlign w:val="center"/>
            <w:hideMark/>
          </w:tcPr>
          <w:p w14:paraId="61326329" w14:textId="77777777" w:rsidR="00951415" w:rsidRPr="005F252C" w:rsidRDefault="00951415" w:rsidP="00951415">
            <w:pPr>
              <w:spacing w:after="0" w:line="240" w:lineRule="auto"/>
              <w:jc w:val="center"/>
              <w:rPr>
                <w:rFonts w:eastAsia="Times New Roman" w:cs="Calibri"/>
                <w:color w:val="000000"/>
                <w:kern w:val="0"/>
                <w:sz w:val="22"/>
                <w14:ligatures w14:val="none"/>
                <w:rPrChange w:id="6679" w:author="Al Riyami, Azza OLNG-SCC/12" w:date="2026-03-30T14:14:00Z" w16du:dateUtc="2026-03-30T10:14:00Z">
                  <w:rPr>
                    <w:rFonts w:ascii="Calibri" w:eastAsia="Times New Roman" w:hAnsi="Calibri" w:cs="Calibri"/>
                    <w:color w:val="000000"/>
                    <w:kern w:val="0"/>
                    <w:sz w:val="22"/>
                    <w14:ligatures w14:val="none"/>
                  </w:rPr>
                </w:rPrChange>
              </w:rPr>
            </w:pPr>
          </w:p>
        </w:tc>
        <w:tc>
          <w:tcPr>
            <w:tcW w:w="2160" w:type="dxa"/>
            <w:tcBorders>
              <w:top w:val="nil"/>
              <w:left w:val="nil"/>
              <w:bottom w:val="single" w:sz="4" w:space="0" w:color="auto"/>
              <w:right w:val="single" w:sz="4" w:space="0" w:color="auto"/>
            </w:tcBorders>
            <w:noWrap/>
            <w:hideMark/>
          </w:tcPr>
          <w:p w14:paraId="65130E29" w14:textId="77777777" w:rsidR="00951415" w:rsidRPr="005F252C" w:rsidRDefault="00951415" w:rsidP="00951415">
            <w:pPr>
              <w:spacing w:after="0" w:line="240" w:lineRule="auto"/>
              <w:rPr>
                <w:rFonts w:eastAsia="Times New Roman" w:cs="Calibri"/>
                <w:color w:val="000000"/>
                <w:kern w:val="0"/>
                <w:sz w:val="22"/>
                <w14:ligatures w14:val="none"/>
                <w:rPrChange w:id="6680" w:author="Al Riyami, Azza OLNG-SCC/12" w:date="2026-03-30T14:14:00Z" w16du:dateUtc="2026-03-30T10:14:00Z">
                  <w:rPr>
                    <w:rFonts w:ascii="Calibri" w:eastAsia="Times New Roman" w:hAnsi="Calibri" w:cs="Calibri"/>
                    <w:color w:val="000000"/>
                    <w:kern w:val="0"/>
                    <w:sz w:val="22"/>
                    <w14:ligatures w14:val="none"/>
                  </w:rPr>
                </w:rPrChange>
              </w:rPr>
            </w:pPr>
          </w:p>
        </w:tc>
        <w:tc>
          <w:tcPr>
            <w:tcW w:w="2661" w:type="dxa"/>
            <w:tcBorders>
              <w:top w:val="nil"/>
              <w:left w:val="nil"/>
              <w:bottom w:val="single" w:sz="4" w:space="0" w:color="auto"/>
              <w:right w:val="single" w:sz="4" w:space="0" w:color="auto"/>
            </w:tcBorders>
            <w:noWrap/>
            <w:hideMark/>
          </w:tcPr>
          <w:p w14:paraId="271314CF" w14:textId="77777777" w:rsidR="00951415" w:rsidRPr="005F252C" w:rsidRDefault="00951415" w:rsidP="00951415">
            <w:pPr>
              <w:spacing w:after="0" w:line="240" w:lineRule="auto"/>
              <w:rPr>
                <w:rFonts w:eastAsia="Times New Roman" w:cs="Calibri"/>
                <w:color w:val="000000"/>
                <w:kern w:val="0"/>
                <w:sz w:val="22"/>
                <w14:ligatures w14:val="none"/>
                <w:rPrChange w:id="6681" w:author="Al Riyami, Azza OLNG-SCC/12" w:date="2026-03-30T14:14:00Z" w16du:dateUtc="2026-03-30T10:14:00Z">
                  <w:rPr>
                    <w:rFonts w:ascii="Calibri" w:eastAsia="Times New Roman" w:hAnsi="Calibri" w:cs="Calibri"/>
                    <w:color w:val="000000"/>
                    <w:kern w:val="0"/>
                    <w:sz w:val="22"/>
                    <w14:ligatures w14:val="none"/>
                  </w:rPr>
                </w:rPrChange>
              </w:rPr>
            </w:pPr>
          </w:p>
        </w:tc>
        <w:tc>
          <w:tcPr>
            <w:tcW w:w="1788" w:type="dxa"/>
            <w:tcBorders>
              <w:top w:val="nil"/>
              <w:left w:val="nil"/>
              <w:bottom w:val="single" w:sz="4" w:space="0" w:color="auto"/>
              <w:right w:val="single" w:sz="4" w:space="0" w:color="auto"/>
            </w:tcBorders>
            <w:noWrap/>
            <w:vAlign w:val="center"/>
            <w:hideMark/>
          </w:tcPr>
          <w:p w14:paraId="221221D7" w14:textId="77777777" w:rsidR="00951415" w:rsidRPr="005F252C" w:rsidRDefault="00951415" w:rsidP="00951415">
            <w:pPr>
              <w:spacing w:after="0" w:line="240" w:lineRule="auto"/>
              <w:jc w:val="center"/>
              <w:rPr>
                <w:rFonts w:eastAsia="Times New Roman" w:cs="Calibri"/>
                <w:color w:val="000000"/>
                <w:kern w:val="0"/>
                <w:sz w:val="22"/>
                <w14:ligatures w14:val="none"/>
                <w:rPrChange w:id="6682" w:author="Al Riyami, Azza OLNG-SCC/12" w:date="2026-03-30T14:14:00Z" w16du:dateUtc="2026-03-30T10:14:00Z">
                  <w:rPr>
                    <w:rFonts w:ascii="Calibri" w:eastAsia="Times New Roman" w:hAnsi="Calibri" w:cs="Calibri"/>
                    <w:color w:val="000000"/>
                    <w:kern w:val="0"/>
                    <w:sz w:val="22"/>
                    <w14:ligatures w14:val="none"/>
                  </w:rPr>
                </w:rPrChange>
              </w:rPr>
            </w:pPr>
          </w:p>
        </w:tc>
        <w:tc>
          <w:tcPr>
            <w:tcW w:w="985" w:type="dxa"/>
            <w:tcBorders>
              <w:top w:val="nil"/>
              <w:left w:val="nil"/>
              <w:bottom w:val="single" w:sz="4" w:space="0" w:color="auto"/>
              <w:right w:val="single" w:sz="4" w:space="0" w:color="auto"/>
            </w:tcBorders>
            <w:noWrap/>
            <w:vAlign w:val="center"/>
            <w:hideMark/>
          </w:tcPr>
          <w:p w14:paraId="2CA90A60" w14:textId="77777777" w:rsidR="00951415" w:rsidRPr="005F252C" w:rsidRDefault="00951415" w:rsidP="00951415">
            <w:pPr>
              <w:jc w:val="center"/>
              <w:rPr>
                <w:rFonts w:eastAsia="Times New Roman" w:cs="Calibri"/>
                <w:color w:val="000000"/>
                <w:kern w:val="0"/>
                <w:sz w:val="22"/>
                <w14:ligatures w14:val="none"/>
                <w:rPrChange w:id="6683" w:author="Al Riyami, Azza OLNG-SCC/12" w:date="2026-03-30T14:14:00Z" w16du:dateUtc="2026-03-30T10:14:00Z">
                  <w:rPr>
                    <w:rFonts w:ascii="Calibri" w:eastAsia="Times New Roman" w:hAnsi="Calibri" w:cs="Calibri"/>
                    <w:color w:val="000000"/>
                    <w:kern w:val="0"/>
                    <w:sz w:val="22"/>
                    <w14:ligatures w14:val="none"/>
                  </w:rPr>
                </w:rPrChange>
              </w:rPr>
            </w:pPr>
          </w:p>
          <w:p w14:paraId="6BFFD379" w14:textId="77777777" w:rsidR="00951415" w:rsidRPr="005F252C" w:rsidRDefault="00951415" w:rsidP="00951415">
            <w:pPr>
              <w:rPr>
                <w:rFonts w:eastAsia="Times New Roman" w:cs="Calibri"/>
                <w:sz w:val="22"/>
                <w:rPrChange w:id="6684" w:author="Al Riyami, Azza OLNG-SCC/12" w:date="2026-03-30T14:14:00Z" w16du:dateUtc="2026-03-30T10:14:00Z">
                  <w:rPr>
                    <w:rFonts w:ascii="Calibri" w:eastAsia="Times New Roman" w:hAnsi="Calibri" w:cs="Calibri"/>
                    <w:sz w:val="22"/>
                  </w:rPr>
                </w:rPrChange>
              </w:rPr>
            </w:pPr>
          </w:p>
        </w:tc>
        <w:tc>
          <w:tcPr>
            <w:tcW w:w="2216" w:type="dxa"/>
            <w:tcBorders>
              <w:top w:val="nil"/>
              <w:left w:val="nil"/>
              <w:bottom w:val="single" w:sz="4" w:space="0" w:color="auto"/>
              <w:right w:val="single" w:sz="4" w:space="0" w:color="auto"/>
            </w:tcBorders>
            <w:noWrap/>
            <w:hideMark/>
          </w:tcPr>
          <w:p w14:paraId="5060B78D" w14:textId="77777777" w:rsidR="00951415" w:rsidRPr="005F252C" w:rsidRDefault="00951415" w:rsidP="00951415">
            <w:pPr>
              <w:spacing w:after="0" w:line="240" w:lineRule="auto"/>
              <w:rPr>
                <w:rFonts w:eastAsia="Times New Roman" w:cs="Calibri"/>
                <w:color w:val="000000"/>
                <w:kern w:val="0"/>
                <w:sz w:val="22"/>
                <w14:ligatures w14:val="none"/>
                <w:rPrChange w:id="6685" w:author="Al Riyami, Azza OLNG-SCC/12" w:date="2026-03-30T14:14:00Z" w16du:dateUtc="2026-03-30T10:14:00Z">
                  <w:rPr>
                    <w:rFonts w:ascii="Calibri" w:eastAsia="Times New Roman" w:hAnsi="Calibri" w:cs="Calibri"/>
                    <w:color w:val="000000"/>
                    <w:kern w:val="0"/>
                    <w:sz w:val="22"/>
                    <w14:ligatures w14:val="none"/>
                  </w:rPr>
                </w:rPrChange>
              </w:rPr>
            </w:pPr>
          </w:p>
        </w:tc>
      </w:tr>
      <w:tr w:rsidR="00951415" w:rsidRPr="005F252C" w14:paraId="1E8F31FA" w14:textId="77777777" w:rsidTr="00951415">
        <w:trPr>
          <w:trHeight w:val="1200"/>
        </w:trPr>
        <w:tc>
          <w:tcPr>
            <w:tcW w:w="630" w:type="dxa"/>
            <w:tcBorders>
              <w:top w:val="nil"/>
              <w:left w:val="single" w:sz="4" w:space="0" w:color="auto"/>
              <w:bottom w:val="single" w:sz="4" w:space="0" w:color="auto"/>
              <w:right w:val="single" w:sz="4" w:space="0" w:color="auto"/>
            </w:tcBorders>
            <w:vAlign w:val="center"/>
          </w:tcPr>
          <w:p w14:paraId="0E498EC3" w14:textId="77777777" w:rsidR="00951415" w:rsidRPr="005F252C" w:rsidRDefault="00951415" w:rsidP="00951415">
            <w:pPr>
              <w:spacing w:after="0" w:line="240" w:lineRule="auto"/>
              <w:jc w:val="center"/>
              <w:rPr>
                <w:rFonts w:eastAsia="Times New Roman" w:cs="Calibri"/>
                <w:color w:val="000000"/>
                <w:kern w:val="0"/>
                <w:sz w:val="22"/>
                <w14:ligatures w14:val="none"/>
                <w:rPrChange w:id="6686"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87" w:author="Al Riyami, Azza OLNG-SCC/12" w:date="2026-03-30T14:14:00Z" w16du:dateUtc="2026-03-30T10:14:00Z">
                  <w:rPr>
                    <w:rFonts w:ascii="Calibri" w:eastAsia="Times New Roman" w:hAnsi="Calibri" w:cs="Calibri"/>
                    <w:color w:val="000000"/>
                    <w:kern w:val="0"/>
                    <w:sz w:val="22"/>
                    <w14:ligatures w14:val="none"/>
                  </w:rPr>
                </w:rPrChange>
              </w:rPr>
              <w:t>2</w:t>
            </w:r>
          </w:p>
        </w:tc>
        <w:tc>
          <w:tcPr>
            <w:tcW w:w="3240" w:type="dxa"/>
            <w:tcBorders>
              <w:top w:val="nil"/>
              <w:left w:val="single" w:sz="4" w:space="0" w:color="auto"/>
              <w:bottom w:val="single" w:sz="4" w:space="0" w:color="auto"/>
              <w:right w:val="single" w:sz="4" w:space="0" w:color="auto"/>
            </w:tcBorders>
            <w:noWrap/>
            <w:vAlign w:val="center"/>
            <w:hideMark/>
          </w:tcPr>
          <w:p w14:paraId="36F691C0" w14:textId="77777777" w:rsidR="00951415" w:rsidRPr="005F252C" w:rsidRDefault="00951415" w:rsidP="00951415">
            <w:pPr>
              <w:spacing w:after="0" w:line="240" w:lineRule="auto"/>
              <w:jc w:val="center"/>
              <w:rPr>
                <w:rFonts w:eastAsia="Times New Roman" w:cs="Calibri"/>
                <w:color w:val="000000"/>
                <w:kern w:val="0"/>
                <w:sz w:val="22"/>
                <w14:ligatures w14:val="none"/>
                <w:rPrChange w:id="6688" w:author="Al Riyami, Azza OLNG-SCC/12" w:date="2026-03-30T14:14:00Z" w16du:dateUtc="2026-03-30T10:14:00Z">
                  <w:rPr>
                    <w:rFonts w:ascii="Calibri" w:eastAsia="Times New Roman" w:hAnsi="Calibri" w:cs="Calibri"/>
                    <w:color w:val="000000"/>
                    <w:kern w:val="0"/>
                    <w:sz w:val="22"/>
                    <w14:ligatures w14:val="none"/>
                  </w:rPr>
                </w:rPrChange>
              </w:rPr>
            </w:pPr>
          </w:p>
        </w:tc>
        <w:tc>
          <w:tcPr>
            <w:tcW w:w="2160" w:type="dxa"/>
            <w:tcBorders>
              <w:top w:val="nil"/>
              <w:left w:val="nil"/>
              <w:bottom w:val="single" w:sz="4" w:space="0" w:color="auto"/>
              <w:right w:val="single" w:sz="4" w:space="0" w:color="auto"/>
            </w:tcBorders>
            <w:noWrap/>
            <w:hideMark/>
          </w:tcPr>
          <w:p w14:paraId="2C425475" w14:textId="77777777" w:rsidR="00951415" w:rsidRPr="005F252C" w:rsidRDefault="00951415" w:rsidP="00951415">
            <w:pPr>
              <w:spacing w:after="0" w:line="240" w:lineRule="auto"/>
              <w:rPr>
                <w:rFonts w:eastAsia="Times New Roman" w:cs="Calibri"/>
                <w:color w:val="000000"/>
                <w:kern w:val="0"/>
                <w:sz w:val="22"/>
                <w14:ligatures w14:val="none"/>
                <w:rPrChange w:id="6689" w:author="Al Riyami, Azza OLNG-SCC/12" w:date="2026-03-30T14:14:00Z" w16du:dateUtc="2026-03-30T10:14:00Z">
                  <w:rPr>
                    <w:rFonts w:ascii="Calibri" w:eastAsia="Times New Roman" w:hAnsi="Calibri" w:cs="Calibri"/>
                    <w:color w:val="000000"/>
                    <w:kern w:val="0"/>
                    <w:sz w:val="22"/>
                    <w14:ligatures w14:val="none"/>
                  </w:rPr>
                </w:rPrChange>
              </w:rPr>
            </w:pPr>
          </w:p>
        </w:tc>
        <w:tc>
          <w:tcPr>
            <w:tcW w:w="2661" w:type="dxa"/>
            <w:tcBorders>
              <w:top w:val="nil"/>
              <w:left w:val="nil"/>
              <w:bottom w:val="single" w:sz="4" w:space="0" w:color="auto"/>
              <w:right w:val="single" w:sz="4" w:space="0" w:color="auto"/>
            </w:tcBorders>
            <w:noWrap/>
            <w:hideMark/>
          </w:tcPr>
          <w:p w14:paraId="07AEE0F4" w14:textId="77777777" w:rsidR="00951415" w:rsidRPr="005F252C" w:rsidRDefault="00951415" w:rsidP="00951415">
            <w:pPr>
              <w:spacing w:after="0" w:line="240" w:lineRule="auto"/>
              <w:rPr>
                <w:rFonts w:eastAsia="Times New Roman" w:cs="Calibri"/>
                <w:color w:val="000000"/>
                <w:kern w:val="0"/>
                <w:sz w:val="22"/>
                <w14:ligatures w14:val="none"/>
                <w:rPrChange w:id="6690" w:author="Al Riyami, Azza OLNG-SCC/12" w:date="2026-03-30T14:14:00Z" w16du:dateUtc="2026-03-30T10:14:00Z">
                  <w:rPr>
                    <w:rFonts w:ascii="Calibri" w:eastAsia="Times New Roman" w:hAnsi="Calibri" w:cs="Calibri"/>
                    <w:color w:val="000000"/>
                    <w:kern w:val="0"/>
                    <w:sz w:val="22"/>
                    <w14:ligatures w14:val="none"/>
                  </w:rPr>
                </w:rPrChange>
              </w:rPr>
            </w:pPr>
          </w:p>
        </w:tc>
        <w:tc>
          <w:tcPr>
            <w:tcW w:w="1788" w:type="dxa"/>
            <w:tcBorders>
              <w:top w:val="nil"/>
              <w:left w:val="nil"/>
              <w:bottom w:val="single" w:sz="4" w:space="0" w:color="auto"/>
              <w:right w:val="single" w:sz="4" w:space="0" w:color="auto"/>
            </w:tcBorders>
            <w:noWrap/>
            <w:vAlign w:val="center"/>
            <w:hideMark/>
          </w:tcPr>
          <w:p w14:paraId="5AF898F3" w14:textId="77777777" w:rsidR="00951415" w:rsidRPr="005F252C" w:rsidRDefault="00951415" w:rsidP="00951415">
            <w:pPr>
              <w:spacing w:after="0" w:line="240" w:lineRule="auto"/>
              <w:jc w:val="center"/>
              <w:rPr>
                <w:rFonts w:eastAsia="Times New Roman" w:cs="Calibri"/>
                <w:color w:val="000000"/>
                <w:kern w:val="0"/>
                <w:sz w:val="22"/>
                <w14:ligatures w14:val="none"/>
                <w:rPrChange w:id="6691" w:author="Al Riyami, Azza OLNG-SCC/12" w:date="2026-03-30T14:14:00Z" w16du:dateUtc="2026-03-30T10:14:00Z">
                  <w:rPr>
                    <w:rFonts w:ascii="Calibri" w:eastAsia="Times New Roman" w:hAnsi="Calibri" w:cs="Calibri"/>
                    <w:color w:val="000000"/>
                    <w:kern w:val="0"/>
                    <w:sz w:val="22"/>
                    <w14:ligatures w14:val="none"/>
                  </w:rPr>
                </w:rPrChange>
              </w:rPr>
            </w:pPr>
          </w:p>
        </w:tc>
        <w:tc>
          <w:tcPr>
            <w:tcW w:w="985" w:type="dxa"/>
            <w:tcBorders>
              <w:top w:val="nil"/>
              <w:left w:val="nil"/>
              <w:bottom w:val="single" w:sz="4" w:space="0" w:color="auto"/>
              <w:right w:val="single" w:sz="4" w:space="0" w:color="auto"/>
            </w:tcBorders>
            <w:noWrap/>
            <w:vAlign w:val="center"/>
            <w:hideMark/>
          </w:tcPr>
          <w:p w14:paraId="0E1097D8" w14:textId="77777777" w:rsidR="00951415" w:rsidRPr="005F252C" w:rsidRDefault="00951415" w:rsidP="00951415">
            <w:pPr>
              <w:spacing w:after="0" w:line="240" w:lineRule="auto"/>
              <w:jc w:val="center"/>
              <w:rPr>
                <w:rFonts w:eastAsia="Times New Roman" w:cs="Calibri"/>
                <w:color w:val="000000"/>
                <w:kern w:val="0"/>
                <w:sz w:val="22"/>
                <w14:ligatures w14:val="none"/>
                <w:rPrChange w:id="6692" w:author="Al Riyami, Azza OLNG-SCC/12" w:date="2026-03-30T14:14:00Z" w16du:dateUtc="2026-03-30T10:14:00Z">
                  <w:rPr>
                    <w:rFonts w:ascii="Calibri" w:eastAsia="Times New Roman" w:hAnsi="Calibri" w:cs="Calibri"/>
                    <w:color w:val="000000"/>
                    <w:kern w:val="0"/>
                    <w:sz w:val="22"/>
                    <w14:ligatures w14:val="none"/>
                  </w:rPr>
                </w:rPrChange>
              </w:rPr>
            </w:pPr>
          </w:p>
        </w:tc>
        <w:tc>
          <w:tcPr>
            <w:tcW w:w="2216" w:type="dxa"/>
            <w:tcBorders>
              <w:top w:val="nil"/>
              <w:left w:val="nil"/>
              <w:bottom w:val="single" w:sz="4" w:space="0" w:color="auto"/>
              <w:right w:val="single" w:sz="4" w:space="0" w:color="auto"/>
            </w:tcBorders>
            <w:noWrap/>
            <w:hideMark/>
          </w:tcPr>
          <w:p w14:paraId="2D9DECB9" w14:textId="77777777" w:rsidR="00951415" w:rsidRPr="005F252C" w:rsidRDefault="00951415" w:rsidP="00951415">
            <w:pPr>
              <w:spacing w:after="0" w:line="240" w:lineRule="auto"/>
              <w:rPr>
                <w:rFonts w:eastAsia="Times New Roman" w:cs="Calibri"/>
                <w:color w:val="000000"/>
                <w:kern w:val="0"/>
                <w:sz w:val="22"/>
                <w14:ligatures w14:val="none"/>
                <w:rPrChange w:id="6693" w:author="Al Riyami, Azza OLNG-SCC/12" w:date="2026-03-30T14:14:00Z" w16du:dateUtc="2026-03-30T10:14:00Z">
                  <w:rPr>
                    <w:rFonts w:ascii="Calibri" w:eastAsia="Times New Roman" w:hAnsi="Calibri" w:cs="Calibri"/>
                    <w:color w:val="000000"/>
                    <w:kern w:val="0"/>
                    <w:sz w:val="22"/>
                    <w14:ligatures w14:val="none"/>
                  </w:rPr>
                </w:rPrChange>
              </w:rPr>
            </w:pPr>
          </w:p>
        </w:tc>
      </w:tr>
      <w:tr w:rsidR="00951415" w:rsidRPr="005F252C" w14:paraId="5BA39452" w14:textId="77777777" w:rsidTr="00951415">
        <w:trPr>
          <w:trHeight w:val="1200"/>
        </w:trPr>
        <w:tc>
          <w:tcPr>
            <w:tcW w:w="630" w:type="dxa"/>
            <w:tcBorders>
              <w:top w:val="nil"/>
              <w:left w:val="single" w:sz="4" w:space="0" w:color="auto"/>
              <w:bottom w:val="single" w:sz="4" w:space="0" w:color="auto"/>
              <w:right w:val="single" w:sz="4" w:space="0" w:color="auto"/>
            </w:tcBorders>
            <w:vAlign w:val="center"/>
          </w:tcPr>
          <w:p w14:paraId="767D0335" w14:textId="77777777" w:rsidR="00951415" w:rsidRPr="005F252C" w:rsidRDefault="00951415" w:rsidP="00951415">
            <w:pPr>
              <w:spacing w:after="0" w:line="240" w:lineRule="auto"/>
              <w:jc w:val="center"/>
              <w:rPr>
                <w:rFonts w:eastAsia="Times New Roman" w:cs="Calibri"/>
                <w:color w:val="000000"/>
                <w:kern w:val="0"/>
                <w:sz w:val="22"/>
                <w14:ligatures w14:val="none"/>
                <w:rPrChange w:id="6694" w:author="Al Riyami, Azza OLNG-SCC/12" w:date="2026-03-30T14:14:00Z" w16du:dateUtc="2026-03-30T10:14:00Z">
                  <w:rPr>
                    <w:rFonts w:ascii="Calibri" w:eastAsia="Times New Roman" w:hAnsi="Calibri" w:cs="Calibri"/>
                    <w:color w:val="000000"/>
                    <w:kern w:val="0"/>
                    <w:sz w:val="22"/>
                    <w14:ligatures w14:val="none"/>
                  </w:rPr>
                </w:rPrChange>
              </w:rPr>
            </w:pPr>
            <w:r w:rsidRPr="005F252C">
              <w:rPr>
                <w:rFonts w:eastAsia="Times New Roman" w:cs="Calibri"/>
                <w:color w:val="000000"/>
                <w:kern w:val="0"/>
                <w:sz w:val="22"/>
                <w14:ligatures w14:val="none"/>
                <w:rPrChange w:id="6695" w:author="Al Riyami, Azza OLNG-SCC/12" w:date="2026-03-30T14:14:00Z" w16du:dateUtc="2026-03-30T10:14:00Z">
                  <w:rPr>
                    <w:rFonts w:ascii="Calibri" w:eastAsia="Times New Roman" w:hAnsi="Calibri" w:cs="Calibri"/>
                    <w:color w:val="000000"/>
                    <w:kern w:val="0"/>
                    <w:sz w:val="22"/>
                    <w14:ligatures w14:val="none"/>
                  </w:rPr>
                </w:rPrChange>
              </w:rPr>
              <w:t>3</w:t>
            </w:r>
          </w:p>
        </w:tc>
        <w:tc>
          <w:tcPr>
            <w:tcW w:w="3240" w:type="dxa"/>
            <w:tcBorders>
              <w:top w:val="nil"/>
              <w:left w:val="single" w:sz="4" w:space="0" w:color="auto"/>
              <w:bottom w:val="single" w:sz="4" w:space="0" w:color="auto"/>
              <w:right w:val="single" w:sz="4" w:space="0" w:color="auto"/>
            </w:tcBorders>
            <w:noWrap/>
            <w:vAlign w:val="center"/>
            <w:hideMark/>
          </w:tcPr>
          <w:p w14:paraId="34F0FBB8" w14:textId="77777777" w:rsidR="00951415" w:rsidRPr="005F252C" w:rsidRDefault="00951415" w:rsidP="00951415">
            <w:pPr>
              <w:spacing w:after="0" w:line="240" w:lineRule="auto"/>
              <w:jc w:val="center"/>
              <w:rPr>
                <w:rFonts w:eastAsia="Times New Roman" w:cs="Calibri"/>
                <w:color w:val="000000"/>
                <w:kern w:val="0"/>
                <w:sz w:val="22"/>
                <w14:ligatures w14:val="none"/>
                <w:rPrChange w:id="6696" w:author="Al Riyami, Azza OLNG-SCC/12" w:date="2026-03-30T14:14:00Z" w16du:dateUtc="2026-03-30T10:14:00Z">
                  <w:rPr>
                    <w:rFonts w:ascii="Calibri" w:eastAsia="Times New Roman" w:hAnsi="Calibri" w:cs="Calibri"/>
                    <w:color w:val="000000"/>
                    <w:kern w:val="0"/>
                    <w:sz w:val="22"/>
                    <w14:ligatures w14:val="none"/>
                  </w:rPr>
                </w:rPrChange>
              </w:rPr>
            </w:pPr>
          </w:p>
        </w:tc>
        <w:tc>
          <w:tcPr>
            <w:tcW w:w="2160" w:type="dxa"/>
            <w:tcBorders>
              <w:top w:val="nil"/>
              <w:left w:val="nil"/>
              <w:bottom w:val="single" w:sz="4" w:space="0" w:color="auto"/>
              <w:right w:val="single" w:sz="4" w:space="0" w:color="auto"/>
            </w:tcBorders>
            <w:noWrap/>
            <w:hideMark/>
          </w:tcPr>
          <w:p w14:paraId="1BF5983D" w14:textId="77777777" w:rsidR="00951415" w:rsidRPr="005F252C" w:rsidRDefault="00951415" w:rsidP="00951415">
            <w:pPr>
              <w:spacing w:after="0" w:line="240" w:lineRule="auto"/>
              <w:rPr>
                <w:rFonts w:eastAsia="Times New Roman" w:cs="Calibri"/>
                <w:color w:val="000000"/>
                <w:kern w:val="0"/>
                <w:sz w:val="22"/>
                <w14:ligatures w14:val="none"/>
                <w:rPrChange w:id="6697" w:author="Al Riyami, Azza OLNG-SCC/12" w:date="2026-03-30T14:14:00Z" w16du:dateUtc="2026-03-30T10:14:00Z">
                  <w:rPr>
                    <w:rFonts w:ascii="Calibri" w:eastAsia="Times New Roman" w:hAnsi="Calibri" w:cs="Calibri"/>
                    <w:color w:val="000000"/>
                    <w:kern w:val="0"/>
                    <w:sz w:val="22"/>
                    <w14:ligatures w14:val="none"/>
                  </w:rPr>
                </w:rPrChange>
              </w:rPr>
            </w:pPr>
          </w:p>
        </w:tc>
        <w:tc>
          <w:tcPr>
            <w:tcW w:w="2661" w:type="dxa"/>
            <w:tcBorders>
              <w:top w:val="nil"/>
              <w:left w:val="nil"/>
              <w:bottom w:val="single" w:sz="4" w:space="0" w:color="auto"/>
              <w:right w:val="single" w:sz="4" w:space="0" w:color="auto"/>
            </w:tcBorders>
            <w:noWrap/>
            <w:hideMark/>
          </w:tcPr>
          <w:p w14:paraId="37DE2032" w14:textId="77777777" w:rsidR="00951415" w:rsidRPr="005F252C" w:rsidRDefault="00951415" w:rsidP="00951415">
            <w:pPr>
              <w:spacing w:after="0" w:line="240" w:lineRule="auto"/>
              <w:rPr>
                <w:rFonts w:eastAsia="Times New Roman" w:cs="Calibri"/>
                <w:color w:val="000000"/>
                <w:kern w:val="0"/>
                <w:sz w:val="22"/>
                <w14:ligatures w14:val="none"/>
                <w:rPrChange w:id="6698" w:author="Al Riyami, Azza OLNG-SCC/12" w:date="2026-03-30T14:14:00Z" w16du:dateUtc="2026-03-30T10:14:00Z">
                  <w:rPr>
                    <w:rFonts w:ascii="Calibri" w:eastAsia="Times New Roman" w:hAnsi="Calibri" w:cs="Calibri"/>
                    <w:color w:val="000000"/>
                    <w:kern w:val="0"/>
                    <w:sz w:val="22"/>
                    <w14:ligatures w14:val="none"/>
                  </w:rPr>
                </w:rPrChange>
              </w:rPr>
            </w:pPr>
          </w:p>
        </w:tc>
        <w:tc>
          <w:tcPr>
            <w:tcW w:w="1788" w:type="dxa"/>
            <w:tcBorders>
              <w:top w:val="nil"/>
              <w:left w:val="nil"/>
              <w:bottom w:val="single" w:sz="4" w:space="0" w:color="auto"/>
              <w:right w:val="single" w:sz="4" w:space="0" w:color="auto"/>
            </w:tcBorders>
            <w:noWrap/>
            <w:vAlign w:val="center"/>
            <w:hideMark/>
          </w:tcPr>
          <w:p w14:paraId="5F85F54E" w14:textId="77777777" w:rsidR="00951415" w:rsidRPr="005F252C" w:rsidRDefault="00951415" w:rsidP="00951415">
            <w:pPr>
              <w:spacing w:after="0" w:line="240" w:lineRule="auto"/>
              <w:jc w:val="center"/>
              <w:rPr>
                <w:rFonts w:eastAsia="Times New Roman" w:cs="Calibri"/>
                <w:color w:val="000000"/>
                <w:kern w:val="0"/>
                <w:sz w:val="22"/>
                <w14:ligatures w14:val="none"/>
                <w:rPrChange w:id="6699" w:author="Al Riyami, Azza OLNG-SCC/12" w:date="2026-03-30T14:14:00Z" w16du:dateUtc="2026-03-30T10:14:00Z">
                  <w:rPr>
                    <w:rFonts w:ascii="Calibri" w:eastAsia="Times New Roman" w:hAnsi="Calibri" w:cs="Calibri"/>
                    <w:color w:val="000000"/>
                    <w:kern w:val="0"/>
                    <w:sz w:val="22"/>
                    <w14:ligatures w14:val="none"/>
                  </w:rPr>
                </w:rPrChange>
              </w:rPr>
            </w:pPr>
          </w:p>
        </w:tc>
        <w:tc>
          <w:tcPr>
            <w:tcW w:w="985" w:type="dxa"/>
            <w:tcBorders>
              <w:top w:val="nil"/>
              <w:left w:val="nil"/>
              <w:bottom w:val="single" w:sz="4" w:space="0" w:color="auto"/>
              <w:right w:val="single" w:sz="4" w:space="0" w:color="auto"/>
            </w:tcBorders>
            <w:noWrap/>
            <w:vAlign w:val="center"/>
            <w:hideMark/>
          </w:tcPr>
          <w:p w14:paraId="312094B1" w14:textId="77777777" w:rsidR="00951415" w:rsidRPr="005F252C" w:rsidRDefault="00951415" w:rsidP="00951415">
            <w:pPr>
              <w:spacing w:after="0" w:line="240" w:lineRule="auto"/>
              <w:jc w:val="center"/>
              <w:rPr>
                <w:rFonts w:eastAsia="Times New Roman" w:cs="Calibri"/>
                <w:color w:val="000000"/>
                <w:kern w:val="0"/>
                <w:sz w:val="22"/>
                <w14:ligatures w14:val="none"/>
                <w:rPrChange w:id="6700" w:author="Al Riyami, Azza OLNG-SCC/12" w:date="2026-03-30T14:14:00Z" w16du:dateUtc="2026-03-30T10:14:00Z">
                  <w:rPr>
                    <w:rFonts w:ascii="Calibri" w:eastAsia="Times New Roman" w:hAnsi="Calibri" w:cs="Calibri"/>
                    <w:color w:val="000000"/>
                    <w:kern w:val="0"/>
                    <w:sz w:val="22"/>
                    <w14:ligatures w14:val="none"/>
                  </w:rPr>
                </w:rPrChange>
              </w:rPr>
            </w:pPr>
          </w:p>
        </w:tc>
        <w:tc>
          <w:tcPr>
            <w:tcW w:w="2216" w:type="dxa"/>
            <w:tcBorders>
              <w:top w:val="nil"/>
              <w:left w:val="nil"/>
              <w:bottom w:val="single" w:sz="4" w:space="0" w:color="auto"/>
              <w:right w:val="single" w:sz="4" w:space="0" w:color="auto"/>
            </w:tcBorders>
            <w:noWrap/>
            <w:hideMark/>
          </w:tcPr>
          <w:p w14:paraId="49F51E98" w14:textId="77777777" w:rsidR="00951415" w:rsidRPr="005F252C" w:rsidRDefault="00951415" w:rsidP="00951415">
            <w:pPr>
              <w:spacing w:after="0" w:line="240" w:lineRule="auto"/>
              <w:rPr>
                <w:rFonts w:eastAsia="Times New Roman" w:cs="Calibri"/>
                <w:color w:val="000000"/>
                <w:kern w:val="0"/>
                <w:sz w:val="22"/>
                <w14:ligatures w14:val="none"/>
                <w:rPrChange w:id="6701" w:author="Al Riyami, Azza OLNG-SCC/12" w:date="2026-03-30T14:14:00Z" w16du:dateUtc="2026-03-30T10:14:00Z">
                  <w:rPr>
                    <w:rFonts w:ascii="Calibri" w:eastAsia="Times New Roman" w:hAnsi="Calibri" w:cs="Calibri"/>
                    <w:color w:val="000000"/>
                    <w:kern w:val="0"/>
                    <w:sz w:val="22"/>
                    <w14:ligatures w14:val="none"/>
                  </w:rPr>
                </w:rPrChange>
              </w:rPr>
            </w:pPr>
          </w:p>
        </w:tc>
      </w:tr>
    </w:tbl>
    <w:tbl>
      <w:tblPr>
        <w:tblpPr w:leftFromText="187" w:rightFromText="187" w:vertAnchor="page" w:horzAnchor="margin" w:tblpY="9488"/>
        <w:tblW w:w="13940" w:type="dxa"/>
        <w:tblLook w:val="04A0" w:firstRow="1" w:lastRow="0" w:firstColumn="1" w:lastColumn="0" w:noHBand="0" w:noVBand="1"/>
      </w:tblPr>
      <w:tblGrid>
        <w:gridCol w:w="2610"/>
        <w:gridCol w:w="4680"/>
        <w:gridCol w:w="2520"/>
        <w:gridCol w:w="4130"/>
      </w:tblGrid>
      <w:tr w:rsidR="00951415" w:rsidRPr="005F252C" w14:paraId="4ADB0D60" w14:textId="77777777" w:rsidTr="00951415">
        <w:trPr>
          <w:trHeight w:val="419"/>
        </w:trPr>
        <w:tc>
          <w:tcPr>
            <w:tcW w:w="2610" w:type="dxa"/>
            <w:tcBorders>
              <w:top w:val="nil"/>
              <w:left w:val="nil"/>
              <w:bottom w:val="nil"/>
              <w:right w:val="nil"/>
            </w:tcBorders>
            <w:vAlign w:val="bottom"/>
            <w:hideMark/>
          </w:tcPr>
          <w:p w14:paraId="24B3ED29" w14:textId="77777777" w:rsidR="00951415" w:rsidRPr="005F252C" w:rsidRDefault="00951415" w:rsidP="00951415">
            <w:pPr>
              <w:spacing w:after="0" w:line="240" w:lineRule="auto"/>
              <w:rPr>
                <w:rFonts w:eastAsia="Times New Roman" w:cs="Calibri"/>
                <w:color w:val="000000"/>
                <w:kern w:val="0"/>
                <w:sz w:val="22"/>
                <w14:ligatures w14:val="none"/>
              </w:rPr>
            </w:pPr>
            <w:r w:rsidRPr="005F252C">
              <w:rPr>
                <w:rFonts w:eastAsia="Times New Roman" w:cs="Calibri"/>
                <w:color w:val="000000"/>
                <w:kern w:val="0"/>
                <w:sz w:val="22"/>
                <w14:ligatures w14:val="none"/>
              </w:rPr>
              <w:t>ICV Officer</w:t>
            </w:r>
          </w:p>
        </w:tc>
        <w:tc>
          <w:tcPr>
            <w:tcW w:w="4680" w:type="dxa"/>
            <w:tcBorders>
              <w:top w:val="nil"/>
              <w:left w:val="nil"/>
              <w:bottom w:val="nil"/>
              <w:right w:val="nil"/>
            </w:tcBorders>
            <w:vAlign w:val="bottom"/>
            <w:hideMark/>
          </w:tcPr>
          <w:p w14:paraId="259DFAF7" w14:textId="77777777" w:rsidR="00951415" w:rsidRPr="005F252C" w:rsidRDefault="00951415" w:rsidP="00951415">
            <w:pPr>
              <w:spacing w:after="0" w:line="240" w:lineRule="auto"/>
              <w:rPr>
                <w:rFonts w:eastAsia="Times New Roman" w:cs="Calibri"/>
                <w:color w:val="000000"/>
                <w:kern w:val="0"/>
                <w:sz w:val="22"/>
                <w14:ligatures w14:val="none"/>
              </w:rPr>
            </w:pPr>
          </w:p>
        </w:tc>
        <w:tc>
          <w:tcPr>
            <w:tcW w:w="2520" w:type="dxa"/>
            <w:tcBorders>
              <w:top w:val="nil"/>
              <w:left w:val="nil"/>
              <w:bottom w:val="nil"/>
              <w:right w:val="nil"/>
            </w:tcBorders>
            <w:vAlign w:val="bottom"/>
            <w:hideMark/>
          </w:tcPr>
          <w:p w14:paraId="38B18AA1" w14:textId="77777777" w:rsidR="00951415" w:rsidRPr="005F252C" w:rsidRDefault="00951415" w:rsidP="00951415">
            <w:pPr>
              <w:spacing w:after="0" w:line="240" w:lineRule="auto"/>
              <w:rPr>
                <w:rFonts w:eastAsia="Times New Roman" w:cs="Calibri"/>
                <w:color w:val="000000"/>
                <w:kern w:val="0"/>
                <w:sz w:val="22"/>
                <w14:ligatures w14:val="none"/>
              </w:rPr>
            </w:pPr>
            <w:r w:rsidRPr="005F252C">
              <w:rPr>
                <w:rFonts w:eastAsia="Times New Roman" w:cs="Calibri"/>
                <w:color w:val="000000"/>
                <w:kern w:val="0"/>
                <w:sz w:val="22"/>
                <w14:ligatures w14:val="none"/>
              </w:rPr>
              <w:t>Contract Engineer</w:t>
            </w:r>
          </w:p>
        </w:tc>
        <w:tc>
          <w:tcPr>
            <w:tcW w:w="4130" w:type="dxa"/>
            <w:tcBorders>
              <w:top w:val="nil"/>
              <w:left w:val="nil"/>
              <w:bottom w:val="nil"/>
              <w:right w:val="nil"/>
            </w:tcBorders>
            <w:vAlign w:val="bottom"/>
            <w:hideMark/>
          </w:tcPr>
          <w:p w14:paraId="0E202579" w14:textId="77777777" w:rsidR="00951415" w:rsidRPr="005F252C" w:rsidRDefault="00951415" w:rsidP="00951415">
            <w:pPr>
              <w:spacing w:after="0" w:line="240" w:lineRule="auto"/>
              <w:rPr>
                <w:rFonts w:eastAsia="Times New Roman" w:cs="Calibri"/>
                <w:color w:val="000000"/>
                <w:kern w:val="0"/>
                <w:sz w:val="22"/>
                <w14:ligatures w14:val="none"/>
              </w:rPr>
            </w:pPr>
          </w:p>
        </w:tc>
      </w:tr>
      <w:tr w:rsidR="00951415" w:rsidRPr="005F252C" w14:paraId="6AE6855E" w14:textId="77777777" w:rsidTr="00951415">
        <w:trPr>
          <w:trHeight w:val="419"/>
        </w:trPr>
        <w:tc>
          <w:tcPr>
            <w:tcW w:w="2610" w:type="dxa"/>
            <w:tcBorders>
              <w:top w:val="nil"/>
              <w:left w:val="nil"/>
              <w:bottom w:val="nil"/>
              <w:right w:val="nil"/>
            </w:tcBorders>
            <w:vAlign w:val="bottom"/>
            <w:hideMark/>
          </w:tcPr>
          <w:p w14:paraId="762F457C" w14:textId="77777777" w:rsidR="00951415" w:rsidRPr="005F252C" w:rsidRDefault="00951415" w:rsidP="00951415">
            <w:pPr>
              <w:spacing w:after="0" w:line="240" w:lineRule="auto"/>
              <w:rPr>
                <w:rFonts w:eastAsia="Times New Roman" w:cs="Calibri"/>
                <w:color w:val="000000"/>
                <w:kern w:val="0"/>
                <w:sz w:val="22"/>
                <w14:ligatures w14:val="none"/>
              </w:rPr>
            </w:pPr>
            <w:r w:rsidRPr="005F252C">
              <w:rPr>
                <w:rFonts w:eastAsia="Times New Roman" w:cs="Calibri"/>
                <w:color w:val="000000"/>
                <w:kern w:val="0"/>
                <w:sz w:val="22"/>
                <w14:ligatures w14:val="none"/>
              </w:rPr>
              <w:t>Contract Holder</w:t>
            </w:r>
          </w:p>
        </w:tc>
        <w:tc>
          <w:tcPr>
            <w:tcW w:w="4680" w:type="dxa"/>
            <w:tcBorders>
              <w:top w:val="nil"/>
              <w:left w:val="nil"/>
              <w:bottom w:val="nil"/>
              <w:right w:val="nil"/>
            </w:tcBorders>
            <w:vAlign w:val="bottom"/>
            <w:hideMark/>
          </w:tcPr>
          <w:p w14:paraId="0E89A1FC" w14:textId="77777777" w:rsidR="00951415" w:rsidRPr="005F252C" w:rsidRDefault="00951415" w:rsidP="00951415">
            <w:pPr>
              <w:spacing w:after="0" w:line="240" w:lineRule="auto"/>
              <w:rPr>
                <w:rFonts w:eastAsia="Times New Roman" w:cs="Calibri"/>
                <w:color w:val="000000"/>
                <w:kern w:val="0"/>
                <w:sz w:val="22"/>
                <w14:ligatures w14:val="none"/>
              </w:rPr>
            </w:pPr>
          </w:p>
        </w:tc>
        <w:tc>
          <w:tcPr>
            <w:tcW w:w="2520" w:type="dxa"/>
            <w:tcBorders>
              <w:top w:val="nil"/>
              <w:left w:val="nil"/>
              <w:bottom w:val="nil"/>
              <w:right w:val="nil"/>
            </w:tcBorders>
            <w:vAlign w:val="bottom"/>
            <w:hideMark/>
          </w:tcPr>
          <w:p w14:paraId="5117F55F" w14:textId="77777777" w:rsidR="00951415" w:rsidRPr="005F252C" w:rsidRDefault="00951415" w:rsidP="00951415">
            <w:pPr>
              <w:spacing w:after="0" w:line="240" w:lineRule="auto"/>
              <w:rPr>
                <w:rFonts w:eastAsia="Times New Roman" w:cs="Calibri"/>
                <w:color w:val="000000"/>
                <w:kern w:val="0"/>
                <w:sz w:val="22"/>
                <w14:ligatures w14:val="none"/>
              </w:rPr>
            </w:pPr>
            <w:r w:rsidRPr="005F252C">
              <w:rPr>
                <w:rFonts w:eastAsia="Times New Roman" w:cs="Calibri"/>
                <w:color w:val="000000"/>
                <w:kern w:val="0"/>
                <w:sz w:val="22"/>
                <w14:ligatures w14:val="none"/>
              </w:rPr>
              <w:t>Contract Owner</w:t>
            </w:r>
          </w:p>
        </w:tc>
        <w:tc>
          <w:tcPr>
            <w:tcW w:w="4130" w:type="dxa"/>
            <w:tcBorders>
              <w:top w:val="nil"/>
              <w:left w:val="nil"/>
              <w:bottom w:val="nil"/>
              <w:right w:val="nil"/>
            </w:tcBorders>
            <w:vAlign w:val="bottom"/>
            <w:hideMark/>
          </w:tcPr>
          <w:p w14:paraId="1F2D1987" w14:textId="77777777" w:rsidR="00951415" w:rsidRPr="005F252C" w:rsidRDefault="00951415" w:rsidP="00951415">
            <w:pPr>
              <w:spacing w:after="0" w:line="240" w:lineRule="auto"/>
              <w:rPr>
                <w:rFonts w:eastAsia="Times New Roman" w:cs="Calibri"/>
                <w:color w:val="000000"/>
                <w:kern w:val="0"/>
                <w:sz w:val="22"/>
                <w14:ligatures w14:val="none"/>
              </w:rPr>
            </w:pPr>
          </w:p>
        </w:tc>
      </w:tr>
      <w:tr w:rsidR="00951415" w:rsidRPr="005F252C" w14:paraId="0DBB55C9" w14:textId="77777777" w:rsidTr="00951415">
        <w:trPr>
          <w:trHeight w:val="419"/>
        </w:trPr>
        <w:tc>
          <w:tcPr>
            <w:tcW w:w="2610" w:type="dxa"/>
            <w:tcBorders>
              <w:top w:val="nil"/>
              <w:left w:val="nil"/>
              <w:bottom w:val="nil"/>
              <w:right w:val="nil"/>
            </w:tcBorders>
            <w:vAlign w:val="bottom"/>
          </w:tcPr>
          <w:p w14:paraId="4699535E" w14:textId="77777777" w:rsidR="00951415" w:rsidRPr="005F252C" w:rsidRDefault="00951415" w:rsidP="00951415">
            <w:pPr>
              <w:spacing w:after="0" w:line="240" w:lineRule="auto"/>
              <w:rPr>
                <w:rFonts w:eastAsia="Times New Roman" w:cs="Calibri"/>
                <w:color w:val="000000"/>
                <w:kern w:val="0"/>
                <w:sz w:val="22"/>
                <w14:ligatures w14:val="none"/>
              </w:rPr>
            </w:pPr>
            <w:r w:rsidRPr="005F252C">
              <w:rPr>
                <w:rFonts w:eastAsia="Times New Roman" w:cs="Calibri"/>
                <w:color w:val="000000"/>
                <w:kern w:val="0"/>
                <w:sz w:val="22"/>
                <w14:ligatures w14:val="none"/>
              </w:rPr>
              <w:t>Contractor Site Manager</w:t>
            </w:r>
          </w:p>
        </w:tc>
        <w:tc>
          <w:tcPr>
            <w:tcW w:w="4680" w:type="dxa"/>
            <w:tcBorders>
              <w:top w:val="nil"/>
              <w:left w:val="nil"/>
              <w:bottom w:val="nil"/>
              <w:right w:val="nil"/>
            </w:tcBorders>
            <w:vAlign w:val="bottom"/>
          </w:tcPr>
          <w:p w14:paraId="0320163E" w14:textId="77777777" w:rsidR="00951415" w:rsidRPr="005F252C" w:rsidRDefault="00951415" w:rsidP="00951415">
            <w:pPr>
              <w:spacing w:after="0" w:line="240" w:lineRule="auto"/>
              <w:rPr>
                <w:rFonts w:eastAsia="Times New Roman" w:cs="Calibri"/>
                <w:color w:val="000000"/>
                <w:kern w:val="0"/>
                <w:sz w:val="22"/>
                <w14:ligatures w14:val="none"/>
              </w:rPr>
            </w:pPr>
          </w:p>
        </w:tc>
        <w:tc>
          <w:tcPr>
            <w:tcW w:w="2520" w:type="dxa"/>
            <w:tcBorders>
              <w:top w:val="nil"/>
              <w:left w:val="nil"/>
              <w:bottom w:val="nil"/>
              <w:right w:val="nil"/>
            </w:tcBorders>
            <w:vAlign w:val="bottom"/>
          </w:tcPr>
          <w:p w14:paraId="0101FAE1" w14:textId="77777777" w:rsidR="00951415" w:rsidRPr="005F252C" w:rsidRDefault="00951415" w:rsidP="00951415">
            <w:pPr>
              <w:spacing w:after="0" w:line="240" w:lineRule="auto"/>
              <w:rPr>
                <w:rFonts w:eastAsia="Times New Roman" w:cs="Calibri"/>
                <w:color w:val="000000"/>
                <w:kern w:val="0"/>
                <w:sz w:val="22"/>
                <w14:ligatures w14:val="none"/>
              </w:rPr>
            </w:pPr>
            <w:r w:rsidRPr="005F252C">
              <w:rPr>
                <w:rFonts w:eastAsia="Times New Roman" w:cs="Calibri"/>
                <w:color w:val="000000"/>
                <w:kern w:val="0"/>
                <w:sz w:val="22"/>
                <w14:ligatures w14:val="none"/>
              </w:rPr>
              <w:t>ICV Manager</w:t>
            </w:r>
          </w:p>
        </w:tc>
        <w:tc>
          <w:tcPr>
            <w:tcW w:w="4130" w:type="dxa"/>
            <w:tcBorders>
              <w:top w:val="nil"/>
              <w:left w:val="nil"/>
              <w:bottom w:val="nil"/>
              <w:right w:val="nil"/>
            </w:tcBorders>
            <w:vAlign w:val="bottom"/>
          </w:tcPr>
          <w:p w14:paraId="44023F9D" w14:textId="77777777" w:rsidR="00951415" w:rsidRPr="005F252C" w:rsidRDefault="00951415" w:rsidP="00951415">
            <w:pPr>
              <w:spacing w:after="0" w:line="240" w:lineRule="auto"/>
              <w:rPr>
                <w:rFonts w:eastAsia="Times New Roman" w:cs="Calibri"/>
                <w:color w:val="000000"/>
                <w:kern w:val="0"/>
                <w:sz w:val="22"/>
                <w14:ligatures w14:val="none"/>
              </w:rPr>
            </w:pPr>
          </w:p>
        </w:tc>
      </w:tr>
    </w:tbl>
    <w:tbl>
      <w:tblPr>
        <w:tblStyle w:val="TableGrid12"/>
        <w:tblpPr w:leftFromText="180" w:rightFromText="180" w:vertAnchor="page" w:horzAnchor="margin" w:tblpY="3551"/>
        <w:tblW w:w="0" w:type="auto"/>
        <w:tblLook w:val="04A0" w:firstRow="1" w:lastRow="0" w:firstColumn="1" w:lastColumn="0" w:noHBand="0" w:noVBand="1"/>
        <w:tblPrChange w:id="6702" w:author="Al Oraimi, Ahmed Mubarak OLNG-ICV/T2" w:date="2026-03-29T04:32:00Z" w16du:dateUtc="2026-03-29T00:32:00Z">
          <w:tblPr>
            <w:tblStyle w:val="TableGrid12"/>
            <w:tblpPr w:leftFromText="180" w:rightFromText="180" w:horzAnchor="margin" w:tblpY="2071"/>
            <w:tblW w:w="0" w:type="auto"/>
            <w:tblLook w:val="04A0" w:firstRow="1" w:lastRow="0" w:firstColumn="1" w:lastColumn="0" w:noHBand="0" w:noVBand="1"/>
          </w:tblPr>
        </w:tblPrChange>
      </w:tblPr>
      <w:tblGrid>
        <w:gridCol w:w="2282"/>
        <w:gridCol w:w="7222"/>
        <w:gridCol w:w="2015"/>
        <w:gridCol w:w="2156"/>
        <w:tblGridChange w:id="6703">
          <w:tblGrid>
            <w:gridCol w:w="2282"/>
            <w:gridCol w:w="7222"/>
            <w:gridCol w:w="2015"/>
            <w:gridCol w:w="2156"/>
          </w:tblGrid>
        </w:tblGridChange>
      </w:tblGrid>
      <w:tr w:rsidR="002443C6" w:rsidRPr="005F252C" w14:paraId="38089F41" w14:textId="77777777" w:rsidTr="0033321F">
        <w:trPr>
          <w:trHeight w:val="720"/>
          <w:trPrChange w:id="6704" w:author="Al Oraimi, Ahmed Mubarak OLNG-ICV/T2" w:date="2026-03-29T04:32:00Z" w16du:dateUtc="2026-03-29T00:32:00Z">
            <w:trPr>
              <w:trHeight w:val="1008"/>
            </w:trPr>
          </w:trPrChange>
        </w:trPr>
        <w:tc>
          <w:tcPr>
            <w:tcW w:w="13675" w:type="dxa"/>
            <w:gridSpan w:val="4"/>
            <w:vAlign w:val="center"/>
            <w:tcPrChange w:id="6705" w:author="Al Oraimi, Ahmed Mubarak OLNG-ICV/T2" w:date="2026-03-29T04:32:00Z" w16du:dateUtc="2026-03-29T00:32:00Z">
              <w:tcPr>
                <w:tcW w:w="13675" w:type="dxa"/>
                <w:gridSpan w:val="4"/>
                <w:vAlign w:val="center"/>
              </w:tcPr>
            </w:tcPrChange>
          </w:tcPr>
          <w:p w14:paraId="0E11F018" w14:textId="77777777" w:rsidR="002443C6" w:rsidRPr="005F252C" w:rsidRDefault="002443C6" w:rsidP="0033321F">
            <w:pPr>
              <w:tabs>
                <w:tab w:val="left" w:pos="4815"/>
              </w:tabs>
              <w:spacing w:line="276" w:lineRule="auto"/>
              <w:jc w:val="center"/>
              <w:rPr>
                <w:rFonts w:eastAsia="Aptos" w:cs="Arial"/>
                <w:sz w:val="32"/>
                <w:szCs w:val="36"/>
                <w:rPrChange w:id="6706" w:author="Al Riyami, Azza OLNG-SCC/12" w:date="2026-03-30T14:14:00Z" w16du:dateUtc="2026-03-30T10:14:00Z">
                  <w:rPr>
                    <w:rFonts w:ascii="Engravers MT" w:eastAsia="Aptos" w:hAnsi="Engravers MT" w:cs="Arial"/>
                    <w:sz w:val="32"/>
                    <w:szCs w:val="36"/>
                  </w:rPr>
                </w:rPrChange>
              </w:rPr>
            </w:pPr>
            <w:r w:rsidRPr="005F252C">
              <w:rPr>
                <w:rFonts w:eastAsia="Aptos" w:cs="Arial"/>
                <w:sz w:val="32"/>
                <w:szCs w:val="36"/>
                <w:rPrChange w:id="6707" w:author="Al Riyami, Azza OLNG-SCC/12" w:date="2026-03-30T14:14:00Z" w16du:dateUtc="2026-03-30T10:14:00Z">
                  <w:rPr>
                    <w:rFonts w:ascii="Engravers MT" w:eastAsia="Aptos" w:hAnsi="Engravers MT" w:cs="Arial"/>
                    <w:sz w:val="32"/>
                    <w:szCs w:val="36"/>
                  </w:rPr>
                </w:rPrChange>
              </w:rPr>
              <w:t>ICV_ Nonconformance Register</w:t>
            </w:r>
          </w:p>
          <w:p w14:paraId="61348CC0" w14:textId="77777777" w:rsidR="002443C6" w:rsidRPr="005F252C" w:rsidRDefault="002443C6" w:rsidP="0033321F">
            <w:pPr>
              <w:tabs>
                <w:tab w:val="left" w:pos="4815"/>
              </w:tabs>
              <w:spacing w:line="276" w:lineRule="auto"/>
              <w:rPr>
                <w:rFonts w:eastAsia="Aptos" w:cs="Arial"/>
                <w:u w:val="single"/>
              </w:rPr>
            </w:pPr>
          </w:p>
        </w:tc>
      </w:tr>
      <w:tr w:rsidR="002443C6" w:rsidRPr="005F252C" w14:paraId="6DBFAB43" w14:textId="77777777" w:rsidTr="0033321F">
        <w:tc>
          <w:tcPr>
            <w:tcW w:w="2282" w:type="dxa"/>
            <w:tcBorders>
              <w:bottom w:val="single" w:sz="4" w:space="0" w:color="auto"/>
            </w:tcBorders>
            <w:tcPrChange w:id="6708" w:author="Al Oraimi, Ahmed Mubarak OLNG-ICV/T2" w:date="2026-03-29T04:32:00Z" w16du:dateUtc="2026-03-29T00:32:00Z">
              <w:tcPr>
                <w:tcW w:w="2282" w:type="dxa"/>
                <w:tcBorders>
                  <w:bottom w:val="single" w:sz="4" w:space="0" w:color="auto"/>
                </w:tcBorders>
              </w:tcPr>
            </w:tcPrChange>
          </w:tcPr>
          <w:p w14:paraId="3DD263F8" w14:textId="77777777" w:rsidR="002443C6" w:rsidRPr="005F252C" w:rsidRDefault="002443C6" w:rsidP="0033321F">
            <w:pPr>
              <w:tabs>
                <w:tab w:val="left" w:pos="4815"/>
              </w:tabs>
              <w:rPr>
                <w:rFonts w:eastAsia="Aptos" w:cs="Arial"/>
              </w:rPr>
            </w:pPr>
            <w:r w:rsidRPr="005F252C">
              <w:rPr>
                <w:rFonts w:eastAsia="Aptos" w:cs="Arial"/>
              </w:rPr>
              <w:t>Contract Title:</w:t>
            </w:r>
          </w:p>
        </w:tc>
        <w:tc>
          <w:tcPr>
            <w:tcW w:w="7222" w:type="dxa"/>
            <w:tcBorders>
              <w:bottom w:val="single" w:sz="4" w:space="0" w:color="auto"/>
            </w:tcBorders>
            <w:tcPrChange w:id="6709" w:author="Al Oraimi, Ahmed Mubarak OLNG-ICV/T2" w:date="2026-03-29T04:32:00Z" w16du:dateUtc="2026-03-29T00:32:00Z">
              <w:tcPr>
                <w:tcW w:w="7222" w:type="dxa"/>
                <w:tcBorders>
                  <w:bottom w:val="single" w:sz="4" w:space="0" w:color="auto"/>
                </w:tcBorders>
              </w:tcPr>
            </w:tcPrChange>
          </w:tcPr>
          <w:p w14:paraId="4B51F563" w14:textId="77777777" w:rsidR="002443C6" w:rsidRPr="005F252C" w:rsidRDefault="002443C6" w:rsidP="0033321F">
            <w:pPr>
              <w:tabs>
                <w:tab w:val="left" w:pos="4815"/>
              </w:tabs>
              <w:rPr>
                <w:rFonts w:eastAsia="Aptos" w:cs="Arial"/>
              </w:rPr>
            </w:pPr>
          </w:p>
        </w:tc>
        <w:tc>
          <w:tcPr>
            <w:tcW w:w="2015" w:type="dxa"/>
            <w:tcBorders>
              <w:bottom w:val="single" w:sz="4" w:space="0" w:color="auto"/>
            </w:tcBorders>
            <w:tcPrChange w:id="6710" w:author="Al Oraimi, Ahmed Mubarak OLNG-ICV/T2" w:date="2026-03-29T04:32:00Z" w16du:dateUtc="2026-03-29T00:32:00Z">
              <w:tcPr>
                <w:tcW w:w="2015" w:type="dxa"/>
                <w:tcBorders>
                  <w:bottom w:val="single" w:sz="4" w:space="0" w:color="auto"/>
                </w:tcBorders>
              </w:tcPr>
            </w:tcPrChange>
          </w:tcPr>
          <w:p w14:paraId="223FBE11" w14:textId="77777777" w:rsidR="002443C6" w:rsidRPr="005F252C" w:rsidRDefault="002443C6" w:rsidP="0033321F">
            <w:pPr>
              <w:tabs>
                <w:tab w:val="left" w:pos="4815"/>
              </w:tabs>
              <w:rPr>
                <w:rFonts w:eastAsia="Aptos" w:cs="Arial"/>
              </w:rPr>
            </w:pPr>
            <w:r w:rsidRPr="005F252C">
              <w:rPr>
                <w:rFonts w:eastAsia="Aptos" w:cs="Arial"/>
              </w:rPr>
              <w:t>Contract No.</w:t>
            </w:r>
          </w:p>
        </w:tc>
        <w:tc>
          <w:tcPr>
            <w:tcW w:w="2156" w:type="dxa"/>
            <w:tcBorders>
              <w:bottom w:val="single" w:sz="4" w:space="0" w:color="auto"/>
            </w:tcBorders>
            <w:tcPrChange w:id="6711" w:author="Al Oraimi, Ahmed Mubarak OLNG-ICV/T2" w:date="2026-03-29T04:32:00Z" w16du:dateUtc="2026-03-29T00:32:00Z">
              <w:tcPr>
                <w:tcW w:w="2156" w:type="dxa"/>
                <w:tcBorders>
                  <w:bottom w:val="single" w:sz="4" w:space="0" w:color="auto"/>
                </w:tcBorders>
              </w:tcPr>
            </w:tcPrChange>
          </w:tcPr>
          <w:p w14:paraId="026B699F" w14:textId="77777777" w:rsidR="002443C6" w:rsidRPr="005F252C" w:rsidRDefault="002443C6" w:rsidP="0033321F">
            <w:pPr>
              <w:tabs>
                <w:tab w:val="left" w:pos="4815"/>
              </w:tabs>
              <w:rPr>
                <w:rFonts w:eastAsia="Aptos" w:cs="Arial"/>
              </w:rPr>
            </w:pPr>
          </w:p>
        </w:tc>
      </w:tr>
      <w:tr w:rsidR="002443C6" w:rsidRPr="005F252C" w14:paraId="7E5A67D4" w14:textId="77777777" w:rsidTr="0033321F">
        <w:tc>
          <w:tcPr>
            <w:tcW w:w="2282" w:type="dxa"/>
            <w:tcBorders>
              <w:bottom w:val="single" w:sz="4" w:space="0" w:color="auto"/>
            </w:tcBorders>
            <w:tcPrChange w:id="6712" w:author="Al Oraimi, Ahmed Mubarak OLNG-ICV/T2" w:date="2026-03-29T04:32:00Z" w16du:dateUtc="2026-03-29T00:32:00Z">
              <w:tcPr>
                <w:tcW w:w="2282" w:type="dxa"/>
                <w:tcBorders>
                  <w:bottom w:val="single" w:sz="4" w:space="0" w:color="auto"/>
                </w:tcBorders>
              </w:tcPr>
            </w:tcPrChange>
          </w:tcPr>
          <w:p w14:paraId="6D1A1383" w14:textId="77777777" w:rsidR="002443C6" w:rsidRPr="005F252C" w:rsidRDefault="002443C6" w:rsidP="0033321F">
            <w:pPr>
              <w:tabs>
                <w:tab w:val="left" w:pos="4815"/>
              </w:tabs>
              <w:rPr>
                <w:rFonts w:eastAsia="Aptos" w:cs="Arial"/>
              </w:rPr>
            </w:pPr>
            <w:r w:rsidRPr="005F252C">
              <w:rPr>
                <w:rFonts w:eastAsia="Aptos" w:cs="Arial"/>
              </w:rPr>
              <w:t>Contractor:</w:t>
            </w:r>
          </w:p>
        </w:tc>
        <w:tc>
          <w:tcPr>
            <w:tcW w:w="7222" w:type="dxa"/>
            <w:tcBorders>
              <w:bottom w:val="single" w:sz="4" w:space="0" w:color="auto"/>
            </w:tcBorders>
            <w:tcPrChange w:id="6713" w:author="Al Oraimi, Ahmed Mubarak OLNG-ICV/T2" w:date="2026-03-29T04:32:00Z" w16du:dateUtc="2026-03-29T00:32:00Z">
              <w:tcPr>
                <w:tcW w:w="7222" w:type="dxa"/>
                <w:tcBorders>
                  <w:bottom w:val="single" w:sz="4" w:space="0" w:color="auto"/>
                </w:tcBorders>
              </w:tcPr>
            </w:tcPrChange>
          </w:tcPr>
          <w:p w14:paraId="1C6B8832" w14:textId="77777777" w:rsidR="002443C6" w:rsidRPr="005F252C" w:rsidRDefault="002443C6" w:rsidP="0033321F">
            <w:pPr>
              <w:tabs>
                <w:tab w:val="left" w:pos="4815"/>
              </w:tabs>
              <w:rPr>
                <w:rFonts w:eastAsia="Aptos" w:cs="Arial"/>
              </w:rPr>
            </w:pPr>
          </w:p>
        </w:tc>
        <w:tc>
          <w:tcPr>
            <w:tcW w:w="2015" w:type="dxa"/>
            <w:tcBorders>
              <w:bottom w:val="single" w:sz="4" w:space="0" w:color="auto"/>
            </w:tcBorders>
            <w:tcPrChange w:id="6714" w:author="Al Oraimi, Ahmed Mubarak OLNG-ICV/T2" w:date="2026-03-29T04:32:00Z" w16du:dateUtc="2026-03-29T00:32:00Z">
              <w:tcPr>
                <w:tcW w:w="2015" w:type="dxa"/>
                <w:tcBorders>
                  <w:bottom w:val="single" w:sz="4" w:space="0" w:color="auto"/>
                </w:tcBorders>
              </w:tcPr>
            </w:tcPrChange>
          </w:tcPr>
          <w:p w14:paraId="6454A687" w14:textId="77777777" w:rsidR="002443C6" w:rsidRPr="005F252C" w:rsidRDefault="002443C6" w:rsidP="0033321F">
            <w:pPr>
              <w:tabs>
                <w:tab w:val="left" w:pos="4815"/>
              </w:tabs>
              <w:rPr>
                <w:rFonts w:eastAsia="Aptos" w:cs="Arial"/>
              </w:rPr>
            </w:pPr>
            <w:r w:rsidRPr="005F252C">
              <w:rPr>
                <w:rFonts w:eastAsia="Times New Roman"/>
                <w:kern w:val="0"/>
                <w:sz w:val="22"/>
                <w14:ligatures w14:val="none"/>
              </w:rPr>
              <w:t>Date:</w:t>
            </w:r>
          </w:p>
        </w:tc>
        <w:tc>
          <w:tcPr>
            <w:tcW w:w="2156" w:type="dxa"/>
            <w:tcBorders>
              <w:bottom w:val="single" w:sz="4" w:space="0" w:color="auto"/>
            </w:tcBorders>
            <w:tcPrChange w:id="6715" w:author="Al Oraimi, Ahmed Mubarak OLNG-ICV/T2" w:date="2026-03-29T04:32:00Z" w16du:dateUtc="2026-03-29T00:32:00Z">
              <w:tcPr>
                <w:tcW w:w="2156" w:type="dxa"/>
                <w:tcBorders>
                  <w:bottom w:val="single" w:sz="4" w:space="0" w:color="auto"/>
                </w:tcBorders>
              </w:tcPr>
            </w:tcPrChange>
          </w:tcPr>
          <w:p w14:paraId="1E856402" w14:textId="77777777" w:rsidR="002443C6" w:rsidRPr="005F252C" w:rsidRDefault="002443C6" w:rsidP="0033321F">
            <w:pPr>
              <w:tabs>
                <w:tab w:val="left" w:pos="4815"/>
              </w:tabs>
              <w:rPr>
                <w:rFonts w:eastAsia="Aptos" w:cs="Arial"/>
              </w:rPr>
            </w:pPr>
          </w:p>
        </w:tc>
      </w:tr>
    </w:tbl>
    <w:p w14:paraId="63162031" w14:textId="4201DF14" w:rsidR="002443C6" w:rsidRPr="005F252C" w:rsidRDefault="00951415" w:rsidP="002443C6">
      <w:pPr>
        <w:autoSpaceDE w:val="0"/>
        <w:autoSpaceDN w:val="0"/>
        <w:adjustRightInd w:val="0"/>
        <w:spacing w:after="0" w:line="240" w:lineRule="auto"/>
        <w:jc w:val="center"/>
        <w:rPr>
          <w:rFonts w:eastAsia="Times New Roman" w:cs="Calibri"/>
          <w:kern w:val="0"/>
          <w:sz w:val="28"/>
          <w:szCs w:val="28"/>
          <w:lang w:val="en-GB" w:eastAsia="en-GB"/>
          <w14:ligatures w14:val="none"/>
          <w:rPrChange w:id="6716" w:author="Al Riyami, Azza OLNG-SCC/12" w:date="2026-03-30T14:14:00Z" w16du:dateUtc="2026-03-30T10:14:00Z">
            <w:rPr>
              <w:rFonts w:ascii="Calibri" w:eastAsia="Times New Roman" w:hAnsi="Calibri" w:cs="Calibri"/>
              <w:kern w:val="0"/>
              <w:sz w:val="28"/>
              <w:szCs w:val="28"/>
              <w:lang w:val="en-GB" w:eastAsia="en-GB"/>
              <w14:ligatures w14:val="none"/>
            </w:rPr>
          </w:rPrChange>
        </w:rPr>
      </w:pPr>
      <w:r w:rsidRPr="005F252C">
        <w:rPr>
          <w:rFonts w:eastAsia="Aptos" w:cs="Arial"/>
          <w:noProof/>
        </w:rPr>
        <w:drawing>
          <wp:anchor distT="0" distB="0" distL="114300" distR="114300" simplePos="0" relativeHeight="251658240" behindDoc="0" locked="0" layoutInCell="1" allowOverlap="1" wp14:anchorId="61809304" wp14:editId="6E623D0A">
            <wp:simplePos x="4351957" y="777484"/>
            <wp:positionH relativeFrom="margin">
              <wp:align>center</wp:align>
            </wp:positionH>
            <wp:positionV relativeFrom="margin">
              <wp:align>top</wp:align>
            </wp:positionV>
            <wp:extent cx="1344168" cy="1207008"/>
            <wp:effectExtent l="0" t="0" r="8890" b="0"/>
            <wp:wrapSquare wrapText="bothSides"/>
            <wp:docPr id="1293478366" name="Picture 1">
              <a:extLst xmlns:a="http://schemas.openxmlformats.org/drawingml/2006/main">
                <a:ext uri="{FF2B5EF4-FFF2-40B4-BE49-F238E27FC236}">
                  <a16:creationId xmlns:a16="http://schemas.microsoft.com/office/drawing/2014/main" id="{76BDD38F-49D4-4109-9D0F-22CAE5440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8366" name="Picture 1">
                      <a:extLst>
                        <a:ext uri="{FF2B5EF4-FFF2-40B4-BE49-F238E27FC236}">
                          <a16:creationId xmlns:a16="http://schemas.microsoft.com/office/drawing/2014/main" id="{76BDD38F-49D4-4109-9D0F-22CAE5440442}"/>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44168" cy="1207008"/>
                    </a:xfrm>
                    <a:prstGeom prst="rect">
                      <a:avLst/>
                    </a:prstGeom>
                  </pic:spPr>
                </pic:pic>
              </a:graphicData>
            </a:graphic>
          </wp:anchor>
        </w:drawing>
      </w:r>
      <w:bookmarkEnd w:id="1"/>
    </w:p>
    <w:sectPr w:rsidR="002443C6" w:rsidRPr="005F252C" w:rsidSect="00544364">
      <w:headerReference w:type="default" r:id="rId37"/>
      <w:footerReference w:type="default" r:id="rId38"/>
      <w:pgSz w:w="15840" w:h="12240" w:orient="landscape" w:code="1"/>
      <w:pgMar w:top="1008" w:right="1008" w:bottom="1008" w:left="1008"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87" w:author="Al Gheilani, Mohammed OLNG-ESG" w:date="2025-12-10T09:18:00Z" w:initials="MA">
    <w:p w14:paraId="21407E0B" w14:textId="77777777" w:rsidR="000D6DA9" w:rsidRDefault="000D6DA9" w:rsidP="000D6DA9">
      <w:pPr>
        <w:pStyle w:val="CommentText"/>
      </w:pPr>
      <w:r>
        <w:rPr>
          <w:rStyle w:val="CommentReference"/>
        </w:rPr>
        <w:annotationRef/>
      </w:r>
      <w:r>
        <w:t>Check these still active or replaced by new ones</w:t>
      </w:r>
    </w:p>
  </w:comment>
  <w:comment w:id="775" w:author="Al Hashmi, Ahmed OLNG-ICV/1" w:date="2025-12-06T14:04:00Z" w:initials="AA">
    <w:p w14:paraId="6912286D" w14:textId="77777777" w:rsidR="00BD03F1" w:rsidRDefault="0047730B" w:rsidP="00BD03F1">
      <w:pPr>
        <w:pStyle w:val="CommentText"/>
      </w:pPr>
      <w:r>
        <w:rPr>
          <w:rStyle w:val="CommentReference"/>
        </w:rPr>
        <w:annotationRef/>
      </w:r>
      <w:r w:rsidR="00BD03F1">
        <w:t>There is a discrepancy between Section H and Section D regarding the ICV Plan submission timeline. Section D requires submission within one month, whereas Section H states 14 days. If the 14-day timeline is adopted, we must specify whether these 14 days are calendar days or working days, in order to avoid any confusion or inconvenience.</w:t>
      </w:r>
    </w:p>
  </w:comment>
  <w:comment w:id="776" w:author="Al Hashmi, Ahmed OLNG-ICV/1" w:date="2026-03-04T13:30:00Z" w:initials="AA">
    <w:p w14:paraId="20726EAC" w14:textId="77777777" w:rsidR="00BD03F1" w:rsidRDefault="00BD03F1" w:rsidP="00BD03F1">
      <w:pPr>
        <w:pStyle w:val="CommentText"/>
      </w:pPr>
      <w:r>
        <w:rPr>
          <w:rStyle w:val="CommentReference"/>
        </w:rPr>
        <w:annotationRef/>
      </w:r>
      <w:r>
        <w:t>Changed to one month</w:t>
      </w:r>
    </w:p>
  </w:comment>
  <w:comment w:id="821" w:author="Al Riyami, Azza OLNG-SCC/12" w:date="2026-03-30T14:37:00Z" w:initials="AA">
    <w:p w14:paraId="337A02E6" w14:textId="77777777" w:rsidR="00020B6D" w:rsidRDefault="00020B6D" w:rsidP="00020B6D">
      <w:pPr>
        <w:pStyle w:val="CommentText"/>
      </w:pPr>
      <w:r>
        <w:rPr>
          <w:rStyle w:val="CommentReference"/>
        </w:rPr>
        <w:annotationRef/>
      </w:r>
      <w:r>
        <w:t>This should be A to D</w:t>
      </w:r>
    </w:p>
  </w:comment>
  <w:comment w:id="860" w:author="Al Riyami, Azza OLNG-SCC/12" w:date="2026-03-30T14:38:00Z" w:initials="AA">
    <w:p w14:paraId="7A98E9AE" w14:textId="77777777" w:rsidR="00020B6D" w:rsidRDefault="00020B6D" w:rsidP="00020B6D">
      <w:pPr>
        <w:pStyle w:val="CommentText"/>
      </w:pPr>
      <w:r>
        <w:rPr>
          <w:rStyle w:val="CommentReference"/>
        </w:rPr>
        <w:annotationRef/>
      </w:r>
      <w:r>
        <w:t>Table C is Goods!</w:t>
      </w:r>
    </w:p>
  </w:comment>
  <w:comment w:id="1190" w:author="Al Gheilani, Mohammed OLNG-ESG" w:date="2025-12-10T09:22:00Z" w:initials="MA">
    <w:p w14:paraId="00B12EA6" w14:textId="5107F580" w:rsidR="000D6DA9" w:rsidRDefault="000D6DA9" w:rsidP="000D6DA9">
      <w:pPr>
        <w:pStyle w:val="CommentText"/>
      </w:pPr>
      <w:r>
        <w:rPr>
          <w:rStyle w:val="CommentReference"/>
        </w:rPr>
        <w:annotationRef/>
      </w:r>
      <w:r>
        <w:t xml:space="preserve">Develop non conformance register template to capture nor conformance </w:t>
      </w:r>
    </w:p>
  </w:comment>
  <w:comment w:id="1365" w:author="Al Gheilani, Mohammed OLNG-ESG" w:date="2025-12-10T09:23:00Z" w:initials="MA">
    <w:p w14:paraId="36508BCB" w14:textId="77777777" w:rsidR="000D6DA9" w:rsidRDefault="000D6DA9" w:rsidP="000D6DA9">
      <w:pPr>
        <w:pStyle w:val="CommentText"/>
      </w:pPr>
      <w:r>
        <w:rPr>
          <w:rStyle w:val="CommentReference"/>
        </w:rPr>
        <w:annotationRef/>
      </w:r>
      <w:r>
        <w:t>Labor not anymore MAnpower</w:t>
      </w:r>
    </w:p>
  </w:comment>
  <w:comment w:id="1366" w:author="Al Hashmi, Ahmed OLNG-ICV/1" w:date="2026-03-04T13:33:00Z" w:initials="AA">
    <w:p w14:paraId="2F5D1A5D" w14:textId="77777777" w:rsidR="00BD03F1" w:rsidRDefault="00BD03F1" w:rsidP="00BD03F1">
      <w:pPr>
        <w:pStyle w:val="CommentText"/>
      </w:pPr>
      <w:r>
        <w:rPr>
          <w:rStyle w:val="CommentReference"/>
        </w:rPr>
        <w:annotationRef/>
      </w:r>
      <w:r>
        <w:t xml:space="preserve">Changed </w:t>
      </w:r>
    </w:p>
  </w:comment>
  <w:comment w:id="1553" w:author="Al Hashmi, Ahmed OLNG-ICV/1" w:date="2025-12-06T14:45:00Z" w:initials="AA">
    <w:p w14:paraId="2B4E05BA" w14:textId="29AD0E54" w:rsidR="005A4D9E" w:rsidRDefault="005A4D9E" w:rsidP="005A4D9E">
      <w:pPr>
        <w:pStyle w:val="CommentText"/>
      </w:pPr>
      <w:r>
        <w:rPr>
          <w:rStyle w:val="CommentReference"/>
        </w:rPr>
        <w:annotationRef/>
      </w:r>
      <w:r>
        <w:t xml:space="preserve">This item is duplicated and has already been mentioned in Clause 1.3 </w:t>
      </w:r>
    </w:p>
  </w:comment>
  <w:comment w:id="1611" w:author="Al Riyami, Azza OLNG-SCC/12" w:date="2026-03-30T14:41:00Z" w:initials="AA">
    <w:p w14:paraId="11214287" w14:textId="77777777" w:rsidR="00797CE3" w:rsidRDefault="00797CE3" w:rsidP="00797CE3">
      <w:pPr>
        <w:pStyle w:val="CommentText"/>
      </w:pPr>
      <w:r>
        <w:rPr>
          <w:rStyle w:val="CommentReference"/>
        </w:rPr>
        <w:annotationRef/>
      </w:r>
      <w:r>
        <w:t xml:space="preserve">Appendix G </w:t>
      </w:r>
    </w:p>
  </w:comment>
  <w:comment w:id="2341" w:author="Al Hashmi, Ahmed OLNG-ICV/1" w:date="2025-12-06T16:27:00Z" w:initials="AA">
    <w:p w14:paraId="6DED2957" w14:textId="63F14930" w:rsidR="00F60212" w:rsidRDefault="00F60212" w:rsidP="00F60212">
      <w:pPr>
        <w:pStyle w:val="CommentText"/>
      </w:pPr>
      <w:r>
        <w:rPr>
          <w:rStyle w:val="CommentReference"/>
        </w:rPr>
        <w:annotationRef/>
      </w:r>
      <w:r>
        <w:t>To be 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407E0B" w15:done="0"/>
  <w15:commentEx w15:paraId="6912286D" w15:done="0"/>
  <w15:commentEx w15:paraId="20726EAC" w15:paraIdParent="6912286D" w15:done="0"/>
  <w15:commentEx w15:paraId="337A02E6" w15:done="0"/>
  <w15:commentEx w15:paraId="7A98E9AE" w15:done="0"/>
  <w15:commentEx w15:paraId="00B12EA6" w15:done="0"/>
  <w15:commentEx w15:paraId="36508BCB" w15:done="0"/>
  <w15:commentEx w15:paraId="2F5D1A5D" w15:paraIdParent="36508BCB" w15:done="0"/>
  <w15:commentEx w15:paraId="2B4E05BA" w15:done="0"/>
  <w15:commentEx w15:paraId="11214287" w15:done="0"/>
  <w15:commentEx w15:paraId="6DED29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2574E1" w16cex:dateUtc="2025-12-10T05:18:00Z"/>
  <w16cex:commentExtensible w16cex:durableId="743934A0" w16cex:dateUtc="2025-12-06T10:04:00Z">
    <w16cex:extLst>
      <w16:ext w16:uri="{CE6994B0-6A32-4C9F-8C6B-6E91EDA988CE}">
        <cr:reactions xmlns:cr="http://schemas.microsoft.com/office/comments/2020/reactions">
          <cr:reaction reactionType="1">
            <cr:reactionInfo dateUtc="2026-03-04T09:29:54Z">
              <cr:user userId="S::QAHHA7@omanlng.co.om::ef06a2bd-e70b-4723-adb3-d1d429e86b7b" userProvider="AD" userName="Al Hashmi, Ahmed OLNG-ICV/1"/>
            </cr:reactionInfo>
          </cr:reaction>
        </cr:reactions>
      </w16:ext>
    </w16cex:extLst>
  </w16cex:commentExtensible>
  <w16cex:commentExtensible w16cex:durableId="2D2192E8" w16cex:dateUtc="2026-03-04T09:30:00Z"/>
  <w16cex:commentExtensible w16cex:durableId="7F8CB75E" w16cex:dateUtc="2026-03-30T10:37:00Z"/>
  <w16cex:commentExtensible w16cex:durableId="75CC6DCC" w16cex:dateUtc="2026-03-30T10:38:00Z"/>
  <w16cex:commentExtensible w16cex:durableId="42B90410" w16cex:dateUtc="2025-12-10T05:22:00Z"/>
  <w16cex:commentExtensible w16cex:durableId="52E5FDD4" w16cex:dateUtc="2025-12-10T05:23:00Z"/>
  <w16cex:commentExtensible w16cex:durableId="08EB8CC0" w16cex:dateUtc="2026-03-04T09:33:00Z"/>
  <w16cex:commentExtensible w16cex:durableId="17DBA954" w16cex:dateUtc="2025-12-06T10:45:00Z"/>
  <w16cex:commentExtensible w16cex:durableId="3602FB09" w16cex:dateUtc="2026-03-30T10:41:00Z"/>
  <w16cex:commentExtensible w16cex:durableId="519C1E37" w16cex:dateUtc="2025-12-06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407E0B" w16cid:durableId="192574E1"/>
  <w16cid:commentId w16cid:paraId="6912286D" w16cid:durableId="743934A0"/>
  <w16cid:commentId w16cid:paraId="20726EAC" w16cid:durableId="2D2192E8"/>
  <w16cid:commentId w16cid:paraId="337A02E6" w16cid:durableId="7F8CB75E"/>
  <w16cid:commentId w16cid:paraId="7A98E9AE" w16cid:durableId="75CC6DCC"/>
  <w16cid:commentId w16cid:paraId="00B12EA6" w16cid:durableId="42B90410"/>
  <w16cid:commentId w16cid:paraId="36508BCB" w16cid:durableId="52E5FDD4"/>
  <w16cid:commentId w16cid:paraId="2F5D1A5D" w16cid:durableId="08EB8CC0"/>
  <w16cid:commentId w16cid:paraId="2B4E05BA" w16cid:durableId="17DBA954"/>
  <w16cid:commentId w16cid:paraId="11214287" w16cid:durableId="3602FB09"/>
  <w16cid:commentId w16cid:paraId="6DED2957" w16cid:durableId="519C1E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C19EF" w14:textId="77777777" w:rsidR="00DC64E8" w:rsidRDefault="00DC64E8">
      <w:r>
        <w:separator/>
      </w:r>
    </w:p>
  </w:endnote>
  <w:endnote w:type="continuationSeparator" w:id="0">
    <w:p w14:paraId="4176EC90" w14:textId="77777777" w:rsidR="00DC64E8" w:rsidRDefault="00DC6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j-lt">
    <w:altName w:val="Times New Roman"/>
    <w:panose1 w:val="00000000000000000000"/>
    <w:charset w:val="00"/>
    <w:family w:val="roman"/>
    <w:notTrueType/>
    <w:pitch w:val="default"/>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6EC2" w14:textId="095E5192" w:rsidR="00F41B07" w:rsidRPr="00DE1E90" w:rsidRDefault="00EB2164" w:rsidP="0081220C">
    <w:pPr>
      <w:pBdr>
        <w:top w:val="single" w:sz="6" w:space="1" w:color="auto"/>
      </w:pBdr>
      <w:tabs>
        <w:tab w:val="right" w:pos="9072"/>
      </w:tabs>
      <w:spacing w:after="0" w:line="240" w:lineRule="auto"/>
      <w:jc w:val="both"/>
      <w:rPr>
        <w:rFonts w:eastAsia="Times New Roman" w:cs="Times New Roman"/>
        <w:kern w:val="0"/>
        <w:sz w:val="18"/>
        <w:szCs w:val="18"/>
        <w:lang w:val="en-GB" w:eastAsia="en-GB"/>
        <w14:ligatures w14:val="none"/>
        <w:rPrChange w:id="3905"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pPr>
    <w:r w:rsidRPr="00DE1E90">
      <w:rPr>
        <w:rFonts w:eastAsia="Times New Roman" w:cs="Times New Roman"/>
        <w:kern w:val="0"/>
        <w:sz w:val="18"/>
        <w:szCs w:val="18"/>
        <w:lang w:val="en-GB" w:eastAsia="en-GB"/>
        <w14:ligatures w14:val="none"/>
        <w:rPrChange w:id="3906"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Section H – In Country Value</w:t>
    </w:r>
    <w:ins w:id="3907" w:author="Al Riyami, Azza OLNG-SCC/12" w:date="2026-03-30T14:12:00Z" w16du:dateUtc="2026-03-30T10:12:00Z">
      <w:r w:rsidR="00DE1E90" w:rsidRPr="00DE1E90">
        <w:rPr>
          <w:rFonts w:eastAsia="Times New Roman" w:cs="Times New Roman"/>
          <w:kern w:val="0"/>
          <w:sz w:val="18"/>
          <w:szCs w:val="18"/>
          <w:lang w:val="en-GB" w:eastAsia="en-GB"/>
          <w14:ligatures w14:val="none"/>
          <w:rPrChange w:id="3908"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 xml:space="preserve"> Requirements</w:t>
      </w:r>
    </w:ins>
    <w:ins w:id="3909" w:author="Al Oraimi, Ahmed Mubarak OLNG-ICV/T2" w:date="2026-03-29T08:36:00Z" w16du:dateUtc="2026-03-29T04:36:00Z">
      <w:del w:id="3910" w:author="Al Riyami, Azza OLNG-SCC/12" w:date="2026-03-30T14:12:00Z" w16du:dateUtc="2026-03-30T10:12:00Z">
        <w:r w:rsidR="00056479" w:rsidRPr="00DE1E90" w:rsidDel="00DE1E90">
          <w:rPr>
            <w:rFonts w:eastAsia="Times New Roman" w:cs="Times New Roman"/>
            <w:kern w:val="0"/>
            <w:sz w:val="18"/>
            <w:szCs w:val="18"/>
            <w:lang w:val="en-GB" w:eastAsia="en-GB"/>
            <w14:ligatures w14:val="none"/>
            <w:rPrChange w:id="3911"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delText xml:space="preserve">                         </w:delText>
        </w:r>
      </w:del>
      <w:r w:rsidR="00056479" w:rsidRPr="00DE1E90">
        <w:rPr>
          <w:rFonts w:eastAsia="Times New Roman" w:cs="Times New Roman"/>
          <w:kern w:val="0"/>
          <w:sz w:val="18"/>
          <w:szCs w:val="18"/>
          <w:lang w:val="en-GB" w:eastAsia="en-GB"/>
          <w14:ligatures w14:val="none"/>
          <w:rPrChange w:id="3912"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 xml:space="preserve">                                                                                     </w:t>
      </w:r>
    </w:ins>
    <w:r w:rsidRPr="00DE1E90">
      <w:rPr>
        <w:rFonts w:eastAsia="Times New Roman" w:cs="Times New Roman"/>
        <w:kern w:val="0"/>
        <w:sz w:val="18"/>
        <w:szCs w:val="18"/>
        <w:lang w:val="en-GB" w:eastAsia="en-GB"/>
        <w14:ligatures w14:val="none"/>
        <w:rPrChange w:id="3913"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ab/>
    </w:r>
    <w:ins w:id="3914" w:author="Al Oraimi, Ahmed Mubarak OLNG-ICV/T2" w:date="2026-03-29T08:36:00Z" w16du:dateUtc="2026-03-29T04:36:00Z">
      <w:r w:rsidR="00056479" w:rsidRPr="00DE1E90">
        <w:rPr>
          <w:rFonts w:eastAsia="Times New Roman" w:cs="Times New Roman"/>
          <w:kern w:val="0"/>
          <w:sz w:val="18"/>
          <w:szCs w:val="18"/>
          <w:lang w:val="en-GB" w:eastAsia="en-GB"/>
          <w14:ligatures w14:val="none"/>
          <w:rPrChange w:id="3915"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 xml:space="preserve">             </w:t>
      </w:r>
    </w:ins>
    <w:r w:rsidRPr="00DE1E90">
      <w:rPr>
        <w:rFonts w:eastAsia="Times New Roman" w:cs="Times New Roman"/>
        <w:kern w:val="0"/>
        <w:sz w:val="18"/>
        <w:szCs w:val="18"/>
        <w:lang w:val="en-GB" w:eastAsia="en-GB"/>
        <w14:ligatures w14:val="none"/>
        <w:rPrChange w:id="3916"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 xml:space="preserve">Page </w:t>
    </w:r>
    <w:r w:rsidRPr="00DE1E90">
      <w:rPr>
        <w:rFonts w:eastAsia="Times New Roman" w:cs="Times New Roman"/>
        <w:kern w:val="0"/>
        <w:sz w:val="18"/>
        <w:szCs w:val="18"/>
        <w:lang w:val="en-GB" w:eastAsia="en-GB"/>
        <w14:ligatures w14:val="none"/>
        <w:rPrChange w:id="3917"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fldChar w:fldCharType="begin"/>
    </w:r>
    <w:r w:rsidRPr="00DE1E90">
      <w:rPr>
        <w:rFonts w:eastAsia="Times New Roman" w:cs="Times New Roman"/>
        <w:kern w:val="0"/>
        <w:sz w:val="18"/>
        <w:szCs w:val="18"/>
        <w:lang w:val="en-GB" w:eastAsia="en-GB"/>
        <w14:ligatures w14:val="none"/>
        <w:rPrChange w:id="3918"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instrText xml:space="preserve"> PAGE </w:instrText>
    </w:r>
    <w:r w:rsidRPr="00DE1E90">
      <w:rPr>
        <w:rFonts w:eastAsia="Times New Roman" w:cs="Times New Roman"/>
        <w:kern w:val="0"/>
        <w:sz w:val="18"/>
        <w:szCs w:val="18"/>
        <w:lang w:val="en-GB" w:eastAsia="en-GB"/>
        <w14:ligatures w14:val="none"/>
        <w:rPrChange w:id="3919"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fldChar w:fldCharType="separate"/>
    </w:r>
    <w:r w:rsidRPr="00DE1E90">
      <w:rPr>
        <w:rFonts w:eastAsia="Times New Roman" w:cs="Times New Roman"/>
        <w:kern w:val="0"/>
        <w:sz w:val="18"/>
        <w:szCs w:val="18"/>
        <w:lang w:val="en-GB" w:eastAsia="en-GB"/>
        <w14:ligatures w14:val="none"/>
        <w:rPrChange w:id="3920"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16</w:t>
    </w:r>
    <w:r w:rsidRPr="00DE1E90">
      <w:rPr>
        <w:rFonts w:eastAsia="Times New Roman" w:cs="Times New Roman"/>
        <w:kern w:val="0"/>
        <w:sz w:val="18"/>
        <w:szCs w:val="18"/>
        <w:lang w:val="en-GB" w:eastAsia="en-GB"/>
        <w14:ligatures w14:val="none"/>
        <w:rPrChange w:id="3921"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fldChar w:fldCharType="end"/>
    </w:r>
    <w:r w:rsidRPr="00DE1E90">
      <w:rPr>
        <w:rFonts w:eastAsia="Times New Roman" w:cs="Times New Roman"/>
        <w:kern w:val="0"/>
        <w:sz w:val="18"/>
        <w:szCs w:val="18"/>
        <w:lang w:val="en-GB" w:eastAsia="en-GB"/>
        <w14:ligatures w14:val="none"/>
        <w:rPrChange w:id="3922"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 xml:space="preserve"> of </w:t>
    </w:r>
    <w:r w:rsidRPr="00DE1E90">
      <w:rPr>
        <w:rFonts w:eastAsia="Times New Roman" w:cs="Times New Roman"/>
        <w:kern w:val="0"/>
        <w:sz w:val="18"/>
        <w:szCs w:val="18"/>
        <w:lang w:val="en-GB" w:eastAsia="en-GB"/>
        <w14:ligatures w14:val="none"/>
        <w:rPrChange w:id="3923"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fldChar w:fldCharType="begin"/>
    </w:r>
    <w:r w:rsidRPr="00DE1E90">
      <w:rPr>
        <w:rFonts w:eastAsia="Times New Roman" w:cs="Times New Roman"/>
        <w:kern w:val="0"/>
        <w:sz w:val="18"/>
        <w:szCs w:val="18"/>
        <w:lang w:val="en-GB" w:eastAsia="en-GB"/>
        <w14:ligatures w14:val="none"/>
        <w:rPrChange w:id="3924"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instrText xml:space="preserve"> NUMPAGES </w:instrText>
    </w:r>
    <w:r w:rsidRPr="00DE1E90">
      <w:rPr>
        <w:rFonts w:eastAsia="Times New Roman" w:cs="Times New Roman"/>
        <w:kern w:val="0"/>
        <w:sz w:val="18"/>
        <w:szCs w:val="18"/>
        <w:lang w:val="en-GB" w:eastAsia="en-GB"/>
        <w14:ligatures w14:val="none"/>
        <w:rPrChange w:id="3925"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fldChar w:fldCharType="separate"/>
    </w:r>
    <w:r w:rsidRPr="00DE1E90">
      <w:rPr>
        <w:rFonts w:eastAsia="Times New Roman" w:cs="Times New Roman"/>
        <w:kern w:val="0"/>
        <w:sz w:val="18"/>
        <w:szCs w:val="18"/>
        <w:lang w:val="en-GB" w:eastAsia="en-GB"/>
        <w14:ligatures w14:val="none"/>
        <w:rPrChange w:id="3926"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t>33</w:t>
    </w:r>
    <w:r w:rsidRPr="00DE1E90">
      <w:rPr>
        <w:rFonts w:eastAsia="Times New Roman" w:cs="Times New Roman"/>
        <w:kern w:val="0"/>
        <w:sz w:val="18"/>
        <w:szCs w:val="18"/>
        <w:lang w:val="en-GB" w:eastAsia="en-GB"/>
        <w14:ligatures w14:val="none"/>
        <w:rPrChange w:id="3927" w:author="Al Riyami, Azza OLNG-SCC/12" w:date="2026-03-30T14:13:00Z" w16du:dateUtc="2026-03-30T10:13:00Z">
          <w:rPr>
            <w:rFonts w:ascii="Times New Roman" w:eastAsia="Times New Roman" w:hAnsi="Times New Roman" w:cs="Times New Roman"/>
            <w:kern w:val="0"/>
            <w:sz w:val="18"/>
            <w:szCs w:val="18"/>
            <w:lang w:val="en-GB" w:eastAsia="en-GB"/>
            <w14:ligatures w14:val="none"/>
          </w:rPr>
        </w:rPrChan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E20" w14:textId="4380E257" w:rsidR="00F41B07" w:rsidRPr="00FA3514" w:rsidRDefault="00F41B07" w:rsidP="00432631">
    <w:pPr>
      <w:pStyle w:val="Footer"/>
      <w:pBdr>
        <w:top w:val="single" w:sz="6" w:space="1" w:color="auto"/>
      </w:pBdr>
      <w:tabs>
        <w:tab w:val="clear" w:pos="4153"/>
        <w:tab w:val="clear" w:pos="8306"/>
        <w:tab w:val="right" w:pos="9072"/>
      </w:tabs>
      <w:jc w:val="both"/>
      <w:rPr>
        <w:sz w:val="18"/>
        <w:szCs w:val="18"/>
      </w:rPr>
    </w:pPr>
    <w:r w:rsidRPr="00FA3514">
      <w:rPr>
        <w:sz w:val="18"/>
        <w:szCs w:val="18"/>
      </w:rPr>
      <w:t>Section H – In Country Value</w:t>
    </w:r>
    <w:r>
      <w:rPr>
        <w:sz w:val="18"/>
        <w:szCs w:val="18"/>
      </w:rPr>
      <w:t xml:space="preserve"> (Rev. </w:t>
    </w:r>
    <w:r w:rsidR="00FD7DCB">
      <w:rPr>
        <w:sz w:val="18"/>
        <w:szCs w:val="18"/>
      </w:rPr>
      <w:t>2</w:t>
    </w:r>
    <w:r>
      <w:rPr>
        <w:sz w:val="18"/>
        <w:szCs w:val="18"/>
      </w:rPr>
      <w:t>)</w:t>
    </w:r>
    <w:r w:rsidRPr="00FA3514">
      <w:rPr>
        <w:sz w:val="18"/>
        <w:szCs w:val="18"/>
      </w:rPr>
      <w:tab/>
      <w:t xml:space="preserve">Page </w:t>
    </w:r>
    <w:r w:rsidRPr="00FA3514">
      <w:rPr>
        <w:sz w:val="18"/>
        <w:szCs w:val="18"/>
      </w:rPr>
      <w:fldChar w:fldCharType="begin"/>
    </w:r>
    <w:r w:rsidRPr="00FA3514">
      <w:rPr>
        <w:sz w:val="18"/>
        <w:szCs w:val="18"/>
      </w:rPr>
      <w:instrText xml:space="preserve"> PAGE </w:instrText>
    </w:r>
    <w:r w:rsidRPr="00FA3514">
      <w:rPr>
        <w:sz w:val="18"/>
        <w:szCs w:val="18"/>
      </w:rPr>
      <w:fldChar w:fldCharType="separate"/>
    </w:r>
    <w:r w:rsidR="00420520">
      <w:rPr>
        <w:noProof/>
        <w:sz w:val="18"/>
        <w:szCs w:val="18"/>
      </w:rPr>
      <w:t>1</w:t>
    </w:r>
    <w:r w:rsidRPr="00FA3514">
      <w:rPr>
        <w:sz w:val="18"/>
        <w:szCs w:val="18"/>
      </w:rPr>
      <w:fldChar w:fldCharType="end"/>
    </w:r>
    <w:r w:rsidRPr="00FA3514">
      <w:rPr>
        <w:sz w:val="18"/>
        <w:szCs w:val="18"/>
      </w:rPr>
      <w:t xml:space="preserve"> of </w:t>
    </w:r>
    <w:r w:rsidRPr="00FA3514">
      <w:rPr>
        <w:sz w:val="18"/>
        <w:szCs w:val="18"/>
      </w:rPr>
      <w:fldChar w:fldCharType="begin"/>
    </w:r>
    <w:r w:rsidRPr="00FA3514">
      <w:rPr>
        <w:sz w:val="18"/>
        <w:szCs w:val="18"/>
      </w:rPr>
      <w:instrText xml:space="preserve"> NUMPAGES </w:instrText>
    </w:r>
    <w:r w:rsidRPr="00FA3514">
      <w:rPr>
        <w:sz w:val="18"/>
        <w:szCs w:val="18"/>
      </w:rPr>
      <w:fldChar w:fldCharType="separate"/>
    </w:r>
    <w:r w:rsidR="00420520">
      <w:rPr>
        <w:noProof/>
        <w:sz w:val="18"/>
        <w:szCs w:val="18"/>
      </w:rPr>
      <w:t>15</w:t>
    </w:r>
    <w:r w:rsidRPr="00FA3514">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1483" w14:textId="7F488BA7" w:rsidR="00B04E51" w:rsidRPr="0093237D" w:rsidRDefault="0081220C" w:rsidP="00EC0C33">
    <w:pPr>
      <w:pBdr>
        <w:top w:val="single" w:sz="6" w:space="1" w:color="auto"/>
      </w:pBdr>
      <w:tabs>
        <w:tab w:val="right" w:pos="9072"/>
      </w:tabs>
      <w:spacing w:after="0" w:line="240" w:lineRule="auto"/>
      <w:jc w:val="both"/>
    </w:pPr>
    <w:r w:rsidRPr="0093237D">
      <w:rPr>
        <w:rFonts w:eastAsia="Times New Roman" w:cs="Times New Roman"/>
        <w:kern w:val="0"/>
        <w:sz w:val="18"/>
        <w:szCs w:val="18"/>
        <w:lang w:val="en-GB" w:eastAsia="en-GB"/>
        <w14:ligatures w14:val="none"/>
        <w:rPrChange w:id="4677"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Section H – In Country Value</w:t>
    </w:r>
    <w:r w:rsidR="00EC0C33" w:rsidRPr="0093237D">
      <w:rPr>
        <w:rFonts w:eastAsia="Times New Roman" w:cs="Times New Roman"/>
        <w:kern w:val="0"/>
        <w:sz w:val="18"/>
        <w:szCs w:val="18"/>
        <w:lang w:val="en-GB" w:eastAsia="en-GB"/>
        <w14:ligatures w14:val="none"/>
        <w:rPrChange w:id="4678"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 </w:t>
    </w:r>
    <w:ins w:id="4679" w:author="Al Riyami, Azza OLNG-SCC/12" w:date="2026-03-30T14:31:00Z" w16du:dateUtc="2026-03-30T10:31:00Z">
      <w:r w:rsidR="0093237D">
        <w:rPr>
          <w:rFonts w:eastAsia="Times New Roman" w:cs="Times New Roman"/>
          <w:kern w:val="0"/>
          <w:sz w:val="18"/>
          <w:szCs w:val="18"/>
          <w:lang w:val="en-GB" w:eastAsia="en-GB"/>
          <w14:ligatures w14:val="none"/>
        </w:rPr>
        <w:t>Requirements</w:t>
      </w:r>
    </w:ins>
    <w:del w:id="4680" w:author="Al Riyami, Azza OLNG-SCC/12" w:date="2026-03-30T14:31:00Z" w16du:dateUtc="2026-03-30T10:31:00Z">
      <w:r w:rsidR="00EC0C33" w:rsidRPr="0093237D" w:rsidDel="0093237D">
        <w:rPr>
          <w:rFonts w:eastAsia="Times New Roman" w:cs="Times New Roman"/>
          <w:kern w:val="0"/>
          <w:sz w:val="18"/>
          <w:szCs w:val="18"/>
          <w:lang w:val="en-GB" w:eastAsia="en-GB"/>
          <w14:ligatures w14:val="none"/>
          <w:rPrChange w:id="4681"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delText xml:space="preserve"> </w:delText>
      </w:r>
    </w:del>
    <w:r w:rsidR="00EC0C33" w:rsidRPr="0093237D">
      <w:rPr>
        <w:rFonts w:eastAsia="Times New Roman" w:cs="Times New Roman"/>
        <w:kern w:val="0"/>
        <w:sz w:val="18"/>
        <w:szCs w:val="18"/>
        <w:lang w:val="en-GB" w:eastAsia="en-GB"/>
        <w14:ligatures w14:val="none"/>
        <w:rPrChange w:id="4682"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                                                                                                                                                                                                                                                                </w:t>
    </w:r>
    <w:ins w:id="4683" w:author="Al Oraimi, Ahmed Mubarak OLNG-ICV/T2" w:date="2026-03-29T08:27:00Z" w16du:dateUtc="2026-03-29T04:27:00Z">
      <w:r w:rsidR="00AD2F62" w:rsidRPr="0093237D">
        <w:rPr>
          <w:rFonts w:eastAsia="Times New Roman" w:cs="Times New Roman"/>
          <w:kern w:val="0"/>
          <w:sz w:val="18"/>
          <w:szCs w:val="18"/>
          <w:lang w:val="en-GB" w:eastAsia="en-GB"/>
          <w14:ligatures w14:val="none"/>
          <w:rPrChange w:id="4684"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                 </w:t>
      </w:r>
    </w:ins>
    <w:del w:id="4685" w:author="Al Oraimi, Ahmed Mubarak OLNG-ICV/T2" w:date="2026-03-29T08:27:00Z" w16du:dateUtc="2026-03-29T04:27:00Z">
      <w:r w:rsidRPr="0093237D" w:rsidDel="00AD2F62">
        <w:rPr>
          <w:rFonts w:eastAsia="Times New Roman" w:cs="Times New Roman"/>
          <w:kern w:val="0"/>
          <w:sz w:val="18"/>
          <w:szCs w:val="18"/>
          <w:lang w:val="en-GB" w:eastAsia="en-GB"/>
          <w14:ligatures w14:val="none"/>
          <w:rPrChange w:id="4686"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ab/>
      </w:r>
    </w:del>
    <w:r w:rsidRPr="0093237D">
      <w:rPr>
        <w:rFonts w:eastAsia="Times New Roman" w:cs="Times New Roman"/>
        <w:kern w:val="0"/>
        <w:sz w:val="18"/>
        <w:szCs w:val="18"/>
        <w:lang w:val="en-GB" w:eastAsia="en-GB"/>
        <w14:ligatures w14:val="none"/>
        <w:rPrChange w:id="4687"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Page </w:t>
    </w:r>
    <w:r w:rsidRPr="0093237D">
      <w:rPr>
        <w:rFonts w:eastAsia="Times New Roman" w:cs="Times New Roman"/>
        <w:kern w:val="0"/>
        <w:sz w:val="18"/>
        <w:szCs w:val="18"/>
        <w:lang w:val="en-GB" w:eastAsia="en-GB"/>
        <w14:ligatures w14:val="none"/>
        <w:rPrChange w:id="4688"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begin"/>
    </w:r>
    <w:r w:rsidRPr="0093237D">
      <w:rPr>
        <w:rFonts w:eastAsia="Times New Roman" w:cs="Times New Roman"/>
        <w:kern w:val="0"/>
        <w:sz w:val="18"/>
        <w:szCs w:val="18"/>
        <w:lang w:val="en-GB" w:eastAsia="en-GB"/>
        <w14:ligatures w14:val="none"/>
        <w:rPrChange w:id="4689"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instrText xml:space="preserve"> PAGE </w:instrText>
    </w:r>
    <w:r w:rsidRPr="0093237D">
      <w:rPr>
        <w:rFonts w:eastAsia="Times New Roman" w:cs="Times New Roman"/>
        <w:kern w:val="0"/>
        <w:sz w:val="18"/>
        <w:szCs w:val="18"/>
        <w:lang w:val="en-GB" w:eastAsia="en-GB"/>
        <w14:ligatures w14:val="none"/>
        <w:rPrChange w:id="4690"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separate"/>
    </w:r>
    <w:r w:rsidRPr="0093237D">
      <w:rPr>
        <w:rFonts w:eastAsia="Times New Roman" w:cs="Times New Roman"/>
        <w:kern w:val="0"/>
        <w:sz w:val="18"/>
        <w:szCs w:val="18"/>
        <w:lang w:val="en-GB" w:eastAsia="en-GB"/>
        <w14:ligatures w14:val="none"/>
        <w:rPrChange w:id="4691"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17</w:t>
    </w:r>
    <w:r w:rsidRPr="0093237D">
      <w:rPr>
        <w:rFonts w:eastAsia="Times New Roman" w:cs="Times New Roman"/>
        <w:kern w:val="0"/>
        <w:sz w:val="18"/>
        <w:szCs w:val="18"/>
        <w:lang w:val="en-GB" w:eastAsia="en-GB"/>
        <w14:ligatures w14:val="none"/>
        <w:rPrChange w:id="4692"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end"/>
    </w:r>
    <w:r w:rsidRPr="0093237D">
      <w:rPr>
        <w:rFonts w:eastAsia="Times New Roman" w:cs="Times New Roman"/>
        <w:kern w:val="0"/>
        <w:sz w:val="18"/>
        <w:szCs w:val="18"/>
        <w:lang w:val="en-GB" w:eastAsia="en-GB"/>
        <w14:ligatures w14:val="none"/>
        <w:rPrChange w:id="4693"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 of </w:t>
    </w:r>
    <w:r w:rsidRPr="0093237D">
      <w:rPr>
        <w:rFonts w:eastAsia="Times New Roman" w:cs="Times New Roman"/>
        <w:kern w:val="0"/>
        <w:sz w:val="18"/>
        <w:szCs w:val="18"/>
        <w:lang w:val="en-GB" w:eastAsia="en-GB"/>
        <w14:ligatures w14:val="none"/>
        <w:rPrChange w:id="4694"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begin"/>
    </w:r>
    <w:r w:rsidRPr="0093237D">
      <w:rPr>
        <w:rFonts w:eastAsia="Times New Roman" w:cs="Times New Roman"/>
        <w:kern w:val="0"/>
        <w:sz w:val="18"/>
        <w:szCs w:val="18"/>
        <w:lang w:val="en-GB" w:eastAsia="en-GB"/>
        <w14:ligatures w14:val="none"/>
        <w:rPrChange w:id="4695"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instrText xml:space="preserve"> NUMPAGES </w:instrText>
    </w:r>
    <w:r w:rsidRPr="0093237D">
      <w:rPr>
        <w:rFonts w:eastAsia="Times New Roman" w:cs="Times New Roman"/>
        <w:kern w:val="0"/>
        <w:sz w:val="18"/>
        <w:szCs w:val="18"/>
        <w:lang w:val="en-GB" w:eastAsia="en-GB"/>
        <w14:ligatures w14:val="none"/>
        <w:rPrChange w:id="4696"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separate"/>
    </w:r>
    <w:r w:rsidRPr="0093237D">
      <w:rPr>
        <w:rFonts w:eastAsia="Times New Roman" w:cs="Times New Roman"/>
        <w:kern w:val="0"/>
        <w:sz w:val="18"/>
        <w:szCs w:val="18"/>
        <w:lang w:val="en-GB" w:eastAsia="en-GB"/>
        <w14:ligatures w14:val="none"/>
        <w:rPrChange w:id="4697"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33</w:t>
    </w:r>
    <w:r w:rsidRPr="0093237D">
      <w:rPr>
        <w:rFonts w:eastAsia="Times New Roman" w:cs="Times New Roman"/>
        <w:kern w:val="0"/>
        <w:sz w:val="18"/>
        <w:szCs w:val="18"/>
        <w:lang w:val="en-GB" w:eastAsia="en-GB"/>
        <w14:ligatures w14:val="none"/>
        <w:rPrChange w:id="4698"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A2AD" w14:textId="494D7A4C" w:rsidR="005D6A69" w:rsidRPr="0093237D" w:rsidRDefault="005D6A69" w:rsidP="005D6A69">
    <w:pPr>
      <w:pBdr>
        <w:top w:val="single" w:sz="6" w:space="1" w:color="auto"/>
      </w:pBdr>
      <w:tabs>
        <w:tab w:val="right" w:pos="9072"/>
      </w:tabs>
      <w:spacing w:after="0" w:line="240" w:lineRule="auto"/>
      <w:jc w:val="both"/>
      <w:rPr>
        <w:rFonts w:eastAsia="Times New Roman" w:cs="Times New Roman"/>
        <w:kern w:val="0"/>
        <w:sz w:val="18"/>
        <w:szCs w:val="18"/>
        <w:lang w:val="en-GB" w:eastAsia="en-GB"/>
        <w14:ligatures w14:val="none"/>
        <w:rPrChange w:id="6635"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pPr>
    <w:r w:rsidRPr="0093237D">
      <w:rPr>
        <w:rFonts w:eastAsia="Times New Roman" w:cs="Times New Roman"/>
        <w:kern w:val="0"/>
        <w:sz w:val="18"/>
        <w:szCs w:val="18"/>
        <w:lang w:val="en-GB" w:eastAsia="en-GB"/>
        <w14:ligatures w14:val="none"/>
        <w:rPrChange w:id="6636"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Section H – In Country Value</w:t>
    </w:r>
    <w:ins w:id="6637" w:author="Al Oraimi, Ahmed Mubarak OLNG-ICV/T2" w:date="2026-03-29T08:26:00Z" w16du:dateUtc="2026-03-29T04:26:00Z">
      <w:r w:rsidR="007C170C" w:rsidRPr="0093237D">
        <w:rPr>
          <w:rFonts w:eastAsia="Times New Roman" w:cs="Times New Roman"/>
          <w:kern w:val="0"/>
          <w:sz w:val="18"/>
          <w:szCs w:val="18"/>
          <w:lang w:val="en-GB" w:eastAsia="en-GB"/>
          <w14:ligatures w14:val="none"/>
          <w:rPrChange w:id="6638"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                                                                                   </w:t>
      </w:r>
    </w:ins>
    <w:r w:rsidRPr="0093237D">
      <w:rPr>
        <w:rFonts w:eastAsia="Times New Roman" w:cs="Times New Roman"/>
        <w:kern w:val="0"/>
        <w:sz w:val="18"/>
        <w:szCs w:val="18"/>
        <w:lang w:val="en-GB" w:eastAsia="en-GB"/>
        <w14:ligatures w14:val="none"/>
        <w:rPrChange w:id="6639"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ab/>
    </w:r>
    <w:ins w:id="6640" w:author="Al Oraimi, Ahmed Mubarak OLNG-ICV/T2" w:date="2026-03-29T08:26:00Z" w16du:dateUtc="2026-03-29T04:26:00Z">
      <w:r w:rsidR="007C170C" w:rsidRPr="0093237D">
        <w:rPr>
          <w:rFonts w:eastAsia="Times New Roman" w:cs="Times New Roman"/>
          <w:kern w:val="0"/>
          <w:sz w:val="18"/>
          <w:szCs w:val="18"/>
          <w:lang w:val="en-GB" w:eastAsia="en-GB"/>
          <w14:ligatures w14:val="none"/>
          <w:rPrChange w:id="6641"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                                        </w:t>
      </w:r>
    </w:ins>
    <w:r w:rsidRPr="0093237D">
      <w:rPr>
        <w:rFonts w:eastAsia="Times New Roman" w:cs="Times New Roman"/>
        <w:kern w:val="0"/>
        <w:sz w:val="18"/>
        <w:szCs w:val="18"/>
        <w:lang w:val="en-GB" w:eastAsia="en-GB"/>
        <w14:ligatures w14:val="none"/>
        <w:rPrChange w:id="6642"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Page </w:t>
    </w:r>
    <w:r w:rsidRPr="0093237D">
      <w:rPr>
        <w:rFonts w:eastAsia="Times New Roman" w:cs="Times New Roman"/>
        <w:kern w:val="0"/>
        <w:sz w:val="18"/>
        <w:szCs w:val="18"/>
        <w:lang w:val="en-GB" w:eastAsia="en-GB"/>
        <w14:ligatures w14:val="none"/>
        <w:rPrChange w:id="6643"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begin"/>
    </w:r>
    <w:r w:rsidRPr="0093237D">
      <w:rPr>
        <w:rFonts w:eastAsia="Times New Roman" w:cs="Times New Roman"/>
        <w:kern w:val="0"/>
        <w:sz w:val="18"/>
        <w:szCs w:val="18"/>
        <w:lang w:val="en-GB" w:eastAsia="en-GB"/>
        <w14:ligatures w14:val="none"/>
        <w:rPrChange w:id="6644"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instrText xml:space="preserve"> PAGE </w:instrText>
    </w:r>
    <w:r w:rsidRPr="0093237D">
      <w:rPr>
        <w:rFonts w:eastAsia="Times New Roman" w:cs="Times New Roman"/>
        <w:kern w:val="0"/>
        <w:sz w:val="18"/>
        <w:szCs w:val="18"/>
        <w:lang w:val="en-GB" w:eastAsia="en-GB"/>
        <w14:ligatures w14:val="none"/>
        <w:rPrChange w:id="6645"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separate"/>
    </w:r>
    <w:r w:rsidRPr="0093237D">
      <w:rPr>
        <w:rFonts w:eastAsia="Times New Roman" w:cs="Times New Roman"/>
        <w:kern w:val="0"/>
        <w:sz w:val="18"/>
        <w:szCs w:val="18"/>
        <w:lang w:val="en-GB" w:eastAsia="en-GB"/>
        <w14:ligatures w14:val="none"/>
        <w:rPrChange w:id="6646"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30</w:t>
    </w:r>
    <w:r w:rsidRPr="0093237D">
      <w:rPr>
        <w:rFonts w:eastAsia="Times New Roman" w:cs="Times New Roman"/>
        <w:kern w:val="0"/>
        <w:sz w:val="18"/>
        <w:szCs w:val="18"/>
        <w:lang w:val="en-GB" w:eastAsia="en-GB"/>
        <w14:ligatures w14:val="none"/>
        <w:rPrChange w:id="6647"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end"/>
    </w:r>
    <w:r w:rsidRPr="0093237D">
      <w:rPr>
        <w:rFonts w:eastAsia="Times New Roman" w:cs="Times New Roman"/>
        <w:kern w:val="0"/>
        <w:sz w:val="18"/>
        <w:szCs w:val="18"/>
        <w:lang w:val="en-GB" w:eastAsia="en-GB"/>
        <w14:ligatures w14:val="none"/>
        <w:rPrChange w:id="6648"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 xml:space="preserve"> of </w:t>
    </w:r>
    <w:r w:rsidRPr="0093237D">
      <w:rPr>
        <w:rFonts w:eastAsia="Times New Roman" w:cs="Times New Roman"/>
        <w:kern w:val="0"/>
        <w:sz w:val="18"/>
        <w:szCs w:val="18"/>
        <w:lang w:val="en-GB" w:eastAsia="en-GB"/>
        <w14:ligatures w14:val="none"/>
        <w:rPrChange w:id="6649"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begin"/>
    </w:r>
    <w:r w:rsidRPr="0093237D">
      <w:rPr>
        <w:rFonts w:eastAsia="Times New Roman" w:cs="Times New Roman"/>
        <w:kern w:val="0"/>
        <w:sz w:val="18"/>
        <w:szCs w:val="18"/>
        <w:lang w:val="en-GB" w:eastAsia="en-GB"/>
        <w14:ligatures w14:val="none"/>
        <w:rPrChange w:id="6650"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instrText xml:space="preserve"> NUMPAGES </w:instrText>
    </w:r>
    <w:r w:rsidRPr="0093237D">
      <w:rPr>
        <w:rFonts w:eastAsia="Times New Roman" w:cs="Times New Roman"/>
        <w:kern w:val="0"/>
        <w:sz w:val="18"/>
        <w:szCs w:val="18"/>
        <w:lang w:val="en-GB" w:eastAsia="en-GB"/>
        <w14:ligatures w14:val="none"/>
        <w:rPrChange w:id="6651"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separate"/>
    </w:r>
    <w:r w:rsidRPr="0093237D">
      <w:rPr>
        <w:rFonts w:eastAsia="Times New Roman" w:cs="Times New Roman"/>
        <w:kern w:val="0"/>
        <w:sz w:val="18"/>
        <w:szCs w:val="18"/>
        <w:lang w:val="en-GB" w:eastAsia="en-GB"/>
        <w14:ligatures w14:val="none"/>
        <w:rPrChange w:id="6652"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t>59</w:t>
    </w:r>
    <w:r w:rsidRPr="0093237D">
      <w:rPr>
        <w:rFonts w:eastAsia="Times New Roman" w:cs="Times New Roman"/>
        <w:kern w:val="0"/>
        <w:sz w:val="18"/>
        <w:szCs w:val="18"/>
        <w:lang w:val="en-GB" w:eastAsia="en-GB"/>
        <w14:ligatures w14:val="none"/>
        <w:rPrChange w:id="6653" w:author="Al Riyami, Azza OLNG-SCC/12" w:date="2026-03-30T14:31:00Z" w16du:dateUtc="2026-03-30T10:31:00Z">
          <w:rPr>
            <w:rFonts w:ascii="Times New Roman" w:eastAsia="Times New Roman" w:hAnsi="Times New Roman" w:cs="Times New Roman"/>
            <w:kern w:val="0"/>
            <w:sz w:val="18"/>
            <w:szCs w:val="18"/>
            <w:lang w:val="en-GB" w:eastAsia="en-GB"/>
            <w14:ligatures w14:val="none"/>
          </w:rPr>
        </w:rPrChange>
      </w:rPr>
      <w:fldChar w:fldCharType="end"/>
    </w:r>
  </w:p>
  <w:p w14:paraId="46E8398A" w14:textId="77777777" w:rsidR="00B04E51" w:rsidRPr="005D6A69" w:rsidRDefault="00B04E51" w:rsidP="005D6A69">
    <w:pPr>
      <w:pStyle w:val="Footer"/>
      <w:rPr>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7F78" w14:textId="573A77EC" w:rsidR="00B04E51" w:rsidRPr="0093237D" w:rsidRDefault="005D6A69" w:rsidP="005D6A69">
    <w:pPr>
      <w:pBdr>
        <w:top w:val="single" w:sz="6" w:space="1" w:color="auto"/>
      </w:pBdr>
      <w:tabs>
        <w:tab w:val="right" w:pos="9072"/>
      </w:tabs>
      <w:spacing w:after="0" w:line="240" w:lineRule="auto"/>
      <w:jc w:val="both"/>
      <w:rPr>
        <w:rFonts w:eastAsia="Times New Roman" w:cs="Times New Roman"/>
        <w:kern w:val="0"/>
        <w:sz w:val="18"/>
        <w:szCs w:val="18"/>
        <w:lang w:val="en-GB" w:eastAsia="en-GB"/>
        <w14:ligatures w14:val="none"/>
        <w:rPrChange w:id="6729"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pPr>
    <w:r w:rsidRPr="0093237D">
      <w:rPr>
        <w:rFonts w:eastAsia="Times New Roman" w:cs="Times New Roman"/>
        <w:kern w:val="0"/>
        <w:sz w:val="18"/>
        <w:szCs w:val="18"/>
        <w:lang w:val="en-GB" w:eastAsia="en-GB"/>
        <w14:ligatures w14:val="none"/>
        <w:rPrChange w:id="6730"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Section H – In Country Value</w:t>
    </w:r>
    <w:del w:id="6731" w:author="Al Oraimi, Ahmed Mubarak OLNG-ICV/T2" w:date="2026-03-29T08:25:00Z" w16du:dateUtc="2026-03-29T04:25:00Z">
      <w:r w:rsidRPr="0093237D" w:rsidDel="007C170C">
        <w:rPr>
          <w:rFonts w:eastAsia="Times New Roman" w:cs="Times New Roman"/>
          <w:kern w:val="0"/>
          <w:sz w:val="18"/>
          <w:szCs w:val="18"/>
          <w:lang w:val="en-GB" w:eastAsia="en-GB"/>
          <w14:ligatures w14:val="none"/>
          <w:rPrChange w:id="6732"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delText xml:space="preserve"> (Rev. 2)</w:delText>
      </w:r>
    </w:del>
    <w:r w:rsidRPr="0093237D">
      <w:rPr>
        <w:rFonts w:eastAsia="Times New Roman" w:cs="Times New Roman"/>
        <w:kern w:val="0"/>
        <w:sz w:val="18"/>
        <w:szCs w:val="18"/>
        <w:lang w:val="en-GB" w:eastAsia="en-GB"/>
        <w14:ligatures w14:val="none"/>
        <w:rPrChange w:id="6733"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 xml:space="preserve"> </w:t>
    </w:r>
    <w:ins w:id="6734" w:author="Al Riyami, Azza OLNG-SCC/12" w:date="2026-03-30T14:32:00Z" w16du:dateUtc="2026-03-30T10:32:00Z">
      <w:r w:rsidR="0093237D">
        <w:rPr>
          <w:rFonts w:eastAsia="Times New Roman" w:cs="Times New Roman"/>
          <w:kern w:val="0"/>
          <w:sz w:val="18"/>
          <w:szCs w:val="18"/>
          <w:lang w:val="en-GB" w:eastAsia="en-GB"/>
          <w14:ligatures w14:val="none"/>
        </w:rPr>
        <w:t>Requirements</w:t>
      </w:r>
    </w:ins>
    <w:del w:id="6735" w:author="Al Riyami, Azza OLNG-SCC/12" w:date="2026-03-30T14:32:00Z" w16du:dateUtc="2026-03-30T10:32:00Z">
      <w:r w:rsidRPr="0093237D" w:rsidDel="0093237D">
        <w:rPr>
          <w:rFonts w:eastAsia="Times New Roman" w:cs="Times New Roman"/>
          <w:kern w:val="0"/>
          <w:sz w:val="18"/>
          <w:szCs w:val="18"/>
          <w:lang w:val="en-GB" w:eastAsia="en-GB"/>
          <w14:ligatures w14:val="none"/>
          <w:rPrChange w:id="6736"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delText xml:space="preserve">          </w:delText>
      </w:r>
    </w:del>
    <w:r w:rsidRPr="0093237D">
      <w:rPr>
        <w:rFonts w:eastAsia="Times New Roman" w:cs="Times New Roman"/>
        <w:kern w:val="0"/>
        <w:sz w:val="18"/>
        <w:szCs w:val="18"/>
        <w:lang w:val="en-GB" w:eastAsia="en-GB"/>
        <w14:ligatures w14:val="none"/>
        <w:rPrChange w:id="6737"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 xml:space="preserve">                                                                                                                                                                                                                      </w:t>
    </w:r>
    <w:ins w:id="6738" w:author="Al Oraimi, Ahmed Mubarak OLNG-ICV/T2" w:date="2026-03-29T08:25:00Z" w16du:dateUtc="2026-03-29T04:25:00Z">
      <w:r w:rsidR="007C170C" w:rsidRPr="0093237D">
        <w:rPr>
          <w:rFonts w:eastAsia="Times New Roman" w:cs="Times New Roman"/>
          <w:kern w:val="0"/>
          <w:sz w:val="18"/>
          <w:szCs w:val="18"/>
          <w:lang w:val="en-GB" w:eastAsia="en-GB"/>
          <w14:ligatures w14:val="none"/>
          <w:rPrChange w:id="6739"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 xml:space="preserve">      </w:t>
      </w:r>
    </w:ins>
    <w:ins w:id="6740" w:author="Al Oraimi, Ahmed Mubarak OLNG-ICV/T2" w:date="2026-03-29T08:26:00Z" w16du:dateUtc="2026-03-29T04:26:00Z">
      <w:r w:rsidR="007C170C" w:rsidRPr="0093237D">
        <w:rPr>
          <w:rFonts w:eastAsia="Times New Roman" w:cs="Times New Roman"/>
          <w:kern w:val="0"/>
          <w:sz w:val="18"/>
          <w:szCs w:val="18"/>
          <w:lang w:val="en-GB" w:eastAsia="en-GB"/>
          <w14:ligatures w14:val="none"/>
          <w:rPrChange w:id="6741"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 xml:space="preserve">       </w:t>
      </w:r>
    </w:ins>
    <w:ins w:id="6742" w:author="Al Riyami, Azza OLNG-SCC/12" w:date="2026-03-30T14:31:00Z" w16du:dateUtc="2026-03-30T10:31:00Z">
      <w:r w:rsidR="0093237D">
        <w:rPr>
          <w:rFonts w:eastAsia="Times New Roman" w:cs="Times New Roman"/>
          <w:kern w:val="0"/>
          <w:sz w:val="18"/>
          <w:szCs w:val="18"/>
          <w:lang w:val="en-GB" w:eastAsia="en-GB"/>
          <w14:ligatures w14:val="none"/>
        </w:rPr>
        <w:t xml:space="preserve">             </w:t>
      </w:r>
    </w:ins>
    <w:ins w:id="6743" w:author="Al Oraimi, Ahmed Mubarak OLNG-ICV/T2" w:date="2026-03-29T08:26:00Z" w16du:dateUtc="2026-03-29T04:26:00Z">
      <w:r w:rsidR="007C170C" w:rsidRPr="0093237D">
        <w:rPr>
          <w:rFonts w:eastAsia="Times New Roman" w:cs="Times New Roman"/>
          <w:kern w:val="0"/>
          <w:sz w:val="18"/>
          <w:szCs w:val="18"/>
          <w:lang w:val="en-GB" w:eastAsia="en-GB"/>
          <w14:ligatures w14:val="none"/>
          <w:rPrChange w:id="6744"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 xml:space="preserve">  </w:t>
      </w:r>
    </w:ins>
    <w:r w:rsidRPr="0093237D">
      <w:rPr>
        <w:rFonts w:eastAsia="Times New Roman" w:cs="Times New Roman"/>
        <w:kern w:val="0"/>
        <w:sz w:val="18"/>
        <w:szCs w:val="18"/>
        <w:lang w:val="en-GB" w:eastAsia="en-GB"/>
        <w14:ligatures w14:val="none"/>
        <w:rPrChange w:id="6745"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 xml:space="preserve">Page </w:t>
    </w:r>
    <w:r w:rsidRPr="0093237D">
      <w:rPr>
        <w:rFonts w:eastAsia="Times New Roman" w:cs="Times New Roman"/>
        <w:kern w:val="0"/>
        <w:sz w:val="18"/>
        <w:szCs w:val="18"/>
        <w:lang w:val="en-GB" w:eastAsia="en-GB"/>
        <w14:ligatures w14:val="none"/>
        <w:rPrChange w:id="6746"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fldChar w:fldCharType="begin"/>
    </w:r>
    <w:r w:rsidRPr="0093237D">
      <w:rPr>
        <w:rFonts w:eastAsia="Times New Roman" w:cs="Times New Roman"/>
        <w:kern w:val="0"/>
        <w:sz w:val="18"/>
        <w:szCs w:val="18"/>
        <w:lang w:val="en-GB" w:eastAsia="en-GB"/>
        <w14:ligatures w14:val="none"/>
        <w:rPrChange w:id="6747"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instrText xml:space="preserve"> PAGE </w:instrText>
    </w:r>
    <w:r w:rsidRPr="0093237D">
      <w:rPr>
        <w:rFonts w:eastAsia="Times New Roman" w:cs="Times New Roman"/>
        <w:kern w:val="0"/>
        <w:sz w:val="18"/>
        <w:szCs w:val="18"/>
        <w:lang w:val="en-GB" w:eastAsia="en-GB"/>
        <w14:ligatures w14:val="none"/>
        <w:rPrChange w:id="6748"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fldChar w:fldCharType="separate"/>
    </w:r>
    <w:r w:rsidRPr="0093237D">
      <w:rPr>
        <w:rFonts w:eastAsia="Times New Roman" w:cs="Times New Roman"/>
        <w:kern w:val="0"/>
        <w:sz w:val="18"/>
        <w:szCs w:val="18"/>
        <w:lang w:val="en-GB" w:eastAsia="en-GB"/>
        <w14:ligatures w14:val="none"/>
        <w:rPrChange w:id="6749"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58</w:t>
    </w:r>
    <w:r w:rsidRPr="0093237D">
      <w:rPr>
        <w:rFonts w:eastAsia="Times New Roman" w:cs="Times New Roman"/>
        <w:kern w:val="0"/>
        <w:sz w:val="18"/>
        <w:szCs w:val="18"/>
        <w:lang w:val="en-GB" w:eastAsia="en-GB"/>
        <w14:ligatures w14:val="none"/>
        <w:rPrChange w:id="6750"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fldChar w:fldCharType="end"/>
    </w:r>
    <w:r w:rsidRPr="0093237D">
      <w:rPr>
        <w:rFonts w:eastAsia="Times New Roman" w:cs="Times New Roman"/>
        <w:kern w:val="0"/>
        <w:sz w:val="18"/>
        <w:szCs w:val="18"/>
        <w:lang w:val="en-GB" w:eastAsia="en-GB"/>
        <w14:ligatures w14:val="none"/>
        <w:rPrChange w:id="6751"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 xml:space="preserve"> of </w:t>
    </w:r>
    <w:r w:rsidRPr="0093237D">
      <w:rPr>
        <w:rFonts w:eastAsia="Times New Roman" w:cs="Times New Roman"/>
        <w:kern w:val="0"/>
        <w:sz w:val="18"/>
        <w:szCs w:val="18"/>
        <w:lang w:val="en-GB" w:eastAsia="en-GB"/>
        <w14:ligatures w14:val="none"/>
        <w:rPrChange w:id="6752"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fldChar w:fldCharType="begin"/>
    </w:r>
    <w:r w:rsidRPr="0093237D">
      <w:rPr>
        <w:rFonts w:eastAsia="Times New Roman" w:cs="Times New Roman"/>
        <w:kern w:val="0"/>
        <w:sz w:val="18"/>
        <w:szCs w:val="18"/>
        <w:lang w:val="en-GB" w:eastAsia="en-GB"/>
        <w14:ligatures w14:val="none"/>
        <w:rPrChange w:id="6753"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instrText xml:space="preserve"> NUMPAGES </w:instrText>
    </w:r>
    <w:r w:rsidRPr="0093237D">
      <w:rPr>
        <w:rFonts w:eastAsia="Times New Roman" w:cs="Times New Roman"/>
        <w:kern w:val="0"/>
        <w:sz w:val="18"/>
        <w:szCs w:val="18"/>
        <w:lang w:val="en-GB" w:eastAsia="en-GB"/>
        <w14:ligatures w14:val="none"/>
        <w:rPrChange w:id="6754"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fldChar w:fldCharType="separate"/>
    </w:r>
    <w:r w:rsidRPr="0093237D">
      <w:rPr>
        <w:rFonts w:eastAsia="Times New Roman" w:cs="Times New Roman"/>
        <w:kern w:val="0"/>
        <w:sz w:val="18"/>
        <w:szCs w:val="18"/>
        <w:lang w:val="en-GB" w:eastAsia="en-GB"/>
        <w14:ligatures w14:val="none"/>
        <w:rPrChange w:id="6755"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t>60</w:t>
    </w:r>
    <w:r w:rsidRPr="0093237D">
      <w:rPr>
        <w:rFonts w:eastAsia="Times New Roman" w:cs="Times New Roman"/>
        <w:kern w:val="0"/>
        <w:sz w:val="18"/>
        <w:szCs w:val="18"/>
        <w:lang w:val="en-GB" w:eastAsia="en-GB"/>
        <w14:ligatures w14:val="none"/>
        <w:rPrChange w:id="6756" w:author="Al Riyami, Azza OLNG-SCC/12" w:date="2026-03-30T14:30:00Z" w16du:dateUtc="2026-03-30T10:30:00Z">
          <w:rPr>
            <w:rFonts w:ascii="Times New Roman" w:eastAsia="Times New Roman" w:hAnsi="Times New Roman" w:cs="Times New Roman"/>
            <w:kern w:val="0"/>
            <w:sz w:val="18"/>
            <w:szCs w:val="18"/>
            <w:lang w:val="en-GB" w:eastAsia="en-GB"/>
            <w14:ligatures w14:val="none"/>
          </w:rPr>
        </w:rPrChan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511A" w14:textId="77777777" w:rsidR="00DC64E8" w:rsidRDefault="00DC64E8">
      <w:r>
        <w:separator/>
      </w:r>
    </w:p>
  </w:footnote>
  <w:footnote w:type="continuationSeparator" w:id="0">
    <w:p w14:paraId="75388432" w14:textId="77777777" w:rsidR="00DC64E8" w:rsidRDefault="00DC6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897" w:author="Al Riyami, Azza OLNG-SCC/12" w:date="2026-03-30T14:11:00Z"/>
  <w:sdt>
    <w:sdtPr>
      <w:rPr>
        <w:sz w:val="18"/>
        <w:szCs w:val="18"/>
      </w:rPr>
      <w:alias w:val="Subject"/>
      <w:tag w:val=""/>
      <w:id w:val="1395235576"/>
      <w:placeholder>
        <w:docPart w:val="506630B1D3834B8A8130ACCF3D548103"/>
      </w:placeholder>
      <w:dataBinding w:prefixMappings="xmlns:ns0='http://purl.org/dc/elements/1.1/' xmlns:ns1='http://schemas.openxmlformats.org/package/2006/metadata/core-properties' " w:xpath="/ns1:coreProperties[1]/ns0:subject[1]" w:storeItemID="{6C3C8BC8-F283-45AE-878A-BAB7291924A1}"/>
      <w:text/>
    </w:sdtPr>
    <w:sdtContent>
      <w:customXmlInsRangeEnd w:id="3897"/>
      <w:p w14:paraId="7FD064FB" w14:textId="5462DDFD" w:rsidR="004177C2" w:rsidRPr="00F063DA" w:rsidRDefault="004177C2" w:rsidP="004177C2">
        <w:pPr>
          <w:pStyle w:val="Header"/>
          <w:rPr>
            <w:ins w:id="3898" w:author="Al Riyami, Azza OLNG-SCC/12" w:date="2026-03-30T14:11:00Z" w16du:dateUtc="2026-03-30T10:11:00Z"/>
            <w:sz w:val="18"/>
            <w:szCs w:val="18"/>
          </w:rPr>
        </w:pPr>
        <w:ins w:id="3899" w:author="Al Riyami, Azza OLNG-SCC/12" w:date="2026-03-30T14:11:00Z" w16du:dateUtc="2026-03-30T10:11:00Z">
          <w:r>
            <w:rPr>
              <w:sz w:val="18"/>
              <w:szCs w:val="18"/>
            </w:rPr>
            <w:t>CONTRACT NO.</w:t>
          </w:r>
        </w:ins>
      </w:p>
      <w:customXmlInsRangeStart w:id="3900" w:author="Al Riyami, Azza OLNG-SCC/12" w:date="2026-03-30T14:11:00Z"/>
    </w:sdtContent>
  </w:sdt>
  <w:customXmlInsRangeEnd w:id="3900"/>
  <w:customXmlInsRangeStart w:id="3901" w:author="Al Riyami, Azza OLNG-SCC/12" w:date="2026-03-30T14:11:00Z"/>
  <w:sdt>
    <w:sdtPr>
      <w:rPr>
        <w:sz w:val="18"/>
        <w:szCs w:val="18"/>
      </w:rPr>
      <w:alias w:val="Title"/>
      <w:tag w:val=""/>
      <w:id w:val="-1937281962"/>
      <w:placeholder>
        <w:docPart w:val="E02A9933CC4E417CA7ED4598882387F1"/>
      </w:placeholder>
      <w:dataBinding w:prefixMappings="xmlns:ns0='http://purl.org/dc/elements/1.1/' xmlns:ns1='http://schemas.openxmlformats.org/package/2006/metadata/core-properties' " w:xpath="/ns1:coreProperties[1]/ns0:title[1]" w:storeItemID="{6C3C8BC8-F283-45AE-878A-BAB7291924A1}"/>
      <w:text/>
    </w:sdtPr>
    <w:sdtContent>
      <w:customXmlInsRangeEnd w:id="3901"/>
      <w:p w14:paraId="0CA8AB30" w14:textId="50C21126" w:rsidR="00F41B07" w:rsidRPr="00FA3514" w:rsidRDefault="004177C2">
        <w:pPr>
          <w:pStyle w:val="Header"/>
          <w:rPr>
            <w:sz w:val="18"/>
            <w:szCs w:val="18"/>
          </w:rPr>
          <w:pPrChange w:id="3902" w:author="Al Riyami, Azza OLNG-SCC/12" w:date="2026-03-30T14:11:00Z" w16du:dateUtc="2026-03-30T10:11:00Z">
            <w:pPr>
              <w:pStyle w:val="Header"/>
              <w:pBdr>
                <w:bottom w:val="single" w:sz="4" w:space="1" w:color="auto"/>
              </w:pBdr>
            </w:pPr>
          </w:pPrChange>
        </w:pPr>
        <w:ins w:id="3903" w:author="Al Riyami, Azza OLNG-SCC/12" w:date="2026-03-30T14:11:00Z" w16du:dateUtc="2026-03-30T10:11:00Z">
          <w:r>
            <w:rPr>
              <w:sz w:val="18"/>
              <w:szCs w:val="18"/>
            </w:rPr>
            <w:t>CONTRACT TITLE</w:t>
          </w:r>
        </w:ins>
      </w:p>
      <w:customXmlInsRangeStart w:id="3904" w:author="Al Riyami, Azza OLNG-SCC/12" w:date="2026-03-30T14:11:00Z"/>
    </w:sdtContent>
  </w:sdt>
  <w:customXmlInsRangeEnd w:id="39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C59" w14:textId="431EBD1B" w:rsidR="003908F1" w:rsidRPr="00D00F70" w:rsidRDefault="003908F1">
    <w:pPr>
      <w:pStyle w:val="Header"/>
      <w:rPr>
        <w:b/>
        <w:bCs/>
        <w:sz w:val="28"/>
        <w:szCs w:val="28"/>
        <w:rPrChange w:id="3928" w:author="Al Oraimi, Ahmed Mubarak OLNG-ICV/T2" w:date="2025-12-07T01:51:00Z" w16du:dateUtc="2025-12-06T21:51:00Z">
          <w:rPr>
            <w:sz w:val="18"/>
            <w:szCs w:val="18"/>
          </w:rPr>
        </w:rPrChange>
      </w:rPr>
      <w:pPrChange w:id="3929" w:author="Al Oraimi, Ahmed Mubarak OLNG-ICV/T2" w:date="2025-12-07T01:43:00Z" w16du:dateUtc="2025-12-06T21:43:00Z">
        <w:pPr>
          <w:pStyle w:val="Header"/>
          <w:pBdr>
            <w:bottom w:val="single" w:sz="4" w:space="1" w:color="auto"/>
          </w:pBd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3BE1C" w14:textId="2CB71E63" w:rsidR="00A46571" w:rsidRPr="00807CE2" w:rsidRDefault="00E40AD5" w:rsidP="005267FB">
    <w:pPr>
      <w:rPr>
        <w:rFonts w:cstheme="majorBidi"/>
        <w:sz w:val="24"/>
        <w:szCs w:val="24"/>
        <w:rPrChange w:id="4668" w:author="Al Riyami, Azza OLNG-SCC/12" w:date="2026-03-30T14:26:00Z" w16du:dateUtc="2026-03-30T10:26:00Z">
          <w:rPr>
            <w:rFonts w:asciiTheme="majorBidi" w:hAnsiTheme="majorBidi" w:cstheme="majorBidi"/>
            <w:sz w:val="24"/>
            <w:szCs w:val="24"/>
          </w:rPr>
        </w:rPrChange>
      </w:rPr>
    </w:pPr>
    <w:bookmarkStart w:id="4669" w:name="Appendix_E"/>
    <w:r w:rsidRPr="00807CE2">
      <w:rPr>
        <w:rFonts w:eastAsia="Aptos" w:cstheme="majorBidi"/>
        <w:sz w:val="24"/>
        <w:szCs w:val="24"/>
        <w:rPrChange w:id="4670" w:author="Al Riyami, Azza OLNG-SCC/12" w:date="2026-03-30T14:26:00Z" w16du:dateUtc="2026-03-30T10:26:00Z">
          <w:rPr>
            <w:rFonts w:asciiTheme="majorBidi" w:eastAsia="Aptos" w:hAnsiTheme="majorBidi" w:cstheme="majorBidi"/>
            <w:sz w:val="24"/>
            <w:szCs w:val="24"/>
          </w:rPr>
        </w:rPrChange>
      </w:rPr>
      <w:t>5.        Appendix (E)</w:t>
    </w:r>
    <w:bookmarkEnd w:id="4669"/>
    <w:r w:rsidRPr="00807CE2">
      <w:rPr>
        <w:rFonts w:eastAsia="Aptos" w:cstheme="majorBidi"/>
        <w:sz w:val="24"/>
        <w:szCs w:val="24"/>
        <w:rPrChange w:id="4671" w:author="Al Riyami, Azza OLNG-SCC/12" w:date="2026-03-30T14:26:00Z" w16du:dateUtc="2026-03-30T10:26:00Z">
          <w:rPr>
            <w:rFonts w:asciiTheme="majorBidi" w:eastAsia="Aptos" w:hAnsiTheme="majorBidi" w:cstheme="majorBidi"/>
            <w:sz w:val="24"/>
            <w:szCs w:val="24"/>
          </w:rPr>
        </w:rPrChange>
      </w:rPr>
      <w:t xml:space="preserve">_Table (1)                                                                                                                      </w:t>
    </w:r>
    <w:r w:rsidR="008563B7" w:rsidRPr="00807CE2">
      <w:rPr>
        <w:rFonts w:eastAsia="Aptos" w:cstheme="majorBidi"/>
        <w:sz w:val="24"/>
        <w:szCs w:val="24"/>
        <w:rPrChange w:id="4672" w:author="Al Riyami, Azza OLNG-SCC/12" w:date="2026-03-30T14:26:00Z" w16du:dateUtc="2026-03-30T10:26:00Z">
          <w:rPr>
            <w:rFonts w:asciiTheme="majorBidi" w:eastAsia="Aptos" w:hAnsiTheme="majorBidi" w:cstheme="majorBidi"/>
            <w:sz w:val="24"/>
            <w:szCs w:val="24"/>
          </w:rPr>
        </w:rPrChange>
      </w:rPr>
      <w:t xml:space="preserve">                     </w:t>
    </w:r>
    <w:r w:rsidRPr="00807CE2">
      <w:rPr>
        <w:rFonts w:eastAsia="Aptos" w:cstheme="majorBidi"/>
        <w:color w:val="000000"/>
        <w:sz w:val="24"/>
        <w:szCs w:val="24"/>
        <w:u w:val="single"/>
        <w:rPrChange w:id="4673" w:author="Al Riyami, Azza OLNG-SCC/12" w:date="2026-03-30T14:26:00Z" w16du:dateUtc="2026-03-30T10:26:00Z">
          <w:rPr>
            <w:rFonts w:asciiTheme="majorBidi" w:eastAsia="Aptos" w:hAnsiTheme="majorBidi" w:cstheme="majorBidi"/>
            <w:color w:val="000000"/>
            <w:sz w:val="24"/>
            <w:szCs w:val="24"/>
            <w:u w:val="single"/>
          </w:rPr>
        </w:rPrChange>
      </w:rPr>
      <w:t>MEM Mandatory List</w:t>
    </w:r>
    <w:r w:rsidRPr="00807CE2">
      <w:rPr>
        <w:rFonts w:eastAsia="Aptos" w:cstheme="majorBidi"/>
        <w:color w:val="000000"/>
        <w:sz w:val="24"/>
        <w:szCs w:val="24"/>
        <w:rPrChange w:id="4674" w:author="Al Riyami, Azza OLNG-SCC/12" w:date="2026-03-30T14:26:00Z" w16du:dateUtc="2026-03-30T10:26:00Z">
          <w:rPr>
            <w:rFonts w:asciiTheme="majorBidi" w:eastAsia="Aptos" w:hAnsiTheme="majorBidi" w:cstheme="majorBidi"/>
            <w:color w:val="000000"/>
            <w:sz w:val="24"/>
            <w:szCs w:val="24"/>
          </w:rPr>
        </w:rPrChange>
      </w:rPr>
      <w:t xml:space="preserve"> (Goods </w:t>
    </w:r>
    <w:r w:rsidRPr="00807CE2">
      <w:rPr>
        <w:rFonts w:eastAsia="Aptos" w:cstheme="majorBidi"/>
        <w:sz w:val="24"/>
        <w:szCs w:val="24"/>
        <w:rPrChange w:id="4675" w:author="Al Riyami, Azza OLNG-SCC/12" w:date="2026-03-30T14:26:00Z" w16du:dateUtc="2026-03-30T10:26:00Z">
          <w:rPr>
            <w:rFonts w:asciiTheme="majorBidi" w:eastAsia="Aptos" w:hAnsiTheme="majorBidi" w:cstheme="majorBidi"/>
            <w:sz w:val="24"/>
            <w:szCs w:val="24"/>
          </w:rPr>
        </w:rPrChange>
      </w:rPr>
      <w:t>&amp;</w:t>
    </w:r>
    <w:r w:rsidRPr="00807CE2">
      <w:rPr>
        <w:rFonts w:eastAsia="Aptos" w:cstheme="majorBidi"/>
        <w:color w:val="000000"/>
        <w:sz w:val="24"/>
        <w:szCs w:val="24"/>
        <w:rPrChange w:id="4676" w:author="Al Riyami, Azza OLNG-SCC/12" w:date="2026-03-30T14:26:00Z" w16du:dateUtc="2026-03-30T10:26:00Z">
          <w:rPr>
            <w:rFonts w:asciiTheme="majorBidi" w:eastAsia="Aptos" w:hAnsiTheme="majorBidi" w:cstheme="majorBidi"/>
            <w:color w:val="000000"/>
            <w:sz w:val="24"/>
            <w:szCs w:val="24"/>
          </w:rPr>
        </w:rPrChange>
      </w:rPr>
      <w:t xml:space="preserve"> Services)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A21B" w14:textId="77777777" w:rsidR="00A46571" w:rsidRPr="00BE46FE" w:rsidRDefault="00A46571" w:rsidP="009764B6">
    <w:pPr>
      <w:pStyle w:val="Header"/>
      <w:rPr>
        <w:b/>
        <w:bCs/>
        <w:sz w:val="28"/>
        <w:szCs w:val="28"/>
      </w:rPr>
    </w:pPr>
    <w:r w:rsidRPr="00491E1F">
      <w:rPr>
        <w:b/>
        <w:bCs/>
        <w:sz w:val="28"/>
        <w:szCs w:val="28"/>
      </w:rPr>
      <w:t xml:space="preserve">Appendix </w:t>
    </w:r>
    <w:r>
      <w:rPr>
        <w:b/>
        <w:bCs/>
        <w:sz w:val="28"/>
        <w:szCs w:val="28"/>
      </w:rPr>
      <w:t>(F)_Table (3)</w:t>
    </w:r>
    <w:r w:rsidRPr="00491E1F">
      <w:rPr>
        <w:b/>
        <w:bCs/>
        <w:sz w:val="28"/>
        <w:szCs w:val="28"/>
      </w:rPr>
      <w:t xml:space="preserve">    </w:t>
    </w:r>
    <w:r>
      <w:rPr>
        <w:b/>
        <w:bCs/>
        <w:sz w:val="28"/>
        <w:szCs w:val="28"/>
      </w:rPr>
      <w:t xml:space="preserve"> </w:t>
    </w:r>
    <w:r w:rsidRPr="00537230">
      <w:rPr>
        <w:b/>
        <w:bCs/>
        <w:u w:val="single"/>
      </w:rPr>
      <w:t>Adding to Version 3.0 and updating some items</w:t>
    </w:r>
    <w:r>
      <w:rPr>
        <w:b/>
        <w:bCs/>
        <w:sz w:val="28"/>
        <w:szCs w:val="28"/>
      </w:rPr>
      <w:t xml:space="preserve">                              </w:t>
    </w:r>
    <w:r w:rsidRPr="00491E1F">
      <w:rPr>
        <w:b/>
        <w:bCs/>
        <w:sz w:val="28"/>
        <w:szCs w:val="28"/>
        <w:u w:val="single"/>
      </w:rPr>
      <w:t>OIA Mandatory List</w:t>
    </w:r>
    <w:r w:rsidRPr="00491E1F">
      <w:rPr>
        <w:sz w:val="28"/>
        <w:szCs w:val="28"/>
      </w:rPr>
      <w:t xml:space="preserve"> Goods &amp; Services</w:t>
    </w:r>
    <w:r>
      <w:rPr>
        <w:sz w:val="28"/>
        <w:szCs w:val="28"/>
      </w:rPr>
      <w:t xml:space="preserve"> </w:t>
    </w:r>
    <w:r w:rsidRPr="00491E1F">
      <w:rPr>
        <w:b/>
        <w:bCs/>
        <w:sz w:val="28"/>
        <w:szCs w:val="28"/>
        <w:u w:val="single"/>
      </w:rPr>
      <w:t xml:space="preserve">Version </w:t>
    </w:r>
    <w:r>
      <w:rPr>
        <w:b/>
        <w:bCs/>
        <w:sz w:val="28"/>
        <w:szCs w:val="28"/>
        <w:u w:val="single"/>
      </w:rPr>
      <w:t>4</w:t>
    </w:r>
    <w:r w:rsidRPr="00491E1F">
      <w:rPr>
        <w:b/>
        <w:bCs/>
        <w:sz w:val="28"/>
        <w:szCs w:val="28"/>
        <w:u w:val="single"/>
      </w:rPr>
      <w:t>.0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8D2A" w14:textId="70F91BAD" w:rsidR="00A46571" w:rsidRPr="00807CE2" w:rsidRDefault="008851A2" w:rsidP="005267FB">
    <w:pPr>
      <w:rPr>
        <w:rFonts w:cstheme="majorBidi"/>
        <w:b/>
        <w:bCs/>
        <w:sz w:val="24"/>
        <w:szCs w:val="28"/>
        <w:rPrChange w:id="4699" w:author="Al Riyami, Azza OLNG-SCC/12" w:date="2026-03-30T14:28:00Z" w16du:dateUtc="2026-03-30T10:28:00Z">
          <w:rPr>
            <w:rFonts w:asciiTheme="majorBidi" w:hAnsiTheme="majorBidi" w:cstheme="majorBidi"/>
            <w:b/>
            <w:bCs/>
            <w:sz w:val="24"/>
            <w:szCs w:val="28"/>
          </w:rPr>
        </w:rPrChange>
      </w:rPr>
    </w:pPr>
    <w:r w:rsidRPr="00807CE2">
      <w:rPr>
        <w:rFonts w:eastAsia="Aptos" w:cstheme="majorBidi"/>
        <w:sz w:val="24"/>
        <w:szCs w:val="24"/>
        <w:rPrChange w:id="4700" w:author="Al Riyami, Azza OLNG-SCC/12" w:date="2026-03-30T14:28:00Z" w16du:dateUtc="2026-03-30T10:28:00Z">
          <w:rPr>
            <w:rFonts w:asciiTheme="majorBidi" w:eastAsia="Aptos" w:hAnsiTheme="majorBidi" w:cstheme="majorBidi"/>
            <w:sz w:val="24"/>
            <w:szCs w:val="24"/>
          </w:rPr>
        </w:rPrChange>
      </w:rPr>
      <w:t xml:space="preserve">5.        </w:t>
    </w:r>
    <w:r w:rsidR="00731CEC" w:rsidRPr="00807CE2">
      <w:rPr>
        <w:rFonts w:cstheme="majorBidi"/>
        <w:b/>
        <w:bCs/>
        <w:sz w:val="24"/>
        <w:szCs w:val="28"/>
        <w:rPrChange w:id="4701" w:author="Al Riyami, Azza OLNG-SCC/12" w:date="2026-03-30T14:28:00Z" w16du:dateUtc="2026-03-30T10:28:00Z">
          <w:rPr>
            <w:rFonts w:asciiTheme="majorBidi" w:hAnsiTheme="majorBidi" w:cstheme="majorBidi"/>
            <w:b/>
            <w:bCs/>
            <w:sz w:val="24"/>
            <w:szCs w:val="28"/>
          </w:rPr>
        </w:rPrChange>
      </w:rPr>
      <w:t>Appendix (</w:t>
    </w:r>
    <w:r w:rsidR="005454A8" w:rsidRPr="00807CE2">
      <w:rPr>
        <w:rFonts w:cstheme="majorBidi"/>
        <w:b/>
        <w:bCs/>
        <w:sz w:val="24"/>
        <w:szCs w:val="28"/>
        <w:rPrChange w:id="4702" w:author="Al Riyami, Azza OLNG-SCC/12" w:date="2026-03-30T14:28:00Z" w16du:dateUtc="2026-03-30T10:28:00Z">
          <w:rPr>
            <w:rFonts w:asciiTheme="majorBidi" w:hAnsiTheme="majorBidi" w:cstheme="majorBidi"/>
            <w:b/>
            <w:bCs/>
            <w:sz w:val="24"/>
            <w:szCs w:val="28"/>
          </w:rPr>
        </w:rPrChange>
      </w:rPr>
      <w:t>E</w:t>
    </w:r>
    <w:r w:rsidR="00731CEC" w:rsidRPr="00807CE2">
      <w:rPr>
        <w:rFonts w:cstheme="majorBidi"/>
        <w:b/>
        <w:bCs/>
        <w:sz w:val="24"/>
        <w:szCs w:val="28"/>
        <w:rPrChange w:id="4703" w:author="Al Riyami, Azza OLNG-SCC/12" w:date="2026-03-30T14:28:00Z" w16du:dateUtc="2026-03-30T10:28:00Z">
          <w:rPr>
            <w:rFonts w:asciiTheme="majorBidi" w:hAnsiTheme="majorBidi" w:cstheme="majorBidi"/>
            <w:b/>
            <w:bCs/>
            <w:sz w:val="24"/>
            <w:szCs w:val="28"/>
          </w:rPr>
        </w:rPrChange>
      </w:rPr>
      <w:t xml:space="preserve">)_Table (2)     Latest list Published as of March 2026                                          </w:t>
    </w:r>
    <w:r w:rsidRPr="00807CE2">
      <w:rPr>
        <w:rFonts w:cstheme="majorBidi"/>
        <w:b/>
        <w:bCs/>
        <w:sz w:val="24"/>
        <w:szCs w:val="28"/>
        <w:rPrChange w:id="4704" w:author="Al Riyami, Azza OLNG-SCC/12" w:date="2026-03-30T14:28:00Z" w16du:dateUtc="2026-03-30T10:28:00Z">
          <w:rPr>
            <w:rFonts w:asciiTheme="majorBidi" w:hAnsiTheme="majorBidi" w:cstheme="majorBidi"/>
            <w:b/>
            <w:bCs/>
            <w:sz w:val="24"/>
            <w:szCs w:val="28"/>
          </w:rPr>
        </w:rPrChange>
      </w:rPr>
      <w:t xml:space="preserve">       </w:t>
    </w:r>
    <w:r w:rsidR="00731CEC" w:rsidRPr="00807CE2">
      <w:rPr>
        <w:rFonts w:cstheme="majorBidi"/>
        <w:b/>
        <w:bCs/>
        <w:sz w:val="24"/>
        <w:szCs w:val="28"/>
        <w:rPrChange w:id="4705" w:author="Al Riyami, Azza OLNG-SCC/12" w:date="2026-03-30T14:28:00Z" w16du:dateUtc="2026-03-30T10:28:00Z">
          <w:rPr>
            <w:rFonts w:asciiTheme="majorBidi" w:hAnsiTheme="majorBidi" w:cstheme="majorBidi"/>
            <w:b/>
            <w:bCs/>
            <w:sz w:val="24"/>
            <w:szCs w:val="28"/>
          </w:rPr>
        </w:rPrChange>
      </w:rPr>
      <w:t>OIA Mandatory List Goods &amp; Services Version4.0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4A0D" w14:textId="412E274E" w:rsidR="00A46571" w:rsidRPr="005267FB" w:rsidRDefault="004D2B00" w:rsidP="005267FB">
    <w:pPr>
      <w:rPr>
        <w:rFonts w:asciiTheme="majorBidi" w:hAnsiTheme="majorBidi" w:cstheme="majorBidi"/>
        <w:b/>
        <w:bCs/>
        <w:sz w:val="24"/>
        <w:szCs w:val="24"/>
      </w:rPr>
    </w:pPr>
    <w:bookmarkStart w:id="5810" w:name="Appendix_F"/>
    <w:r w:rsidRPr="005267FB">
      <w:rPr>
        <w:rFonts w:asciiTheme="majorBidi" w:hAnsiTheme="majorBidi" w:cstheme="majorBidi"/>
        <w:b/>
        <w:bCs/>
        <w:sz w:val="24"/>
        <w:szCs w:val="24"/>
      </w:rPr>
      <w:t>6.</w:t>
    </w:r>
    <w:r w:rsidRPr="005267FB">
      <w:rPr>
        <w:rFonts w:asciiTheme="majorBidi" w:eastAsia="Aptos" w:hAnsiTheme="majorBidi" w:cstheme="majorBidi"/>
        <w:b/>
        <w:bCs/>
        <w:sz w:val="24"/>
        <w:szCs w:val="24"/>
      </w:rPr>
      <w:t xml:space="preserve">        </w:t>
    </w:r>
    <w:r w:rsidR="007824C3" w:rsidRPr="005267FB">
      <w:rPr>
        <w:rFonts w:asciiTheme="majorBidi" w:hAnsiTheme="majorBidi" w:cstheme="majorBidi"/>
        <w:b/>
        <w:bCs/>
        <w:sz w:val="24"/>
        <w:szCs w:val="24"/>
      </w:rPr>
      <w:t>Appendix (</w:t>
    </w:r>
    <w:r w:rsidR="005454A8" w:rsidRPr="005267FB">
      <w:rPr>
        <w:rFonts w:asciiTheme="majorBidi" w:hAnsiTheme="majorBidi" w:cstheme="majorBidi"/>
        <w:b/>
        <w:bCs/>
        <w:sz w:val="24"/>
        <w:szCs w:val="24"/>
      </w:rPr>
      <w:t>F</w:t>
    </w:r>
    <w:r w:rsidR="007824C3" w:rsidRPr="005267FB">
      <w:rPr>
        <w:rFonts w:asciiTheme="majorBidi" w:hAnsiTheme="majorBidi" w:cstheme="majorBidi"/>
        <w:b/>
        <w:bCs/>
        <w:sz w:val="24"/>
        <w:szCs w:val="24"/>
      </w:rPr>
      <w:t>)</w:t>
    </w:r>
    <w:bookmarkEnd w:id="5810"/>
    <w:r w:rsidR="007824C3" w:rsidRPr="005267FB">
      <w:rPr>
        <w:rFonts w:asciiTheme="majorBidi" w:hAnsiTheme="majorBidi" w:cstheme="majorBidi"/>
        <w:b/>
        <w:bCs/>
        <w:sz w:val="24"/>
        <w:szCs w:val="24"/>
      </w:rPr>
      <w:t xml:space="preserve">_Table (1)                                                                                                                                  </w:t>
    </w:r>
    <w:r>
      <w:rPr>
        <w:rFonts w:asciiTheme="majorBidi" w:hAnsiTheme="majorBidi" w:cstheme="majorBidi"/>
        <w:b/>
        <w:bCs/>
        <w:sz w:val="24"/>
        <w:szCs w:val="24"/>
      </w:rPr>
      <w:t xml:space="preserve">                          </w:t>
    </w:r>
    <w:r w:rsidR="007824C3" w:rsidRPr="005267FB">
      <w:rPr>
        <w:rFonts w:asciiTheme="majorBidi" w:hAnsiTheme="majorBidi" w:cstheme="majorBidi"/>
        <w:b/>
        <w:bCs/>
        <w:sz w:val="24"/>
        <w:szCs w:val="24"/>
      </w:rPr>
      <w:t>OIA Omanisation (Positions)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45BD" w14:textId="21F607CF" w:rsidR="00A46571" w:rsidRPr="00807CE2" w:rsidRDefault="004D2B00" w:rsidP="005267FB">
    <w:pPr>
      <w:rPr>
        <w:rFonts w:cstheme="majorBidi"/>
        <w:b/>
        <w:bCs/>
        <w:sz w:val="24"/>
        <w:szCs w:val="24"/>
        <w:rPrChange w:id="6547" w:author="Al Riyami, Azza OLNG-SCC/12" w:date="2026-03-30T14:28:00Z" w16du:dateUtc="2026-03-30T10:28:00Z">
          <w:rPr>
            <w:rFonts w:asciiTheme="majorBidi" w:hAnsiTheme="majorBidi" w:cstheme="majorBidi"/>
            <w:b/>
            <w:bCs/>
            <w:sz w:val="24"/>
            <w:szCs w:val="24"/>
          </w:rPr>
        </w:rPrChange>
      </w:rPr>
    </w:pPr>
    <w:r w:rsidRPr="00807CE2">
      <w:rPr>
        <w:rFonts w:cstheme="majorBidi"/>
        <w:b/>
        <w:bCs/>
        <w:sz w:val="24"/>
        <w:szCs w:val="24"/>
        <w:rPrChange w:id="6548" w:author="Al Riyami, Azza OLNG-SCC/12" w:date="2026-03-30T14:28:00Z" w16du:dateUtc="2026-03-30T10:28:00Z">
          <w:rPr>
            <w:rFonts w:asciiTheme="majorBidi" w:hAnsiTheme="majorBidi" w:cstheme="majorBidi"/>
            <w:b/>
            <w:bCs/>
            <w:sz w:val="24"/>
            <w:szCs w:val="24"/>
          </w:rPr>
        </w:rPrChange>
      </w:rPr>
      <w:t>6.</w:t>
    </w:r>
    <w:r w:rsidRPr="00807CE2">
      <w:rPr>
        <w:rFonts w:eastAsia="Aptos" w:cstheme="majorBidi"/>
        <w:b/>
        <w:bCs/>
        <w:sz w:val="24"/>
        <w:szCs w:val="24"/>
        <w:rPrChange w:id="6549" w:author="Al Riyami, Azza OLNG-SCC/12" w:date="2026-03-30T14:28:00Z" w16du:dateUtc="2026-03-30T10:28:00Z">
          <w:rPr>
            <w:rFonts w:asciiTheme="majorBidi" w:eastAsia="Aptos" w:hAnsiTheme="majorBidi" w:cstheme="majorBidi"/>
            <w:b/>
            <w:bCs/>
            <w:sz w:val="24"/>
            <w:szCs w:val="24"/>
          </w:rPr>
        </w:rPrChange>
      </w:rPr>
      <w:t xml:space="preserve">        </w:t>
    </w:r>
    <w:r w:rsidRPr="00807CE2">
      <w:rPr>
        <w:rFonts w:cstheme="majorBidi"/>
        <w:b/>
        <w:bCs/>
        <w:sz w:val="24"/>
        <w:szCs w:val="24"/>
        <w:rPrChange w:id="6550" w:author="Al Riyami, Azza OLNG-SCC/12" w:date="2026-03-30T14:28:00Z" w16du:dateUtc="2026-03-30T10:28:00Z">
          <w:rPr>
            <w:rFonts w:asciiTheme="majorBidi" w:hAnsiTheme="majorBidi" w:cstheme="majorBidi"/>
            <w:b/>
            <w:bCs/>
            <w:sz w:val="24"/>
            <w:szCs w:val="24"/>
          </w:rPr>
        </w:rPrChange>
      </w:rPr>
      <w:t>Appendix (F)_Table (2)</w:t>
    </w:r>
    <w:r w:rsidR="003C6E27" w:rsidRPr="00807CE2">
      <w:rPr>
        <w:rFonts w:cstheme="majorBidi"/>
        <w:b/>
        <w:bCs/>
        <w:sz w:val="24"/>
        <w:szCs w:val="24"/>
        <w:rPrChange w:id="6551" w:author="Al Riyami, Azza OLNG-SCC/12" w:date="2026-03-30T14:28:00Z" w16du:dateUtc="2026-03-30T10:28:00Z">
          <w:rPr>
            <w:rFonts w:asciiTheme="majorBidi" w:hAnsiTheme="majorBidi" w:cstheme="majorBidi"/>
            <w:b/>
            <w:bCs/>
            <w:sz w:val="24"/>
            <w:szCs w:val="24"/>
          </w:rPr>
        </w:rPrChange>
      </w:rPr>
      <w:t xml:space="preserve">                                                                                                                        </w:t>
    </w:r>
    <w:r w:rsidR="00982CA6" w:rsidRPr="00807CE2">
      <w:rPr>
        <w:rFonts w:cstheme="majorBidi"/>
        <w:b/>
        <w:bCs/>
        <w:sz w:val="24"/>
        <w:szCs w:val="24"/>
        <w:rPrChange w:id="6552" w:author="Al Riyami, Azza OLNG-SCC/12" w:date="2026-03-30T14:28:00Z" w16du:dateUtc="2026-03-30T10:28:00Z">
          <w:rPr>
            <w:rFonts w:asciiTheme="majorBidi" w:hAnsiTheme="majorBidi" w:cstheme="majorBidi"/>
            <w:b/>
            <w:bCs/>
            <w:sz w:val="24"/>
            <w:szCs w:val="24"/>
          </w:rPr>
        </w:rPrChange>
      </w:rPr>
      <w:t xml:space="preserve"> </w:t>
    </w:r>
    <w:r w:rsidR="003C6E27" w:rsidRPr="00807CE2">
      <w:rPr>
        <w:rFonts w:cstheme="majorBidi"/>
        <w:b/>
        <w:bCs/>
        <w:sz w:val="24"/>
        <w:szCs w:val="24"/>
        <w:rPrChange w:id="6553" w:author="Al Riyami, Azza OLNG-SCC/12" w:date="2026-03-30T14:28:00Z" w16du:dateUtc="2026-03-30T10:28:00Z">
          <w:rPr>
            <w:rFonts w:asciiTheme="majorBidi" w:hAnsiTheme="majorBidi" w:cstheme="majorBidi"/>
            <w:b/>
            <w:bCs/>
            <w:sz w:val="24"/>
            <w:szCs w:val="24"/>
          </w:rPr>
        </w:rPrChange>
      </w:rPr>
      <w:t xml:space="preserve">      </w:t>
    </w:r>
    <w:r w:rsidRPr="00807CE2">
      <w:rPr>
        <w:rFonts w:cstheme="majorBidi"/>
        <w:b/>
        <w:bCs/>
        <w:sz w:val="24"/>
        <w:szCs w:val="24"/>
        <w:rPrChange w:id="6554" w:author="Al Riyami, Azza OLNG-SCC/12" w:date="2026-03-30T14:28:00Z" w16du:dateUtc="2026-03-30T10:28:00Z">
          <w:rPr>
            <w:rFonts w:asciiTheme="majorBidi" w:hAnsiTheme="majorBidi" w:cstheme="majorBidi"/>
            <w:b/>
            <w:bCs/>
            <w:sz w:val="24"/>
            <w:szCs w:val="24"/>
          </w:rPr>
        </w:rPrChange>
      </w:rPr>
      <w:t xml:space="preserve">                                  </w:t>
    </w:r>
    <w:r w:rsidR="003C6E27" w:rsidRPr="00807CE2">
      <w:rPr>
        <w:rFonts w:cstheme="majorBidi"/>
        <w:b/>
        <w:bCs/>
        <w:sz w:val="24"/>
        <w:szCs w:val="24"/>
        <w:rPrChange w:id="6555" w:author="Al Riyami, Azza OLNG-SCC/12" w:date="2026-03-30T14:28:00Z" w16du:dateUtc="2026-03-30T10:28:00Z">
          <w:rPr>
            <w:rFonts w:asciiTheme="majorBidi" w:hAnsiTheme="majorBidi" w:cstheme="majorBidi"/>
            <w:b/>
            <w:bCs/>
            <w:sz w:val="24"/>
            <w:szCs w:val="24"/>
          </w:rPr>
        </w:rPrChange>
      </w:rPr>
      <w:t>MEM Omanisation (Jobs)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D726F" w14:textId="575CA59B" w:rsidR="00315279" w:rsidRPr="005267FB" w:rsidRDefault="006C529F" w:rsidP="005267FB">
    <w:pPr>
      <w:rPr>
        <w:rFonts w:ascii="Times New Roman" w:hAnsi="Times New Roman" w:cs="Times New Roman"/>
        <w:b/>
        <w:bCs/>
        <w:sz w:val="28"/>
        <w:szCs w:val="28"/>
      </w:rPr>
    </w:pPr>
    <w:bookmarkStart w:id="6634" w:name="Appendix_G"/>
    <w:r>
      <w:rPr>
        <w:rFonts w:asciiTheme="majorBidi" w:hAnsiTheme="majorBidi" w:cstheme="majorBidi"/>
        <w:b/>
        <w:bCs/>
        <w:sz w:val="24"/>
        <w:szCs w:val="24"/>
      </w:rPr>
      <w:t>7</w:t>
    </w:r>
    <w:r w:rsidRPr="004D2B00">
      <w:rPr>
        <w:rFonts w:asciiTheme="majorBidi" w:hAnsiTheme="majorBidi" w:cstheme="majorBidi"/>
        <w:b/>
        <w:bCs/>
        <w:sz w:val="24"/>
        <w:szCs w:val="24"/>
      </w:rPr>
      <w:t>.</w:t>
    </w:r>
    <w:r w:rsidRPr="004D2B00">
      <w:rPr>
        <w:rFonts w:asciiTheme="majorBidi" w:eastAsia="Aptos" w:hAnsiTheme="majorBidi" w:cstheme="majorBidi"/>
        <w:b/>
        <w:bCs/>
        <w:sz w:val="24"/>
        <w:szCs w:val="24"/>
      </w:rPr>
      <w:t xml:space="preserve">        </w:t>
    </w:r>
    <w:r w:rsidR="00315279" w:rsidRPr="005267FB">
      <w:rPr>
        <w:rFonts w:ascii="Times New Roman" w:hAnsi="Times New Roman" w:cs="Times New Roman"/>
        <w:b/>
        <w:bCs/>
        <w:sz w:val="28"/>
        <w:szCs w:val="28"/>
      </w:rPr>
      <w:t>Appendix (</w:t>
    </w:r>
    <w:r w:rsidR="00A544DF" w:rsidRPr="005267FB">
      <w:rPr>
        <w:rFonts w:ascii="Times New Roman" w:hAnsi="Times New Roman" w:cs="Times New Roman"/>
        <w:b/>
        <w:bCs/>
        <w:sz w:val="28"/>
        <w:szCs w:val="28"/>
      </w:rPr>
      <w:t>G</w:t>
    </w:r>
    <w:r w:rsidR="00315279" w:rsidRPr="005267FB">
      <w:rPr>
        <w:rFonts w:ascii="Times New Roman" w:hAnsi="Times New Roman" w:cs="Times New Roman"/>
        <w:b/>
        <w:bCs/>
        <w:sz w:val="28"/>
        <w:szCs w:val="28"/>
      </w:rPr>
      <w:t>)</w:t>
    </w:r>
    <w:bookmarkEnd w:id="6634"/>
    <w:r w:rsidR="00315279" w:rsidRPr="005267FB">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315279" w:rsidRPr="005267FB">
      <w:rPr>
        <w:rFonts w:ascii="Times New Roman" w:hAnsi="Times New Roman" w:cs="Times New Roman"/>
        <w:b/>
        <w:bCs/>
        <w:sz w:val="28"/>
        <w:szCs w:val="28"/>
      </w:rPr>
      <w:t xml:space="preserve"> ICV ACKNOWLEDGEMENT LETTER</w:t>
    </w:r>
  </w:p>
  <w:p w14:paraId="51BBE44A" w14:textId="77777777" w:rsidR="00315279" w:rsidRPr="008E3684" w:rsidRDefault="00315279" w:rsidP="00315279">
    <w:pPr>
      <w:tabs>
        <w:tab w:val="center" w:pos="4680"/>
        <w:tab w:val="right" w:pos="9360"/>
      </w:tabs>
      <w:spacing w:after="0" w:line="240" w:lineRule="auto"/>
      <w:rPr>
        <w:rFonts w:ascii="Times New Roman" w:eastAsia="Times New Roman" w:hAnsi="Times New Roman" w:cs="Calibri"/>
        <w:b/>
        <w:bCs/>
        <w:color w:val="000000"/>
        <w:kern w:val="0"/>
        <w:sz w:val="28"/>
        <w:szCs w:val="28"/>
        <w:u w:val="single"/>
        <w:lang w:eastAsia="en-GB"/>
        <w14:ligatures w14:val="none"/>
      </w:rPr>
    </w:pPr>
  </w:p>
  <w:p w14:paraId="4EB0DEE5" w14:textId="3031CE2A" w:rsidR="00C525CB" w:rsidRPr="00BB5523" w:rsidRDefault="00315279" w:rsidP="004F7891">
    <w:pPr>
      <w:pStyle w:val="Header"/>
      <w:jc w:val="center"/>
    </w:pPr>
    <w:r w:rsidRPr="00315279">
      <w:rPr>
        <w:rFonts w:eastAsia="Aptos" w:cs="Arial"/>
        <w:kern w:val="0"/>
        <w14:ligatures w14:val="none"/>
      </w:rPr>
      <w:t>(To be submitted on Bidder’s COMPANY letter head)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5FF0" w14:textId="227C13F8" w:rsidR="004F7891" w:rsidRPr="0093237D" w:rsidDel="00052291" w:rsidRDefault="008E3684" w:rsidP="004F7891">
    <w:pPr>
      <w:tabs>
        <w:tab w:val="center" w:pos="4680"/>
        <w:tab w:val="right" w:pos="9360"/>
      </w:tabs>
      <w:spacing w:after="0" w:line="240" w:lineRule="auto"/>
      <w:rPr>
        <w:del w:id="6717" w:author="Al Oraimi, Ahmed Mubarak OLNG-ICV/T2" w:date="2026-03-29T08:38:00Z" w16du:dateUtc="2026-03-29T04:38:00Z"/>
        <w:rFonts w:eastAsia="Aptos" w:cs="Arial"/>
      </w:rPr>
    </w:pPr>
    <w:bookmarkStart w:id="6718" w:name="Appendix_H"/>
    <w:r w:rsidRPr="0093237D">
      <w:rPr>
        <w:rFonts w:cstheme="majorBidi"/>
        <w:b/>
        <w:bCs/>
        <w:sz w:val="24"/>
        <w:szCs w:val="24"/>
        <w:rPrChange w:id="6719" w:author="Al Riyami, Azza OLNG-SCC/12" w:date="2026-03-30T14:30:00Z" w16du:dateUtc="2026-03-30T10:30:00Z">
          <w:rPr>
            <w:rFonts w:asciiTheme="majorBidi" w:hAnsiTheme="majorBidi" w:cstheme="majorBidi"/>
            <w:b/>
            <w:bCs/>
            <w:sz w:val="24"/>
            <w:szCs w:val="24"/>
          </w:rPr>
        </w:rPrChange>
      </w:rPr>
      <w:t>8</w:t>
    </w:r>
    <w:r w:rsidR="006C529F" w:rsidRPr="0093237D">
      <w:rPr>
        <w:rFonts w:cstheme="majorBidi"/>
        <w:b/>
        <w:bCs/>
        <w:sz w:val="24"/>
        <w:szCs w:val="24"/>
        <w:rPrChange w:id="6720" w:author="Al Riyami, Azza OLNG-SCC/12" w:date="2026-03-30T14:30:00Z" w16du:dateUtc="2026-03-30T10:30:00Z">
          <w:rPr>
            <w:rFonts w:asciiTheme="majorBidi" w:hAnsiTheme="majorBidi" w:cstheme="majorBidi"/>
            <w:b/>
            <w:bCs/>
            <w:sz w:val="24"/>
            <w:szCs w:val="24"/>
          </w:rPr>
        </w:rPrChange>
      </w:rPr>
      <w:t>.</w:t>
    </w:r>
    <w:r w:rsidR="006C529F" w:rsidRPr="0093237D">
      <w:rPr>
        <w:rFonts w:eastAsia="Aptos" w:cstheme="majorBidi"/>
        <w:b/>
        <w:bCs/>
        <w:sz w:val="24"/>
        <w:szCs w:val="24"/>
        <w:rPrChange w:id="6721" w:author="Al Riyami, Azza OLNG-SCC/12" w:date="2026-03-30T14:30:00Z" w16du:dateUtc="2026-03-30T10:30:00Z">
          <w:rPr>
            <w:rFonts w:asciiTheme="majorBidi" w:eastAsia="Aptos" w:hAnsiTheme="majorBidi" w:cstheme="majorBidi"/>
            <w:b/>
            <w:bCs/>
            <w:sz w:val="24"/>
            <w:szCs w:val="24"/>
          </w:rPr>
        </w:rPrChange>
      </w:rPr>
      <w:t xml:space="preserve">        </w:t>
    </w:r>
    <w:r w:rsidR="004F7891" w:rsidRPr="0093237D">
      <w:rPr>
        <w:rFonts w:eastAsia="Times New Roman" w:cs="Times New Roman"/>
        <w:b/>
        <w:bCs/>
        <w:kern w:val="0"/>
        <w:sz w:val="28"/>
        <w:szCs w:val="28"/>
        <w:lang w:val="en-GB" w:eastAsia="en-GB"/>
        <w14:ligatures w14:val="none"/>
        <w:rPrChange w:id="6722" w:author="Al Riyami, Azza OLNG-SCC/12" w:date="2026-03-30T14:30:00Z" w16du:dateUtc="2026-03-30T10:30:00Z">
          <w:rPr>
            <w:rFonts w:ascii="Times New Roman" w:eastAsia="Times New Roman" w:hAnsi="Times New Roman" w:cs="Times New Roman"/>
            <w:b/>
            <w:bCs/>
            <w:kern w:val="0"/>
            <w:sz w:val="28"/>
            <w:szCs w:val="28"/>
            <w:lang w:val="en-GB" w:eastAsia="en-GB"/>
            <w14:ligatures w14:val="none"/>
          </w:rPr>
        </w:rPrChange>
      </w:rPr>
      <w:t>Appendix (H)</w:t>
    </w:r>
    <w:bookmarkEnd w:id="6718"/>
    <w:r w:rsidR="004F7891" w:rsidRPr="0093237D">
      <w:rPr>
        <w:rFonts w:eastAsia="Times New Roman" w:cs="Times New Roman"/>
        <w:b/>
        <w:bCs/>
        <w:kern w:val="0"/>
        <w:sz w:val="28"/>
        <w:szCs w:val="28"/>
        <w:lang w:val="en-GB" w:eastAsia="en-GB"/>
        <w14:ligatures w14:val="none"/>
        <w:rPrChange w:id="6723" w:author="Al Riyami, Azza OLNG-SCC/12" w:date="2026-03-30T14:30:00Z" w16du:dateUtc="2026-03-30T10:30:00Z">
          <w:rPr>
            <w:rFonts w:ascii="Times New Roman" w:eastAsia="Times New Roman" w:hAnsi="Times New Roman" w:cs="Times New Roman"/>
            <w:b/>
            <w:bCs/>
            <w:kern w:val="0"/>
            <w:sz w:val="28"/>
            <w:szCs w:val="28"/>
            <w:lang w:val="en-GB" w:eastAsia="en-GB"/>
            <w14:ligatures w14:val="none"/>
          </w:rPr>
        </w:rPrChange>
      </w:rPr>
      <w:t xml:space="preserve">                                                                                                          </w:t>
    </w:r>
    <w:ins w:id="6724" w:author="Al Riyami, Azza OLNG-SCC/12" w:date="2026-03-30T14:30:00Z" w16du:dateUtc="2026-03-30T10:30:00Z">
      <w:r w:rsidR="0093237D">
        <w:rPr>
          <w:rFonts w:eastAsia="Times New Roman" w:cs="Times New Roman"/>
          <w:b/>
          <w:bCs/>
          <w:kern w:val="0"/>
          <w:sz w:val="28"/>
          <w:szCs w:val="28"/>
          <w:lang w:val="en-GB" w:eastAsia="en-GB"/>
          <w14:ligatures w14:val="none"/>
        </w:rPr>
        <w:t xml:space="preserve">                 </w:t>
      </w:r>
    </w:ins>
    <w:r w:rsidR="004F7891" w:rsidRPr="0093237D">
      <w:rPr>
        <w:rFonts w:eastAsia="Times New Roman" w:cs="Times New Roman"/>
        <w:b/>
        <w:bCs/>
        <w:kern w:val="0"/>
        <w:sz w:val="28"/>
        <w:szCs w:val="28"/>
        <w:lang w:val="en-GB" w:eastAsia="en-GB"/>
        <w14:ligatures w14:val="none"/>
        <w:rPrChange w:id="6725" w:author="Al Riyami, Azza OLNG-SCC/12" w:date="2026-03-30T14:30:00Z" w16du:dateUtc="2026-03-30T10:30:00Z">
          <w:rPr>
            <w:rFonts w:ascii="Times New Roman" w:eastAsia="Times New Roman" w:hAnsi="Times New Roman" w:cs="Times New Roman"/>
            <w:b/>
            <w:bCs/>
            <w:kern w:val="0"/>
            <w:sz w:val="28"/>
            <w:szCs w:val="28"/>
            <w:lang w:val="en-GB" w:eastAsia="en-GB"/>
            <w14:ligatures w14:val="none"/>
          </w:rPr>
        </w:rPrChange>
      </w:rPr>
      <w:t xml:space="preserve"> </w:t>
    </w:r>
    <w:r w:rsidRPr="0093237D">
      <w:rPr>
        <w:rFonts w:eastAsia="Times New Roman" w:cs="Times New Roman"/>
        <w:b/>
        <w:bCs/>
        <w:kern w:val="0"/>
        <w:sz w:val="28"/>
        <w:szCs w:val="28"/>
        <w:lang w:val="en-GB" w:eastAsia="en-GB"/>
        <w14:ligatures w14:val="none"/>
        <w:rPrChange w:id="6726" w:author="Al Riyami, Azza OLNG-SCC/12" w:date="2026-03-30T14:30:00Z" w16du:dateUtc="2026-03-30T10:30:00Z">
          <w:rPr>
            <w:rFonts w:ascii="Times New Roman" w:eastAsia="Times New Roman" w:hAnsi="Times New Roman" w:cs="Times New Roman"/>
            <w:b/>
            <w:bCs/>
            <w:kern w:val="0"/>
            <w:sz w:val="28"/>
            <w:szCs w:val="28"/>
            <w:lang w:val="en-GB" w:eastAsia="en-GB"/>
            <w14:ligatures w14:val="none"/>
          </w:rPr>
        </w:rPrChange>
      </w:rPr>
      <w:t xml:space="preserve">  </w:t>
    </w:r>
    <w:r w:rsidR="004F7891" w:rsidRPr="0093237D">
      <w:rPr>
        <w:rFonts w:eastAsia="Times New Roman" w:cs="Calibri"/>
        <w:b/>
        <w:bCs/>
        <w:color w:val="000000"/>
        <w:kern w:val="0"/>
        <w:sz w:val="28"/>
        <w:szCs w:val="28"/>
        <w:u w:val="single"/>
        <w:lang w:val="en-GB" w:eastAsia="en-GB"/>
        <w14:ligatures w14:val="none"/>
        <w:rPrChange w:id="6727" w:author="Al Riyami, Azza OLNG-SCC/12" w:date="2026-03-30T14:30:00Z" w16du:dateUtc="2026-03-30T10:30:00Z">
          <w:rPr>
            <w:rFonts w:ascii="Times New Roman" w:eastAsia="Times New Roman" w:hAnsi="Times New Roman" w:cs="Calibri"/>
            <w:b/>
            <w:bCs/>
            <w:color w:val="000000"/>
            <w:kern w:val="0"/>
            <w:sz w:val="28"/>
            <w:szCs w:val="28"/>
            <w:u w:val="single"/>
            <w:lang w:val="en-GB" w:eastAsia="en-GB"/>
            <w14:ligatures w14:val="none"/>
          </w:rPr>
        </w:rPrChange>
      </w:rPr>
      <w:t>ICV_ Nonconformance Register</w:t>
    </w:r>
  </w:p>
  <w:p w14:paraId="0416CBDA" w14:textId="2F9BAE39" w:rsidR="00315279" w:rsidRPr="004F7891" w:rsidRDefault="00315279">
    <w:pPr>
      <w:tabs>
        <w:tab w:val="center" w:pos="4680"/>
        <w:tab w:val="right" w:pos="9360"/>
      </w:tabs>
      <w:spacing w:after="0" w:line="240" w:lineRule="auto"/>
      <w:pPrChange w:id="6728" w:author="Al Oraimi, Ahmed Mubarak OLNG-ICV/T2" w:date="2026-03-29T08:38:00Z" w16du:dateUtc="2026-03-29T04:38: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CAF"/>
    <w:multiLevelType w:val="multilevel"/>
    <w:tmpl w:val="C9868EA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03697192"/>
    <w:multiLevelType w:val="singleLevel"/>
    <w:tmpl w:val="08E0C008"/>
    <w:lvl w:ilvl="0">
      <w:start w:val="7"/>
      <w:numFmt w:val="decimal"/>
      <w:lvlText w:val="1.%1 "/>
      <w:legacy w:legacy="1" w:legacySpace="0" w:legacyIndent="567"/>
      <w:lvlJc w:val="left"/>
      <w:pPr>
        <w:ind w:left="567" w:hanging="567"/>
      </w:pPr>
      <w:rPr>
        <w:b w:val="0"/>
        <w:i w:val="0"/>
        <w:sz w:val="24"/>
      </w:rPr>
    </w:lvl>
  </w:abstractNum>
  <w:abstractNum w:abstractNumId="2" w15:restartNumberingAfterBreak="0">
    <w:nsid w:val="0780798D"/>
    <w:multiLevelType w:val="multilevel"/>
    <w:tmpl w:val="21062BF2"/>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b w:val="0"/>
        <w:bCs w:val="0"/>
        <w:i w:val="0"/>
        <w:iCs w:val="0"/>
        <w:color w:val="auto"/>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B5B458B"/>
    <w:multiLevelType w:val="hybridMultilevel"/>
    <w:tmpl w:val="35B24A8E"/>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2A7D68"/>
    <w:multiLevelType w:val="hybridMultilevel"/>
    <w:tmpl w:val="872E650C"/>
    <w:lvl w:ilvl="0" w:tplc="24F656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8101F2"/>
    <w:multiLevelType w:val="hybridMultilevel"/>
    <w:tmpl w:val="82821652"/>
    <w:lvl w:ilvl="0" w:tplc="7642318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322FBA"/>
    <w:multiLevelType w:val="multilevel"/>
    <w:tmpl w:val="797CFD66"/>
    <w:lvl w:ilvl="0">
      <w:start w:val="1"/>
      <w:numFmt w:val="upperLetter"/>
      <w:lvlText w:val="%1."/>
      <w:lvlJc w:val="left"/>
      <w:pPr>
        <w:tabs>
          <w:tab w:val="num" w:pos="576"/>
        </w:tabs>
        <w:ind w:left="576" w:hanging="576"/>
      </w:pPr>
      <w:rPr>
        <w:rFonts w:hint="default"/>
      </w:rPr>
    </w:lvl>
    <w:lvl w:ilvl="1">
      <w:start w:val="1"/>
      <w:numFmt w:val="decimal"/>
      <w:lvlText w:val="%2."/>
      <w:lvlJc w:val="left"/>
      <w:pPr>
        <w:tabs>
          <w:tab w:val="num" w:pos="864"/>
        </w:tabs>
        <w:ind w:left="864" w:hanging="576"/>
      </w:pPr>
      <w:rPr>
        <w:rFonts w:hint="default"/>
      </w:rPr>
    </w:lvl>
    <w:lvl w:ilvl="2">
      <w:start w:val="1"/>
      <w:numFmt w:val="decimal"/>
      <w:lvlText w:val="%2.%3."/>
      <w:lvlJc w:val="left"/>
      <w:pPr>
        <w:tabs>
          <w:tab w:val="num" w:pos="1152"/>
        </w:tabs>
        <w:ind w:left="1152" w:hanging="576"/>
      </w:pPr>
      <w:rPr>
        <w:rFonts w:hint="default"/>
      </w:rPr>
    </w:lvl>
    <w:lvl w:ilvl="3">
      <w:start w:val="1"/>
      <w:numFmt w:val="decimal"/>
      <w:lvlText w:val="%2.%3.%4."/>
      <w:lvlJc w:val="left"/>
      <w:pPr>
        <w:tabs>
          <w:tab w:val="num" w:pos="1440"/>
        </w:tabs>
        <w:ind w:left="1440" w:hanging="576"/>
      </w:pPr>
      <w:rPr>
        <w:rFonts w:hint="default"/>
      </w:rPr>
    </w:lvl>
    <w:lvl w:ilvl="4">
      <w:numFmt w:val="none"/>
      <w:lvlText w:val=""/>
      <w:lvlJc w:val="left"/>
      <w:pPr>
        <w:ind w:left="1800" w:hanging="360"/>
      </w:pPr>
      <w:rPr>
        <w:rFonts w:hint="default"/>
      </w:rPr>
    </w:lvl>
    <w:lvl w:ilvl="5">
      <w:numFmt w:val="none"/>
      <w:lvlText w:val=""/>
      <w:lvlJc w:val="left"/>
      <w:pPr>
        <w:ind w:left="2160" w:firstLine="30609"/>
      </w:pPr>
      <w:rPr>
        <w:rFonts w:hint="default"/>
      </w:rPr>
    </w:lvl>
    <w:lvl w:ilvl="6">
      <w:numFmt w:val="none"/>
      <w:lvlText w:val=""/>
      <w:lvlJc w:val="left"/>
      <w:pPr>
        <w:ind w:left="2520" w:hanging="360"/>
      </w:pPr>
      <w:rPr>
        <w:rFonts w:hint="default"/>
      </w:rPr>
    </w:lvl>
    <w:lvl w:ilvl="7">
      <w:numFmt w:val="none"/>
      <w:lvlText w:val=""/>
      <w:lvlJc w:val="left"/>
      <w:pPr>
        <w:ind w:left="2880" w:hanging="360"/>
      </w:pPr>
      <w:rPr>
        <w:rFonts w:hint="default"/>
      </w:rPr>
    </w:lvl>
    <w:lvl w:ilvl="8">
      <w:start w:val="1"/>
      <w:numFmt w:val="lowerLetter"/>
      <w:lvlText w:val="%9."/>
      <w:lvlJc w:val="left"/>
      <w:pPr>
        <w:tabs>
          <w:tab w:val="num" w:pos="1584"/>
        </w:tabs>
        <w:ind w:left="1584" w:hanging="576"/>
      </w:pPr>
      <w:rPr>
        <w:rFonts w:hint="default"/>
      </w:rPr>
    </w:lvl>
  </w:abstractNum>
  <w:abstractNum w:abstractNumId="7" w15:restartNumberingAfterBreak="0">
    <w:nsid w:val="19EC2200"/>
    <w:multiLevelType w:val="multilevel"/>
    <w:tmpl w:val="034CCA5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1EA83DD6"/>
    <w:multiLevelType w:val="multilevel"/>
    <w:tmpl w:val="198A388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bullet"/>
      <w:lvlText w:val=""/>
      <w:lvlJc w:val="left"/>
      <w:pPr>
        <w:ind w:left="1080" w:hanging="1080"/>
      </w:pPr>
      <w:rPr>
        <w:rFonts w:ascii="Symbol" w:hAnsi="Symbol"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1EE86055"/>
    <w:multiLevelType w:val="hybridMultilevel"/>
    <w:tmpl w:val="266EC2EE"/>
    <w:lvl w:ilvl="0" w:tplc="FE0EE7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3860F6"/>
    <w:multiLevelType w:val="hybridMultilevel"/>
    <w:tmpl w:val="A1FA9FA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FF068CC"/>
    <w:multiLevelType w:val="hybridMultilevel"/>
    <w:tmpl w:val="40963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A35488"/>
    <w:multiLevelType w:val="hybridMultilevel"/>
    <w:tmpl w:val="5A40DF2E"/>
    <w:lvl w:ilvl="0" w:tplc="04090019">
      <w:start w:val="1"/>
      <w:numFmt w:val="lowerLetter"/>
      <w:lvlText w:val="%1."/>
      <w:lvlJc w:val="left"/>
      <w:pPr>
        <w:ind w:left="1170" w:hanging="360"/>
      </w:pPr>
      <w:rPr>
        <w:rFonts w:hint="default"/>
        <w:b w:val="0"/>
        <w:bCs/>
      </w:rPr>
    </w:lvl>
    <w:lvl w:ilvl="1" w:tplc="38CA2026">
      <w:start w:val="1"/>
      <w:numFmt w:val="lowerRoman"/>
      <w:lvlText w:val="(%2)"/>
      <w:lvlJc w:val="left"/>
      <w:pPr>
        <w:ind w:left="1890" w:hanging="360"/>
      </w:pPr>
      <w:rPr>
        <w:rFonts w:asciiTheme="majorBidi" w:eastAsia="Calibri" w:hAnsiTheme="majorBidi" w:cstheme="majorBidi"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3" w15:restartNumberingAfterBreak="0">
    <w:nsid w:val="23360EF7"/>
    <w:multiLevelType w:val="multilevel"/>
    <w:tmpl w:val="7C2ABE8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810066"/>
    <w:multiLevelType w:val="hybridMultilevel"/>
    <w:tmpl w:val="DBB2D110"/>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04229E"/>
    <w:multiLevelType w:val="hybridMultilevel"/>
    <w:tmpl w:val="B63CB1A8"/>
    <w:lvl w:ilvl="0" w:tplc="66B25A3A">
      <w:start w:val="1"/>
      <w:numFmt w:val="lowerLetter"/>
      <w:lvlText w:val="%1."/>
      <w:lvlJc w:val="left"/>
      <w:pPr>
        <w:ind w:left="212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16" w15:restartNumberingAfterBreak="0">
    <w:nsid w:val="2B7C72B4"/>
    <w:multiLevelType w:val="hybridMultilevel"/>
    <w:tmpl w:val="7F7A1232"/>
    <w:lvl w:ilvl="0" w:tplc="04090015">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D1E16A3"/>
    <w:multiLevelType w:val="singleLevel"/>
    <w:tmpl w:val="4FA6F26C"/>
    <w:lvl w:ilvl="0">
      <w:start w:val="1"/>
      <w:numFmt w:val="lowerLetter"/>
      <w:lvlText w:val="(%1)"/>
      <w:legacy w:legacy="1" w:legacySpace="0" w:legacyIndent="567"/>
      <w:lvlJc w:val="left"/>
    </w:lvl>
  </w:abstractNum>
  <w:abstractNum w:abstractNumId="18" w15:restartNumberingAfterBreak="0">
    <w:nsid w:val="2E4B3F38"/>
    <w:multiLevelType w:val="singleLevel"/>
    <w:tmpl w:val="08E0C008"/>
    <w:lvl w:ilvl="0">
      <w:start w:val="7"/>
      <w:numFmt w:val="decimal"/>
      <w:lvlText w:val="1.%1 "/>
      <w:legacy w:legacy="1" w:legacySpace="0" w:legacyIndent="567"/>
      <w:lvlJc w:val="left"/>
      <w:pPr>
        <w:ind w:left="567" w:hanging="567"/>
      </w:pPr>
      <w:rPr>
        <w:b w:val="0"/>
        <w:i w:val="0"/>
        <w:sz w:val="24"/>
      </w:rPr>
    </w:lvl>
  </w:abstractNum>
  <w:abstractNum w:abstractNumId="19" w15:restartNumberingAfterBreak="0">
    <w:nsid w:val="33337434"/>
    <w:multiLevelType w:val="multilevel"/>
    <w:tmpl w:val="82E403AC"/>
    <w:lvl w:ilvl="0">
      <w:start w:val="1"/>
      <w:numFmt w:val="lowerLetter"/>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343340D9"/>
    <w:multiLevelType w:val="hybridMultilevel"/>
    <w:tmpl w:val="E8907846"/>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D55868"/>
    <w:multiLevelType w:val="hybridMultilevel"/>
    <w:tmpl w:val="ACB05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6112E7"/>
    <w:multiLevelType w:val="hybridMultilevel"/>
    <w:tmpl w:val="43A474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CDC7A6A"/>
    <w:multiLevelType w:val="singleLevel"/>
    <w:tmpl w:val="24F65640"/>
    <w:lvl w:ilvl="0">
      <w:start w:val="1"/>
      <w:numFmt w:val="lowerLetter"/>
      <w:lvlText w:val="(%1)"/>
      <w:legacy w:legacy="1" w:legacySpace="0" w:legacyIndent="567"/>
      <w:lvlJc w:val="left"/>
    </w:lvl>
  </w:abstractNum>
  <w:abstractNum w:abstractNumId="24" w15:restartNumberingAfterBreak="0">
    <w:nsid w:val="41D24F1D"/>
    <w:multiLevelType w:val="multilevel"/>
    <w:tmpl w:val="DA8A647C"/>
    <w:lvl w:ilvl="0">
      <w:start w:val="1"/>
      <w:numFmt w:val="upperLetter"/>
      <w:pStyle w:val="Heading1"/>
      <w:lvlText w:val="%1."/>
      <w:lvlJc w:val="left"/>
      <w:pPr>
        <w:tabs>
          <w:tab w:val="num" w:pos="576"/>
        </w:tabs>
        <w:ind w:left="576" w:hanging="576"/>
      </w:pPr>
      <w:rPr>
        <w:rFonts w:hint="default"/>
      </w:rPr>
    </w:lvl>
    <w:lvl w:ilvl="1">
      <w:start w:val="1"/>
      <w:numFmt w:val="decimal"/>
      <w:pStyle w:val="Heading2"/>
      <w:lvlText w:val="%2."/>
      <w:lvlJc w:val="left"/>
      <w:pPr>
        <w:tabs>
          <w:tab w:val="num" w:pos="864"/>
        </w:tabs>
        <w:ind w:left="864" w:hanging="576"/>
      </w:pPr>
      <w:rPr>
        <w:rFonts w:hint="default"/>
      </w:rPr>
    </w:lvl>
    <w:lvl w:ilvl="2">
      <w:start w:val="1"/>
      <w:numFmt w:val="decimal"/>
      <w:pStyle w:val="Level3"/>
      <w:lvlText w:val="%2.%3."/>
      <w:lvlJc w:val="left"/>
      <w:pPr>
        <w:tabs>
          <w:tab w:val="num" w:pos="1152"/>
        </w:tabs>
        <w:ind w:left="1152" w:hanging="576"/>
      </w:pPr>
      <w:rPr>
        <w:rFonts w:hint="default"/>
      </w:rPr>
    </w:lvl>
    <w:lvl w:ilvl="3">
      <w:start w:val="1"/>
      <w:numFmt w:val="decimal"/>
      <w:pStyle w:val="Level4"/>
      <w:lvlText w:val="%2.%3.%4."/>
      <w:lvlJc w:val="left"/>
      <w:pPr>
        <w:tabs>
          <w:tab w:val="num" w:pos="1440"/>
        </w:tabs>
        <w:ind w:left="1440" w:hanging="576"/>
      </w:pPr>
      <w:rPr>
        <w:rFonts w:hint="default"/>
      </w:rPr>
    </w:lvl>
    <w:lvl w:ilvl="4">
      <w:numFmt w:val="none"/>
      <w:lvlText w:val=""/>
      <w:lvlJc w:val="left"/>
      <w:pPr>
        <w:ind w:left="1800" w:hanging="360"/>
      </w:pPr>
      <w:rPr>
        <w:rFonts w:hint="default"/>
      </w:rPr>
    </w:lvl>
    <w:lvl w:ilvl="5">
      <w:numFmt w:val="none"/>
      <w:lvlText w:val=""/>
      <w:lvlJc w:val="left"/>
      <w:pPr>
        <w:ind w:left="2160" w:firstLine="30609"/>
      </w:pPr>
      <w:rPr>
        <w:rFonts w:hint="default"/>
      </w:rPr>
    </w:lvl>
    <w:lvl w:ilvl="6">
      <w:numFmt w:val="none"/>
      <w:lvlText w:val=""/>
      <w:lvlJc w:val="left"/>
      <w:pPr>
        <w:ind w:left="2520" w:hanging="360"/>
      </w:pPr>
      <w:rPr>
        <w:rFonts w:hint="default"/>
      </w:rPr>
    </w:lvl>
    <w:lvl w:ilvl="7">
      <w:numFmt w:val="none"/>
      <w:lvlText w:val=""/>
      <w:lvlJc w:val="left"/>
      <w:pPr>
        <w:ind w:left="2880" w:hanging="360"/>
      </w:pPr>
      <w:rPr>
        <w:rFonts w:hint="default"/>
      </w:rPr>
    </w:lvl>
    <w:lvl w:ilvl="8">
      <w:start w:val="1"/>
      <w:numFmt w:val="lowerLetter"/>
      <w:pStyle w:val="Level9abc"/>
      <w:lvlText w:val="%9."/>
      <w:lvlJc w:val="left"/>
      <w:pPr>
        <w:tabs>
          <w:tab w:val="num" w:pos="1584"/>
        </w:tabs>
        <w:ind w:left="1584" w:hanging="576"/>
      </w:pPr>
      <w:rPr>
        <w:rFonts w:hint="default"/>
      </w:rPr>
    </w:lvl>
  </w:abstractNum>
  <w:abstractNum w:abstractNumId="25" w15:restartNumberingAfterBreak="0">
    <w:nsid w:val="41F47F9D"/>
    <w:multiLevelType w:val="hybridMultilevel"/>
    <w:tmpl w:val="81ECABD2"/>
    <w:lvl w:ilvl="0" w:tplc="FE0EE7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4A11A0E"/>
    <w:multiLevelType w:val="hybridMultilevel"/>
    <w:tmpl w:val="5A76D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6329E0"/>
    <w:multiLevelType w:val="hybridMultilevel"/>
    <w:tmpl w:val="5B624DB0"/>
    <w:lvl w:ilvl="0" w:tplc="C9A07316">
      <w:start w:val="1"/>
      <w:numFmt w:val="lowerLetter"/>
      <w:lvlText w:val="(%1)"/>
      <w:lvlJc w:val="left"/>
      <w:pPr>
        <w:ind w:left="1170" w:hanging="360"/>
      </w:pPr>
      <w:rPr>
        <w:rFonts w:asciiTheme="majorBidi" w:eastAsia="Calibri" w:hAnsiTheme="majorBidi" w:cstheme="majorBidi" w:hint="default"/>
        <w:b w:val="0"/>
        <w:bCs/>
      </w:rPr>
    </w:lvl>
    <w:lvl w:ilvl="1" w:tplc="0409001B">
      <w:start w:val="1"/>
      <w:numFmt w:val="lowerRoman"/>
      <w:lvlText w:val="%2."/>
      <w:lvlJc w:val="right"/>
      <w:pPr>
        <w:ind w:left="1890" w:hanging="360"/>
      </w:pPr>
      <w:rPr>
        <w:rFonts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8" w15:restartNumberingAfterBreak="0">
    <w:nsid w:val="46FD2146"/>
    <w:multiLevelType w:val="multilevel"/>
    <w:tmpl w:val="5C1C292C"/>
    <w:lvl w:ilvl="0">
      <w:start w:val="1"/>
      <w:numFmt w:val="decimal"/>
      <w:lvlText w:val="%1"/>
      <w:lvlJc w:val="left"/>
      <w:pPr>
        <w:tabs>
          <w:tab w:val="num" w:pos="585"/>
        </w:tabs>
        <w:ind w:left="585" w:hanging="585"/>
      </w:pPr>
      <w:rPr>
        <w:rFonts w:hint="default"/>
      </w:rPr>
    </w:lvl>
    <w:lvl w:ilvl="1">
      <w:start w:val="5"/>
      <w:numFmt w:val="decimal"/>
      <w:lvlText w:val="%1.%2"/>
      <w:lvlJc w:val="left"/>
      <w:pPr>
        <w:tabs>
          <w:tab w:val="num" w:pos="574"/>
        </w:tabs>
        <w:ind w:left="574" w:hanging="585"/>
      </w:pPr>
      <w:rPr>
        <w:rFonts w:hint="default"/>
      </w:rPr>
    </w:lvl>
    <w:lvl w:ilvl="2">
      <w:start w:val="1"/>
      <w:numFmt w:val="decimal"/>
      <w:lvlText w:val="%1.%2.%3"/>
      <w:lvlJc w:val="left"/>
      <w:pPr>
        <w:tabs>
          <w:tab w:val="num" w:pos="698"/>
        </w:tabs>
        <w:ind w:left="698" w:hanging="720"/>
      </w:pPr>
      <w:rPr>
        <w:rFonts w:hint="default"/>
      </w:rPr>
    </w:lvl>
    <w:lvl w:ilvl="3">
      <w:start w:val="1"/>
      <w:numFmt w:val="decimal"/>
      <w:lvlText w:val="%1.%2.%3.%4"/>
      <w:lvlJc w:val="left"/>
      <w:pPr>
        <w:tabs>
          <w:tab w:val="num" w:pos="687"/>
        </w:tabs>
        <w:ind w:left="687" w:hanging="720"/>
      </w:pPr>
      <w:rPr>
        <w:rFonts w:hint="default"/>
      </w:rPr>
    </w:lvl>
    <w:lvl w:ilvl="4">
      <w:start w:val="1"/>
      <w:numFmt w:val="decimal"/>
      <w:lvlText w:val="%1.%2.%3.%4.%5"/>
      <w:lvlJc w:val="left"/>
      <w:pPr>
        <w:tabs>
          <w:tab w:val="num" w:pos="1036"/>
        </w:tabs>
        <w:ind w:left="1036" w:hanging="1080"/>
      </w:pPr>
      <w:rPr>
        <w:rFonts w:hint="default"/>
      </w:rPr>
    </w:lvl>
    <w:lvl w:ilvl="5">
      <w:start w:val="1"/>
      <w:numFmt w:val="decimal"/>
      <w:lvlText w:val="%1.%2.%3.%4.%5.%6"/>
      <w:lvlJc w:val="left"/>
      <w:pPr>
        <w:tabs>
          <w:tab w:val="num" w:pos="1025"/>
        </w:tabs>
        <w:ind w:left="1025" w:hanging="1080"/>
      </w:pPr>
      <w:rPr>
        <w:rFonts w:hint="default"/>
      </w:rPr>
    </w:lvl>
    <w:lvl w:ilvl="6">
      <w:start w:val="1"/>
      <w:numFmt w:val="decimal"/>
      <w:lvlText w:val="%1.%2.%3.%4.%5.%6.%7"/>
      <w:lvlJc w:val="left"/>
      <w:pPr>
        <w:tabs>
          <w:tab w:val="num" w:pos="1374"/>
        </w:tabs>
        <w:ind w:left="1374" w:hanging="1440"/>
      </w:pPr>
      <w:rPr>
        <w:rFonts w:hint="default"/>
      </w:rPr>
    </w:lvl>
    <w:lvl w:ilvl="7">
      <w:start w:val="1"/>
      <w:numFmt w:val="decimal"/>
      <w:lvlText w:val="%1.%2.%3.%4.%5.%6.%7.%8"/>
      <w:lvlJc w:val="left"/>
      <w:pPr>
        <w:tabs>
          <w:tab w:val="num" w:pos="1363"/>
        </w:tabs>
        <w:ind w:left="1363" w:hanging="1440"/>
      </w:pPr>
      <w:rPr>
        <w:rFonts w:hint="default"/>
      </w:rPr>
    </w:lvl>
    <w:lvl w:ilvl="8">
      <w:start w:val="1"/>
      <w:numFmt w:val="decimal"/>
      <w:lvlText w:val="%1.%2.%3.%4.%5.%6.%7.%8.%9"/>
      <w:lvlJc w:val="left"/>
      <w:pPr>
        <w:tabs>
          <w:tab w:val="num" w:pos="1712"/>
        </w:tabs>
        <w:ind w:left="1712" w:hanging="1800"/>
      </w:pPr>
      <w:rPr>
        <w:rFonts w:hint="default"/>
      </w:rPr>
    </w:lvl>
  </w:abstractNum>
  <w:abstractNum w:abstractNumId="29" w15:restartNumberingAfterBreak="0">
    <w:nsid w:val="47280D42"/>
    <w:multiLevelType w:val="multilevel"/>
    <w:tmpl w:val="9BB025A2"/>
    <w:lvl w:ilvl="0">
      <w:start w:val="1"/>
      <w:numFmt w:val="decimal"/>
      <w:lvlText w:val="%1"/>
      <w:lvlJc w:val="left"/>
      <w:pPr>
        <w:tabs>
          <w:tab w:val="num" w:pos="570"/>
        </w:tabs>
        <w:ind w:left="570" w:hanging="570"/>
      </w:pPr>
      <w:rPr>
        <w:rFonts w:hint="default"/>
      </w:rPr>
    </w:lvl>
    <w:lvl w:ilvl="1">
      <w:start w:val="9"/>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47820A00"/>
    <w:multiLevelType w:val="multilevel"/>
    <w:tmpl w:val="80187CFC"/>
    <w:lvl w:ilvl="0">
      <w:start w:val="1"/>
      <w:numFmt w:val="decimal"/>
      <w:lvlText w:val="%1.0"/>
      <w:lvlJc w:val="left"/>
      <w:pPr>
        <w:tabs>
          <w:tab w:val="num" w:pos="851"/>
        </w:tabs>
        <w:ind w:left="851" w:hanging="851"/>
      </w:pPr>
      <w:rPr>
        <w:rFonts w:ascii="Tahoma" w:hAnsi="Tahoma" w:cs="Tahoma" w:hint="default"/>
        <w:b/>
        <w:bCs/>
        <w:i w:val="0"/>
        <w:iCs w:val="0"/>
        <w:color w:val="auto"/>
        <w:sz w:val="24"/>
        <w:szCs w:val="24"/>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851"/>
        </w:tabs>
        <w:ind w:left="851" w:hanging="851"/>
      </w:pPr>
      <w:rPr>
        <w:rFonts w:hint="default"/>
      </w:rPr>
    </w:lvl>
    <w:lvl w:ilvl="3">
      <w:start w:val="3"/>
      <w:numFmt w:val="bullet"/>
      <w:lvlText w:val="-"/>
      <w:lvlJc w:val="left"/>
      <w:pPr>
        <w:tabs>
          <w:tab w:val="num" w:pos="851"/>
        </w:tabs>
        <w:ind w:left="851" w:hanging="851"/>
      </w:pPr>
      <w:rPr>
        <w:rFonts w:ascii="Tahoma" w:eastAsia="Times New Roman" w:hAnsi="Tahoma" w:cs="Tahoma" w:hint="default"/>
      </w:rPr>
    </w:lvl>
    <w:lvl w:ilvl="4">
      <w:start w:val="1"/>
      <w:numFmt w:val="lowerLetter"/>
      <w:lvlText w:val="%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1" w15:restartNumberingAfterBreak="0">
    <w:nsid w:val="4A78170B"/>
    <w:multiLevelType w:val="hybridMultilevel"/>
    <w:tmpl w:val="5B8090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2" w15:restartNumberingAfterBreak="0">
    <w:nsid w:val="4A9B5F72"/>
    <w:multiLevelType w:val="hybridMultilevel"/>
    <w:tmpl w:val="BAC24A7C"/>
    <w:lvl w:ilvl="0" w:tplc="1A1028C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86711A"/>
    <w:multiLevelType w:val="multilevel"/>
    <w:tmpl w:val="2B8CD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0E655B4"/>
    <w:multiLevelType w:val="multilevel"/>
    <w:tmpl w:val="48B0E572"/>
    <w:lvl w:ilvl="0">
      <w:start w:val="1"/>
      <w:numFmt w:val="upperLetter"/>
      <w:lvlText w:val="%1."/>
      <w:lvlJc w:val="left"/>
      <w:pPr>
        <w:tabs>
          <w:tab w:val="num" w:pos="576"/>
        </w:tabs>
        <w:ind w:left="576" w:hanging="576"/>
      </w:pPr>
      <w:rPr>
        <w:rFonts w:hint="default"/>
      </w:rPr>
    </w:lvl>
    <w:lvl w:ilvl="1">
      <w:start w:val="1"/>
      <w:numFmt w:val="decimal"/>
      <w:lvlText w:val="%2."/>
      <w:lvlJc w:val="left"/>
      <w:pPr>
        <w:tabs>
          <w:tab w:val="num" w:pos="864"/>
        </w:tabs>
        <w:ind w:left="864" w:hanging="576"/>
      </w:pPr>
      <w:rPr>
        <w:rFonts w:hint="default"/>
      </w:rPr>
    </w:lvl>
    <w:lvl w:ilvl="2">
      <w:start w:val="1"/>
      <w:numFmt w:val="decimal"/>
      <w:lvlText w:val="%2.%3."/>
      <w:lvlJc w:val="left"/>
      <w:pPr>
        <w:tabs>
          <w:tab w:val="num" w:pos="1152"/>
        </w:tabs>
        <w:ind w:left="1152" w:hanging="576"/>
      </w:pPr>
      <w:rPr>
        <w:rFonts w:hint="default"/>
      </w:rPr>
    </w:lvl>
    <w:lvl w:ilvl="3">
      <w:start w:val="1"/>
      <w:numFmt w:val="decimal"/>
      <w:lvlText w:val="%2.%3.%4."/>
      <w:lvlJc w:val="left"/>
      <w:pPr>
        <w:tabs>
          <w:tab w:val="num" w:pos="1440"/>
        </w:tabs>
        <w:ind w:left="1440" w:hanging="576"/>
      </w:pPr>
      <w:rPr>
        <w:rFonts w:hint="default"/>
      </w:rPr>
    </w:lvl>
    <w:lvl w:ilvl="4">
      <w:numFmt w:val="none"/>
      <w:lvlText w:val=""/>
      <w:lvlJc w:val="left"/>
      <w:pPr>
        <w:ind w:left="1800" w:hanging="360"/>
      </w:pPr>
      <w:rPr>
        <w:rFonts w:hint="default"/>
      </w:rPr>
    </w:lvl>
    <w:lvl w:ilvl="5">
      <w:numFmt w:val="none"/>
      <w:lvlText w:val=""/>
      <w:lvlJc w:val="left"/>
      <w:pPr>
        <w:ind w:left="2160" w:firstLine="30609"/>
      </w:pPr>
      <w:rPr>
        <w:rFonts w:hint="default"/>
      </w:rPr>
    </w:lvl>
    <w:lvl w:ilvl="6">
      <w:numFmt w:val="none"/>
      <w:lvlText w:val=""/>
      <w:lvlJc w:val="left"/>
      <w:pPr>
        <w:ind w:left="2520" w:hanging="360"/>
      </w:pPr>
      <w:rPr>
        <w:rFonts w:hint="default"/>
      </w:rPr>
    </w:lvl>
    <w:lvl w:ilvl="7">
      <w:numFmt w:val="none"/>
      <w:lvlText w:val=""/>
      <w:lvlJc w:val="left"/>
      <w:pPr>
        <w:ind w:left="2880" w:hanging="360"/>
      </w:pPr>
      <w:rPr>
        <w:rFonts w:hint="default"/>
      </w:rPr>
    </w:lvl>
    <w:lvl w:ilvl="8">
      <w:start w:val="1"/>
      <w:numFmt w:val="lowerLetter"/>
      <w:lvlText w:val="%9."/>
      <w:lvlJc w:val="left"/>
      <w:pPr>
        <w:tabs>
          <w:tab w:val="num" w:pos="1584"/>
        </w:tabs>
        <w:ind w:left="1584" w:hanging="576"/>
      </w:pPr>
      <w:rPr>
        <w:rFonts w:hint="default"/>
      </w:rPr>
    </w:lvl>
  </w:abstractNum>
  <w:abstractNum w:abstractNumId="35" w15:restartNumberingAfterBreak="0">
    <w:nsid w:val="5207177A"/>
    <w:multiLevelType w:val="hybridMultilevel"/>
    <w:tmpl w:val="5A76D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D56F53"/>
    <w:multiLevelType w:val="multilevel"/>
    <w:tmpl w:val="0F58E9C0"/>
    <w:lvl w:ilvl="0">
      <w:start w:val="1"/>
      <w:numFmt w:val="decimal"/>
      <w:lvlText w:val="%1"/>
      <w:lvlJc w:val="left"/>
      <w:pPr>
        <w:tabs>
          <w:tab w:val="num" w:pos="585"/>
        </w:tabs>
        <w:ind w:left="585" w:hanging="585"/>
      </w:pPr>
      <w:rPr>
        <w:rFonts w:hint="default"/>
      </w:rPr>
    </w:lvl>
    <w:lvl w:ilvl="1">
      <w:start w:val="4"/>
      <w:numFmt w:val="decimal"/>
      <w:lvlText w:val="%1.%2"/>
      <w:lvlJc w:val="left"/>
      <w:pPr>
        <w:tabs>
          <w:tab w:val="num" w:pos="574"/>
        </w:tabs>
        <w:ind w:left="574" w:hanging="585"/>
      </w:pPr>
      <w:rPr>
        <w:rFonts w:hint="default"/>
      </w:rPr>
    </w:lvl>
    <w:lvl w:ilvl="2">
      <w:start w:val="1"/>
      <w:numFmt w:val="decimal"/>
      <w:lvlText w:val="%1.%2.%3"/>
      <w:lvlJc w:val="left"/>
      <w:pPr>
        <w:tabs>
          <w:tab w:val="num" w:pos="698"/>
        </w:tabs>
        <w:ind w:left="698" w:hanging="720"/>
      </w:pPr>
      <w:rPr>
        <w:rFonts w:hint="default"/>
      </w:rPr>
    </w:lvl>
    <w:lvl w:ilvl="3">
      <w:start w:val="1"/>
      <w:numFmt w:val="decimal"/>
      <w:lvlText w:val="%1.%2.%3.%4"/>
      <w:lvlJc w:val="left"/>
      <w:pPr>
        <w:tabs>
          <w:tab w:val="num" w:pos="687"/>
        </w:tabs>
        <w:ind w:left="687" w:hanging="720"/>
      </w:pPr>
      <w:rPr>
        <w:rFonts w:hint="default"/>
      </w:rPr>
    </w:lvl>
    <w:lvl w:ilvl="4">
      <w:start w:val="1"/>
      <w:numFmt w:val="decimal"/>
      <w:lvlText w:val="%1.%2.%3.%4.%5"/>
      <w:lvlJc w:val="left"/>
      <w:pPr>
        <w:tabs>
          <w:tab w:val="num" w:pos="1036"/>
        </w:tabs>
        <w:ind w:left="1036" w:hanging="1080"/>
      </w:pPr>
      <w:rPr>
        <w:rFonts w:hint="default"/>
      </w:rPr>
    </w:lvl>
    <w:lvl w:ilvl="5">
      <w:start w:val="1"/>
      <w:numFmt w:val="decimal"/>
      <w:lvlText w:val="%1.%2.%3.%4.%5.%6"/>
      <w:lvlJc w:val="left"/>
      <w:pPr>
        <w:tabs>
          <w:tab w:val="num" w:pos="1025"/>
        </w:tabs>
        <w:ind w:left="1025" w:hanging="1080"/>
      </w:pPr>
      <w:rPr>
        <w:rFonts w:hint="default"/>
      </w:rPr>
    </w:lvl>
    <w:lvl w:ilvl="6">
      <w:start w:val="1"/>
      <w:numFmt w:val="decimal"/>
      <w:lvlText w:val="%1.%2.%3.%4.%5.%6.%7"/>
      <w:lvlJc w:val="left"/>
      <w:pPr>
        <w:tabs>
          <w:tab w:val="num" w:pos="1374"/>
        </w:tabs>
        <w:ind w:left="1374" w:hanging="1440"/>
      </w:pPr>
      <w:rPr>
        <w:rFonts w:hint="default"/>
      </w:rPr>
    </w:lvl>
    <w:lvl w:ilvl="7">
      <w:start w:val="1"/>
      <w:numFmt w:val="decimal"/>
      <w:lvlText w:val="%1.%2.%3.%4.%5.%6.%7.%8"/>
      <w:lvlJc w:val="left"/>
      <w:pPr>
        <w:tabs>
          <w:tab w:val="num" w:pos="1363"/>
        </w:tabs>
        <w:ind w:left="1363" w:hanging="1440"/>
      </w:pPr>
      <w:rPr>
        <w:rFonts w:hint="default"/>
      </w:rPr>
    </w:lvl>
    <w:lvl w:ilvl="8">
      <w:start w:val="1"/>
      <w:numFmt w:val="decimal"/>
      <w:lvlText w:val="%1.%2.%3.%4.%5.%6.%7.%8.%9"/>
      <w:lvlJc w:val="left"/>
      <w:pPr>
        <w:tabs>
          <w:tab w:val="num" w:pos="1712"/>
        </w:tabs>
        <w:ind w:left="1712" w:hanging="1800"/>
      </w:pPr>
      <w:rPr>
        <w:rFonts w:hint="default"/>
      </w:rPr>
    </w:lvl>
  </w:abstractNum>
  <w:abstractNum w:abstractNumId="37" w15:restartNumberingAfterBreak="0">
    <w:nsid w:val="585C7C4B"/>
    <w:multiLevelType w:val="hybridMultilevel"/>
    <w:tmpl w:val="544E9298"/>
    <w:lvl w:ilvl="0" w:tplc="AC4EC7FA">
      <w:start w:val="1"/>
      <w:numFmt w:val="lowerLetter"/>
      <w:lvlText w:val="%1."/>
      <w:lvlJc w:val="left"/>
      <w:pPr>
        <w:ind w:left="2120" w:hanging="360"/>
      </w:pPr>
      <w:rPr>
        <w:rFonts w:hint="default"/>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38" w15:restartNumberingAfterBreak="0">
    <w:nsid w:val="5CA74ECF"/>
    <w:multiLevelType w:val="hybridMultilevel"/>
    <w:tmpl w:val="3FA28E92"/>
    <w:lvl w:ilvl="0" w:tplc="04090019">
      <w:start w:val="1"/>
      <w:numFmt w:val="lowerLetter"/>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CC718F5"/>
    <w:multiLevelType w:val="hybridMultilevel"/>
    <w:tmpl w:val="C3506F9E"/>
    <w:lvl w:ilvl="0" w:tplc="327C1A4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147B02"/>
    <w:multiLevelType w:val="multilevel"/>
    <w:tmpl w:val="BC20C056"/>
    <w:lvl w:ilvl="0">
      <w:start w:val="1"/>
      <w:numFmt w:val="decimal"/>
      <w:lvlText w:val="%1."/>
      <w:lvlJc w:val="left"/>
      <w:pPr>
        <w:ind w:left="360" w:hanging="360"/>
      </w:pPr>
    </w:lvl>
    <w:lvl w:ilvl="1">
      <w:start w:val="1"/>
      <w:numFmt w:val="decimal"/>
      <w:isLgl/>
      <w:lvlText w:val="%1.%2"/>
      <w:lvlJc w:val="left"/>
      <w:pPr>
        <w:ind w:left="63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440" w:hanging="1440"/>
      </w:pPr>
    </w:lvl>
  </w:abstractNum>
  <w:abstractNum w:abstractNumId="41" w15:restartNumberingAfterBreak="0">
    <w:nsid w:val="6B4805AF"/>
    <w:multiLevelType w:val="hybridMultilevel"/>
    <w:tmpl w:val="558C2E98"/>
    <w:lvl w:ilvl="0" w:tplc="04090019">
      <w:start w:val="1"/>
      <w:numFmt w:val="lowerLetter"/>
      <w:lvlText w:val="%1."/>
      <w:lvlJc w:val="left"/>
      <w:pPr>
        <w:ind w:left="1170" w:hanging="360"/>
      </w:pPr>
      <w:rPr>
        <w:rFonts w:hint="default"/>
        <w:b w:val="0"/>
        <w:bCs/>
      </w:rPr>
    </w:lvl>
    <w:lvl w:ilvl="1" w:tplc="0409001B">
      <w:start w:val="1"/>
      <w:numFmt w:val="lowerRoman"/>
      <w:lvlText w:val="%2."/>
      <w:lvlJc w:val="right"/>
      <w:pPr>
        <w:ind w:left="1890" w:hanging="360"/>
      </w:pPr>
      <w:rPr>
        <w:rFonts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42" w15:restartNumberingAfterBreak="0">
    <w:nsid w:val="71180252"/>
    <w:multiLevelType w:val="singleLevel"/>
    <w:tmpl w:val="82DEF972"/>
    <w:lvl w:ilvl="0">
      <w:start w:val="7"/>
      <w:numFmt w:val="decimal"/>
      <w:lvlText w:val="1.%1 "/>
      <w:lvlJc w:val="left"/>
      <w:pPr>
        <w:tabs>
          <w:tab w:val="num" w:pos="567"/>
        </w:tabs>
        <w:ind w:left="567" w:hanging="567"/>
      </w:pPr>
      <w:rPr>
        <w:rFonts w:ascii="Times New Roman" w:hAnsi="Times New Roman" w:hint="default"/>
        <w:b w:val="0"/>
        <w:i w:val="0"/>
        <w:sz w:val="24"/>
        <w:u w:val="none"/>
      </w:rPr>
    </w:lvl>
  </w:abstractNum>
  <w:abstractNum w:abstractNumId="43" w15:restartNumberingAfterBreak="0">
    <w:nsid w:val="71436684"/>
    <w:multiLevelType w:val="hybridMultilevel"/>
    <w:tmpl w:val="4B8A7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B1479E"/>
    <w:multiLevelType w:val="hybridMultilevel"/>
    <w:tmpl w:val="5AFCC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2C301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2EF144F"/>
    <w:multiLevelType w:val="hybridMultilevel"/>
    <w:tmpl w:val="870EA000"/>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758E0950"/>
    <w:multiLevelType w:val="hybridMultilevel"/>
    <w:tmpl w:val="FD20381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5E076BC"/>
    <w:multiLevelType w:val="hybridMultilevel"/>
    <w:tmpl w:val="1E02770E"/>
    <w:lvl w:ilvl="0" w:tplc="B9766798">
      <w:start w:val="1"/>
      <w:numFmt w:val="lowerLetter"/>
      <w:lvlText w:val="(%1)"/>
      <w:lvlJc w:val="left"/>
      <w:pPr>
        <w:ind w:left="360" w:hanging="360"/>
      </w:pPr>
      <w:rPr>
        <w:rFonts w:asciiTheme="minorHAnsi" w:eastAsia="Calibri" w:hAnsiTheme="minorHAnsi" w:cstheme="minorHAnsi"/>
        <w:b w:val="0"/>
        <w:bCs/>
      </w:rPr>
    </w:lvl>
    <w:lvl w:ilvl="1" w:tplc="B008C174">
      <w:start w:val="1"/>
      <w:numFmt w:val="lowerRoman"/>
      <w:lvlText w:val="(%2)"/>
      <w:lvlJc w:val="left"/>
      <w:pPr>
        <w:ind w:left="1080" w:hanging="360"/>
      </w:pPr>
      <w:rPr>
        <w:rFonts w:asciiTheme="minorHAnsi" w:eastAsia="Calibri" w:hAnsiTheme="minorHAnsi" w:cstheme="minorHAnsi"/>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CFC1E4C"/>
    <w:multiLevelType w:val="hybridMultilevel"/>
    <w:tmpl w:val="266EC2EE"/>
    <w:lvl w:ilvl="0" w:tplc="FE0EE7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F55390B"/>
    <w:multiLevelType w:val="hybridMultilevel"/>
    <w:tmpl w:val="5A76D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647601">
    <w:abstractNumId w:val="23"/>
  </w:num>
  <w:num w:numId="2" w16cid:durableId="580868816">
    <w:abstractNumId w:val="18"/>
  </w:num>
  <w:num w:numId="3" w16cid:durableId="723723932">
    <w:abstractNumId w:val="28"/>
  </w:num>
  <w:num w:numId="4" w16cid:durableId="1500541561">
    <w:abstractNumId w:val="17"/>
  </w:num>
  <w:num w:numId="5" w16cid:durableId="879366836">
    <w:abstractNumId w:val="42"/>
  </w:num>
  <w:num w:numId="6" w16cid:durableId="2009018088">
    <w:abstractNumId w:val="1"/>
  </w:num>
  <w:num w:numId="7" w16cid:durableId="1864633162">
    <w:abstractNumId w:val="29"/>
  </w:num>
  <w:num w:numId="8" w16cid:durableId="683363658">
    <w:abstractNumId w:val="36"/>
  </w:num>
  <w:num w:numId="9" w16cid:durableId="42144893">
    <w:abstractNumId w:val="22"/>
  </w:num>
  <w:num w:numId="10" w16cid:durableId="159725280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6109035">
    <w:abstractNumId w:val="2"/>
  </w:num>
  <w:num w:numId="12" w16cid:durableId="225457510">
    <w:abstractNumId w:val="44"/>
  </w:num>
  <w:num w:numId="13" w16cid:durableId="1055665249">
    <w:abstractNumId w:val="0"/>
  </w:num>
  <w:num w:numId="14" w16cid:durableId="2139108898">
    <w:abstractNumId w:val="8"/>
  </w:num>
  <w:num w:numId="15" w16cid:durableId="751702887">
    <w:abstractNumId w:val="49"/>
  </w:num>
  <w:num w:numId="16" w16cid:durableId="1877615433">
    <w:abstractNumId w:val="40"/>
  </w:num>
  <w:num w:numId="17" w16cid:durableId="1555194140">
    <w:abstractNumId w:val="10"/>
  </w:num>
  <w:num w:numId="18" w16cid:durableId="2043627999">
    <w:abstractNumId w:val="25"/>
  </w:num>
  <w:num w:numId="19" w16cid:durableId="1530725165">
    <w:abstractNumId w:val="50"/>
  </w:num>
  <w:num w:numId="20" w16cid:durableId="1657343142">
    <w:abstractNumId w:val="35"/>
  </w:num>
  <w:num w:numId="21" w16cid:durableId="159741079">
    <w:abstractNumId w:val="26"/>
  </w:num>
  <w:num w:numId="22" w16cid:durableId="1737359753">
    <w:abstractNumId w:val="48"/>
  </w:num>
  <w:num w:numId="23" w16cid:durableId="1263026085">
    <w:abstractNumId w:val="21"/>
  </w:num>
  <w:num w:numId="24" w16cid:durableId="145980401">
    <w:abstractNumId w:val="11"/>
  </w:num>
  <w:num w:numId="25" w16cid:durableId="506023977">
    <w:abstractNumId w:val="5"/>
  </w:num>
  <w:num w:numId="26" w16cid:durableId="362247844">
    <w:abstractNumId w:val="32"/>
  </w:num>
  <w:num w:numId="27" w16cid:durableId="1457678838">
    <w:abstractNumId w:val="13"/>
  </w:num>
  <w:num w:numId="28" w16cid:durableId="515072733">
    <w:abstractNumId w:val="33"/>
  </w:num>
  <w:num w:numId="29" w16cid:durableId="1947150058">
    <w:abstractNumId w:val="7"/>
  </w:num>
  <w:num w:numId="30" w16cid:durableId="1950624389">
    <w:abstractNumId w:val="9"/>
  </w:num>
  <w:num w:numId="31" w16cid:durableId="582837765">
    <w:abstractNumId w:val="4"/>
  </w:num>
  <w:num w:numId="32" w16cid:durableId="825710275">
    <w:abstractNumId w:val="16"/>
  </w:num>
  <w:num w:numId="33" w16cid:durableId="192882265">
    <w:abstractNumId w:val="39"/>
  </w:num>
  <w:num w:numId="34" w16cid:durableId="368841577">
    <w:abstractNumId w:val="3"/>
  </w:num>
  <w:num w:numId="35" w16cid:durableId="420570326">
    <w:abstractNumId w:val="19"/>
  </w:num>
  <w:num w:numId="36" w16cid:durableId="397628828">
    <w:abstractNumId w:val="14"/>
  </w:num>
  <w:num w:numId="37" w16cid:durableId="1408067056">
    <w:abstractNumId w:val="38"/>
  </w:num>
  <w:num w:numId="38" w16cid:durableId="626860568">
    <w:abstractNumId w:val="20"/>
  </w:num>
  <w:num w:numId="39" w16cid:durableId="1763917450">
    <w:abstractNumId w:val="12"/>
  </w:num>
  <w:num w:numId="40" w16cid:durableId="1147476032">
    <w:abstractNumId w:val="27"/>
  </w:num>
  <w:num w:numId="41" w16cid:durableId="318507635">
    <w:abstractNumId w:val="41"/>
  </w:num>
  <w:num w:numId="42" w16cid:durableId="1845781116">
    <w:abstractNumId w:val="47"/>
  </w:num>
  <w:num w:numId="43" w16cid:durableId="887959566">
    <w:abstractNumId w:val="31"/>
  </w:num>
  <w:num w:numId="44" w16cid:durableId="2057392515">
    <w:abstractNumId w:val="37"/>
  </w:num>
  <w:num w:numId="45" w16cid:durableId="830220023">
    <w:abstractNumId w:val="15"/>
  </w:num>
  <w:num w:numId="46" w16cid:durableId="798258594">
    <w:abstractNumId w:val="30"/>
  </w:num>
  <w:num w:numId="47" w16cid:durableId="372310498">
    <w:abstractNumId w:val="43"/>
  </w:num>
  <w:num w:numId="48" w16cid:durableId="1519661617">
    <w:abstractNumId w:val="45"/>
  </w:num>
  <w:num w:numId="49" w16cid:durableId="893156142">
    <w:abstractNumId w:val="46"/>
  </w:num>
  <w:num w:numId="50" w16cid:durableId="659845458">
    <w:abstractNumId w:val="6"/>
  </w:num>
  <w:num w:numId="51" w16cid:durableId="1257207213">
    <w:abstractNumId w:val="34"/>
  </w:num>
  <w:num w:numId="52" w16cid:durableId="741802218">
    <w:abstractNumId w:val="24"/>
  </w:num>
  <w:num w:numId="53" w16cid:durableId="1789162644">
    <w:abstractNumId w:val="2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startOverride w:val="1"/>
    </w:lvlOverride>
  </w:num>
  <w:num w:numId="54" w16cid:durableId="378097001">
    <w:abstractNumId w:val="2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startOverride w:val="1"/>
    </w:lvlOverride>
  </w:num>
  <w:num w:numId="55" w16cid:durableId="1771198705">
    <w:abstractNumId w:val="24"/>
    <w:lvlOverride w:ilvl="0">
      <w:lvl w:ilvl="0">
        <w:start w:val="1"/>
        <w:numFmt w:val="upperLetter"/>
        <w:pStyle w:val="Heading1"/>
        <w:lvlText w:val="%1."/>
        <w:lvlJc w:val="left"/>
        <w:pPr>
          <w:tabs>
            <w:tab w:val="num" w:pos="576"/>
          </w:tabs>
          <w:ind w:left="576" w:hanging="576"/>
        </w:pPr>
        <w:rPr>
          <w:rFonts w:hint="default"/>
        </w:rPr>
      </w:lvl>
    </w:lvlOverride>
    <w:lvlOverride w:ilvl="1">
      <w:lvl w:ilvl="1">
        <w:start w:val="5"/>
        <w:numFmt w:val="decimal"/>
        <w:pStyle w:val="Heading2"/>
        <w:lvlText w:val="%2."/>
        <w:lvlJc w:val="left"/>
        <w:pPr>
          <w:tabs>
            <w:tab w:val="num" w:pos="864"/>
          </w:tabs>
          <w:ind w:left="864" w:hanging="576"/>
        </w:pPr>
        <w:rPr>
          <w:rFonts w:hint="default"/>
        </w:rPr>
      </w:lvl>
    </w:lvlOverride>
    <w:lvlOverride w:ilvl="2">
      <w:lvl w:ilvl="2">
        <w:start w:val="1"/>
        <w:numFmt w:val="decimal"/>
        <w:pStyle w:val="Level3"/>
        <w:lvlText w:val="%2.%3."/>
        <w:lvlJc w:val="left"/>
        <w:pPr>
          <w:tabs>
            <w:tab w:val="num" w:pos="1152"/>
          </w:tabs>
          <w:ind w:left="1152" w:hanging="576"/>
        </w:pPr>
        <w:rPr>
          <w:rFonts w:hint="default"/>
        </w:rPr>
      </w:lvl>
    </w:lvlOverride>
    <w:lvlOverride w:ilvl="3">
      <w:lvl w:ilvl="3">
        <w:start w:val="1"/>
        <w:numFmt w:val="decimal"/>
        <w:pStyle w:val="Level4"/>
        <w:lvlText w:val="%2.%3.%4."/>
        <w:lvlJc w:val="left"/>
        <w:pPr>
          <w:tabs>
            <w:tab w:val="num" w:pos="1440"/>
          </w:tabs>
          <w:ind w:left="1440" w:hanging="576"/>
        </w:pPr>
        <w:rPr>
          <w:rFonts w:hint="default"/>
        </w:rPr>
      </w:lvl>
    </w:lvlOverride>
    <w:lvlOverride w:ilvl="4">
      <w:lvl w:ilvl="4">
        <w:numFmt w:val="none"/>
        <w:lvlText w:val=""/>
        <w:lvlJc w:val="left"/>
        <w:pPr>
          <w:ind w:left="1800" w:hanging="360"/>
        </w:pPr>
        <w:rPr>
          <w:rFonts w:hint="default"/>
        </w:rPr>
      </w:lvl>
    </w:lvlOverride>
    <w:lvlOverride w:ilvl="5">
      <w:lvl w:ilvl="5">
        <w:numFmt w:val="none"/>
        <w:lvlText w:val=""/>
        <w:lvlJc w:val="left"/>
        <w:pPr>
          <w:ind w:left="2160" w:firstLine="30609"/>
        </w:pPr>
        <w:rPr>
          <w:rFonts w:hint="default"/>
        </w:rPr>
      </w:lvl>
    </w:lvlOverride>
    <w:lvlOverride w:ilvl="6">
      <w:lvl w:ilvl="6">
        <w:numFmt w:val="none"/>
        <w:lvlText w:val=""/>
        <w:lvlJc w:val="left"/>
        <w:pPr>
          <w:ind w:left="2520" w:hanging="360"/>
        </w:pPr>
        <w:rPr>
          <w:rFonts w:hint="default"/>
        </w:rPr>
      </w:lvl>
    </w:lvlOverride>
    <w:lvlOverride w:ilvl="7">
      <w:lvl w:ilvl="7">
        <w:numFmt w:val="none"/>
        <w:lvlText w:val=""/>
        <w:lvlJc w:val="left"/>
        <w:pPr>
          <w:ind w:left="2880" w:hanging="360"/>
        </w:pPr>
        <w:rPr>
          <w:rFonts w:hint="default"/>
        </w:rPr>
      </w:lvl>
    </w:lvlOverride>
    <w:lvlOverride w:ilvl="8">
      <w:lvl w:ilvl="8">
        <w:start w:val="1"/>
        <w:numFmt w:val="lowerLetter"/>
        <w:pStyle w:val="Level9abc"/>
        <w:lvlText w:val="%9."/>
        <w:lvlJc w:val="left"/>
        <w:pPr>
          <w:tabs>
            <w:tab w:val="num" w:pos="1584"/>
          </w:tabs>
          <w:ind w:left="1584" w:hanging="576"/>
        </w:pPr>
        <w:rPr>
          <w:rFonts w:hint="default"/>
        </w:rPr>
      </w:lvl>
    </w:lvlOverride>
  </w:num>
  <w:num w:numId="56" w16cid:durableId="1955749692">
    <w:abstractNumId w:val="24"/>
  </w:num>
  <w:num w:numId="57" w16cid:durableId="1422796101">
    <w:abstractNumId w:val="24"/>
  </w:num>
  <w:num w:numId="58" w16cid:durableId="1602568308">
    <w:abstractNumId w:val="24"/>
  </w:num>
  <w:num w:numId="59" w16cid:durableId="169297832">
    <w:abstractNumId w:val="24"/>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 Oraimi, Ahmed Mubarak OLNG-ICV/T2">
    <w15:presenceInfo w15:providerId="AD" w15:userId="S::QAAOR7@omanlng.co.om::41d66752-a18a-4cde-b869-5f6fe71ff96b"/>
  </w15:person>
  <w15:person w15:author="Al Hashmi, Ahmed OLNG-ICV/1">
    <w15:presenceInfo w15:providerId="AD" w15:userId="S::QAHHA7@omanlng.co.om::ef06a2bd-e70b-4723-adb3-d1d429e86b7b"/>
  </w15:person>
  <w15:person w15:author="Al Riyami, Azza OLNG-SCC/12">
    <w15:presenceInfo w15:providerId="AD" w15:userId="S::QAZRI0@omanlng.co.om::cf958afe-5249-4de5-90be-4627d3a92bf3"/>
  </w15:person>
  <w15:person w15:author="Al Gheilani, Mohammed OLNG-ESG">
    <w15:presenceInfo w15:providerId="AD" w15:userId="S::QAMGH2@omanlng.co.om::f035336b-8901-4296-832f-d668a2322c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2D2"/>
    <w:rsid w:val="00003590"/>
    <w:rsid w:val="00020B6D"/>
    <w:rsid w:val="000227FA"/>
    <w:rsid w:val="00023A3D"/>
    <w:rsid w:val="000252FC"/>
    <w:rsid w:val="00031485"/>
    <w:rsid w:val="000324A9"/>
    <w:rsid w:val="000329A4"/>
    <w:rsid w:val="000329EB"/>
    <w:rsid w:val="00045DD2"/>
    <w:rsid w:val="00046326"/>
    <w:rsid w:val="0004647E"/>
    <w:rsid w:val="00052291"/>
    <w:rsid w:val="000540A1"/>
    <w:rsid w:val="00054CD8"/>
    <w:rsid w:val="00055231"/>
    <w:rsid w:val="00056479"/>
    <w:rsid w:val="000601E9"/>
    <w:rsid w:val="00060329"/>
    <w:rsid w:val="00066C4D"/>
    <w:rsid w:val="000776DC"/>
    <w:rsid w:val="00083AD0"/>
    <w:rsid w:val="00085290"/>
    <w:rsid w:val="000935D8"/>
    <w:rsid w:val="000A28A5"/>
    <w:rsid w:val="000A2E10"/>
    <w:rsid w:val="000A768F"/>
    <w:rsid w:val="000B4046"/>
    <w:rsid w:val="000B6FD6"/>
    <w:rsid w:val="000B7721"/>
    <w:rsid w:val="000D23B8"/>
    <w:rsid w:val="000D2DEE"/>
    <w:rsid w:val="000D36B1"/>
    <w:rsid w:val="000D4A52"/>
    <w:rsid w:val="000D4EC2"/>
    <w:rsid w:val="000D50C3"/>
    <w:rsid w:val="000D6DA9"/>
    <w:rsid w:val="000E20F1"/>
    <w:rsid w:val="000E31B0"/>
    <w:rsid w:val="000F2E7E"/>
    <w:rsid w:val="000F3BDC"/>
    <w:rsid w:val="000F7747"/>
    <w:rsid w:val="00104D91"/>
    <w:rsid w:val="001063A2"/>
    <w:rsid w:val="00107D8A"/>
    <w:rsid w:val="001139C6"/>
    <w:rsid w:val="00117EE5"/>
    <w:rsid w:val="00120098"/>
    <w:rsid w:val="00124AAB"/>
    <w:rsid w:val="001250D4"/>
    <w:rsid w:val="00130C55"/>
    <w:rsid w:val="00131AB5"/>
    <w:rsid w:val="001344F2"/>
    <w:rsid w:val="00135EF6"/>
    <w:rsid w:val="00137EDD"/>
    <w:rsid w:val="00143A5C"/>
    <w:rsid w:val="00150316"/>
    <w:rsid w:val="00156E4C"/>
    <w:rsid w:val="00161E25"/>
    <w:rsid w:val="00162D36"/>
    <w:rsid w:val="001635E5"/>
    <w:rsid w:val="001636E2"/>
    <w:rsid w:val="00163D86"/>
    <w:rsid w:val="00166BD8"/>
    <w:rsid w:val="00170478"/>
    <w:rsid w:val="00183782"/>
    <w:rsid w:val="001857AD"/>
    <w:rsid w:val="001A1938"/>
    <w:rsid w:val="001A580B"/>
    <w:rsid w:val="001A63B6"/>
    <w:rsid w:val="001B1E2D"/>
    <w:rsid w:val="001B2979"/>
    <w:rsid w:val="001B7503"/>
    <w:rsid w:val="001C1CE1"/>
    <w:rsid w:val="001C4E31"/>
    <w:rsid w:val="001D3BF0"/>
    <w:rsid w:val="001D43AD"/>
    <w:rsid w:val="001D7EE6"/>
    <w:rsid w:val="001E1598"/>
    <w:rsid w:val="001E76E7"/>
    <w:rsid w:val="001F1C07"/>
    <w:rsid w:val="001F6957"/>
    <w:rsid w:val="002014FB"/>
    <w:rsid w:val="00201563"/>
    <w:rsid w:val="00205A2C"/>
    <w:rsid w:val="0021159A"/>
    <w:rsid w:val="00211EA4"/>
    <w:rsid w:val="002175C3"/>
    <w:rsid w:val="00217B5C"/>
    <w:rsid w:val="0022357D"/>
    <w:rsid w:val="00234A53"/>
    <w:rsid w:val="0024117A"/>
    <w:rsid w:val="00242FF9"/>
    <w:rsid w:val="002443C6"/>
    <w:rsid w:val="0025076E"/>
    <w:rsid w:val="00263680"/>
    <w:rsid w:val="00264D57"/>
    <w:rsid w:val="002659CE"/>
    <w:rsid w:val="00283239"/>
    <w:rsid w:val="00283ED1"/>
    <w:rsid w:val="0028550F"/>
    <w:rsid w:val="00291009"/>
    <w:rsid w:val="00294A0C"/>
    <w:rsid w:val="002A68BB"/>
    <w:rsid w:val="002A6A81"/>
    <w:rsid w:val="002B1A77"/>
    <w:rsid w:val="002B5452"/>
    <w:rsid w:val="002C00A0"/>
    <w:rsid w:val="002C564C"/>
    <w:rsid w:val="002D7EAF"/>
    <w:rsid w:val="002F3F79"/>
    <w:rsid w:val="00301352"/>
    <w:rsid w:val="003043AF"/>
    <w:rsid w:val="00304616"/>
    <w:rsid w:val="003060B9"/>
    <w:rsid w:val="00306AA8"/>
    <w:rsid w:val="003074D1"/>
    <w:rsid w:val="0031285C"/>
    <w:rsid w:val="00315279"/>
    <w:rsid w:val="003162D2"/>
    <w:rsid w:val="00325FAF"/>
    <w:rsid w:val="0033321F"/>
    <w:rsid w:val="00333B34"/>
    <w:rsid w:val="003341CD"/>
    <w:rsid w:val="003363E7"/>
    <w:rsid w:val="003367EC"/>
    <w:rsid w:val="003374C5"/>
    <w:rsid w:val="0034365D"/>
    <w:rsid w:val="00344E82"/>
    <w:rsid w:val="00347DF6"/>
    <w:rsid w:val="00350153"/>
    <w:rsid w:val="00365F0D"/>
    <w:rsid w:val="00367EA6"/>
    <w:rsid w:val="00370F49"/>
    <w:rsid w:val="00376A3A"/>
    <w:rsid w:val="00377B43"/>
    <w:rsid w:val="00385DC0"/>
    <w:rsid w:val="003908F1"/>
    <w:rsid w:val="00390FB3"/>
    <w:rsid w:val="003957FC"/>
    <w:rsid w:val="003969D0"/>
    <w:rsid w:val="0039753F"/>
    <w:rsid w:val="003A33AE"/>
    <w:rsid w:val="003A7608"/>
    <w:rsid w:val="003B11F1"/>
    <w:rsid w:val="003B5926"/>
    <w:rsid w:val="003C26A3"/>
    <w:rsid w:val="003C6E27"/>
    <w:rsid w:val="003D5766"/>
    <w:rsid w:val="003E4283"/>
    <w:rsid w:val="00413253"/>
    <w:rsid w:val="0041445E"/>
    <w:rsid w:val="00416A07"/>
    <w:rsid w:val="00416BE9"/>
    <w:rsid w:val="004177C2"/>
    <w:rsid w:val="00420520"/>
    <w:rsid w:val="00422C47"/>
    <w:rsid w:val="00426FC7"/>
    <w:rsid w:val="004279E1"/>
    <w:rsid w:val="00432631"/>
    <w:rsid w:val="00432979"/>
    <w:rsid w:val="00432F79"/>
    <w:rsid w:val="00433438"/>
    <w:rsid w:val="00436DBF"/>
    <w:rsid w:val="00437166"/>
    <w:rsid w:val="004425AD"/>
    <w:rsid w:val="00445B6C"/>
    <w:rsid w:val="0044650D"/>
    <w:rsid w:val="00447301"/>
    <w:rsid w:val="00453B00"/>
    <w:rsid w:val="00456028"/>
    <w:rsid w:val="00456F61"/>
    <w:rsid w:val="00457322"/>
    <w:rsid w:val="004622D8"/>
    <w:rsid w:val="004658FD"/>
    <w:rsid w:val="0047730B"/>
    <w:rsid w:val="00481399"/>
    <w:rsid w:val="004868C9"/>
    <w:rsid w:val="00486B88"/>
    <w:rsid w:val="00487A84"/>
    <w:rsid w:val="00491555"/>
    <w:rsid w:val="00496353"/>
    <w:rsid w:val="004964EA"/>
    <w:rsid w:val="004A345C"/>
    <w:rsid w:val="004A40CA"/>
    <w:rsid w:val="004A46B7"/>
    <w:rsid w:val="004A4C3D"/>
    <w:rsid w:val="004A558B"/>
    <w:rsid w:val="004A65B3"/>
    <w:rsid w:val="004A6B7B"/>
    <w:rsid w:val="004A7AFC"/>
    <w:rsid w:val="004B4991"/>
    <w:rsid w:val="004B5EA1"/>
    <w:rsid w:val="004B6706"/>
    <w:rsid w:val="004B7FFA"/>
    <w:rsid w:val="004C0EBE"/>
    <w:rsid w:val="004D0468"/>
    <w:rsid w:val="004D2B00"/>
    <w:rsid w:val="004E08AB"/>
    <w:rsid w:val="004E0F68"/>
    <w:rsid w:val="004E64B4"/>
    <w:rsid w:val="004E6BB2"/>
    <w:rsid w:val="004E6CDA"/>
    <w:rsid w:val="004F2C01"/>
    <w:rsid w:val="004F4E7E"/>
    <w:rsid w:val="004F6982"/>
    <w:rsid w:val="004F7891"/>
    <w:rsid w:val="00500136"/>
    <w:rsid w:val="00500C45"/>
    <w:rsid w:val="00506D01"/>
    <w:rsid w:val="00511A9F"/>
    <w:rsid w:val="005130BE"/>
    <w:rsid w:val="00521F7B"/>
    <w:rsid w:val="005239B4"/>
    <w:rsid w:val="005267FB"/>
    <w:rsid w:val="005316BE"/>
    <w:rsid w:val="005350A7"/>
    <w:rsid w:val="005433D0"/>
    <w:rsid w:val="00544364"/>
    <w:rsid w:val="005454A8"/>
    <w:rsid w:val="005455A1"/>
    <w:rsid w:val="00546F61"/>
    <w:rsid w:val="00547928"/>
    <w:rsid w:val="005511F6"/>
    <w:rsid w:val="005564DC"/>
    <w:rsid w:val="00562CC6"/>
    <w:rsid w:val="00580C18"/>
    <w:rsid w:val="005910BA"/>
    <w:rsid w:val="0059344B"/>
    <w:rsid w:val="00596220"/>
    <w:rsid w:val="005962AF"/>
    <w:rsid w:val="00596ABE"/>
    <w:rsid w:val="00597B64"/>
    <w:rsid w:val="005A4D9E"/>
    <w:rsid w:val="005B3545"/>
    <w:rsid w:val="005C2985"/>
    <w:rsid w:val="005C3DDE"/>
    <w:rsid w:val="005C4039"/>
    <w:rsid w:val="005C4B71"/>
    <w:rsid w:val="005D6A69"/>
    <w:rsid w:val="005E203D"/>
    <w:rsid w:val="005E731C"/>
    <w:rsid w:val="005F19FF"/>
    <w:rsid w:val="005F1E09"/>
    <w:rsid w:val="005F252C"/>
    <w:rsid w:val="005F4110"/>
    <w:rsid w:val="005F6C4B"/>
    <w:rsid w:val="00607342"/>
    <w:rsid w:val="006078E8"/>
    <w:rsid w:val="0061474A"/>
    <w:rsid w:val="00614BD8"/>
    <w:rsid w:val="0062066B"/>
    <w:rsid w:val="006215C8"/>
    <w:rsid w:val="00631271"/>
    <w:rsid w:val="00631383"/>
    <w:rsid w:val="00633FA1"/>
    <w:rsid w:val="0064180C"/>
    <w:rsid w:val="006424BD"/>
    <w:rsid w:val="006432F1"/>
    <w:rsid w:val="00646A6F"/>
    <w:rsid w:val="006511B7"/>
    <w:rsid w:val="006560C9"/>
    <w:rsid w:val="0067270D"/>
    <w:rsid w:val="00680FDB"/>
    <w:rsid w:val="00682B05"/>
    <w:rsid w:val="006A19F7"/>
    <w:rsid w:val="006A2237"/>
    <w:rsid w:val="006A574A"/>
    <w:rsid w:val="006B0354"/>
    <w:rsid w:val="006B0D06"/>
    <w:rsid w:val="006B1E80"/>
    <w:rsid w:val="006B29D5"/>
    <w:rsid w:val="006C0CE1"/>
    <w:rsid w:val="006C28A0"/>
    <w:rsid w:val="006C529F"/>
    <w:rsid w:val="006F09FB"/>
    <w:rsid w:val="006F4C2D"/>
    <w:rsid w:val="006F6737"/>
    <w:rsid w:val="006F6ECF"/>
    <w:rsid w:val="00717A3F"/>
    <w:rsid w:val="007242D2"/>
    <w:rsid w:val="00731CEC"/>
    <w:rsid w:val="00736339"/>
    <w:rsid w:val="00740619"/>
    <w:rsid w:val="0074117C"/>
    <w:rsid w:val="00741EE5"/>
    <w:rsid w:val="00755CE5"/>
    <w:rsid w:val="007660FC"/>
    <w:rsid w:val="00774E0E"/>
    <w:rsid w:val="007824C3"/>
    <w:rsid w:val="007831FD"/>
    <w:rsid w:val="00784C78"/>
    <w:rsid w:val="00786412"/>
    <w:rsid w:val="007914F5"/>
    <w:rsid w:val="00797CE3"/>
    <w:rsid w:val="007A397B"/>
    <w:rsid w:val="007A63BA"/>
    <w:rsid w:val="007A7F9A"/>
    <w:rsid w:val="007B1737"/>
    <w:rsid w:val="007C170C"/>
    <w:rsid w:val="007D035B"/>
    <w:rsid w:val="007D350D"/>
    <w:rsid w:val="007D5F18"/>
    <w:rsid w:val="007D7860"/>
    <w:rsid w:val="007E23CD"/>
    <w:rsid w:val="007E30BF"/>
    <w:rsid w:val="007E37E0"/>
    <w:rsid w:val="007F4C3E"/>
    <w:rsid w:val="0080027B"/>
    <w:rsid w:val="008007B6"/>
    <w:rsid w:val="008024C9"/>
    <w:rsid w:val="008060C1"/>
    <w:rsid w:val="0080763B"/>
    <w:rsid w:val="00807CE2"/>
    <w:rsid w:val="0081220C"/>
    <w:rsid w:val="00823332"/>
    <w:rsid w:val="0082641C"/>
    <w:rsid w:val="00833133"/>
    <w:rsid w:val="00835C5C"/>
    <w:rsid w:val="0085394A"/>
    <w:rsid w:val="0085534D"/>
    <w:rsid w:val="00855A6A"/>
    <w:rsid w:val="008563B7"/>
    <w:rsid w:val="00856D0F"/>
    <w:rsid w:val="00861305"/>
    <w:rsid w:val="00863D86"/>
    <w:rsid w:val="0088247D"/>
    <w:rsid w:val="008851A2"/>
    <w:rsid w:val="008916B3"/>
    <w:rsid w:val="008A0128"/>
    <w:rsid w:val="008A0303"/>
    <w:rsid w:val="008A0784"/>
    <w:rsid w:val="008A0E17"/>
    <w:rsid w:val="008A1E4C"/>
    <w:rsid w:val="008B18C7"/>
    <w:rsid w:val="008B19C9"/>
    <w:rsid w:val="008B5BD5"/>
    <w:rsid w:val="008B617F"/>
    <w:rsid w:val="008B7AB4"/>
    <w:rsid w:val="008C1C4C"/>
    <w:rsid w:val="008C1DD1"/>
    <w:rsid w:val="008C3621"/>
    <w:rsid w:val="008D48FB"/>
    <w:rsid w:val="008D6685"/>
    <w:rsid w:val="008D69EE"/>
    <w:rsid w:val="008E3684"/>
    <w:rsid w:val="008E3C9F"/>
    <w:rsid w:val="008E665B"/>
    <w:rsid w:val="008E68C8"/>
    <w:rsid w:val="008E6DD0"/>
    <w:rsid w:val="008F10EE"/>
    <w:rsid w:val="00900843"/>
    <w:rsid w:val="00900E3F"/>
    <w:rsid w:val="00901C4E"/>
    <w:rsid w:val="00904931"/>
    <w:rsid w:val="00910431"/>
    <w:rsid w:val="009123CC"/>
    <w:rsid w:val="00917587"/>
    <w:rsid w:val="00922305"/>
    <w:rsid w:val="00924569"/>
    <w:rsid w:val="009267BF"/>
    <w:rsid w:val="0093237D"/>
    <w:rsid w:val="00935796"/>
    <w:rsid w:val="009369A2"/>
    <w:rsid w:val="00943001"/>
    <w:rsid w:val="0094770E"/>
    <w:rsid w:val="00951415"/>
    <w:rsid w:val="0095280D"/>
    <w:rsid w:val="009558EF"/>
    <w:rsid w:val="00966A8E"/>
    <w:rsid w:val="00973403"/>
    <w:rsid w:val="009764A8"/>
    <w:rsid w:val="009764B6"/>
    <w:rsid w:val="009774F0"/>
    <w:rsid w:val="00982CA6"/>
    <w:rsid w:val="00984333"/>
    <w:rsid w:val="00993E57"/>
    <w:rsid w:val="0099644C"/>
    <w:rsid w:val="00996A30"/>
    <w:rsid w:val="009A01D4"/>
    <w:rsid w:val="009A0F01"/>
    <w:rsid w:val="009A2E68"/>
    <w:rsid w:val="009A346E"/>
    <w:rsid w:val="009A3707"/>
    <w:rsid w:val="009B2701"/>
    <w:rsid w:val="009C377C"/>
    <w:rsid w:val="009C686E"/>
    <w:rsid w:val="009D11E1"/>
    <w:rsid w:val="009E0476"/>
    <w:rsid w:val="009E06D8"/>
    <w:rsid w:val="009E789F"/>
    <w:rsid w:val="009F37D6"/>
    <w:rsid w:val="009F670E"/>
    <w:rsid w:val="00A10F05"/>
    <w:rsid w:val="00A12FCF"/>
    <w:rsid w:val="00A20DF0"/>
    <w:rsid w:val="00A21087"/>
    <w:rsid w:val="00A21CAD"/>
    <w:rsid w:val="00A241B1"/>
    <w:rsid w:val="00A3059C"/>
    <w:rsid w:val="00A3311B"/>
    <w:rsid w:val="00A35D5E"/>
    <w:rsid w:val="00A35D99"/>
    <w:rsid w:val="00A35F9C"/>
    <w:rsid w:val="00A4202E"/>
    <w:rsid w:val="00A449CF"/>
    <w:rsid w:val="00A46571"/>
    <w:rsid w:val="00A544DF"/>
    <w:rsid w:val="00A614FB"/>
    <w:rsid w:val="00A62B3E"/>
    <w:rsid w:val="00A62DAF"/>
    <w:rsid w:val="00A763B0"/>
    <w:rsid w:val="00A80567"/>
    <w:rsid w:val="00A80B13"/>
    <w:rsid w:val="00A81534"/>
    <w:rsid w:val="00A8204F"/>
    <w:rsid w:val="00A8334E"/>
    <w:rsid w:val="00A87EBC"/>
    <w:rsid w:val="00A90650"/>
    <w:rsid w:val="00AA0A5D"/>
    <w:rsid w:val="00AB1EB6"/>
    <w:rsid w:val="00AB44AD"/>
    <w:rsid w:val="00AC4FD1"/>
    <w:rsid w:val="00AC7CC9"/>
    <w:rsid w:val="00AD0BF4"/>
    <w:rsid w:val="00AD2F62"/>
    <w:rsid w:val="00AD36BD"/>
    <w:rsid w:val="00AE0838"/>
    <w:rsid w:val="00AE1C09"/>
    <w:rsid w:val="00AE2BF1"/>
    <w:rsid w:val="00AE5964"/>
    <w:rsid w:val="00AE74C1"/>
    <w:rsid w:val="00AF3AD9"/>
    <w:rsid w:val="00AF3F20"/>
    <w:rsid w:val="00AF51FE"/>
    <w:rsid w:val="00B01BFD"/>
    <w:rsid w:val="00B04E51"/>
    <w:rsid w:val="00B05194"/>
    <w:rsid w:val="00B16DBD"/>
    <w:rsid w:val="00B227F2"/>
    <w:rsid w:val="00B2570D"/>
    <w:rsid w:val="00B262F4"/>
    <w:rsid w:val="00B30AC1"/>
    <w:rsid w:val="00B316CD"/>
    <w:rsid w:val="00B35142"/>
    <w:rsid w:val="00B362EE"/>
    <w:rsid w:val="00B506B6"/>
    <w:rsid w:val="00B53860"/>
    <w:rsid w:val="00B55558"/>
    <w:rsid w:val="00B6056F"/>
    <w:rsid w:val="00B60626"/>
    <w:rsid w:val="00B7485D"/>
    <w:rsid w:val="00B84C15"/>
    <w:rsid w:val="00B92DBD"/>
    <w:rsid w:val="00B93CEC"/>
    <w:rsid w:val="00BA3917"/>
    <w:rsid w:val="00BA56F3"/>
    <w:rsid w:val="00BA588C"/>
    <w:rsid w:val="00BB3D1A"/>
    <w:rsid w:val="00BB4FE4"/>
    <w:rsid w:val="00BC41B1"/>
    <w:rsid w:val="00BD03F1"/>
    <w:rsid w:val="00BD7536"/>
    <w:rsid w:val="00BE6128"/>
    <w:rsid w:val="00BF74D1"/>
    <w:rsid w:val="00BF7969"/>
    <w:rsid w:val="00C01EFA"/>
    <w:rsid w:val="00C0588E"/>
    <w:rsid w:val="00C15276"/>
    <w:rsid w:val="00C15280"/>
    <w:rsid w:val="00C2031D"/>
    <w:rsid w:val="00C2125E"/>
    <w:rsid w:val="00C23611"/>
    <w:rsid w:val="00C308C8"/>
    <w:rsid w:val="00C323AD"/>
    <w:rsid w:val="00C32CD3"/>
    <w:rsid w:val="00C35EEC"/>
    <w:rsid w:val="00C360A9"/>
    <w:rsid w:val="00C36EE2"/>
    <w:rsid w:val="00C45C34"/>
    <w:rsid w:val="00C46422"/>
    <w:rsid w:val="00C525CB"/>
    <w:rsid w:val="00C53270"/>
    <w:rsid w:val="00C649ED"/>
    <w:rsid w:val="00C65C40"/>
    <w:rsid w:val="00C71EA8"/>
    <w:rsid w:val="00C721C9"/>
    <w:rsid w:val="00C7577D"/>
    <w:rsid w:val="00C76D79"/>
    <w:rsid w:val="00C8510B"/>
    <w:rsid w:val="00C95F7A"/>
    <w:rsid w:val="00C96158"/>
    <w:rsid w:val="00CA28E2"/>
    <w:rsid w:val="00CB3027"/>
    <w:rsid w:val="00CB408F"/>
    <w:rsid w:val="00CC02CE"/>
    <w:rsid w:val="00CC545C"/>
    <w:rsid w:val="00CD3514"/>
    <w:rsid w:val="00CD4DBE"/>
    <w:rsid w:val="00CE000B"/>
    <w:rsid w:val="00CE50C1"/>
    <w:rsid w:val="00CF7DB1"/>
    <w:rsid w:val="00D00F70"/>
    <w:rsid w:val="00D038D9"/>
    <w:rsid w:val="00D0743C"/>
    <w:rsid w:val="00D1005E"/>
    <w:rsid w:val="00D100C8"/>
    <w:rsid w:val="00D16570"/>
    <w:rsid w:val="00D23B9D"/>
    <w:rsid w:val="00D24FB8"/>
    <w:rsid w:val="00D41B29"/>
    <w:rsid w:val="00D42987"/>
    <w:rsid w:val="00D514D2"/>
    <w:rsid w:val="00D54B0B"/>
    <w:rsid w:val="00D57309"/>
    <w:rsid w:val="00D602EC"/>
    <w:rsid w:val="00D70DB7"/>
    <w:rsid w:val="00D74EAA"/>
    <w:rsid w:val="00D75013"/>
    <w:rsid w:val="00D77195"/>
    <w:rsid w:val="00DA1BAE"/>
    <w:rsid w:val="00DC2D06"/>
    <w:rsid w:val="00DC576A"/>
    <w:rsid w:val="00DC59FB"/>
    <w:rsid w:val="00DC64E8"/>
    <w:rsid w:val="00DD5D98"/>
    <w:rsid w:val="00DE151C"/>
    <w:rsid w:val="00DE1E90"/>
    <w:rsid w:val="00DF4E9E"/>
    <w:rsid w:val="00DF5312"/>
    <w:rsid w:val="00DF7512"/>
    <w:rsid w:val="00E03CFB"/>
    <w:rsid w:val="00E06066"/>
    <w:rsid w:val="00E2374B"/>
    <w:rsid w:val="00E24B04"/>
    <w:rsid w:val="00E25ABB"/>
    <w:rsid w:val="00E26ADE"/>
    <w:rsid w:val="00E40AD5"/>
    <w:rsid w:val="00E4331D"/>
    <w:rsid w:val="00E45269"/>
    <w:rsid w:val="00E46D27"/>
    <w:rsid w:val="00E50900"/>
    <w:rsid w:val="00E52028"/>
    <w:rsid w:val="00E52F81"/>
    <w:rsid w:val="00E537E4"/>
    <w:rsid w:val="00E56A5E"/>
    <w:rsid w:val="00E603DA"/>
    <w:rsid w:val="00E6678A"/>
    <w:rsid w:val="00E86E01"/>
    <w:rsid w:val="00E91651"/>
    <w:rsid w:val="00E93008"/>
    <w:rsid w:val="00EA0BFB"/>
    <w:rsid w:val="00EB2164"/>
    <w:rsid w:val="00EB2353"/>
    <w:rsid w:val="00EB4439"/>
    <w:rsid w:val="00EB5519"/>
    <w:rsid w:val="00EB634F"/>
    <w:rsid w:val="00EB6B06"/>
    <w:rsid w:val="00EC0C33"/>
    <w:rsid w:val="00ED4750"/>
    <w:rsid w:val="00EE17A4"/>
    <w:rsid w:val="00EF32AD"/>
    <w:rsid w:val="00EF3D0F"/>
    <w:rsid w:val="00F1273D"/>
    <w:rsid w:val="00F152B2"/>
    <w:rsid w:val="00F25AC1"/>
    <w:rsid w:val="00F3033D"/>
    <w:rsid w:val="00F41B07"/>
    <w:rsid w:val="00F4335C"/>
    <w:rsid w:val="00F45147"/>
    <w:rsid w:val="00F53194"/>
    <w:rsid w:val="00F538CC"/>
    <w:rsid w:val="00F566D8"/>
    <w:rsid w:val="00F568A9"/>
    <w:rsid w:val="00F60212"/>
    <w:rsid w:val="00F62FCD"/>
    <w:rsid w:val="00F6330A"/>
    <w:rsid w:val="00F742AC"/>
    <w:rsid w:val="00F86CF4"/>
    <w:rsid w:val="00F95285"/>
    <w:rsid w:val="00F96C36"/>
    <w:rsid w:val="00FA1C27"/>
    <w:rsid w:val="00FA20A5"/>
    <w:rsid w:val="00FA2237"/>
    <w:rsid w:val="00FA3514"/>
    <w:rsid w:val="00FA47FA"/>
    <w:rsid w:val="00FB1B70"/>
    <w:rsid w:val="00FB4070"/>
    <w:rsid w:val="00FB6953"/>
    <w:rsid w:val="00FB7DF6"/>
    <w:rsid w:val="00FC117B"/>
    <w:rsid w:val="00FD22A3"/>
    <w:rsid w:val="00FD574A"/>
    <w:rsid w:val="00FD7DCB"/>
    <w:rsid w:val="00FE0A8B"/>
    <w:rsid w:val="00FE631C"/>
    <w:rsid w:val="00FF3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3969B23"/>
  <w15:docId w15:val="{D13C8D0F-DA78-42B4-90F3-025094774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Theme="minorHAnsi" w:hAnsi="Candara" w:cstheme="minorBidi"/>
        <w:kern w:val="2"/>
        <w:szCs w:val="22"/>
        <w:lang w:val="en-US"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6982"/>
  </w:style>
  <w:style w:type="paragraph" w:styleId="Heading1">
    <w:name w:val="heading 1"/>
    <w:basedOn w:val="Normal"/>
    <w:next w:val="Normal"/>
    <w:link w:val="Heading1Char"/>
    <w:uiPriority w:val="9"/>
    <w:qFormat/>
    <w:rsid w:val="00301352"/>
    <w:pPr>
      <w:keepNext/>
      <w:keepLines/>
      <w:numPr>
        <w:numId w:val="52"/>
      </w:numPr>
      <w:spacing w:before="600" w:after="600" w:line="240" w:lineRule="auto"/>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301352"/>
    <w:pPr>
      <w:keepNext/>
      <w:keepLines/>
      <w:numPr>
        <w:ilvl w:val="1"/>
        <w:numId w:val="52"/>
      </w:numPr>
      <w:spacing w:before="480" w:after="480" w:line="240" w:lineRule="auto"/>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436DB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060B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060B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060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60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60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60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customStyle="1" w:styleId="Normal1">
    <w:name w:val="Normal1"/>
    <w:basedOn w:val="Normal"/>
    <w:pPr>
      <w:ind w:left="450" w:hanging="450"/>
    </w:pPr>
    <w:rPr>
      <w:sz w:val="24"/>
      <w:szCs w:val="24"/>
    </w:rPr>
  </w:style>
  <w:style w:type="paragraph" w:styleId="BodyText2">
    <w:name w:val="Body Text 2"/>
    <w:basedOn w:val="Normal"/>
    <w:link w:val="BodyText2Char"/>
    <w:pPr>
      <w:tabs>
        <w:tab w:val="left" w:pos="567"/>
        <w:tab w:val="left" w:pos="993"/>
      </w:tabs>
      <w:ind w:firstLine="142"/>
      <w:jc w:val="both"/>
    </w:pPr>
    <w:rPr>
      <w:sz w:val="24"/>
      <w:szCs w:val="24"/>
    </w:rPr>
  </w:style>
  <w:style w:type="paragraph" w:styleId="BodyTextIndent">
    <w:name w:val="Body Text Indent"/>
    <w:basedOn w:val="Normal"/>
    <w:link w:val="BodyTextIndentChar"/>
    <w:pPr>
      <w:tabs>
        <w:tab w:val="left" w:pos="567"/>
        <w:tab w:val="left" w:pos="993"/>
      </w:tabs>
      <w:ind w:firstLine="142"/>
      <w:jc w:val="both"/>
    </w:pPr>
    <w:rPr>
      <w:sz w:val="24"/>
      <w:szCs w:val="24"/>
    </w:rPr>
  </w:style>
  <w:style w:type="paragraph" w:styleId="BalloonText">
    <w:name w:val="Balloon Text"/>
    <w:basedOn w:val="Normal"/>
    <w:link w:val="BalloonTextChar"/>
    <w:rsid w:val="003969D0"/>
    <w:rPr>
      <w:rFonts w:ascii="Tahoma" w:hAnsi="Tahoma" w:cs="Tahoma"/>
      <w:sz w:val="16"/>
      <w:szCs w:val="16"/>
    </w:rPr>
  </w:style>
  <w:style w:type="character" w:customStyle="1" w:styleId="BalloonTextChar">
    <w:name w:val="Balloon Text Char"/>
    <w:link w:val="BalloonText"/>
    <w:rsid w:val="003969D0"/>
    <w:rPr>
      <w:rFonts w:ascii="Tahoma" w:hAnsi="Tahoma" w:cs="Tahoma"/>
      <w:sz w:val="16"/>
      <w:szCs w:val="16"/>
      <w:lang w:val="en-GB" w:eastAsia="en-GB"/>
    </w:rPr>
  </w:style>
  <w:style w:type="paragraph" w:styleId="ListParagraph">
    <w:name w:val="List Paragraph"/>
    <w:basedOn w:val="Normal"/>
    <w:uiPriority w:val="34"/>
    <w:qFormat/>
    <w:rsid w:val="000935D8"/>
    <w:pPr>
      <w:ind w:left="720"/>
      <w:contextualSpacing/>
    </w:pPr>
  </w:style>
  <w:style w:type="character" w:customStyle="1" w:styleId="Heading3Char">
    <w:name w:val="Heading 3 Char"/>
    <w:basedOn w:val="DefaultParagraphFont"/>
    <w:link w:val="Heading3"/>
    <w:uiPriority w:val="9"/>
    <w:semiHidden/>
    <w:rsid w:val="00436DBF"/>
    <w:rPr>
      <w:rFonts w:asciiTheme="minorHAnsi" w:eastAsiaTheme="majorEastAsia" w:hAnsiTheme="minorHAnsi" w:cstheme="majorBidi"/>
      <w:color w:val="365F91" w:themeColor="accent1" w:themeShade="BF"/>
      <w:sz w:val="28"/>
      <w:szCs w:val="28"/>
    </w:rPr>
  </w:style>
  <w:style w:type="character" w:customStyle="1" w:styleId="FooterChar">
    <w:name w:val="Footer Char"/>
    <w:basedOn w:val="DefaultParagraphFont"/>
    <w:link w:val="Footer"/>
    <w:uiPriority w:val="99"/>
    <w:rsid w:val="005F1E09"/>
    <w:rPr>
      <w:lang w:val="en-GB" w:eastAsia="en-GB"/>
    </w:rPr>
  </w:style>
  <w:style w:type="paragraph" w:customStyle="1" w:styleId="Style2">
    <w:name w:val="Style 2"/>
    <w:basedOn w:val="Heading1"/>
    <w:link w:val="Style2Char"/>
    <w:rsid w:val="00B506B6"/>
    <w:pPr>
      <w:tabs>
        <w:tab w:val="left" w:pos="142"/>
        <w:tab w:val="left" w:pos="426"/>
      </w:tabs>
    </w:pPr>
    <w:rPr>
      <w:rFonts w:asciiTheme="majorBidi" w:eastAsia="Calibri" w:hAnsiTheme="majorBidi"/>
      <w:bCs/>
      <w:smallCaps/>
      <w:sz w:val="22"/>
      <w:szCs w:val="22"/>
    </w:rPr>
  </w:style>
  <w:style w:type="paragraph" w:styleId="TOCHeading">
    <w:name w:val="TOC Heading"/>
    <w:basedOn w:val="Heading1"/>
    <w:next w:val="Normal"/>
    <w:uiPriority w:val="39"/>
    <w:semiHidden/>
    <w:unhideWhenUsed/>
    <w:qFormat/>
    <w:rsid w:val="00B506B6"/>
    <w:pPr>
      <w:spacing w:before="240" w:after="0"/>
      <w:outlineLvl w:val="9"/>
    </w:pPr>
    <w:rPr>
      <w:sz w:val="32"/>
      <w:szCs w:val="32"/>
    </w:rPr>
  </w:style>
  <w:style w:type="character" w:customStyle="1" w:styleId="Heading1Char">
    <w:name w:val="Heading 1 Char"/>
    <w:basedOn w:val="DefaultParagraphFont"/>
    <w:link w:val="Heading1"/>
    <w:uiPriority w:val="9"/>
    <w:rsid w:val="00301352"/>
    <w:rPr>
      <w:rFonts w:ascii="Times New Roman" w:eastAsiaTheme="majorEastAsia" w:hAnsi="Times New Roman" w:cstheme="majorBidi"/>
      <w:b/>
      <w:sz w:val="26"/>
      <w:szCs w:val="40"/>
    </w:rPr>
  </w:style>
  <w:style w:type="character" w:customStyle="1" w:styleId="Style2Char">
    <w:name w:val="Style 2 Char"/>
    <w:basedOn w:val="Heading1Char"/>
    <w:link w:val="Style2"/>
    <w:rsid w:val="00B506B6"/>
    <w:rPr>
      <w:rFonts w:asciiTheme="majorBidi" w:eastAsia="Calibri" w:hAnsiTheme="majorBidi" w:cstheme="majorBidi"/>
      <w:b/>
      <w:bCs/>
      <w:smallCaps/>
      <w:color w:val="365F91" w:themeColor="accent1" w:themeShade="BF"/>
      <w:sz w:val="22"/>
      <w:szCs w:val="22"/>
      <w:u w:val="single"/>
      <w:lang w:val="en-GB" w:eastAsia="en-GB"/>
    </w:rPr>
  </w:style>
  <w:style w:type="paragraph" w:styleId="TOC1">
    <w:name w:val="toc 1"/>
    <w:basedOn w:val="Normal"/>
    <w:next w:val="Normal"/>
    <w:autoRedefine/>
    <w:uiPriority w:val="39"/>
    <w:unhideWhenUsed/>
    <w:rsid w:val="00B506B6"/>
    <w:pPr>
      <w:spacing w:after="100"/>
    </w:pPr>
  </w:style>
  <w:style w:type="character" w:styleId="Hyperlink">
    <w:name w:val="Hyperlink"/>
    <w:basedOn w:val="DefaultParagraphFont"/>
    <w:uiPriority w:val="99"/>
    <w:unhideWhenUsed/>
    <w:rsid w:val="00B506B6"/>
    <w:rPr>
      <w:color w:val="0000FF" w:themeColor="hyperlink"/>
      <w:u w:val="single"/>
    </w:rPr>
  </w:style>
  <w:style w:type="paragraph" w:styleId="PlainText">
    <w:name w:val="Plain Text"/>
    <w:basedOn w:val="Normal"/>
    <w:link w:val="PlainTextChar"/>
    <w:rsid w:val="00B506B6"/>
    <w:pPr>
      <w:suppressAutoHyphens/>
      <w:autoSpaceDN w:val="0"/>
      <w:textAlignment w:val="baseline"/>
    </w:pPr>
    <w:rPr>
      <w:rFonts w:ascii="Calibri" w:eastAsia="Calibri" w:hAnsi="Calibri"/>
      <w:sz w:val="22"/>
      <w:szCs w:val="21"/>
    </w:rPr>
  </w:style>
  <w:style w:type="character" w:customStyle="1" w:styleId="PlainTextChar">
    <w:name w:val="Plain Text Char"/>
    <w:basedOn w:val="DefaultParagraphFont"/>
    <w:link w:val="PlainText"/>
    <w:rsid w:val="00B506B6"/>
    <w:rPr>
      <w:rFonts w:ascii="Calibri" w:eastAsia="Calibri" w:hAnsi="Calibri"/>
      <w:sz w:val="22"/>
      <w:szCs w:val="21"/>
      <w:lang w:val="en-GB"/>
    </w:rPr>
  </w:style>
  <w:style w:type="table" w:styleId="TableGrid">
    <w:name w:val="Table Grid"/>
    <w:basedOn w:val="TableNormal"/>
    <w:uiPriority w:val="39"/>
    <w:rsid w:val="00C76D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76D7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
    <w:name w:val="Header Char"/>
    <w:basedOn w:val="DefaultParagraphFont"/>
    <w:link w:val="Header"/>
    <w:rsid w:val="003908F1"/>
    <w:rPr>
      <w:lang w:val="en-GB" w:eastAsia="en-GB"/>
    </w:rPr>
  </w:style>
  <w:style w:type="character" w:customStyle="1" w:styleId="Heading2Char">
    <w:name w:val="Heading 2 Char"/>
    <w:basedOn w:val="DefaultParagraphFont"/>
    <w:link w:val="Heading2"/>
    <w:uiPriority w:val="9"/>
    <w:rsid w:val="00301352"/>
    <w:rPr>
      <w:rFonts w:ascii="Times New Roman" w:eastAsiaTheme="majorEastAsia" w:hAnsi="Times New Roman" w:cstheme="majorBidi"/>
      <w:b/>
      <w:sz w:val="24"/>
      <w:szCs w:val="32"/>
    </w:rPr>
  </w:style>
  <w:style w:type="character" w:styleId="UnresolvedMention">
    <w:name w:val="Unresolved Mention"/>
    <w:basedOn w:val="DefaultParagraphFont"/>
    <w:uiPriority w:val="99"/>
    <w:semiHidden/>
    <w:unhideWhenUsed/>
    <w:rsid w:val="00C32CD3"/>
    <w:rPr>
      <w:color w:val="605E5C"/>
      <w:shd w:val="clear" w:color="auto" w:fill="E1DFDD"/>
    </w:rPr>
  </w:style>
  <w:style w:type="paragraph" w:styleId="Revision">
    <w:name w:val="Revision"/>
    <w:hidden/>
    <w:uiPriority w:val="99"/>
    <w:semiHidden/>
    <w:rsid w:val="0047730B"/>
    <w:rPr>
      <w:lang w:val="en-GB" w:eastAsia="en-GB"/>
    </w:rPr>
  </w:style>
  <w:style w:type="character" w:styleId="CommentReference">
    <w:name w:val="annotation reference"/>
    <w:basedOn w:val="DefaultParagraphFont"/>
    <w:semiHidden/>
    <w:unhideWhenUsed/>
    <w:rsid w:val="0047730B"/>
    <w:rPr>
      <w:sz w:val="16"/>
      <w:szCs w:val="16"/>
    </w:rPr>
  </w:style>
  <w:style w:type="paragraph" w:styleId="CommentText">
    <w:name w:val="annotation text"/>
    <w:basedOn w:val="Normal"/>
    <w:link w:val="CommentTextChar"/>
    <w:unhideWhenUsed/>
    <w:rsid w:val="0047730B"/>
  </w:style>
  <w:style w:type="character" w:customStyle="1" w:styleId="CommentTextChar">
    <w:name w:val="Comment Text Char"/>
    <w:basedOn w:val="DefaultParagraphFont"/>
    <w:link w:val="CommentText"/>
    <w:rsid w:val="0047730B"/>
    <w:rPr>
      <w:lang w:val="en-GB" w:eastAsia="en-GB"/>
    </w:rPr>
  </w:style>
  <w:style w:type="paragraph" w:styleId="CommentSubject">
    <w:name w:val="annotation subject"/>
    <w:basedOn w:val="CommentText"/>
    <w:next w:val="CommentText"/>
    <w:link w:val="CommentSubjectChar"/>
    <w:semiHidden/>
    <w:unhideWhenUsed/>
    <w:rsid w:val="0047730B"/>
    <w:rPr>
      <w:b/>
      <w:bCs/>
    </w:rPr>
  </w:style>
  <w:style w:type="character" w:customStyle="1" w:styleId="CommentSubjectChar">
    <w:name w:val="Comment Subject Char"/>
    <w:basedOn w:val="CommentTextChar"/>
    <w:link w:val="CommentSubject"/>
    <w:semiHidden/>
    <w:rsid w:val="0047730B"/>
    <w:rPr>
      <w:b/>
      <w:bCs/>
      <w:lang w:val="en-GB" w:eastAsia="en-GB"/>
    </w:rPr>
  </w:style>
  <w:style w:type="paragraph" w:styleId="NormalWeb">
    <w:name w:val="Normal (Web)"/>
    <w:basedOn w:val="Normal"/>
    <w:uiPriority w:val="99"/>
    <w:semiHidden/>
    <w:unhideWhenUsed/>
    <w:rsid w:val="006424BD"/>
    <w:rPr>
      <w:sz w:val="24"/>
      <w:szCs w:val="24"/>
    </w:rPr>
  </w:style>
  <w:style w:type="character" w:customStyle="1" w:styleId="Heading4Char">
    <w:name w:val="Heading 4 Char"/>
    <w:basedOn w:val="DefaultParagraphFont"/>
    <w:link w:val="Heading4"/>
    <w:uiPriority w:val="9"/>
    <w:semiHidden/>
    <w:rsid w:val="003060B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3060B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3060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60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60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60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6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0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0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60B9"/>
    <w:pPr>
      <w:spacing w:before="160"/>
      <w:jc w:val="center"/>
    </w:pPr>
    <w:rPr>
      <w:i/>
      <w:iCs/>
      <w:color w:val="404040" w:themeColor="text1" w:themeTint="BF"/>
    </w:rPr>
  </w:style>
  <w:style w:type="character" w:customStyle="1" w:styleId="QuoteChar">
    <w:name w:val="Quote Char"/>
    <w:basedOn w:val="DefaultParagraphFont"/>
    <w:link w:val="Quote"/>
    <w:uiPriority w:val="29"/>
    <w:rsid w:val="003060B9"/>
    <w:rPr>
      <w:i/>
      <w:iCs/>
      <w:color w:val="404040" w:themeColor="text1" w:themeTint="BF"/>
    </w:rPr>
  </w:style>
  <w:style w:type="character" w:styleId="IntenseEmphasis">
    <w:name w:val="Intense Emphasis"/>
    <w:basedOn w:val="DefaultParagraphFont"/>
    <w:uiPriority w:val="21"/>
    <w:qFormat/>
    <w:rsid w:val="003060B9"/>
    <w:rPr>
      <w:i/>
      <w:iCs/>
      <w:color w:val="365F91" w:themeColor="accent1" w:themeShade="BF"/>
    </w:rPr>
  </w:style>
  <w:style w:type="paragraph" w:styleId="IntenseQuote">
    <w:name w:val="Intense Quote"/>
    <w:basedOn w:val="Normal"/>
    <w:next w:val="Normal"/>
    <w:link w:val="IntenseQuoteChar"/>
    <w:uiPriority w:val="30"/>
    <w:qFormat/>
    <w:rsid w:val="003060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60B9"/>
    <w:rPr>
      <w:i/>
      <w:iCs/>
      <w:color w:val="365F91" w:themeColor="accent1" w:themeShade="BF"/>
    </w:rPr>
  </w:style>
  <w:style w:type="character" w:styleId="IntenseReference">
    <w:name w:val="Intense Reference"/>
    <w:basedOn w:val="DefaultParagraphFont"/>
    <w:uiPriority w:val="32"/>
    <w:qFormat/>
    <w:rsid w:val="003060B9"/>
    <w:rPr>
      <w:b/>
      <w:bCs/>
      <w:smallCaps/>
      <w:color w:val="365F91" w:themeColor="accent1" w:themeShade="BF"/>
      <w:spacing w:val="5"/>
    </w:rPr>
  </w:style>
  <w:style w:type="paragraph" w:customStyle="1" w:styleId="Default">
    <w:name w:val="Default"/>
    <w:rsid w:val="00904931"/>
    <w:pPr>
      <w:autoSpaceDE w:val="0"/>
      <w:autoSpaceDN w:val="0"/>
      <w:adjustRightInd w:val="0"/>
    </w:pPr>
    <w:rPr>
      <w:rFonts w:ascii="Calibri" w:hAnsi="Calibri" w:cs="Calibri"/>
      <w:color w:val="000000"/>
      <w:sz w:val="24"/>
      <w:szCs w:val="24"/>
    </w:rPr>
  </w:style>
  <w:style w:type="paragraph" w:customStyle="1" w:styleId="Acknow">
    <w:name w:val="Acknow"/>
    <w:basedOn w:val="Heading1"/>
    <w:link w:val="AcknowChar"/>
    <w:rsid w:val="00855A6A"/>
    <w:pPr>
      <w:spacing w:line="360" w:lineRule="auto"/>
    </w:pPr>
    <w:rPr>
      <w:rFonts w:ascii="Calibri-Bold" w:hAnsi="Calibri-Bold" w:cs="Calibri-Bold"/>
      <w:bCs/>
      <w:sz w:val="34"/>
      <w:szCs w:val="30"/>
    </w:rPr>
  </w:style>
  <w:style w:type="character" w:customStyle="1" w:styleId="AcknowChar">
    <w:name w:val="Acknow Char"/>
    <w:basedOn w:val="DefaultParagraphFont"/>
    <w:link w:val="Acknow"/>
    <w:rsid w:val="00855A6A"/>
    <w:rPr>
      <w:rFonts w:ascii="Calibri-Bold" w:hAnsi="Calibri-Bold" w:cs="Calibri-Bold"/>
      <w:b/>
      <w:smallCaps/>
      <w:sz w:val="34"/>
      <w:szCs w:val="30"/>
      <w:u w:val="single"/>
      <w:lang w:val="en-GB" w:eastAsia="en-GB"/>
    </w:rPr>
  </w:style>
  <w:style w:type="numbering" w:customStyle="1" w:styleId="NoList1">
    <w:name w:val="No List1"/>
    <w:next w:val="NoList"/>
    <w:uiPriority w:val="99"/>
    <w:semiHidden/>
    <w:unhideWhenUsed/>
    <w:rsid w:val="00A46571"/>
  </w:style>
  <w:style w:type="numbering" w:customStyle="1" w:styleId="NoList11">
    <w:name w:val="No List11"/>
    <w:next w:val="NoList"/>
    <w:uiPriority w:val="99"/>
    <w:semiHidden/>
    <w:unhideWhenUsed/>
    <w:rsid w:val="00A46571"/>
  </w:style>
  <w:style w:type="character" w:customStyle="1" w:styleId="BodyText2Char">
    <w:name w:val="Body Text 2 Char"/>
    <w:basedOn w:val="DefaultParagraphFont"/>
    <w:link w:val="BodyText2"/>
    <w:rsid w:val="00A46571"/>
    <w:rPr>
      <w:sz w:val="24"/>
      <w:szCs w:val="24"/>
      <w:lang w:val="en-GB" w:eastAsia="en-GB"/>
    </w:rPr>
  </w:style>
  <w:style w:type="character" w:customStyle="1" w:styleId="BodyTextIndentChar">
    <w:name w:val="Body Text Indent Char"/>
    <w:basedOn w:val="DefaultParagraphFont"/>
    <w:link w:val="BodyTextIndent"/>
    <w:rsid w:val="00A46571"/>
    <w:rPr>
      <w:sz w:val="24"/>
      <w:szCs w:val="24"/>
      <w:lang w:val="en-GB"/>
    </w:rPr>
  </w:style>
  <w:style w:type="paragraph" w:customStyle="1" w:styleId="TOCHeading1">
    <w:name w:val="TOC Heading1"/>
    <w:basedOn w:val="Heading1"/>
    <w:next w:val="Normal"/>
    <w:uiPriority w:val="39"/>
    <w:unhideWhenUsed/>
    <w:rsid w:val="00A46571"/>
    <w:pPr>
      <w:spacing w:before="240"/>
      <w:outlineLvl w:val="9"/>
    </w:pPr>
    <w:rPr>
      <w:rFonts w:ascii="Aptos Display" w:hAnsi="Aptos Display"/>
      <w:b w:val="0"/>
      <w:bCs/>
      <w:smallCaps/>
      <w:color w:val="0F4761"/>
      <w:sz w:val="32"/>
      <w:szCs w:val="32"/>
    </w:rPr>
  </w:style>
  <w:style w:type="character" w:customStyle="1" w:styleId="Hyperlink1">
    <w:name w:val="Hyperlink1"/>
    <w:basedOn w:val="DefaultParagraphFont"/>
    <w:uiPriority w:val="99"/>
    <w:unhideWhenUsed/>
    <w:rsid w:val="00A46571"/>
    <w:rPr>
      <w:color w:val="0000FF"/>
      <w:u w:val="single"/>
    </w:rPr>
  </w:style>
  <w:style w:type="table" w:customStyle="1" w:styleId="GridTable1Light1">
    <w:name w:val="Grid Table 1 Light1"/>
    <w:basedOn w:val="TableNormal"/>
    <w:next w:val="GridTable1Light"/>
    <w:uiPriority w:val="46"/>
    <w:rsid w:val="00A46571"/>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A46571"/>
    <w:rPr>
      <w:color w:val="954F72"/>
      <w:u w:val="single"/>
    </w:rPr>
  </w:style>
  <w:style w:type="paragraph" w:customStyle="1" w:styleId="msonormal0">
    <w:name w:val="msonormal"/>
    <w:basedOn w:val="Normal"/>
    <w:rsid w:val="00A46571"/>
    <w:pPr>
      <w:spacing w:before="100" w:beforeAutospacing="1" w:after="100" w:afterAutospacing="1"/>
    </w:pPr>
    <w:rPr>
      <w:sz w:val="24"/>
      <w:szCs w:val="24"/>
    </w:rPr>
  </w:style>
  <w:style w:type="paragraph" w:customStyle="1" w:styleId="font5">
    <w:name w:val="font5"/>
    <w:basedOn w:val="Normal"/>
    <w:rsid w:val="00A46571"/>
    <w:pPr>
      <w:spacing w:before="100" w:beforeAutospacing="1" w:after="100" w:afterAutospacing="1"/>
    </w:pPr>
    <w:rPr>
      <w:rFonts w:ascii="Calibri" w:hAnsi="Calibri" w:cs="Calibri"/>
      <w:b/>
      <w:bCs/>
      <w:color w:val="000000"/>
      <w:sz w:val="24"/>
      <w:szCs w:val="24"/>
    </w:rPr>
  </w:style>
  <w:style w:type="paragraph" w:customStyle="1" w:styleId="font6">
    <w:name w:val="font6"/>
    <w:basedOn w:val="Normal"/>
    <w:rsid w:val="00A46571"/>
    <w:pPr>
      <w:spacing w:before="100" w:beforeAutospacing="1" w:after="100" w:afterAutospacing="1"/>
    </w:pPr>
    <w:rPr>
      <w:rFonts w:ascii="Calibri" w:hAnsi="Calibri" w:cs="Calibri"/>
      <w:color w:val="000000"/>
      <w:sz w:val="24"/>
      <w:szCs w:val="24"/>
    </w:rPr>
  </w:style>
  <w:style w:type="paragraph" w:customStyle="1" w:styleId="font7">
    <w:name w:val="font7"/>
    <w:basedOn w:val="Normal"/>
    <w:rsid w:val="00A46571"/>
    <w:pPr>
      <w:spacing w:before="100" w:beforeAutospacing="1" w:after="100" w:afterAutospacing="1"/>
    </w:pPr>
    <w:rPr>
      <w:rFonts w:ascii="Arial" w:hAnsi="Arial" w:cs="Arial"/>
      <w:color w:val="202124"/>
      <w:sz w:val="24"/>
      <w:szCs w:val="24"/>
    </w:rPr>
  </w:style>
  <w:style w:type="paragraph" w:customStyle="1" w:styleId="xl63">
    <w:name w:val="xl63"/>
    <w:basedOn w:val="Normal"/>
    <w:rsid w:val="00A46571"/>
    <w:pPr>
      <w:spacing w:before="100" w:beforeAutospacing="1" w:after="100" w:afterAutospacing="1"/>
      <w:textAlignment w:val="center"/>
    </w:pPr>
    <w:rPr>
      <w:sz w:val="24"/>
      <w:szCs w:val="24"/>
    </w:rPr>
  </w:style>
  <w:style w:type="paragraph" w:customStyle="1" w:styleId="xl64">
    <w:name w:val="xl64"/>
    <w:basedOn w:val="Normal"/>
    <w:rsid w:val="00A46571"/>
    <w:pPr>
      <w:spacing w:before="100" w:beforeAutospacing="1" w:after="100" w:afterAutospacing="1"/>
      <w:jc w:val="center"/>
      <w:textAlignment w:val="center"/>
    </w:pPr>
    <w:rPr>
      <w:sz w:val="24"/>
      <w:szCs w:val="24"/>
    </w:rPr>
  </w:style>
  <w:style w:type="paragraph" w:customStyle="1" w:styleId="xl65">
    <w:name w:val="xl65"/>
    <w:basedOn w:val="Normal"/>
    <w:rsid w:val="00A46571"/>
    <w:pPr>
      <w:pBdr>
        <w:top w:val="single" w:sz="8" w:space="0" w:color="000000"/>
        <w:left w:val="single" w:sz="8" w:space="0" w:color="000000"/>
        <w:right w:val="single" w:sz="8" w:space="0" w:color="000000"/>
      </w:pBdr>
      <w:shd w:val="clear" w:color="000000" w:fill="187871"/>
      <w:spacing w:before="100" w:beforeAutospacing="1" w:after="100" w:afterAutospacing="1"/>
      <w:jc w:val="center"/>
      <w:textAlignment w:val="center"/>
    </w:pPr>
    <w:rPr>
      <w:rFonts w:ascii="Calibri" w:hAnsi="Calibri" w:cs="Calibri"/>
      <w:color w:val="FFFFFF"/>
      <w:sz w:val="24"/>
      <w:szCs w:val="24"/>
    </w:rPr>
  </w:style>
  <w:style w:type="paragraph" w:customStyle="1" w:styleId="xl66">
    <w:name w:val="xl66"/>
    <w:basedOn w:val="Normal"/>
    <w:rsid w:val="00A465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7">
    <w:name w:val="xl67"/>
    <w:basedOn w:val="Normal"/>
    <w:rsid w:val="00A46571"/>
    <w:pPr>
      <w:pBdr>
        <w:top w:val="single" w:sz="8" w:space="0" w:color="000000"/>
        <w:left w:val="single" w:sz="8" w:space="0" w:color="000000"/>
        <w:right w:val="single" w:sz="8" w:space="0" w:color="000000"/>
      </w:pBdr>
      <w:shd w:val="clear" w:color="000000" w:fill="187871"/>
      <w:spacing w:before="100" w:beforeAutospacing="1" w:after="100" w:afterAutospacing="1"/>
      <w:textAlignment w:val="center"/>
    </w:pPr>
    <w:rPr>
      <w:rFonts w:ascii="Calibri" w:hAnsi="Calibri" w:cs="Calibri"/>
      <w:color w:val="FFFFFF"/>
      <w:sz w:val="24"/>
      <w:szCs w:val="24"/>
    </w:rPr>
  </w:style>
  <w:style w:type="paragraph" w:customStyle="1" w:styleId="xl68">
    <w:name w:val="xl68"/>
    <w:basedOn w:val="Normal"/>
    <w:rsid w:val="00A46571"/>
    <w:pPr>
      <w:pBdr>
        <w:top w:val="single" w:sz="4" w:space="0" w:color="auto"/>
        <w:left w:val="single" w:sz="4" w:space="0" w:color="auto"/>
        <w:bottom w:val="single" w:sz="4" w:space="0" w:color="auto"/>
        <w:right w:val="single" w:sz="4" w:space="0" w:color="auto"/>
      </w:pBdr>
      <w:shd w:val="clear" w:color="000000" w:fill="C5E0B4"/>
      <w:spacing w:before="100" w:beforeAutospacing="1" w:after="100" w:afterAutospacing="1"/>
      <w:jc w:val="center"/>
      <w:textAlignment w:val="center"/>
    </w:pPr>
    <w:rPr>
      <w:rFonts w:ascii="Calibri" w:hAnsi="Calibri" w:cs="Calibri"/>
      <w:b/>
      <w:bCs/>
      <w:color w:val="000000"/>
      <w:sz w:val="24"/>
      <w:szCs w:val="24"/>
    </w:rPr>
  </w:style>
  <w:style w:type="paragraph" w:customStyle="1" w:styleId="xl69">
    <w:name w:val="xl69"/>
    <w:basedOn w:val="Normal"/>
    <w:rsid w:val="00A46571"/>
    <w:pPr>
      <w:pBdr>
        <w:top w:val="single" w:sz="4" w:space="0" w:color="auto"/>
        <w:left w:val="single" w:sz="4" w:space="0" w:color="auto"/>
        <w:bottom w:val="single" w:sz="4" w:space="0" w:color="auto"/>
        <w:right w:val="single" w:sz="4" w:space="0" w:color="auto"/>
      </w:pBdr>
      <w:shd w:val="clear" w:color="000000" w:fill="C5E0B4"/>
      <w:spacing w:before="100" w:beforeAutospacing="1" w:after="100" w:afterAutospacing="1"/>
      <w:textAlignment w:val="center"/>
    </w:pPr>
    <w:rPr>
      <w:rFonts w:ascii="Calibri" w:hAnsi="Calibri" w:cs="Calibri"/>
      <w:color w:val="000000"/>
      <w:sz w:val="24"/>
      <w:szCs w:val="24"/>
    </w:rPr>
  </w:style>
  <w:style w:type="paragraph" w:customStyle="1" w:styleId="xl70">
    <w:name w:val="xl70"/>
    <w:basedOn w:val="Normal"/>
    <w:rsid w:val="00A46571"/>
    <w:pPr>
      <w:pBdr>
        <w:top w:val="single" w:sz="4" w:space="0" w:color="auto"/>
        <w:left w:val="single" w:sz="4" w:space="0" w:color="auto"/>
        <w:bottom w:val="single" w:sz="4" w:space="0" w:color="auto"/>
        <w:right w:val="single" w:sz="4" w:space="0" w:color="auto"/>
      </w:pBdr>
      <w:shd w:val="clear" w:color="000000" w:fill="C5E0B4"/>
      <w:spacing w:before="100" w:beforeAutospacing="1" w:after="100" w:afterAutospacing="1"/>
      <w:jc w:val="center"/>
      <w:textAlignment w:val="center"/>
    </w:pPr>
    <w:rPr>
      <w:rFonts w:ascii="Calibri" w:hAnsi="Calibri" w:cs="Calibri"/>
      <w:color w:val="000000"/>
      <w:sz w:val="24"/>
      <w:szCs w:val="24"/>
    </w:rPr>
  </w:style>
  <w:style w:type="paragraph" w:customStyle="1" w:styleId="xl71">
    <w:name w:val="xl71"/>
    <w:basedOn w:val="Normal"/>
    <w:rsid w:val="00A46571"/>
    <w:pPr>
      <w:pBdr>
        <w:top w:val="single" w:sz="4" w:space="0" w:color="auto"/>
        <w:left w:val="single" w:sz="4" w:space="0" w:color="auto"/>
        <w:bottom w:val="single" w:sz="4" w:space="0" w:color="auto"/>
        <w:right w:val="single" w:sz="4" w:space="0" w:color="auto"/>
      </w:pBdr>
      <w:shd w:val="clear" w:color="000000" w:fill="C5E0B4"/>
      <w:spacing w:before="100" w:beforeAutospacing="1" w:after="100" w:afterAutospacing="1"/>
      <w:jc w:val="center"/>
    </w:pPr>
    <w:rPr>
      <w:rFonts w:ascii="Calibri" w:hAnsi="Calibri" w:cs="Calibri"/>
      <w:color w:val="000000"/>
      <w:sz w:val="24"/>
      <w:szCs w:val="24"/>
    </w:rPr>
  </w:style>
  <w:style w:type="paragraph" w:customStyle="1" w:styleId="xl72">
    <w:name w:val="xl72"/>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libri" w:hAnsi="Calibri" w:cs="Calibri"/>
      <w:b/>
      <w:bCs/>
      <w:color w:val="000000"/>
      <w:sz w:val="24"/>
      <w:szCs w:val="24"/>
    </w:rPr>
  </w:style>
  <w:style w:type="paragraph" w:customStyle="1" w:styleId="xl73">
    <w:name w:val="xl73"/>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libri" w:hAnsi="Calibri" w:cs="Calibri"/>
      <w:color w:val="000000"/>
      <w:sz w:val="24"/>
      <w:szCs w:val="24"/>
    </w:rPr>
  </w:style>
  <w:style w:type="paragraph" w:customStyle="1" w:styleId="xl74">
    <w:name w:val="xl74"/>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libri" w:hAnsi="Calibri" w:cs="Calibri"/>
      <w:color w:val="000000"/>
      <w:sz w:val="24"/>
      <w:szCs w:val="24"/>
    </w:rPr>
  </w:style>
  <w:style w:type="paragraph" w:customStyle="1" w:styleId="xl75">
    <w:name w:val="xl75"/>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Calibri"/>
      <w:color w:val="000000"/>
      <w:sz w:val="24"/>
      <w:szCs w:val="24"/>
    </w:rPr>
  </w:style>
  <w:style w:type="paragraph" w:customStyle="1" w:styleId="xl76">
    <w:name w:val="xl76"/>
    <w:basedOn w:val="Normal"/>
    <w:rsid w:val="00A46571"/>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rFonts w:ascii="Calibri" w:hAnsi="Calibri" w:cs="Calibri"/>
      <w:color w:val="000000"/>
      <w:sz w:val="24"/>
      <w:szCs w:val="24"/>
    </w:rPr>
  </w:style>
  <w:style w:type="paragraph" w:customStyle="1" w:styleId="xl77">
    <w:name w:val="xl77"/>
    <w:basedOn w:val="Normal"/>
    <w:rsid w:val="00A46571"/>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pPr>
    <w:rPr>
      <w:rFonts w:ascii="Calibri" w:hAnsi="Calibri" w:cs="Calibri"/>
      <w:color w:val="000000"/>
      <w:sz w:val="24"/>
      <w:szCs w:val="24"/>
    </w:rPr>
  </w:style>
  <w:style w:type="paragraph" w:customStyle="1" w:styleId="xl78">
    <w:name w:val="xl78"/>
    <w:basedOn w:val="Normal"/>
    <w:rsid w:val="00A46571"/>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pPr>
    <w:rPr>
      <w:color w:val="000000"/>
      <w:sz w:val="24"/>
      <w:szCs w:val="24"/>
    </w:rPr>
  </w:style>
  <w:style w:type="paragraph" w:customStyle="1" w:styleId="xl79">
    <w:name w:val="xl79"/>
    <w:basedOn w:val="Normal"/>
    <w:rsid w:val="00A46571"/>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textAlignment w:val="center"/>
    </w:pPr>
    <w:rPr>
      <w:color w:val="000000"/>
      <w:sz w:val="24"/>
      <w:szCs w:val="24"/>
    </w:rPr>
  </w:style>
  <w:style w:type="paragraph" w:customStyle="1" w:styleId="xl80">
    <w:name w:val="xl80"/>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81">
    <w:name w:val="xl81"/>
    <w:basedOn w:val="Normal"/>
    <w:rsid w:val="00A4657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color w:val="000000"/>
      <w:sz w:val="24"/>
      <w:szCs w:val="24"/>
    </w:rPr>
  </w:style>
  <w:style w:type="paragraph" w:customStyle="1" w:styleId="xl82">
    <w:name w:val="xl82"/>
    <w:basedOn w:val="Normal"/>
    <w:rsid w:val="00A46571"/>
    <w:pPr>
      <w:pBdr>
        <w:top w:val="single" w:sz="8" w:space="0" w:color="000000"/>
        <w:left w:val="single" w:sz="8" w:space="0" w:color="000000"/>
        <w:right w:val="single" w:sz="8" w:space="0" w:color="000000"/>
      </w:pBdr>
      <w:shd w:val="clear" w:color="000000" w:fill="187871"/>
      <w:spacing w:before="100" w:beforeAutospacing="1" w:after="100" w:afterAutospacing="1"/>
      <w:jc w:val="center"/>
      <w:textAlignment w:val="center"/>
    </w:pPr>
    <w:rPr>
      <w:color w:val="FFFFFF"/>
      <w:sz w:val="24"/>
      <w:szCs w:val="24"/>
    </w:rPr>
  </w:style>
  <w:style w:type="paragraph" w:customStyle="1" w:styleId="xl83">
    <w:name w:val="xl83"/>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84">
    <w:name w:val="xl84"/>
    <w:basedOn w:val="Normal"/>
    <w:rsid w:val="00A46571"/>
    <w:pPr>
      <w:pBdr>
        <w:top w:val="single" w:sz="4" w:space="0" w:color="auto"/>
        <w:left w:val="single" w:sz="4" w:space="0" w:color="auto"/>
        <w:bottom w:val="single" w:sz="4" w:space="0" w:color="auto"/>
        <w:right w:val="single" w:sz="4" w:space="0" w:color="auto"/>
      </w:pBdr>
      <w:shd w:val="clear" w:color="000000" w:fill="C5E0B4"/>
      <w:spacing w:before="100" w:beforeAutospacing="1" w:after="100" w:afterAutospacing="1"/>
      <w:jc w:val="center"/>
      <w:textAlignment w:val="center"/>
    </w:pPr>
    <w:rPr>
      <w:b/>
      <w:bCs/>
      <w:color w:val="000000"/>
      <w:sz w:val="24"/>
      <w:szCs w:val="24"/>
    </w:rPr>
  </w:style>
  <w:style w:type="paragraph" w:customStyle="1" w:styleId="xl85">
    <w:name w:val="xl85"/>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4"/>
      <w:szCs w:val="24"/>
    </w:rPr>
  </w:style>
  <w:style w:type="paragraph" w:customStyle="1" w:styleId="xl86">
    <w:name w:val="xl86"/>
    <w:basedOn w:val="Normal"/>
    <w:rsid w:val="00A465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libri" w:hAnsi="Calibri" w:cs="Calibri"/>
      <w:b/>
      <w:bCs/>
      <w:color w:val="000000"/>
      <w:sz w:val="24"/>
      <w:szCs w:val="24"/>
    </w:rPr>
  </w:style>
  <w:style w:type="paragraph" w:customStyle="1" w:styleId="xl87">
    <w:name w:val="xl87"/>
    <w:basedOn w:val="Normal"/>
    <w:rsid w:val="00A46571"/>
    <w:pPr>
      <w:pBdr>
        <w:top w:val="single" w:sz="4" w:space="0" w:color="auto"/>
        <w:left w:val="single" w:sz="4" w:space="0" w:color="auto"/>
        <w:bottom w:val="single" w:sz="4" w:space="0" w:color="auto"/>
        <w:right w:val="single" w:sz="4" w:space="0" w:color="auto"/>
      </w:pBdr>
      <w:shd w:val="clear" w:color="000000" w:fill="A9D18E"/>
      <w:spacing w:before="100" w:beforeAutospacing="1" w:after="100" w:afterAutospacing="1"/>
      <w:jc w:val="center"/>
      <w:textAlignment w:val="center"/>
    </w:pPr>
    <w:rPr>
      <w:rFonts w:ascii="Calibri" w:hAnsi="Calibri" w:cs="Calibri"/>
      <w:b/>
      <w:bCs/>
      <w:color w:val="000000"/>
      <w:sz w:val="24"/>
      <w:szCs w:val="24"/>
    </w:rPr>
  </w:style>
  <w:style w:type="paragraph" w:customStyle="1" w:styleId="xl88">
    <w:name w:val="xl88"/>
    <w:basedOn w:val="Normal"/>
    <w:rsid w:val="00A46571"/>
    <w:pPr>
      <w:pBdr>
        <w:top w:val="single" w:sz="4" w:space="0" w:color="auto"/>
        <w:left w:val="single" w:sz="4" w:space="0" w:color="auto"/>
        <w:bottom w:val="single" w:sz="4" w:space="0" w:color="auto"/>
        <w:right w:val="single" w:sz="4" w:space="0" w:color="auto"/>
      </w:pBdr>
      <w:shd w:val="clear" w:color="000000" w:fill="C5E0B4"/>
      <w:spacing w:before="100" w:beforeAutospacing="1" w:after="100" w:afterAutospacing="1"/>
      <w:jc w:val="center"/>
      <w:textAlignment w:val="center"/>
    </w:pPr>
    <w:rPr>
      <w:rFonts w:ascii="Calibri" w:hAnsi="Calibri" w:cs="Calibri"/>
      <w:b/>
      <w:bCs/>
      <w:color w:val="000000"/>
      <w:sz w:val="24"/>
      <w:szCs w:val="24"/>
    </w:rPr>
  </w:style>
  <w:style w:type="table" w:customStyle="1" w:styleId="GridTable1Light2">
    <w:name w:val="Grid Table 1 Light2"/>
    <w:basedOn w:val="TableNormal"/>
    <w:next w:val="GridTable1Light"/>
    <w:uiPriority w:val="46"/>
    <w:rsid w:val="00A46571"/>
    <w:rPr>
      <w:rFonts w:eastAsia="Aptos" w:cs="Ari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A46571"/>
  </w:style>
  <w:style w:type="paragraph" w:customStyle="1" w:styleId="TOCHeading2">
    <w:name w:val="TOC Heading2"/>
    <w:basedOn w:val="Heading1"/>
    <w:next w:val="Normal"/>
    <w:uiPriority w:val="39"/>
    <w:unhideWhenUsed/>
    <w:rsid w:val="00A46571"/>
    <w:pPr>
      <w:spacing w:before="240"/>
      <w:outlineLvl w:val="9"/>
    </w:pPr>
    <w:rPr>
      <w:rFonts w:ascii="Aptos Display" w:hAnsi="Aptos Display"/>
      <w:b w:val="0"/>
      <w:bCs/>
      <w:smallCaps/>
      <w:color w:val="0F4761"/>
      <w:sz w:val="32"/>
      <w:szCs w:val="32"/>
    </w:rPr>
  </w:style>
  <w:style w:type="table" w:customStyle="1" w:styleId="GridTable1Light21">
    <w:name w:val="Grid Table 1 Light21"/>
    <w:basedOn w:val="TableNormal"/>
    <w:next w:val="GridTable1Light"/>
    <w:uiPriority w:val="46"/>
    <w:rsid w:val="00A46571"/>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numbering" w:customStyle="1" w:styleId="NoList3">
    <w:name w:val="No List3"/>
    <w:next w:val="NoList"/>
    <w:uiPriority w:val="99"/>
    <w:semiHidden/>
    <w:unhideWhenUsed/>
    <w:rsid w:val="00A46571"/>
  </w:style>
  <w:style w:type="paragraph" w:customStyle="1" w:styleId="TOCHeading3">
    <w:name w:val="TOC Heading3"/>
    <w:basedOn w:val="Heading1"/>
    <w:next w:val="Normal"/>
    <w:uiPriority w:val="39"/>
    <w:unhideWhenUsed/>
    <w:rsid w:val="00A46571"/>
    <w:pPr>
      <w:spacing w:before="240"/>
      <w:outlineLvl w:val="9"/>
    </w:pPr>
    <w:rPr>
      <w:rFonts w:ascii="Aptos Display" w:hAnsi="Aptos Display"/>
      <w:b w:val="0"/>
      <w:bCs/>
      <w:smallCaps/>
      <w:color w:val="0F4761"/>
      <w:sz w:val="32"/>
      <w:szCs w:val="32"/>
    </w:rPr>
  </w:style>
  <w:style w:type="table" w:customStyle="1" w:styleId="GridTable1Light3">
    <w:name w:val="Grid Table 1 Light3"/>
    <w:basedOn w:val="TableNormal"/>
    <w:next w:val="GridTable1Light"/>
    <w:uiPriority w:val="46"/>
    <w:rsid w:val="00A46571"/>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l89">
    <w:name w:val="xl89"/>
    <w:basedOn w:val="Normal"/>
    <w:rsid w:val="00A46571"/>
    <w:pPr>
      <w:pBdr>
        <w:top w:val="single" w:sz="4" w:space="0" w:color="auto"/>
        <w:left w:val="single" w:sz="4" w:space="0" w:color="auto"/>
        <w:bottom w:val="single" w:sz="4" w:space="0" w:color="auto"/>
        <w:right w:val="single" w:sz="4" w:space="0" w:color="auto"/>
      </w:pBdr>
      <w:shd w:val="clear" w:color="000000" w:fill="A9D18E"/>
      <w:spacing w:before="100" w:beforeAutospacing="1" w:after="100" w:afterAutospacing="1"/>
      <w:jc w:val="center"/>
      <w:textAlignment w:val="center"/>
    </w:pPr>
    <w:rPr>
      <w:rFonts w:ascii="Calibri" w:hAnsi="Calibri" w:cs="Calibri"/>
      <w:b/>
      <w:bCs/>
      <w:color w:val="000000"/>
      <w:sz w:val="24"/>
      <w:szCs w:val="24"/>
    </w:rPr>
  </w:style>
  <w:style w:type="paragraph" w:customStyle="1" w:styleId="xl90">
    <w:name w:val="xl90"/>
    <w:basedOn w:val="Normal"/>
    <w:rsid w:val="00A46571"/>
    <w:pPr>
      <w:pBdr>
        <w:top w:val="single" w:sz="4" w:space="0" w:color="auto"/>
        <w:left w:val="single" w:sz="4" w:space="0" w:color="auto"/>
        <w:bottom w:val="single" w:sz="4" w:space="0" w:color="auto"/>
        <w:right w:val="single" w:sz="4" w:space="0" w:color="auto"/>
      </w:pBdr>
      <w:shd w:val="clear" w:color="000000" w:fill="C5E0B4"/>
      <w:spacing w:before="100" w:beforeAutospacing="1" w:after="100" w:afterAutospacing="1"/>
      <w:jc w:val="center"/>
      <w:textAlignment w:val="center"/>
    </w:pPr>
    <w:rPr>
      <w:rFonts w:ascii="Calibri" w:hAnsi="Calibri" w:cs="Calibri"/>
      <w:b/>
      <w:bCs/>
      <w:color w:val="000000"/>
      <w:sz w:val="24"/>
      <w:szCs w:val="24"/>
    </w:rPr>
  </w:style>
  <w:style w:type="paragraph" w:customStyle="1" w:styleId="xl91">
    <w:name w:val="xl91"/>
    <w:basedOn w:val="Normal"/>
    <w:rsid w:val="00A4657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table" w:customStyle="1" w:styleId="TableGrid1">
    <w:name w:val="Table Grid1"/>
    <w:basedOn w:val="TableNormal"/>
    <w:next w:val="TableGrid"/>
    <w:uiPriority w:val="39"/>
    <w:rsid w:val="00A46571"/>
    <w:rPr>
      <w:rFonts w:eastAsia="Apto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3">
    <w:name w:val="Level_3"/>
    <w:basedOn w:val="Normal"/>
    <w:next w:val="Normal"/>
    <w:link w:val="Level3Char"/>
    <w:qFormat/>
    <w:rsid w:val="000E31B0"/>
    <w:pPr>
      <w:numPr>
        <w:ilvl w:val="2"/>
        <w:numId w:val="52"/>
      </w:numPr>
      <w:spacing w:before="360" w:after="120" w:line="276" w:lineRule="auto"/>
      <w:jc w:val="both"/>
    </w:pPr>
    <w:rPr>
      <w:rFonts w:ascii="Times New Roman" w:hAnsi="Times New Roman"/>
      <w:sz w:val="22"/>
    </w:rPr>
  </w:style>
  <w:style w:type="character" w:customStyle="1" w:styleId="Level3Char">
    <w:name w:val="Level_3 Char"/>
    <w:basedOn w:val="DefaultParagraphFont"/>
    <w:link w:val="Level3"/>
    <w:rsid w:val="000E31B0"/>
    <w:rPr>
      <w:rFonts w:ascii="Times New Roman" w:hAnsi="Times New Roman"/>
      <w:sz w:val="22"/>
    </w:rPr>
  </w:style>
  <w:style w:type="paragraph" w:customStyle="1" w:styleId="ParagraphLevel3">
    <w:name w:val="Paragraph_Level_3"/>
    <w:basedOn w:val="Normal"/>
    <w:next w:val="Normal"/>
    <w:link w:val="ParagraphLevel3Char"/>
    <w:qFormat/>
    <w:rsid w:val="003074D1"/>
    <w:pPr>
      <w:spacing w:before="23" w:after="120" w:line="276" w:lineRule="auto"/>
      <w:ind w:left="1152"/>
      <w:jc w:val="both"/>
    </w:pPr>
    <w:rPr>
      <w:rFonts w:ascii="Times New Roman" w:hAnsi="Times New Roman"/>
      <w:sz w:val="22"/>
    </w:rPr>
  </w:style>
  <w:style w:type="character" w:customStyle="1" w:styleId="ParagraphLevel3Char">
    <w:name w:val="Paragraph_Level_3 Char"/>
    <w:basedOn w:val="DefaultParagraphFont"/>
    <w:link w:val="ParagraphLevel3"/>
    <w:rsid w:val="003074D1"/>
    <w:rPr>
      <w:rFonts w:ascii="Times New Roman" w:hAnsi="Times New Roman"/>
      <w:sz w:val="22"/>
    </w:rPr>
  </w:style>
  <w:style w:type="paragraph" w:customStyle="1" w:styleId="Level4">
    <w:name w:val="Level_4"/>
    <w:basedOn w:val="Normal"/>
    <w:next w:val="Normal"/>
    <w:link w:val="Level4Char"/>
    <w:qFormat/>
    <w:rsid w:val="000E31B0"/>
    <w:pPr>
      <w:numPr>
        <w:ilvl w:val="3"/>
        <w:numId w:val="52"/>
      </w:numPr>
      <w:spacing w:before="240" w:after="120" w:line="276" w:lineRule="auto"/>
      <w:jc w:val="both"/>
    </w:pPr>
    <w:rPr>
      <w:rFonts w:ascii="Times New Roman" w:hAnsi="Times New Roman"/>
      <w:sz w:val="22"/>
    </w:rPr>
  </w:style>
  <w:style w:type="character" w:customStyle="1" w:styleId="Level4Char">
    <w:name w:val="Level_4 Char"/>
    <w:basedOn w:val="DefaultParagraphFont"/>
    <w:link w:val="Level4"/>
    <w:rsid w:val="000E31B0"/>
    <w:rPr>
      <w:rFonts w:ascii="Times New Roman" w:hAnsi="Times New Roman"/>
      <w:sz w:val="22"/>
    </w:rPr>
  </w:style>
  <w:style w:type="paragraph" w:customStyle="1" w:styleId="Level9abc">
    <w:name w:val="Level_9_a. b. c."/>
    <w:basedOn w:val="Normal"/>
    <w:next w:val="Normal"/>
    <w:link w:val="Level9abcChar"/>
    <w:qFormat/>
    <w:rsid w:val="000E31B0"/>
    <w:pPr>
      <w:numPr>
        <w:ilvl w:val="8"/>
        <w:numId w:val="52"/>
      </w:numPr>
      <w:spacing w:before="120" w:after="40" w:line="276" w:lineRule="auto"/>
      <w:jc w:val="both"/>
    </w:pPr>
    <w:rPr>
      <w:rFonts w:ascii="Times New Roman" w:hAnsi="Times New Roman"/>
      <w:sz w:val="22"/>
    </w:rPr>
  </w:style>
  <w:style w:type="character" w:customStyle="1" w:styleId="Level9abcChar">
    <w:name w:val="Level_9_a. b. c. Char"/>
    <w:basedOn w:val="DefaultParagraphFont"/>
    <w:link w:val="Level9abc"/>
    <w:rsid w:val="000E31B0"/>
    <w:rPr>
      <w:rFonts w:ascii="Times New Roman" w:hAnsi="Times New Roman"/>
      <w:sz w:val="22"/>
    </w:rPr>
  </w:style>
  <w:style w:type="paragraph" w:customStyle="1" w:styleId="abcParagraph">
    <w:name w:val="a. b. c. _Paragraph"/>
    <w:basedOn w:val="Normal"/>
    <w:next w:val="Normal"/>
    <w:link w:val="abcParagraphChar"/>
    <w:qFormat/>
    <w:rsid w:val="000E31B0"/>
    <w:pPr>
      <w:tabs>
        <w:tab w:val="left" w:pos="1584"/>
      </w:tabs>
      <w:spacing w:before="23" w:after="40" w:line="276" w:lineRule="auto"/>
      <w:ind w:left="1584"/>
      <w:jc w:val="both"/>
      <w:outlineLvl w:val="8"/>
    </w:pPr>
    <w:rPr>
      <w:rFonts w:ascii="Times New Roman" w:hAnsi="Times New Roman"/>
      <w:sz w:val="22"/>
    </w:rPr>
  </w:style>
  <w:style w:type="character" w:customStyle="1" w:styleId="abcParagraphChar">
    <w:name w:val="a. b. c. _Paragraph Char"/>
    <w:basedOn w:val="DefaultParagraphFont"/>
    <w:link w:val="abcParagraph"/>
    <w:rsid w:val="000E31B0"/>
    <w:rPr>
      <w:rFonts w:ascii="Times New Roman" w:hAnsi="Times New Roman"/>
      <w:sz w:val="22"/>
    </w:rPr>
  </w:style>
  <w:style w:type="table" w:customStyle="1" w:styleId="TableGrid11">
    <w:name w:val="Table Grid11"/>
    <w:basedOn w:val="TableNormal"/>
    <w:next w:val="TableGrid"/>
    <w:uiPriority w:val="39"/>
    <w:rsid w:val="00951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244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014FB"/>
    <w:pPr>
      <w:spacing w:after="100"/>
      <w:ind w:left="200"/>
    </w:pPr>
  </w:style>
  <w:style w:type="character" w:styleId="PlaceholderText">
    <w:name w:val="Placeholder Text"/>
    <w:basedOn w:val="DefaultParagraphFont"/>
    <w:uiPriority w:val="99"/>
    <w:semiHidden/>
    <w:rsid w:val="004177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012229">
      <w:bodyDiv w:val="1"/>
      <w:marLeft w:val="0"/>
      <w:marRight w:val="0"/>
      <w:marTop w:val="0"/>
      <w:marBottom w:val="0"/>
      <w:divBdr>
        <w:top w:val="none" w:sz="0" w:space="0" w:color="auto"/>
        <w:left w:val="none" w:sz="0" w:space="0" w:color="auto"/>
        <w:bottom w:val="none" w:sz="0" w:space="0" w:color="auto"/>
        <w:right w:val="none" w:sz="0" w:space="0" w:color="auto"/>
      </w:divBdr>
    </w:div>
    <w:div w:id="952133944">
      <w:bodyDiv w:val="1"/>
      <w:marLeft w:val="0"/>
      <w:marRight w:val="0"/>
      <w:marTop w:val="0"/>
      <w:marBottom w:val="0"/>
      <w:divBdr>
        <w:top w:val="none" w:sz="0" w:space="0" w:color="auto"/>
        <w:left w:val="none" w:sz="0" w:space="0" w:color="auto"/>
        <w:bottom w:val="none" w:sz="0" w:space="0" w:color="auto"/>
        <w:right w:val="none" w:sz="0" w:space="0" w:color="auto"/>
      </w:divBdr>
    </w:div>
    <w:div w:id="1232741414">
      <w:bodyDiv w:val="1"/>
      <w:marLeft w:val="0"/>
      <w:marRight w:val="0"/>
      <w:marTop w:val="0"/>
      <w:marBottom w:val="0"/>
      <w:divBdr>
        <w:top w:val="none" w:sz="0" w:space="0" w:color="auto"/>
        <w:left w:val="none" w:sz="0" w:space="0" w:color="auto"/>
        <w:bottom w:val="none" w:sz="0" w:space="0" w:color="auto"/>
        <w:right w:val="none" w:sz="0" w:space="0" w:color="auto"/>
      </w:divBdr>
    </w:div>
    <w:div w:id="1576670619">
      <w:bodyDiv w:val="1"/>
      <w:marLeft w:val="0"/>
      <w:marRight w:val="0"/>
      <w:marTop w:val="0"/>
      <w:marBottom w:val="0"/>
      <w:divBdr>
        <w:top w:val="none" w:sz="0" w:space="0" w:color="auto"/>
        <w:left w:val="none" w:sz="0" w:space="0" w:color="auto"/>
        <w:bottom w:val="none" w:sz="0" w:space="0" w:color="auto"/>
        <w:right w:val="none" w:sz="0" w:space="0" w:color="auto"/>
      </w:divBdr>
    </w:div>
    <w:div w:id="1908026806">
      <w:bodyDiv w:val="1"/>
      <w:marLeft w:val="0"/>
      <w:marRight w:val="0"/>
      <w:marTop w:val="0"/>
      <w:marBottom w:val="0"/>
      <w:divBdr>
        <w:top w:val="none" w:sz="0" w:space="0" w:color="auto"/>
        <w:left w:val="none" w:sz="0" w:space="0" w:color="auto"/>
        <w:bottom w:val="none" w:sz="0" w:space="0" w:color="auto"/>
        <w:right w:val="none" w:sz="0" w:space="0" w:color="auto"/>
      </w:divBdr>
    </w:div>
    <w:div w:id="204998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wmf"/><Relationship Id="rId18" Type="http://schemas.microsoft.com/office/2016/09/relationships/commentsIds" Target="commentsIds.xml"/><Relationship Id="rId26" Type="http://schemas.openxmlformats.org/officeDocument/2006/relationships/header" Target="header2.xml"/><Relationship Id="rId39" Type="http://schemas.openxmlformats.org/officeDocument/2006/relationships/fontTable" Target="fontTable.xml"/><Relationship Id="rId21" Type="http://schemas.openxmlformats.org/officeDocument/2006/relationships/image" Target="media/image4.emf"/><Relationship Id="rId34" Type="http://schemas.openxmlformats.org/officeDocument/2006/relationships/header" Target="header8.xml"/><Relationship Id="rId42"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footer" Target="footer3.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header" Target="header6.xml"/><Relationship Id="rId37" Type="http://schemas.openxmlformats.org/officeDocument/2006/relationships/header" Target="header9.xml"/><Relationship Id="rId40" Type="http://schemas.microsoft.com/office/2011/relationships/people" Target="people.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image" Target="media/image6.png"/><Relationship Id="rId28" Type="http://schemas.openxmlformats.org/officeDocument/2006/relationships/header" Target="header3.xml"/><Relationship Id="rId36" Type="http://schemas.openxmlformats.org/officeDocument/2006/relationships/image" Target="media/image7.png"/><Relationship Id="rId10" Type="http://schemas.openxmlformats.org/officeDocument/2006/relationships/webSettings" Target="webSettings.xml"/><Relationship Id="rId19" Type="http://schemas.microsoft.com/office/2018/08/relationships/commentsExtensible" Target="commentsExtensible.xm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wmf"/><Relationship Id="rId22" Type="http://schemas.openxmlformats.org/officeDocument/2006/relationships/image" Target="media/image5.png"/><Relationship Id="rId27" Type="http://schemas.openxmlformats.org/officeDocument/2006/relationships/footer" Target="footer2.xml"/><Relationship Id="rId30" Type="http://schemas.openxmlformats.org/officeDocument/2006/relationships/header" Target="header4.xml"/><Relationship Id="rId35" Type="http://schemas.openxmlformats.org/officeDocument/2006/relationships/footer" Target="footer4.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footer" Target="footer1.xml"/><Relationship Id="rId33" Type="http://schemas.openxmlformats.org/officeDocument/2006/relationships/header" Target="header7.xml"/><Relationship Id="rId38"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0ECD5DA0D9495B875A7C64B10B6E81"/>
        <w:category>
          <w:name w:val="General"/>
          <w:gallery w:val="placeholder"/>
        </w:category>
        <w:types>
          <w:type w:val="bbPlcHdr"/>
        </w:types>
        <w:behaviors>
          <w:behavior w:val="content"/>
        </w:behaviors>
        <w:guid w:val="{073A06A3-3CF3-461D-A0EB-71AC5D556AA6}"/>
      </w:docPartPr>
      <w:docPartBody>
        <w:p w:rsidR="00AE535C" w:rsidRDefault="00F243EE" w:rsidP="00F243EE">
          <w:pPr>
            <w:pStyle w:val="C90ECD5DA0D9495B875A7C64B10B6E81"/>
          </w:pPr>
          <w:r w:rsidRPr="004340DD">
            <w:rPr>
              <w:rStyle w:val="PlaceholderText"/>
            </w:rPr>
            <w:t>[Title]</w:t>
          </w:r>
        </w:p>
      </w:docPartBody>
    </w:docPart>
    <w:docPart>
      <w:docPartPr>
        <w:name w:val="1A4DFA860C94416BA312E9222838CC69"/>
        <w:category>
          <w:name w:val="General"/>
          <w:gallery w:val="placeholder"/>
        </w:category>
        <w:types>
          <w:type w:val="bbPlcHdr"/>
        </w:types>
        <w:behaviors>
          <w:behavior w:val="content"/>
        </w:behaviors>
        <w:guid w:val="{2118FED3-87B5-4C3F-9B5B-B749782DC503}"/>
      </w:docPartPr>
      <w:docPartBody>
        <w:p w:rsidR="00AE535C" w:rsidRDefault="00F243EE" w:rsidP="00F243EE">
          <w:pPr>
            <w:pStyle w:val="1A4DFA860C94416BA312E9222838CC69"/>
          </w:pPr>
          <w:r w:rsidRPr="004340DD">
            <w:rPr>
              <w:rStyle w:val="PlaceholderText"/>
            </w:rPr>
            <w:t>[Subject]</w:t>
          </w:r>
        </w:p>
      </w:docPartBody>
    </w:docPart>
    <w:docPart>
      <w:docPartPr>
        <w:name w:val="506630B1D3834B8A8130ACCF3D548103"/>
        <w:category>
          <w:name w:val="General"/>
          <w:gallery w:val="placeholder"/>
        </w:category>
        <w:types>
          <w:type w:val="bbPlcHdr"/>
        </w:types>
        <w:behaviors>
          <w:behavior w:val="content"/>
        </w:behaviors>
        <w:guid w:val="{16CF16B9-0FB9-4773-B5CF-10C95E167D9D}"/>
      </w:docPartPr>
      <w:docPartBody>
        <w:p w:rsidR="00AE535C" w:rsidRDefault="00F243EE" w:rsidP="00F243EE">
          <w:pPr>
            <w:pStyle w:val="506630B1D3834B8A8130ACCF3D548103"/>
          </w:pPr>
          <w:r w:rsidRPr="004340DD">
            <w:rPr>
              <w:rStyle w:val="PlaceholderText"/>
            </w:rPr>
            <w:t>[Subject]</w:t>
          </w:r>
        </w:p>
      </w:docPartBody>
    </w:docPart>
    <w:docPart>
      <w:docPartPr>
        <w:name w:val="E02A9933CC4E417CA7ED4598882387F1"/>
        <w:category>
          <w:name w:val="General"/>
          <w:gallery w:val="placeholder"/>
        </w:category>
        <w:types>
          <w:type w:val="bbPlcHdr"/>
        </w:types>
        <w:behaviors>
          <w:behavior w:val="content"/>
        </w:behaviors>
        <w:guid w:val="{F3B26BDA-23AC-4500-AC1A-18A92C4DBDCE}"/>
      </w:docPartPr>
      <w:docPartBody>
        <w:p w:rsidR="00AE535C" w:rsidRDefault="00F243EE" w:rsidP="00F243EE">
          <w:pPr>
            <w:pStyle w:val="E02A9933CC4E417CA7ED4598882387F1"/>
          </w:pPr>
          <w:r w:rsidRPr="004340DD">
            <w:rPr>
              <w:rStyle w:val="PlaceholderText"/>
            </w:rPr>
            <w:t>[Title]</w:t>
          </w:r>
        </w:p>
      </w:docPartBody>
    </w:docPart>
    <w:docPart>
      <w:docPartPr>
        <w:name w:val="584993A5C3754C05940338193EFDD94A"/>
        <w:category>
          <w:name w:val="General"/>
          <w:gallery w:val="placeholder"/>
        </w:category>
        <w:types>
          <w:type w:val="bbPlcHdr"/>
        </w:types>
        <w:behaviors>
          <w:behavior w:val="content"/>
        </w:behaviors>
        <w:guid w:val="{4ED88148-4393-4428-A808-4D0E2E325FF7}"/>
      </w:docPartPr>
      <w:docPartBody>
        <w:p w:rsidR="00AE535C" w:rsidRDefault="00F243EE" w:rsidP="00F243EE">
          <w:pPr>
            <w:pStyle w:val="584993A5C3754C05940338193EFDD94A"/>
          </w:pPr>
          <w:r w:rsidRPr="004340DD">
            <w:rPr>
              <w:rStyle w:val="PlaceholderText"/>
            </w:rPr>
            <w:t>[Subject]</w:t>
          </w:r>
        </w:p>
      </w:docPartBody>
    </w:docPart>
    <w:docPart>
      <w:docPartPr>
        <w:name w:val="3396C54504F14A36B8C7E85A495F7232"/>
        <w:category>
          <w:name w:val="General"/>
          <w:gallery w:val="placeholder"/>
        </w:category>
        <w:types>
          <w:type w:val="bbPlcHdr"/>
        </w:types>
        <w:behaviors>
          <w:behavior w:val="content"/>
        </w:behaviors>
        <w:guid w:val="{F09053BB-3EA5-47BC-933D-3192977B6FC2}"/>
      </w:docPartPr>
      <w:docPartBody>
        <w:p w:rsidR="00AE535C" w:rsidRDefault="00F243EE" w:rsidP="00F243EE">
          <w:pPr>
            <w:pStyle w:val="3396C54504F14A36B8C7E85A495F7232"/>
          </w:pPr>
          <w:r w:rsidRPr="004340DD">
            <w:rPr>
              <w:rStyle w:val="PlaceholderText"/>
            </w:rPr>
            <w:t>[Title]</w:t>
          </w:r>
        </w:p>
      </w:docPartBody>
    </w:docPart>
    <w:docPart>
      <w:docPartPr>
        <w:name w:val="067CE9CE89CD49CC97770667EA6C3717"/>
        <w:category>
          <w:name w:val="General"/>
          <w:gallery w:val="placeholder"/>
        </w:category>
        <w:types>
          <w:type w:val="bbPlcHdr"/>
        </w:types>
        <w:behaviors>
          <w:behavior w:val="content"/>
        </w:behaviors>
        <w:guid w:val="{58C72ECE-1440-47DC-85F7-5912D3DFECC3}"/>
      </w:docPartPr>
      <w:docPartBody>
        <w:p w:rsidR="00AE535C" w:rsidRDefault="00F243EE" w:rsidP="00F243EE">
          <w:pPr>
            <w:pStyle w:val="067CE9CE89CD49CC97770667EA6C3717"/>
          </w:pPr>
          <w:r w:rsidRPr="004340DD">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j-lt">
    <w:altName w:val="Times New Roman"/>
    <w:panose1 w:val="00000000000000000000"/>
    <w:charset w:val="00"/>
    <w:family w:val="roman"/>
    <w:notTrueType/>
    <w:pitch w:val="default"/>
  </w:font>
  <w:font w:name="Engravers MT">
    <w:panose1 w:val="020907070805050203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3EE"/>
    <w:rsid w:val="00123CD2"/>
    <w:rsid w:val="00135EF6"/>
    <w:rsid w:val="004E08AB"/>
    <w:rsid w:val="008918D1"/>
    <w:rsid w:val="00AE535C"/>
    <w:rsid w:val="00F24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3EE"/>
    <w:rPr>
      <w:color w:val="808080"/>
    </w:rPr>
  </w:style>
  <w:style w:type="paragraph" w:customStyle="1" w:styleId="C90ECD5DA0D9495B875A7C64B10B6E81">
    <w:name w:val="C90ECD5DA0D9495B875A7C64B10B6E81"/>
    <w:rsid w:val="00F243EE"/>
  </w:style>
  <w:style w:type="paragraph" w:customStyle="1" w:styleId="1A4DFA860C94416BA312E9222838CC69">
    <w:name w:val="1A4DFA860C94416BA312E9222838CC69"/>
    <w:rsid w:val="00F243EE"/>
  </w:style>
  <w:style w:type="paragraph" w:customStyle="1" w:styleId="506630B1D3834B8A8130ACCF3D548103">
    <w:name w:val="506630B1D3834B8A8130ACCF3D548103"/>
    <w:rsid w:val="00F243EE"/>
  </w:style>
  <w:style w:type="paragraph" w:customStyle="1" w:styleId="E02A9933CC4E417CA7ED4598882387F1">
    <w:name w:val="E02A9933CC4E417CA7ED4598882387F1"/>
    <w:rsid w:val="00F243EE"/>
  </w:style>
  <w:style w:type="paragraph" w:customStyle="1" w:styleId="584993A5C3754C05940338193EFDD94A">
    <w:name w:val="584993A5C3754C05940338193EFDD94A"/>
    <w:rsid w:val="00F243EE"/>
  </w:style>
  <w:style w:type="paragraph" w:customStyle="1" w:styleId="3396C54504F14A36B8C7E85A495F7232">
    <w:name w:val="3396C54504F14A36B8C7E85A495F7232"/>
    <w:rsid w:val="00F243EE"/>
  </w:style>
  <w:style w:type="paragraph" w:customStyle="1" w:styleId="067CE9CE89CD49CC97770667EA6C3717">
    <w:name w:val="067CE9CE89CD49CC97770667EA6C3717"/>
    <w:rsid w:val="00F243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F375D0352AEF4C939EB6C8676E3C22" ma:contentTypeVersion="22" ma:contentTypeDescription="Create a new document." ma:contentTypeScope="" ma:versionID="0e3740c3aae9b375dc0ecbfcb646fa4f">
  <xsd:schema xmlns:xsd="http://www.w3.org/2001/XMLSchema" xmlns:xs="http://www.w3.org/2001/XMLSchema" xmlns:p="http://schemas.microsoft.com/office/2006/metadata/properties" xmlns:ns2="5445d715-02b0-4318-af61-8a6306bb1370" targetNamespace="http://schemas.microsoft.com/office/2006/metadata/properties" ma:root="true" ma:fieldsID="5cebb3d479552f6f95a3835ad5b065b9" ns2:_="">
    <xsd:import namespace="5445d715-02b0-4318-af61-8a6306bb1370"/>
    <xsd:element name="properties">
      <xsd:complexType>
        <xsd:sequence>
          <xsd:element name="documentManagement">
            <xsd:complexType>
              <xsd:all>
                <xsd:element ref="ns2:SharedWithUser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5d715-02b0-4318-af61-8a6306bb137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dlc_DocId xmlns="5445d715-02b0-4318-af61-8a6306bb1370">CX7MHC5NQFSZ-775260839-223504</_dlc_DocId>
    <_dlc_DocIdUrl xmlns="5445d715-02b0-4318-af61-8a6306bb1370">
      <Url>https://newolngportal.omanlng.int/cpl/cpl-dc/ngf52/_layouts/15/DocIdRedir.aspx?ID=CX7MHC5NQFSZ-775260839-223504</Url>
      <Description>CX7MHC5NQFSZ-775260839-223504</Description>
    </_dlc_DocIdUrl>
  </documentManagement>
</p:properties>
</file>

<file path=customXml/item4.xml><?xml version="1.0" encoding="utf-8"?>
<?mso-contentType ?>
<FormTemplates xmlns="http://schemas.microsoft.com/sharepoint/v3/contenttype/form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EF5DF6F5-BF5F-4CEC-BB0E-49CCEA4BC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45d715-02b0-4318-af61-8a6306bb1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BF7795-D3DC-4643-B62F-05709BBA33B8}">
  <ds:schemaRefs>
    <ds:schemaRef ds:uri="http://schemas.openxmlformats.org/officeDocument/2006/bibliography"/>
  </ds:schemaRefs>
</ds:datastoreItem>
</file>

<file path=customXml/itemProps3.xml><?xml version="1.0" encoding="utf-8"?>
<ds:datastoreItem xmlns:ds="http://schemas.openxmlformats.org/officeDocument/2006/customXml" ds:itemID="{3401C188-55F4-4256-B363-51F5B5303957}">
  <ds:schemaRefs>
    <ds:schemaRef ds:uri="http://schemas.microsoft.com/office/2006/metadata/properties"/>
    <ds:schemaRef ds:uri="http://schemas.microsoft.com/office/infopath/2007/PartnerControls"/>
    <ds:schemaRef ds:uri="5445d715-02b0-4318-af61-8a6306bb1370"/>
  </ds:schemaRefs>
</ds:datastoreItem>
</file>

<file path=customXml/itemProps4.xml><?xml version="1.0" encoding="utf-8"?>
<ds:datastoreItem xmlns:ds="http://schemas.openxmlformats.org/officeDocument/2006/customXml" ds:itemID="{DD3D8557-AAAF-4BDB-8DE2-C274B0BB8D20}">
  <ds:schemaRefs>
    <ds:schemaRef ds:uri="http://schemas.microsoft.com/sharepoint/v3/contenttype/forms"/>
  </ds:schemaRefs>
</ds:datastoreItem>
</file>

<file path=customXml/itemProps5.xml><?xml version="1.0" encoding="utf-8"?>
<ds:datastoreItem xmlns:ds="http://schemas.openxmlformats.org/officeDocument/2006/customXml" ds:itemID="{D972F230-86B7-4FD8-8B5D-B0C93D4F94D9}">
  <ds:schemaRefs>
    <ds:schemaRef ds:uri="http://schemas.microsoft.com/sharepoint/events"/>
  </ds:schemaRefs>
</ds:datastoreItem>
</file>

<file path=customXml/itemProps6.xml><?xml version="1.0" encoding="utf-8"?>
<ds:datastoreItem xmlns:ds="http://schemas.openxmlformats.org/officeDocument/2006/customXml" ds:itemID="{84B3B479-37A2-450D-A2E7-16817CCC0DC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34</Pages>
  <Words>13617</Words>
  <Characters>73808</Characters>
  <Application>Microsoft Office Word</Application>
  <DocSecurity>0</DocSecurity>
  <Lines>6150</Lines>
  <Paragraphs>3973</Paragraphs>
  <ScaleCrop>false</ScaleCrop>
  <HeadingPairs>
    <vt:vector size="2" baseType="variant">
      <vt:variant>
        <vt:lpstr>Title</vt:lpstr>
      </vt:variant>
      <vt:variant>
        <vt:i4>1</vt:i4>
      </vt:variant>
    </vt:vector>
  </HeadingPairs>
  <TitlesOfParts>
    <vt:vector size="1" baseType="lpstr">
      <vt:lpstr>CONTRACT TITLE</vt:lpstr>
    </vt:vector>
  </TitlesOfParts>
  <Company>OLNG</Company>
  <LinksUpToDate>false</LinksUpToDate>
  <CharactersWithSpaces>83452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TITLE</dc:title>
  <dc:subject>CONTRACT NO.</dc:subject>
  <dc:creator>Mohammed Al Gheilani</dc:creator>
  <cp:keywords/>
  <dc:description/>
  <cp:lastModifiedBy>Al Riyami, Azza OLNG-SCC/12</cp:lastModifiedBy>
  <cp:revision>55</cp:revision>
  <cp:lastPrinted>2017-03-02T13:04:00Z</cp:lastPrinted>
  <dcterms:created xsi:type="dcterms:W3CDTF">2026-03-28T22:19:00Z</dcterms:created>
  <dcterms:modified xsi:type="dcterms:W3CDTF">2026-04-27T05:27:00Z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TEM6QVRPKADZ-114-23584</vt:lpwstr>
  </property>
  <property fmtid="{D5CDD505-2E9C-101B-9397-08002B2CF9AE}" pid="3" name="_dlc_DocIdItemGuid">
    <vt:lpwstr>810a41c3-be0a-4a8c-b0b4-466851ca42e6</vt:lpwstr>
  </property>
  <property fmtid="{D5CDD505-2E9C-101B-9397-08002B2CF9AE}" pid="4" name="_dlc_DocIdUrl">
    <vt:lpwstr>http://olngportal/ngf/ngf-dc/ngf5dc/ngf52/_layouts/DocIdRedir.aspx?ID=TEM6QVRPKADZ-114-23584, TEM6QVRPKADZ-114-23584</vt:lpwstr>
  </property>
  <property fmtid="{D5CDD505-2E9C-101B-9397-08002B2CF9AE}" pid="5" name="File Author">
    <vt:lpwstr>Robert McBlain</vt:lpwstr>
  </property>
  <property fmtid="{D5CDD505-2E9C-101B-9397-08002B2CF9AE}" pid="6" name="Date Accessed">
    <vt:lpwstr>4/12/2013 8:05:07 PM</vt:lpwstr>
  </property>
  <property fmtid="{D5CDD505-2E9C-101B-9397-08002B2CF9AE}" pid="7" name="Status">
    <vt:lpwstr>Online</vt:lpwstr>
  </property>
  <property fmtid="{D5CDD505-2E9C-101B-9397-08002B2CF9AE}" pid="8" name="Pages0">
    <vt:lpwstr>1</vt:lpwstr>
  </property>
  <property fmtid="{D5CDD505-2E9C-101B-9397-08002B2CF9AE}" pid="9" name="ContentTypeId">
    <vt:lpwstr>0x01010074F375D0352AEF4C939EB6C8676E3C22</vt:lpwstr>
  </property>
  <property fmtid="{D5CDD505-2E9C-101B-9397-08002B2CF9AE}" pid="10" name="TemplateUrl">
    <vt:lpwstr/>
  </property>
  <property fmtid="{D5CDD505-2E9C-101B-9397-08002B2CF9AE}" pid="11" name="Order">
    <vt:r8>2655500</vt:r8>
  </property>
  <property fmtid="{D5CDD505-2E9C-101B-9397-08002B2CF9AE}" pid="12" name="xd_Signature">
    <vt:bool>false</vt:bool>
  </property>
  <property fmtid="{D5CDD505-2E9C-101B-9397-08002B2CF9AE}" pid="13" name="xd_ProgID">
    <vt:lpwstr/>
  </property>
</Properties>
</file>