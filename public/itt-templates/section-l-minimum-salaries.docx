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91" w:type="dxa"/>
        <w:tblBorders>
          <w:bottom w:val="single" w:sz="6" w:space="0" w:color="auto"/>
        </w:tblBorders>
        <w:tblLayout w:type="fixed"/>
        <w:tblLook w:val="0000" w:firstRow="0" w:lastRow="0" w:firstColumn="0" w:lastColumn="0" w:noHBand="0" w:noVBand="0"/>
      </w:tblPr>
      <w:tblGrid>
        <w:gridCol w:w="1844"/>
        <w:gridCol w:w="6803"/>
      </w:tblGrid>
      <w:tr w:rsidR="005F39FE" w:rsidRPr="00B938BB" w14:paraId="17D850A0" w14:textId="77777777" w:rsidTr="00AC27A9">
        <w:trPr>
          <w:cantSplit/>
        </w:trPr>
        <w:tc>
          <w:tcPr>
            <w:tcW w:w="1844" w:type="dxa"/>
          </w:tcPr>
          <w:p w14:paraId="07412DBC" w14:textId="77777777" w:rsidR="005F39FE" w:rsidRPr="00B938BB" w:rsidRDefault="005F39FE" w:rsidP="00AC27A9">
            <w:pPr>
              <w:tabs>
                <w:tab w:val="left" w:pos="3960"/>
                <w:tab w:val="left" w:pos="6300"/>
                <w:tab w:val="left" w:pos="8640"/>
              </w:tabs>
              <w:spacing w:before="240" w:after="120"/>
              <w:jc w:val="center"/>
              <w:rPr>
                <w:rFonts w:ascii="Candara" w:hAnsi="Candara"/>
                <w:b/>
                <w:spacing w:val="-3"/>
                <w:sz w:val="44"/>
                <w:szCs w:val="24"/>
              </w:rPr>
            </w:pPr>
            <w:r w:rsidRPr="00B938BB">
              <w:rPr>
                <w:rFonts w:ascii="Candara" w:hAnsi="Candara"/>
              </w:rPr>
              <w:br w:type="page"/>
            </w:r>
            <w:r w:rsidRPr="00B938BB">
              <w:rPr>
                <w:rFonts w:ascii="Candara" w:hAnsi="Candara"/>
                <w:b/>
                <w:spacing w:val="-3"/>
                <w:szCs w:val="24"/>
              </w:rPr>
              <w:object w:dxaOrig="1576" w:dyaOrig="1606" w14:anchorId="2EC289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75pt;height:79.5pt" o:ole="" fillcolor="window">
                  <v:imagedata r:id="rId8" o:title=""/>
                </v:shape>
                <o:OLEObject Type="Embed" ProgID="Word.Picture.8" ShapeID="_x0000_i1025" DrawAspect="Content" ObjectID="_1838810401" r:id="rId9"/>
              </w:object>
            </w:r>
          </w:p>
        </w:tc>
        <w:tc>
          <w:tcPr>
            <w:tcW w:w="6803" w:type="dxa"/>
          </w:tcPr>
          <w:p w14:paraId="6A8444E9" w14:textId="77777777" w:rsidR="005F39FE" w:rsidRPr="00B938BB" w:rsidRDefault="005F39FE" w:rsidP="00AC27A9">
            <w:pPr>
              <w:tabs>
                <w:tab w:val="left" w:pos="3960"/>
                <w:tab w:val="left" w:pos="6300"/>
                <w:tab w:val="left" w:pos="8460"/>
                <w:tab w:val="left" w:pos="8640"/>
              </w:tabs>
              <w:spacing w:before="240"/>
              <w:ind w:right="-6"/>
              <w:jc w:val="center"/>
              <w:rPr>
                <w:rFonts w:ascii="Candara" w:hAnsi="Candara"/>
                <w:spacing w:val="-3"/>
                <w:sz w:val="52"/>
                <w:szCs w:val="24"/>
              </w:rPr>
            </w:pPr>
            <w:r w:rsidRPr="00B938BB">
              <w:rPr>
                <w:rFonts w:ascii="Candara" w:hAnsi="Candara"/>
                <w:spacing w:val="-3"/>
                <w:szCs w:val="24"/>
              </w:rPr>
              <w:object w:dxaOrig="8640" w:dyaOrig="996" w14:anchorId="7820393F">
                <v:shape id="_x0000_i1026" type="#_x0000_t75" style="width:255pt;height:40.5pt" o:ole="" fillcolor="window">
                  <v:imagedata r:id="rId10" o:title=""/>
                </v:shape>
                <o:OLEObject Type="Embed" ProgID="Word.Picture.8" ShapeID="_x0000_i1026" DrawAspect="Content" ObjectID="_1838810402" r:id="rId11"/>
              </w:object>
            </w:r>
          </w:p>
          <w:p w14:paraId="6F5480A6" w14:textId="77777777" w:rsidR="005F39FE" w:rsidRPr="00B938BB" w:rsidRDefault="005F39FE" w:rsidP="00AC27A9">
            <w:pPr>
              <w:tabs>
                <w:tab w:val="left" w:pos="3960"/>
                <w:tab w:val="left" w:pos="6300"/>
                <w:tab w:val="left" w:pos="8460"/>
                <w:tab w:val="left" w:pos="8640"/>
              </w:tabs>
              <w:spacing w:before="240"/>
              <w:ind w:right="-6"/>
              <w:jc w:val="center"/>
              <w:rPr>
                <w:rFonts w:ascii="Candara" w:hAnsi="Candara"/>
                <w:b/>
                <w:spacing w:val="-3"/>
                <w:sz w:val="52"/>
                <w:szCs w:val="24"/>
              </w:rPr>
            </w:pPr>
            <w:r w:rsidRPr="00B938BB">
              <w:rPr>
                <w:rFonts w:ascii="Candara" w:hAnsi="Candara"/>
                <w:b/>
                <w:spacing w:val="-3"/>
                <w:sz w:val="52"/>
                <w:szCs w:val="24"/>
              </w:rPr>
              <w:t xml:space="preserve">Oman LNG LLC </w:t>
            </w:r>
            <w:proofErr w:type="spellStart"/>
            <w:r w:rsidRPr="00B938BB">
              <w:rPr>
                <w:rFonts w:ascii="Candara" w:hAnsi="Candara"/>
                <w:b/>
                <w:spacing w:val="-3"/>
                <w:sz w:val="52"/>
                <w:szCs w:val="24"/>
              </w:rPr>
              <w:t>Qalhat</w:t>
            </w:r>
            <w:proofErr w:type="spellEnd"/>
          </w:p>
        </w:tc>
      </w:tr>
    </w:tbl>
    <w:p w14:paraId="6099C864" w14:textId="77777777" w:rsidR="005F39FE" w:rsidRPr="00B938BB" w:rsidRDefault="005F39FE" w:rsidP="005F39FE">
      <w:pPr>
        <w:jc w:val="center"/>
        <w:rPr>
          <w:rFonts w:ascii="Candara" w:hAnsi="Candara"/>
          <w:b/>
          <w:spacing w:val="-3"/>
          <w:sz w:val="24"/>
          <w:szCs w:val="24"/>
        </w:rPr>
      </w:pPr>
    </w:p>
    <w:p w14:paraId="06A97C00" w14:textId="77777777" w:rsidR="005F39FE" w:rsidRPr="00B938BB" w:rsidRDefault="005F39FE" w:rsidP="005F39FE">
      <w:pPr>
        <w:jc w:val="center"/>
        <w:rPr>
          <w:rFonts w:ascii="Candara" w:hAnsi="Candara"/>
          <w:b/>
          <w:spacing w:val="-3"/>
          <w:sz w:val="24"/>
          <w:szCs w:val="24"/>
        </w:rPr>
      </w:pPr>
    </w:p>
    <w:p w14:paraId="2F06AD0B" w14:textId="77777777" w:rsidR="005F39FE" w:rsidRPr="00B938BB" w:rsidRDefault="005F39FE" w:rsidP="005F39FE">
      <w:pPr>
        <w:jc w:val="center"/>
        <w:rPr>
          <w:rFonts w:ascii="Candara" w:hAnsi="Candara"/>
          <w:b/>
          <w:color w:val="0000FF"/>
          <w:spacing w:val="-3"/>
          <w:sz w:val="44"/>
          <w:szCs w:val="24"/>
        </w:rPr>
      </w:pPr>
    </w:p>
    <w:p w14:paraId="2E295CCF" w14:textId="77777777" w:rsidR="005F39FE" w:rsidRPr="00B938BB" w:rsidRDefault="005F39FE" w:rsidP="005F39FE">
      <w:pPr>
        <w:rPr>
          <w:rFonts w:ascii="Candara" w:hAnsi="Candara"/>
          <w:sz w:val="40"/>
        </w:rPr>
      </w:pPr>
    </w:p>
    <w:p w14:paraId="02081F1E" w14:textId="5F3BB0E4" w:rsidR="005F39FE" w:rsidRPr="00B938BB" w:rsidRDefault="005F39FE" w:rsidP="005F39FE">
      <w:pPr>
        <w:jc w:val="center"/>
        <w:rPr>
          <w:rFonts w:ascii="Candara" w:hAnsi="Candara"/>
          <w:b/>
          <w:sz w:val="40"/>
          <w:szCs w:val="40"/>
          <w:u w:val="single"/>
        </w:rPr>
      </w:pPr>
    </w:p>
    <w:p w14:paraId="0FFE0109" w14:textId="77777777" w:rsidR="005F39FE" w:rsidRPr="00B938BB" w:rsidRDefault="005F39FE" w:rsidP="005F39FE">
      <w:pPr>
        <w:rPr>
          <w:rFonts w:ascii="Candara" w:hAnsi="Candara"/>
          <w:b/>
          <w:sz w:val="40"/>
          <w:szCs w:val="40"/>
          <w:u w:val="single"/>
        </w:rPr>
      </w:pPr>
    </w:p>
    <w:sdt>
      <w:sdtPr>
        <w:rPr>
          <w:rFonts w:ascii="Candara" w:hAnsi="Candara"/>
          <w:b/>
          <w:bCs/>
          <w:smallCaps/>
          <w:color w:val="008000"/>
          <w:sz w:val="56"/>
          <w:szCs w:val="56"/>
          <w:highlight w:val="yellow"/>
        </w:rPr>
        <w:alias w:val="Title"/>
        <w:tag w:val=""/>
        <w:id w:val="-914163756"/>
        <w:placeholder>
          <w:docPart w:val="C3B82F7CFE17405499D58B18570D42AE"/>
        </w:placeholder>
        <w:dataBinding w:prefixMappings="xmlns:ns0='http://purl.org/dc/elements/1.1/' xmlns:ns1='http://schemas.openxmlformats.org/package/2006/metadata/core-properties' " w:xpath="/ns1:coreProperties[1]/ns0:title[1]" w:storeItemID="{6C3C8BC8-F283-45AE-878A-BAB7291924A1}"/>
        <w:text/>
      </w:sdtPr>
      <w:sdtContent>
        <w:p w14:paraId="32F618FC" w14:textId="4BB62B7C" w:rsidR="005F39FE" w:rsidRPr="00B938BB" w:rsidRDefault="005F39FE" w:rsidP="005F39FE">
          <w:pPr>
            <w:jc w:val="center"/>
            <w:rPr>
              <w:rFonts w:ascii="Candara" w:hAnsi="Candara"/>
              <w:b/>
              <w:bCs/>
              <w:smallCaps/>
              <w:color w:val="008000"/>
              <w:sz w:val="56"/>
              <w:szCs w:val="56"/>
              <w:highlight w:val="yellow"/>
            </w:rPr>
          </w:pPr>
          <w:r w:rsidRPr="00B938BB">
            <w:rPr>
              <w:rFonts w:ascii="Candara" w:hAnsi="Candara"/>
              <w:b/>
              <w:bCs/>
              <w:smallCaps/>
              <w:color w:val="008000"/>
              <w:sz w:val="56"/>
              <w:szCs w:val="56"/>
              <w:highlight w:val="yellow"/>
            </w:rPr>
            <w:t>Contract Title</w:t>
          </w:r>
        </w:p>
      </w:sdtContent>
    </w:sdt>
    <w:p w14:paraId="1ADCCB3E" w14:textId="77777777" w:rsidR="005F39FE" w:rsidRPr="00B938BB" w:rsidRDefault="005F39FE" w:rsidP="005F39FE">
      <w:pPr>
        <w:jc w:val="center"/>
        <w:rPr>
          <w:rFonts w:ascii="Candara" w:hAnsi="Candara"/>
          <w:b/>
          <w:sz w:val="40"/>
          <w:szCs w:val="40"/>
          <w:u w:val="single"/>
        </w:rPr>
      </w:pPr>
    </w:p>
    <w:p w14:paraId="45F0F3FA" w14:textId="77777777" w:rsidR="005F39FE" w:rsidRPr="00B938BB" w:rsidRDefault="005F39FE" w:rsidP="005F39FE">
      <w:pPr>
        <w:jc w:val="center"/>
        <w:rPr>
          <w:rFonts w:ascii="Candara" w:hAnsi="Candara"/>
          <w:b/>
          <w:sz w:val="40"/>
          <w:szCs w:val="40"/>
          <w:u w:val="single"/>
        </w:rPr>
      </w:pPr>
    </w:p>
    <w:p w14:paraId="0CCAE83A" w14:textId="77777777" w:rsidR="005F39FE" w:rsidRPr="00B938BB" w:rsidRDefault="005F39FE" w:rsidP="005F39FE">
      <w:pPr>
        <w:jc w:val="center"/>
        <w:rPr>
          <w:rFonts w:ascii="Candara" w:hAnsi="Candara"/>
          <w:b/>
          <w:sz w:val="40"/>
          <w:szCs w:val="40"/>
          <w:u w:val="single"/>
        </w:rPr>
      </w:pPr>
    </w:p>
    <w:p w14:paraId="7CC05435" w14:textId="4A2A2033" w:rsidR="000533D2" w:rsidRPr="00B938BB" w:rsidRDefault="000533D2" w:rsidP="000533D2">
      <w:pPr>
        <w:jc w:val="center"/>
        <w:rPr>
          <w:rFonts w:ascii="Candara" w:hAnsi="Candara"/>
          <w:b/>
          <w:sz w:val="44"/>
          <w:szCs w:val="44"/>
          <w:u w:val="single"/>
        </w:rPr>
      </w:pPr>
      <w:r w:rsidRPr="00B938BB">
        <w:rPr>
          <w:rFonts w:ascii="Candara" w:hAnsi="Candara"/>
          <w:b/>
          <w:sz w:val="44"/>
          <w:szCs w:val="44"/>
          <w:u w:val="single"/>
        </w:rPr>
        <w:t xml:space="preserve">SECTION </w:t>
      </w:r>
      <w:r w:rsidR="00EB0692">
        <w:rPr>
          <w:rFonts w:ascii="Candara" w:hAnsi="Candara"/>
          <w:b/>
          <w:sz w:val="44"/>
          <w:szCs w:val="44"/>
          <w:u w:val="single"/>
        </w:rPr>
        <w:t>M</w:t>
      </w:r>
    </w:p>
    <w:p w14:paraId="7991C286" w14:textId="60E3735F" w:rsidR="005F39FE" w:rsidRPr="00B938BB" w:rsidRDefault="00EB0692" w:rsidP="000533D2">
      <w:pPr>
        <w:jc w:val="center"/>
        <w:rPr>
          <w:rFonts w:ascii="Candara" w:hAnsi="Candara"/>
          <w:b/>
          <w:color w:val="0000FF"/>
          <w:sz w:val="40"/>
        </w:rPr>
      </w:pPr>
      <w:r>
        <w:rPr>
          <w:rFonts w:ascii="Candara" w:hAnsi="Candara"/>
          <w:b/>
          <w:sz w:val="44"/>
          <w:szCs w:val="44"/>
          <w:u w:val="single"/>
        </w:rPr>
        <w:t>MINIMUM SALARIES</w:t>
      </w:r>
    </w:p>
    <w:p w14:paraId="67E085F7" w14:textId="77777777" w:rsidR="005F39FE" w:rsidRPr="00B938BB" w:rsidRDefault="005F39FE" w:rsidP="005F39FE">
      <w:pPr>
        <w:rPr>
          <w:rFonts w:ascii="Candara" w:hAnsi="Candara"/>
          <w:b/>
          <w:color w:val="0000FF"/>
          <w:sz w:val="40"/>
        </w:rPr>
      </w:pPr>
    </w:p>
    <w:p w14:paraId="2B80352A" w14:textId="77777777" w:rsidR="005F39FE" w:rsidRPr="00B938BB" w:rsidRDefault="005F39FE" w:rsidP="005F39FE">
      <w:pPr>
        <w:rPr>
          <w:rFonts w:ascii="Candara" w:hAnsi="Candara"/>
          <w:b/>
          <w:color w:val="0000FF"/>
          <w:sz w:val="40"/>
        </w:rPr>
      </w:pPr>
    </w:p>
    <w:p w14:paraId="30A1C65F" w14:textId="77777777" w:rsidR="005F39FE" w:rsidRPr="00B938BB" w:rsidRDefault="005F39FE" w:rsidP="005F39FE">
      <w:pPr>
        <w:rPr>
          <w:rFonts w:ascii="Candara" w:hAnsi="Candara"/>
          <w:b/>
          <w:color w:val="0000FF"/>
          <w:sz w:val="40"/>
        </w:rPr>
      </w:pPr>
    </w:p>
    <w:p w14:paraId="4943FA3C" w14:textId="77777777" w:rsidR="005F39FE" w:rsidRPr="00B938BB" w:rsidRDefault="005F39FE" w:rsidP="005F39FE">
      <w:pPr>
        <w:jc w:val="center"/>
        <w:rPr>
          <w:rFonts w:ascii="Candara" w:hAnsi="Candara"/>
          <w:b/>
          <w:color w:val="0000FF"/>
          <w:sz w:val="40"/>
        </w:rPr>
      </w:pPr>
    </w:p>
    <w:p w14:paraId="4FE3B3D3" w14:textId="77777777" w:rsidR="005F39FE" w:rsidRPr="00B938BB" w:rsidRDefault="005F39FE" w:rsidP="005F39FE">
      <w:pPr>
        <w:rPr>
          <w:rFonts w:ascii="Candara" w:hAnsi="Candara"/>
          <w:b/>
          <w:color w:val="0000FF"/>
          <w:sz w:val="40"/>
        </w:rPr>
      </w:pPr>
    </w:p>
    <w:p w14:paraId="6D76924C" w14:textId="7959A07B" w:rsidR="005F39FE" w:rsidRPr="00B938BB" w:rsidRDefault="005F39FE" w:rsidP="005F39FE">
      <w:pPr>
        <w:jc w:val="center"/>
        <w:rPr>
          <w:rFonts w:ascii="Candara" w:hAnsi="Candara"/>
          <w:b/>
          <w:color w:val="0000FF"/>
          <w:sz w:val="44"/>
          <w:szCs w:val="44"/>
        </w:rPr>
      </w:pPr>
      <w:r w:rsidRPr="00B938BB">
        <w:rPr>
          <w:rFonts w:ascii="Candara" w:hAnsi="Candara"/>
          <w:b/>
          <w:bCs/>
          <w:smallCaps/>
          <w:color w:val="008000"/>
          <w:sz w:val="44"/>
          <w:szCs w:val="44"/>
        </w:rPr>
        <w:t xml:space="preserve">Contract Number: </w:t>
      </w:r>
      <w:sdt>
        <w:sdtPr>
          <w:rPr>
            <w:rFonts w:ascii="Candara" w:hAnsi="Candara"/>
            <w:b/>
            <w:bCs/>
            <w:smallCaps/>
            <w:color w:val="008000"/>
            <w:sz w:val="44"/>
            <w:szCs w:val="44"/>
            <w:highlight w:val="yellow"/>
          </w:rPr>
          <w:alias w:val="Subject"/>
          <w:tag w:val=""/>
          <w:id w:val="813214143"/>
          <w:placeholder>
            <w:docPart w:val="927ECA11EE0A45588D34EEE57C22B915"/>
          </w:placeholder>
          <w:dataBinding w:prefixMappings="xmlns:ns0='http://purl.org/dc/elements/1.1/' xmlns:ns1='http://schemas.openxmlformats.org/package/2006/metadata/core-properties' " w:xpath="/ns1:coreProperties[1]/ns0:subject[1]" w:storeItemID="{6C3C8BC8-F283-45AE-878A-BAB7291924A1}"/>
          <w:text/>
        </w:sdtPr>
        <w:sdtContent>
          <w:r w:rsidRPr="00B938BB">
            <w:rPr>
              <w:rFonts w:ascii="Candara" w:hAnsi="Candara"/>
              <w:b/>
              <w:bCs/>
              <w:smallCaps/>
              <w:color w:val="008000"/>
              <w:sz w:val="44"/>
              <w:szCs w:val="44"/>
              <w:highlight w:val="yellow"/>
            </w:rPr>
            <w:t>Contract No.</w:t>
          </w:r>
        </w:sdtContent>
      </w:sdt>
    </w:p>
    <w:p w14:paraId="78D755FB" w14:textId="77777777" w:rsidR="005F39FE" w:rsidRPr="00B938BB" w:rsidRDefault="005F39FE" w:rsidP="005F39FE">
      <w:pPr>
        <w:rPr>
          <w:rFonts w:ascii="Candara" w:hAnsi="Candara"/>
        </w:rPr>
      </w:pPr>
    </w:p>
    <w:p w14:paraId="780A7F6F" w14:textId="77777777" w:rsidR="005F39FE" w:rsidRPr="00B938BB" w:rsidRDefault="005F39FE" w:rsidP="005F39FE">
      <w:pPr>
        <w:rPr>
          <w:rFonts w:ascii="Candara" w:hAnsi="Candara"/>
        </w:rPr>
      </w:pPr>
    </w:p>
    <w:p w14:paraId="45C7ABE7" w14:textId="77777777" w:rsidR="005F39FE" w:rsidRPr="00B938BB" w:rsidRDefault="005F39FE" w:rsidP="005F39FE">
      <w:pPr>
        <w:rPr>
          <w:rFonts w:ascii="Candara" w:hAnsi="Candara"/>
        </w:rPr>
      </w:pPr>
    </w:p>
    <w:p w14:paraId="181A8A06" w14:textId="77777777" w:rsidR="005F39FE" w:rsidRPr="00B938BB" w:rsidRDefault="005F39FE" w:rsidP="005F39FE">
      <w:pPr>
        <w:pStyle w:val="Heading1"/>
        <w:rPr>
          <w:rFonts w:ascii="Candara" w:hAnsi="Candara"/>
          <w:sz w:val="22"/>
          <w:szCs w:val="22"/>
        </w:rPr>
      </w:pPr>
    </w:p>
    <w:p w14:paraId="4D2DB822" w14:textId="77777777" w:rsidR="005F39FE" w:rsidRPr="00B938BB" w:rsidRDefault="005F39FE" w:rsidP="005F39FE">
      <w:pPr>
        <w:pStyle w:val="Heading1"/>
        <w:rPr>
          <w:rFonts w:ascii="Candara" w:hAnsi="Candara"/>
          <w:sz w:val="22"/>
          <w:szCs w:val="22"/>
        </w:rPr>
      </w:pPr>
    </w:p>
    <w:p w14:paraId="6DFDD3C7" w14:textId="77777777" w:rsidR="005F39FE" w:rsidRPr="00B938BB" w:rsidRDefault="005F39FE" w:rsidP="005F39FE">
      <w:pPr>
        <w:pStyle w:val="Heading1"/>
        <w:rPr>
          <w:rFonts w:ascii="Candara" w:hAnsi="Candara"/>
          <w:sz w:val="22"/>
          <w:szCs w:val="22"/>
        </w:rPr>
      </w:pPr>
    </w:p>
    <w:p w14:paraId="3DB27AEB" w14:textId="77777777" w:rsidR="005F39FE" w:rsidRPr="00B938BB" w:rsidRDefault="005F39FE" w:rsidP="005F39FE">
      <w:pPr>
        <w:pStyle w:val="Heading1"/>
        <w:rPr>
          <w:rFonts w:ascii="Candara" w:hAnsi="Candara"/>
          <w:sz w:val="22"/>
          <w:szCs w:val="22"/>
        </w:rPr>
      </w:pPr>
    </w:p>
    <w:p w14:paraId="2CAAFFD2" w14:textId="77683304" w:rsidR="00207903" w:rsidRPr="004271DC" w:rsidRDefault="005F39FE" w:rsidP="00207903">
      <w:pPr>
        <w:pStyle w:val="Header"/>
        <w:numPr>
          <w:ilvl w:val="0"/>
          <w:numId w:val="38"/>
        </w:numPr>
        <w:tabs>
          <w:tab w:val="clear" w:pos="4153"/>
          <w:tab w:val="clear" w:pos="8306"/>
          <w:tab w:val="left" w:pos="567"/>
        </w:tabs>
        <w:spacing w:line="276" w:lineRule="auto"/>
        <w:ind w:hanging="720"/>
        <w:jc w:val="both"/>
        <w:rPr>
          <w:rFonts w:ascii="Candara" w:hAnsi="Candara" w:cstheme="minorHAnsi"/>
          <w:b/>
          <w:bCs/>
          <w:sz w:val="22"/>
          <w:szCs w:val="22"/>
          <w:u w:val="single"/>
        </w:rPr>
      </w:pPr>
      <w:r w:rsidRPr="00B938BB">
        <w:rPr>
          <w:rFonts w:ascii="Candara" w:hAnsi="Candara"/>
          <w:sz w:val="22"/>
          <w:szCs w:val="22"/>
        </w:rPr>
        <w:br w:type="page"/>
      </w:r>
      <w:r w:rsidR="004B4FA2" w:rsidRPr="004B4FA2">
        <w:rPr>
          <w:rFonts w:ascii="Candara" w:hAnsi="Candara" w:cstheme="minorHAnsi"/>
          <w:b/>
          <w:bCs/>
          <w:sz w:val="22"/>
          <w:szCs w:val="22"/>
          <w:u w:val="single"/>
        </w:rPr>
        <w:lastRenderedPageBreak/>
        <w:t>MINIMUM SALARIE</w:t>
      </w:r>
    </w:p>
    <w:p w14:paraId="416748D0" w14:textId="54F7F112" w:rsidR="007364F7" w:rsidDel="000D0C4D" w:rsidRDefault="007364F7" w:rsidP="007364F7">
      <w:pPr>
        <w:pStyle w:val="BodyText"/>
        <w:numPr>
          <w:ilvl w:val="0"/>
          <w:numId w:val="39"/>
        </w:numPr>
        <w:spacing w:before="120" w:line="276" w:lineRule="auto"/>
        <w:ind w:left="547" w:hanging="547"/>
        <w:jc w:val="both"/>
        <w:rPr>
          <w:del w:id="0" w:author="Al Riyami, Azza OLNG-SCC/12" w:date="2026-04-19T13:47:00Z" w16du:dateUtc="2026-04-19T09:47:00Z"/>
          <w:rFonts w:ascii="Candara" w:hAnsi="Candara" w:cstheme="minorHAnsi"/>
        </w:rPr>
      </w:pPr>
      <w:r w:rsidRPr="007364F7">
        <w:rPr>
          <w:rFonts w:ascii="Candara" w:hAnsi="Candara" w:cstheme="minorHAnsi"/>
        </w:rPr>
        <w:t>COMPANY is committed to ensuring that all Omani staff working on COMPANY behalf receives fair remuneration for their work.</w:t>
      </w:r>
      <w:ins w:id="1" w:author="Al Riyami, Azza OLNG-SCC/12" w:date="2026-04-19T13:47:00Z" w16du:dateUtc="2026-04-19T09:47:00Z">
        <w:r w:rsidR="000D0C4D">
          <w:rPr>
            <w:rFonts w:ascii="Candara" w:hAnsi="Candara" w:cstheme="minorHAnsi"/>
          </w:rPr>
          <w:t xml:space="preserve"> </w:t>
        </w:r>
      </w:ins>
    </w:p>
    <w:p w14:paraId="06F8CEFF" w14:textId="77777777" w:rsidR="007364F7" w:rsidRPr="000D0C4D" w:rsidRDefault="007364F7" w:rsidP="000D0C4D">
      <w:pPr>
        <w:pStyle w:val="BodyText"/>
        <w:numPr>
          <w:ilvl w:val="0"/>
          <w:numId w:val="39"/>
        </w:numPr>
        <w:spacing w:before="120" w:line="276" w:lineRule="auto"/>
        <w:ind w:left="547" w:hanging="547"/>
        <w:jc w:val="both"/>
        <w:rPr>
          <w:rFonts w:ascii="Candara" w:hAnsi="Candara" w:cstheme="minorHAnsi"/>
        </w:rPr>
      </w:pPr>
      <w:r w:rsidRPr="000D0C4D">
        <w:rPr>
          <w:rFonts w:ascii="Candara" w:hAnsi="Candara" w:cstheme="minorHAnsi"/>
        </w:rPr>
        <w:t>As such, CONTRACTOR is required to comply with the following requirements in relation to Omani staff salaries.</w:t>
      </w:r>
      <w:r w:rsidRPr="000D0C4D">
        <w:rPr>
          <w:rFonts w:ascii="Candara" w:hAnsi="Candara" w:cstheme="minorHAnsi"/>
        </w:rPr>
        <w:tab/>
      </w:r>
    </w:p>
    <w:p w14:paraId="66AE1D6A" w14:textId="3E1EBF0D" w:rsidR="007364F7" w:rsidRPr="007364F7" w:rsidRDefault="007364F7" w:rsidP="007364F7">
      <w:pPr>
        <w:pStyle w:val="BodyText"/>
        <w:numPr>
          <w:ilvl w:val="0"/>
          <w:numId w:val="39"/>
        </w:numPr>
        <w:spacing w:before="120" w:line="276" w:lineRule="auto"/>
        <w:ind w:left="547" w:hanging="547"/>
        <w:jc w:val="both"/>
        <w:rPr>
          <w:rFonts w:ascii="Candara" w:hAnsi="Candara" w:cstheme="minorHAnsi"/>
        </w:rPr>
      </w:pPr>
      <w:r w:rsidRPr="007364F7">
        <w:rPr>
          <w:rFonts w:ascii="Candara" w:hAnsi="Candara" w:cstheme="minorHAnsi"/>
        </w:rPr>
        <w:t>CONTRACTOR shall, as a minimum, comply with the following table, which highlights the minimum salaries to be paid to all Omani staff according to their qualifications. The staff categories shall be cross referenced against the table provided in Section D</w:t>
      </w:r>
      <w:ins w:id="2" w:author="Al Riyami, Azza OLNG-SCC/12" w:date="2026-04-19T13:48:00Z" w16du:dateUtc="2026-04-19T09:48:00Z">
        <w:r w:rsidR="00C90AB8">
          <w:rPr>
            <w:rFonts w:ascii="Candara" w:hAnsi="Candara" w:cstheme="minorHAnsi"/>
          </w:rPr>
          <w:t xml:space="preserve"> and Section E. </w:t>
        </w:r>
      </w:ins>
      <w:del w:id="3" w:author="Al Riyami, Azza OLNG-SCC/12" w:date="2026-04-19T13:48:00Z" w16du:dateUtc="2026-04-19T09:48:00Z">
        <w:r w:rsidRPr="007364F7" w:rsidDel="00C90AB8">
          <w:rPr>
            <w:rFonts w:ascii="Candara" w:hAnsi="Candara" w:cstheme="minorHAnsi"/>
          </w:rPr>
          <w:delText xml:space="preserve"> - Commercial Section</w:delText>
        </w:r>
      </w:del>
    </w:p>
    <w:p w14:paraId="0AF9BAAC" w14:textId="77777777" w:rsidR="007364F7" w:rsidRDefault="007364F7" w:rsidP="00CC7A1D">
      <w:pPr>
        <w:pStyle w:val="BodyText"/>
        <w:spacing w:after="0" w:line="276" w:lineRule="auto"/>
        <w:ind w:left="360" w:right="1"/>
        <w:jc w:val="both"/>
        <w:rPr>
          <w:rFonts w:ascii="Candara" w:hAnsi="Candara" w:cstheme="minorHAnsi"/>
        </w:rPr>
      </w:pPr>
    </w:p>
    <w:tbl>
      <w:tblPr>
        <w:tblW w:w="0" w:type="auto"/>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30"/>
        <w:gridCol w:w="1080"/>
        <w:gridCol w:w="990"/>
        <w:gridCol w:w="1170"/>
        <w:gridCol w:w="900"/>
        <w:gridCol w:w="1260"/>
        <w:gridCol w:w="1237"/>
      </w:tblGrid>
      <w:tr w:rsidR="00CC7A1D" w:rsidRPr="00CC7A1D" w14:paraId="649D6D00" w14:textId="77777777" w:rsidTr="00CC7A1D">
        <w:trPr>
          <w:cantSplit/>
        </w:trPr>
        <w:tc>
          <w:tcPr>
            <w:tcW w:w="2430" w:type="dxa"/>
            <w:tcBorders>
              <w:top w:val="nil"/>
              <w:left w:val="nil"/>
              <w:bottom w:val="single" w:sz="4" w:space="0" w:color="auto"/>
              <w:right w:val="nil"/>
            </w:tcBorders>
          </w:tcPr>
          <w:p w14:paraId="5B5FF07A" w14:textId="77777777" w:rsidR="00CC7A1D" w:rsidRPr="00CC7A1D" w:rsidRDefault="00CC7A1D" w:rsidP="00710C9D">
            <w:pPr>
              <w:jc w:val="center"/>
              <w:rPr>
                <w:rFonts w:ascii="Candara" w:hAnsi="Candara"/>
                <w:b/>
                <w:sz w:val="24"/>
              </w:rPr>
            </w:pPr>
          </w:p>
        </w:tc>
        <w:tc>
          <w:tcPr>
            <w:tcW w:w="1080" w:type="dxa"/>
            <w:tcBorders>
              <w:top w:val="nil"/>
              <w:left w:val="nil"/>
              <w:bottom w:val="single" w:sz="4" w:space="0" w:color="auto"/>
              <w:right w:val="single" w:sz="4" w:space="0" w:color="auto"/>
            </w:tcBorders>
          </w:tcPr>
          <w:p w14:paraId="0A99578F" w14:textId="77777777" w:rsidR="00CC7A1D" w:rsidRPr="00CC7A1D" w:rsidRDefault="00CC7A1D" w:rsidP="00710C9D">
            <w:pPr>
              <w:jc w:val="center"/>
              <w:rPr>
                <w:rFonts w:ascii="Candara" w:hAnsi="Candara"/>
                <w:b/>
                <w:sz w:val="24"/>
              </w:rPr>
            </w:pPr>
          </w:p>
        </w:tc>
        <w:tc>
          <w:tcPr>
            <w:tcW w:w="3060" w:type="dxa"/>
            <w:gridSpan w:val="3"/>
            <w:tcBorders>
              <w:top w:val="single" w:sz="4" w:space="0" w:color="auto"/>
              <w:left w:val="single" w:sz="4" w:space="0" w:color="auto"/>
              <w:bottom w:val="single" w:sz="4" w:space="0" w:color="auto"/>
              <w:right w:val="single" w:sz="4" w:space="0" w:color="auto"/>
            </w:tcBorders>
          </w:tcPr>
          <w:p w14:paraId="37C0B741" w14:textId="77777777" w:rsidR="00CC7A1D" w:rsidRPr="00CC7A1D" w:rsidRDefault="00CC7A1D" w:rsidP="00710C9D">
            <w:pPr>
              <w:jc w:val="center"/>
              <w:rPr>
                <w:rFonts w:ascii="Candara" w:hAnsi="Candara"/>
                <w:b/>
                <w:sz w:val="22"/>
                <w:szCs w:val="18"/>
              </w:rPr>
            </w:pPr>
            <w:r w:rsidRPr="00CC7A1D">
              <w:rPr>
                <w:rFonts w:ascii="Candara" w:hAnsi="Candara"/>
                <w:b/>
                <w:sz w:val="22"/>
                <w:szCs w:val="18"/>
              </w:rPr>
              <w:t>Allowances</w:t>
            </w:r>
          </w:p>
        </w:tc>
        <w:tc>
          <w:tcPr>
            <w:tcW w:w="2497" w:type="dxa"/>
            <w:gridSpan w:val="2"/>
            <w:tcBorders>
              <w:top w:val="single" w:sz="4" w:space="0" w:color="auto"/>
              <w:left w:val="single" w:sz="4" w:space="0" w:color="auto"/>
              <w:bottom w:val="single" w:sz="4" w:space="0" w:color="auto"/>
              <w:right w:val="single" w:sz="4" w:space="0" w:color="auto"/>
            </w:tcBorders>
          </w:tcPr>
          <w:p w14:paraId="77431C31" w14:textId="77777777" w:rsidR="00CC7A1D" w:rsidRPr="00CC7A1D" w:rsidRDefault="00CC7A1D" w:rsidP="00710C9D">
            <w:pPr>
              <w:jc w:val="center"/>
              <w:rPr>
                <w:rFonts w:ascii="Candara" w:hAnsi="Candara"/>
                <w:b/>
                <w:sz w:val="22"/>
                <w:szCs w:val="18"/>
              </w:rPr>
            </w:pPr>
            <w:r w:rsidRPr="00CC7A1D">
              <w:rPr>
                <w:rFonts w:ascii="Candara" w:hAnsi="Candara"/>
                <w:b/>
                <w:sz w:val="22"/>
                <w:szCs w:val="18"/>
              </w:rPr>
              <w:t>Full Package</w:t>
            </w:r>
          </w:p>
        </w:tc>
      </w:tr>
      <w:tr w:rsidR="00CC7A1D" w:rsidRPr="00CC7A1D" w14:paraId="686D0D1E" w14:textId="77777777" w:rsidTr="00CC7A1D">
        <w:tc>
          <w:tcPr>
            <w:tcW w:w="2430" w:type="dxa"/>
            <w:tcBorders>
              <w:top w:val="single" w:sz="4" w:space="0" w:color="auto"/>
              <w:left w:val="single" w:sz="4" w:space="0" w:color="auto"/>
              <w:bottom w:val="single" w:sz="4" w:space="0" w:color="auto"/>
            </w:tcBorders>
            <w:vAlign w:val="center"/>
          </w:tcPr>
          <w:p w14:paraId="066B73BE" w14:textId="77777777" w:rsidR="00CC7A1D" w:rsidRPr="00CC7A1D" w:rsidRDefault="00CC7A1D" w:rsidP="00710C9D">
            <w:pPr>
              <w:jc w:val="center"/>
              <w:rPr>
                <w:rFonts w:ascii="Candara" w:hAnsi="Candara"/>
                <w:b/>
                <w:sz w:val="22"/>
                <w:szCs w:val="18"/>
              </w:rPr>
            </w:pPr>
            <w:r w:rsidRPr="00CC7A1D">
              <w:rPr>
                <w:rFonts w:ascii="Candara" w:hAnsi="Candara"/>
                <w:b/>
                <w:sz w:val="22"/>
                <w:szCs w:val="18"/>
              </w:rPr>
              <w:t>Qualification Level</w:t>
            </w:r>
          </w:p>
        </w:tc>
        <w:tc>
          <w:tcPr>
            <w:tcW w:w="1080" w:type="dxa"/>
            <w:tcBorders>
              <w:top w:val="single" w:sz="4" w:space="0" w:color="auto"/>
              <w:bottom w:val="single" w:sz="4" w:space="0" w:color="auto"/>
              <w:right w:val="single" w:sz="4" w:space="0" w:color="auto"/>
            </w:tcBorders>
            <w:vAlign w:val="center"/>
          </w:tcPr>
          <w:p w14:paraId="6343F239" w14:textId="77777777" w:rsidR="00CC7A1D" w:rsidRPr="00CC7A1D" w:rsidRDefault="00CC7A1D" w:rsidP="00CC7A1D">
            <w:pPr>
              <w:jc w:val="center"/>
              <w:rPr>
                <w:rFonts w:ascii="Candara" w:hAnsi="Candara"/>
                <w:b/>
                <w:sz w:val="22"/>
                <w:szCs w:val="18"/>
              </w:rPr>
            </w:pPr>
            <w:r w:rsidRPr="00CC7A1D">
              <w:rPr>
                <w:rFonts w:ascii="Candara" w:hAnsi="Candara"/>
                <w:b/>
                <w:sz w:val="22"/>
                <w:szCs w:val="18"/>
              </w:rPr>
              <w:t>Basic</w:t>
            </w:r>
          </w:p>
        </w:tc>
        <w:tc>
          <w:tcPr>
            <w:tcW w:w="990" w:type="dxa"/>
            <w:tcBorders>
              <w:top w:val="single" w:sz="4" w:space="0" w:color="auto"/>
              <w:left w:val="single" w:sz="4" w:space="0" w:color="auto"/>
              <w:bottom w:val="single" w:sz="4" w:space="0" w:color="auto"/>
              <w:right w:val="single" w:sz="4" w:space="0" w:color="auto"/>
            </w:tcBorders>
            <w:vAlign w:val="center"/>
          </w:tcPr>
          <w:p w14:paraId="40B0695F" w14:textId="77777777" w:rsidR="00CC7A1D" w:rsidRPr="00CC7A1D" w:rsidRDefault="00CC7A1D" w:rsidP="00710C9D">
            <w:pPr>
              <w:pStyle w:val="Heading1"/>
              <w:rPr>
                <w:rFonts w:ascii="Candara" w:hAnsi="Candara"/>
                <w:smallCaps/>
                <w:sz w:val="22"/>
                <w:szCs w:val="18"/>
              </w:rPr>
            </w:pPr>
            <w:r w:rsidRPr="00CC7A1D">
              <w:rPr>
                <w:rFonts w:ascii="Candara" w:hAnsi="Candara"/>
                <w:smallCaps/>
                <w:sz w:val="22"/>
                <w:szCs w:val="18"/>
              </w:rPr>
              <w:t>Housing</w:t>
            </w:r>
          </w:p>
        </w:tc>
        <w:tc>
          <w:tcPr>
            <w:tcW w:w="1170" w:type="dxa"/>
            <w:tcBorders>
              <w:top w:val="single" w:sz="4" w:space="0" w:color="auto"/>
              <w:left w:val="single" w:sz="4" w:space="0" w:color="auto"/>
              <w:bottom w:val="single" w:sz="4" w:space="0" w:color="auto"/>
              <w:right w:val="single" w:sz="4" w:space="0" w:color="auto"/>
            </w:tcBorders>
            <w:vAlign w:val="center"/>
          </w:tcPr>
          <w:p w14:paraId="4AC7343B" w14:textId="77777777" w:rsidR="00CC7A1D" w:rsidRPr="00CC7A1D" w:rsidRDefault="00CC7A1D" w:rsidP="00710C9D">
            <w:pPr>
              <w:rPr>
                <w:rFonts w:ascii="Candara" w:hAnsi="Candara"/>
                <w:b/>
                <w:sz w:val="22"/>
                <w:szCs w:val="18"/>
              </w:rPr>
            </w:pPr>
            <w:r w:rsidRPr="00CC7A1D">
              <w:rPr>
                <w:rFonts w:ascii="Candara" w:hAnsi="Candara"/>
                <w:b/>
                <w:sz w:val="22"/>
                <w:szCs w:val="18"/>
              </w:rPr>
              <w:t>Transport</w:t>
            </w:r>
          </w:p>
        </w:tc>
        <w:tc>
          <w:tcPr>
            <w:tcW w:w="900" w:type="dxa"/>
            <w:tcBorders>
              <w:top w:val="single" w:sz="4" w:space="0" w:color="auto"/>
              <w:left w:val="single" w:sz="4" w:space="0" w:color="auto"/>
              <w:bottom w:val="single" w:sz="4" w:space="0" w:color="auto"/>
              <w:right w:val="single" w:sz="4" w:space="0" w:color="auto"/>
            </w:tcBorders>
            <w:vAlign w:val="center"/>
          </w:tcPr>
          <w:p w14:paraId="572BA9A7" w14:textId="77777777" w:rsidR="00CC7A1D" w:rsidRPr="00CC7A1D" w:rsidRDefault="00CC7A1D" w:rsidP="00710C9D">
            <w:pPr>
              <w:rPr>
                <w:rFonts w:ascii="Candara" w:hAnsi="Candara"/>
                <w:b/>
                <w:sz w:val="22"/>
                <w:szCs w:val="18"/>
              </w:rPr>
            </w:pPr>
            <w:r w:rsidRPr="00CC7A1D">
              <w:rPr>
                <w:rFonts w:ascii="Candara" w:hAnsi="Candara"/>
                <w:b/>
                <w:sz w:val="22"/>
                <w:szCs w:val="18"/>
              </w:rPr>
              <w:t>Desert</w:t>
            </w:r>
          </w:p>
        </w:tc>
        <w:tc>
          <w:tcPr>
            <w:tcW w:w="1260" w:type="dxa"/>
            <w:tcBorders>
              <w:top w:val="single" w:sz="4" w:space="0" w:color="auto"/>
              <w:left w:val="single" w:sz="4" w:space="0" w:color="auto"/>
              <w:bottom w:val="single" w:sz="4" w:space="0" w:color="auto"/>
              <w:right w:val="single" w:sz="4" w:space="0" w:color="auto"/>
            </w:tcBorders>
            <w:vAlign w:val="center"/>
          </w:tcPr>
          <w:p w14:paraId="41184CED" w14:textId="77777777" w:rsidR="00CC7A1D" w:rsidRPr="00CC7A1D" w:rsidRDefault="00CC7A1D" w:rsidP="00710C9D">
            <w:pPr>
              <w:rPr>
                <w:rFonts w:ascii="Candara" w:hAnsi="Candara"/>
                <w:b/>
                <w:sz w:val="22"/>
                <w:szCs w:val="18"/>
              </w:rPr>
            </w:pPr>
            <w:r w:rsidRPr="00CC7A1D">
              <w:rPr>
                <w:rFonts w:ascii="Candara" w:hAnsi="Candara"/>
                <w:b/>
                <w:sz w:val="22"/>
                <w:szCs w:val="18"/>
              </w:rPr>
              <w:t>No Desert allowance</w:t>
            </w:r>
          </w:p>
        </w:tc>
        <w:tc>
          <w:tcPr>
            <w:tcW w:w="1237" w:type="dxa"/>
            <w:tcBorders>
              <w:top w:val="single" w:sz="4" w:space="0" w:color="auto"/>
              <w:left w:val="single" w:sz="4" w:space="0" w:color="auto"/>
              <w:bottom w:val="single" w:sz="4" w:space="0" w:color="auto"/>
              <w:right w:val="single" w:sz="4" w:space="0" w:color="auto"/>
            </w:tcBorders>
            <w:vAlign w:val="center"/>
          </w:tcPr>
          <w:p w14:paraId="5C4BF118" w14:textId="77777777" w:rsidR="00CC7A1D" w:rsidRPr="00CC7A1D" w:rsidRDefault="00CC7A1D" w:rsidP="00710C9D">
            <w:pPr>
              <w:jc w:val="center"/>
              <w:rPr>
                <w:rFonts w:ascii="Candara" w:hAnsi="Candara"/>
                <w:b/>
                <w:sz w:val="22"/>
                <w:szCs w:val="18"/>
              </w:rPr>
            </w:pPr>
            <w:r w:rsidRPr="00CC7A1D">
              <w:rPr>
                <w:rFonts w:ascii="Candara" w:hAnsi="Candara"/>
                <w:b/>
                <w:sz w:val="22"/>
                <w:szCs w:val="18"/>
              </w:rPr>
              <w:t>With Desert allowance</w:t>
            </w:r>
          </w:p>
        </w:tc>
      </w:tr>
      <w:tr w:rsidR="00CC7A1D" w:rsidRPr="00CC7A1D" w14:paraId="759D9EC3" w14:textId="77777777" w:rsidTr="00CC7A1D">
        <w:tc>
          <w:tcPr>
            <w:tcW w:w="2430" w:type="dxa"/>
            <w:tcBorders>
              <w:top w:val="single" w:sz="4" w:space="0" w:color="auto"/>
              <w:left w:val="single" w:sz="4" w:space="0" w:color="auto"/>
            </w:tcBorders>
          </w:tcPr>
          <w:p w14:paraId="3A9D2B37" w14:textId="77777777" w:rsidR="00CC7A1D" w:rsidRPr="00CC7A1D" w:rsidRDefault="00CC7A1D" w:rsidP="00710C9D">
            <w:pPr>
              <w:pStyle w:val="Heading8"/>
              <w:rPr>
                <w:rFonts w:ascii="Candara" w:hAnsi="Candara"/>
                <w:sz w:val="22"/>
                <w:szCs w:val="20"/>
              </w:rPr>
            </w:pPr>
            <w:r w:rsidRPr="00CC7A1D">
              <w:rPr>
                <w:rFonts w:ascii="Candara" w:hAnsi="Candara"/>
                <w:sz w:val="22"/>
                <w:szCs w:val="20"/>
              </w:rPr>
              <w:t>Unskilled</w:t>
            </w:r>
          </w:p>
        </w:tc>
        <w:tc>
          <w:tcPr>
            <w:tcW w:w="1080" w:type="dxa"/>
            <w:tcBorders>
              <w:top w:val="single" w:sz="4" w:space="0" w:color="auto"/>
              <w:right w:val="single" w:sz="4" w:space="0" w:color="auto"/>
            </w:tcBorders>
          </w:tcPr>
          <w:p w14:paraId="3A8FA55D" w14:textId="77777777" w:rsidR="00CC7A1D" w:rsidRPr="00CC7A1D" w:rsidRDefault="00CC7A1D" w:rsidP="00710C9D">
            <w:pPr>
              <w:jc w:val="center"/>
              <w:rPr>
                <w:rFonts w:ascii="Candara" w:hAnsi="Candara"/>
                <w:sz w:val="22"/>
              </w:rPr>
            </w:pPr>
            <w:r w:rsidRPr="00CC7A1D">
              <w:rPr>
                <w:rFonts w:ascii="Candara" w:hAnsi="Candara"/>
                <w:sz w:val="22"/>
              </w:rPr>
              <w:t>120</w:t>
            </w:r>
          </w:p>
        </w:tc>
        <w:tc>
          <w:tcPr>
            <w:tcW w:w="990" w:type="dxa"/>
            <w:tcBorders>
              <w:top w:val="single" w:sz="4" w:space="0" w:color="auto"/>
              <w:left w:val="single" w:sz="4" w:space="0" w:color="auto"/>
              <w:right w:val="single" w:sz="4" w:space="0" w:color="auto"/>
            </w:tcBorders>
          </w:tcPr>
          <w:p w14:paraId="33C7A618" w14:textId="77777777" w:rsidR="00CC7A1D" w:rsidRPr="00CC7A1D" w:rsidRDefault="00CC7A1D" w:rsidP="00710C9D">
            <w:pPr>
              <w:jc w:val="center"/>
              <w:rPr>
                <w:rFonts w:ascii="Candara" w:hAnsi="Candara"/>
                <w:sz w:val="22"/>
              </w:rPr>
            </w:pPr>
            <w:r w:rsidRPr="00CC7A1D">
              <w:rPr>
                <w:rFonts w:ascii="Candara" w:hAnsi="Candara"/>
                <w:sz w:val="22"/>
              </w:rPr>
              <w:t>25</w:t>
            </w:r>
          </w:p>
        </w:tc>
        <w:tc>
          <w:tcPr>
            <w:tcW w:w="1170" w:type="dxa"/>
            <w:tcBorders>
              <w:top w:val="single" w:sz="4" w:space="0" w:color="auto"/>
              <w:left w:val="single" w:sz="4" w:space="0" w:color="auto"/>
              <w:right w:val="single" w:sz="4" w:space="0" w:color="auto"/>
            </w:tcBorders>
          </w:tcPr>
          <w:p w14:paraId="0D3BC13C" w14:textId="77777777" w:rsidR="00CC7A1D" w:rsidRPr="00CC7A1D" w:rsidRDefault="00CC7A1D" w:rsidP="00710C9D">
            <w:pPr>
              <w:jc w:val="center"/>
              <w:rPr>
                <w:rFonts w:ascii="Candara" w:hAnsi="Candara"/>
                <w:sz w:val="22"/>
              </w:rPr>
            </w:pPr>
            <w:r w:rsidRPr="00CC7A1D">
              <w:rPr>
                <w:rFonts w:ascii="Candara" w:hAnsi="Candara"/>
                <w:sz w:val="22"/>
              </w:rPr>
              <w:t>20</w:t>
            </w:r>
          </w:p>
        </w:tc>
        <w:tc>
          <w:tcPr>
            <w:tcW w:w="900" w:type="dxa"/>
            <w:tcBorders>
              <w:top w:val="single" w:sz="4" w:space="0" w:color="auto"/>
              <w:left w:val="single" w:sz="4" w:space="0" w:color="auto"/>
              <w:right w:val="single" w:sz="4" w:space="0" w:color="auto"/>
            </w:tcBorders>
          </w:tcPr>
          <w:p w14:paraId="4870DE75" w14:textId="77777777" w:rsidR="00CC7A1D" w:rsidRPr="00CC7A1D" w:rsidRDefault="00CC7A1D" w:rsidP="00710C9D">
            <w:pPr>
              <w:jc w:val="center"/>
              <w:rPr>
                <w:rFonts w:ascii="Candara" w:hAnsi="Candara"/>
                <w:sz w:val="22"/>
              </w:rPr>
            </w:pPr>
            <w:r w:rsidRPr="00CC7A1D">
              <w:rPr>
                <w:rFonts w:ascii="Candara" w:hAnsi="Candara"/>
                <w:sz w:val="22"/>
              </w:rPr>
              <w:t>30</w:t>
            </w:r>
          </w:p>
        </w:tc>
        <w:tc>
          <w:tcPr>
            <w:tcW w:w="1260" w:type="dxa"/>
            <w:tcBorders>
              <w:top w:val="single" w:sz="4" w:space="0" w:color="auto"/>
              <w:left w:val="single" w:sz="4" w:space="0" w:color="auto"/>
              <w:right w:val="single" w:sz="4" w:space="0" w:color="auto"/>
            </w:tcBorders>
          </w:tcPr>
          <w:p w14:paraId="2D13092B" w14:textId="77777777" w:rsidR="00CC7A1D" w:rsidRPr="00CC7A1D" w:rsidRDefault="00CC7A1D" w:rsidP="00710C9D">
            <w:pPr>
              <w:jc w:val="center"/>
              <w:rPr>
                <w:rFonts w:ascii="Candara" w:hAnsi="Candara"/>
                <w:sz w:val="22"/>
              </w:rPr>
            </w:pPr>
            <w:r w:rsidRPr="00CC7A1D">
              <w:rPr>
                <w:rFonts w:ascii="Candara" w:hAnsi="Candara"/>
                <w:sz w:val="22"/>
              </w:rPr>
              <w:t>165</w:t>
            </w:r>
          </w:p>
        </w:tc>
        <w:tc>
          <w:tcPr>
            <w:tcW w:w="1237" w:type="dxa"/>
            <w:tcBorders>
              <w:top w:val="single" w:sz="4" w:space="0" w:color="auto"/>
              <w:left w:val="single" w:sz="4" w:space="0" w:color="auto"/>
              <w:right w:val="single" w:sz="4" w:space="0" w:color="auto"/>
            </w:tcBorders>
          </w:tcPr>
          <w:p w14:paraId="4E538838" w14:textId="77777777" w:rsidR="00CC7A1D" w:rsidRPr="00CC7A1D" w:rsidRDefault="00CC7A1D" w:rsidP="00710C9D">
            <w:pPr>
              <w:jc w:val="center"/>
              <w:rPr>
                <w:rFonts w:ascii="Candara" w:hAnsi="Candara"/>
                <w:sz w:val="22"/>
              </w:rPr>
            </w:pPr>
            <w:r w:rsidRPr="00CC7A1D">
              <w:rPr>
                <w:rFonts w:ascii="Candara" w:hAnsi="Candara"/>
                <w:sz w:val="22"/>
              </w:rPr>
              <w:t>195</w:t>
            </w:r>
          </w:p>
        </w:tc>
      </w:tr>
      <w:tr w:rsidR="00CC7A1D" w:rsidRPr="00CC7A1D" w14:paraId="70E9B218" w14:textId="77777777" w:rsidTr="00CC7A1D">
        <w:tc>
          <w:tcPr>
            <w:tcW w:w="2430" w:type="dxa"/>
            <w:tcBorders>
              <w:left w:val="single" w:sz="4" w:space="0" w:color="auto"/>
            </w:tcBorders>
          </w:tcPr>
          <w:p w14:paraId="3AE0978D" w14:textId="77777777" w:rsidR="00CC7A1D" w:rsidRPr="00CC7A1D" w:rsidRDefault="00CC7A1D" w:rsidP="00710C9D">
            <w:pPr>
              <w:jc w:val="both"/>
              <w:rPr>
                <w:rFonts w:ascii="Candara" w:hAnsi="Candara"/>
                <w:sz w:val="22"/>
              </w:rPr>
            </w:pPr>
            <w:r w:rsidRPr="00CC7A1D">
              <w:rPr>
                <w:rFonts w:ascii="Candara" w:hAnsi="Candara"/>
                <w:sz w:val="22"/>
              </w:rPr>
              <w:t>Semi-skilled</w:t>
            </w:r>
          </w:p>
        </w:tc>
        <w:tc>
          <w:tcPr>
            <w:tcW w:w="1080" w:type="dxa"/>
            <w:tcBorders>
              <w:right w:val="single" w:sz="4" w:space="0" w:color="auto"/>
            </w:tcBorders>
          </w:tcPr>
          <w:p w14:paraId="5522C7AD" w14:textId="77777777" w:rsidR="00CC7A1D" w:rsidRPr="00CC7A1D" w:rsidRDefault="00CC7A1D" w:rsidP="00710C9D">
            <w:pPr>
              <w:jc w:val="center"/>
              <w:rPr>
                <w:rFonts w:ascii="Candara" w:hAnsi="Candara"/>
                <w:sz w:val="22"/>
              </w:rPr>
            </w:pPr>
            <w:r w:rsidRPr="00CC7A1D">
              <w:rPr>
                <w:rFonts w:ascii="Candara" w:hAnsi="Candara"/>
                <w:sz w:val="22"/>
              </w:rPr>
              <w:t>150</w:t>
            </w:r>
          </w:p>
        </w:tc>
        <w:tc>
          <w:tcPr>
            <w:tcW w:w="990" w:type="dxa"/>
            <w:tcBorders>
              <w:left w:val="single" w:sz="4" w:space="0" w:color="auto"/>
              <w:right w:val="single" w:sz="4" w:space="0" w:color="auto"/>
            </w:tcBorders>
          </w:tcPr>
          <w:p w14:paraId="32530E51" w14:textId="77777777" w:rsidR="00CC7A1D" w:rsidRPr="00CC7A1D" w:rsidRDefault="00CC7A1D" w:rsidP="00710C9D">
            <w:pPr>
              <w:jc w:val="center"/>
              <w:rPr>
                <w:rFonts w:ascii="Candara" w:hAnsi="Candara"/>
                <w:sz w:val="22"/>
              </w:rPr>
            </w:pPr>
            <w:r w:rsidRPr="00CC7A1D">
              <w:rPr>
                <w:rFonts w:ascii="Candara" w:hAnsi="Candara"/>
                <w:sz w:val="22"/>
              </w:rPr>
              <w:t>30</w:t>
            </w:r>
          </w:p>
        </w:tc>
        <w:tc>
          <w:tcPr>
            <w:tcW w:w="1170" w:type="dxa"/>
            <w:tcBorders>
              <w:left w:val="single" w:sz="4" w:space="0" w:color="auto"/>
              <w:right w:val="single" w:sz="4" w:space="0" w:color="auto"/>
            </w:tcBorders>
          </w:tcPr>
          <w:p w14:paraId="3759046E" w14:textId="77777777" w:rsidR="00CC7A1D" w:rsidRPr="00CC7A1D" w:rsidRDefault="00CC7A1D" w:rsidP="00710C9D">
            <w:pPr>
              <w:jc w:val="center"/>
              <w:rPr>
                <w:rFonts w:ascii="Candara" w:hAnsi="Candara"/>
                <w:sz w:val="22"/>
              </w:rPr>
            </w:pPr>
            <w:r w:rsidRPr="00CC7A1D">
              <w:rPr>
                <w:rFonts w:ascii="Candara" w:hAnsi="Candara"/>
                <w:sz w:val="22"/>
              </w:rPr>
              <w:t>25</w:t>
            </w:r>
          </w:p>
        </w:tc>
        <w:tc>
          <w:tcPr>
            <w:tcW w:w="900" w:type="dxa"/>
            <w:tcBorders>
              <w:left w:val="single" w:sz="4" w:space="0" w:color="auto"/>
              <w:right w:val="single" w:sz="4" w:space="0" w:color="auto"/>
            </w:tcBorders>
          </w:tcPr>
          <w:p w14:paraId="6D0BC2FB" w14:textId="77777777" w:rsidR="00CC7A1D" w:rsidRPr="00CC7A1D" w:rsidRDefault="00CC7A1D" w:rsidP="00710C9D">
            <w:pPr>
              <w:jc w:val="center"/>
              <w:rPr>
                <w:rFonts w:ascii="Candara" w:hAnsi="Candara"/>
                <w:sz w:val="22"/>
              </w:rPr>
            </w:pPr>
            <w:r w:rsidRPr="00CC7A1D">
              <w:rPr>
                <w:rFonts w:ascii="Candara" w:hAnsi="Candara"/>
                <w:sz w:val="22"/>
              </w:rPr>
              <w:t>40</w:t>
            </w:r>
          </w:p>
        </w:tc>
        <w:tc>
          <w:tcPr>
            <w:tcW w:w="1260" w:type="dxa"/>
            <w:tcBorders>
              <w:left w:val="single" w:sz="4" w:space="0" w:color="auto"/>
              <w:right w:val="single" w:sz="4" w:space="0" w:color="auto"/>
            </w:tcBorders>
          </w:tcPr>
          <w:p w14:paraId="7743FAE9" w14:textId="77777777" w:rsidR="00CC7A1D" w:rsidRPr="00CC7A1D" w:rsidRDefault="00CC7A1D" w:rsidP="00710C9D">
            <w:pPr>
              <w:jc w:val="center"/>
              <w:rPr>
                <w:rFonts w:ascii="Candara" w:hAnsi="Candara"/>
                <w:sz w:val="22"/>
              </w:rPr>
            </w:pPr>
            <w:r w:rsidRPr="00CC7A1D">
              <w:rPr>
                <w:rFonts w:ascii="Candara" w:hAnsi="Candara"/>
                <w:sz w:val="22"/>
              </w:rPr>
              <w:t>205</w:t>
            </w:r>
          </w:p>
        </w:tc>
        <w:tc>
          <w:tcPr>
            <w:tcW w:w="1237" w:type="dxa"/>
            <w:tcBorders>
              <w:left w:val="single" w:sz="4" w:space="0" w:color="auto"/>
              <w:right w:val="single" w:sz="4" w:space="0" w:color="auto"/>
            </w:tcBorders>
          </w:tcPr>
          <w:p w14:paraId="05FDB3DC" w14:textId="77777777" w:rsidR="00CC7A1D" w:rsidRPr="00CC7A1D" w:rsidRDefault="00CC7A1D" w:rsidP="00710C9D">
            <w:pPr>
              <w:jc w:val="center"/>
              <w:rPr>
                <w:rFonts w:ascii="Candara" w:hAnsi="Candara"/>
                <w:sz w:val="22"/>
              </w:rPr>
            </w:pPr>
            <w:r w:rsidRPr="00CC7A1D">
              <w:rPr>
                <w:rFonts w:ascii="Candara" w:hAnsi="Candara"/>
                <w:sz w:val="22"/>
              </w:rPr>
              <w:t>245</w:t>
            </w:r>
          </w:p>
        </w:tc>
      </w:tr>
      <w:tr w:rsidR="00CC7A1D" w:rsidRPr="00CC7A1D" w14:paraId="13B5EFB1" w14:textId="77777777" w:rsidTr="00CC7A1D">
        <w:tc>
          <w:tcPr>
            <w:tcW w:w="2430" w:type="dxa"/>
            <w:tcBorders>
              <w:left w:val="single" w:sz="4" w:space="0" w:color="auto"/>
            </w:tcBorders>
          </w:tcPr>
          <w:p w14:paraId="5062453E" w14:textId="77777777" w:rsidR="00CC7A1D" w:rsidRPr="00CC7A1D" w:rsidRDefault="00CC7A1D" w:rsidP="00710C9D">
            <w:pPr>
              <w:jc w:val="both"/>
              <w:rPr>
                <w:rFonts w:ascii="Candara" w:hAnsi="Candara"/>
                <w:sz w:val="22"/>
              </w:rPr>
            </w:pPr>
            <w:r w:rsidRPr="00CC7A1D">
              <w:rPr>
                <w:rFonts w:ascii="Candara" w:hAnsi="Candara"/>
                <w:sz w:val="22"/>
              </w:rPr>
              <w:t>Skilled</w:t>
            </w:r>
          </w:p>
        </w:tc>
        <w:tc>
          <w:tcPr>
            <w:tcW w:w="1080" w:type="dxa"/>
            <w:tcBorders>
              <w:right w:val="single" w:sz="4" w:space="0" w:color="auto"/>
            </w:tcBorders>
          </w:tcPr>
          <w:p w14:paraId="6507458C" w14:textId="77777777" w:rsidR="00CC7A1D" w:rsidRPr="00CC7A1D" w:rsidRDefault="00CC7A1D" w:rsidP="00710C9D">
            <w:pPr>
              <w:jc w:val="center"/>
              <w:rPr>
                <w:rFonts w:ascii="Candara" w:hAnsi="Candara"/>
                <w:sz w:val="22"/>
              </w:rPr>
            </w:pPr>
            <w:r w:rsidRPr="00CC7A1D">
              <w:rPr>
                <w:rFonts w:ascii="Candara" w:hAnsi="Candara"/>
                <w:sz w:val="22"/>
              </w:rPr>
              <w:t>180</w:t>
            </w:r>
          </w:p>
        </w:tc>
        <w:tc>
          <w:tcPr>
            <w:tcW w:w="990" w:type="dxa"/>
            <w:tcBorders>
              <w:left w:val="single" w:sz="4" w:space="0" w:color="auto"/>
              <w:right w:val="single" w:sz="4" w:space="0" w:color="auto"/>
            </w:tcBorders>
          </w:tcPr>
          <w:p w14:paraId="6303E685" w14:textId="77777777" w:rsidR="00CC7A1D" w:rsidRPr="00CC7A1D" w:rsidRDefault="00CC7A1D" w:rsidP="00710C9D">
            <w:pPr>
              <w:jc w:val="center"/>
              <w:rPr>
                <w:rFonts w:ascii="Candara" w:hAnsi="Candara"/>
                <w:sz w:val="22"/>
              </w:rPr>
            </w:pPr>
            <w:r w:rsidRPr="00CC7A1D">
              <w:rPr>
                <w:rFonts w:ascii="Candara" w:hAnsi="Candara"/>
                <w:sz w:val="22"/>
              </w:rPr>
              <w:t>40</w:t>
            </w:r>
          </w:p>
        </w:tc>
        <w:tc>
          <w:tcPr>
            <w:tcW w:w="1170" w:type="dxa"/>
            <w:tcBorders>
              <w:left w:val="single" w:sz="4" w:space="0" w:color="auto"/>
              <w:right w:val="single" w:sz="4" w:space="0" w:color="auto"/>
            </w:tcBorders>
          </w:tcPr>
          <w:p w14:paraId="27AF7447" w14:textId="77777777" w:rsidR="00CC7A1D" w:rsidRPr="00CC7A1D" w:rsidRDefault="00CC7A1D" w:rsidP="00710C9D">
            <w:pPr>
              <w:jc w:val="center"/>
              <w:rPr>
                <w:rFonts w:ascii="Candara" w:hAnsi="Candara"/>
                <w:sz w:val="22"/>
              </w:rPr>
            </w:pPr>
            <w:r w:rsidRPr="00CC7A1D">
              <w:rPr>
                <w:rFonts w:ascii="Candara" w:hAnsi="Candara"/>
                <w:sz w:val="22"/>
              </w:rPr>
              <w:t>30</w:t>
            </w:r>
          </w:p>
        </w:tc>
        <w:tc>
          <w:tcPr>
            <w:tcW w:w="900" w:type="dxa"/>
            <w:tcBorders>
              <w:left w:val="single" w:sz="4" w:space="0" w:color="auto"/>
              <w:right w:val="single" w:sz="4" w:space="0" w:color="auto"/>
            </w:tcBorders>
          </w:tcPr>
          <w:p w14:paraId="110C9A38" w14:textId="77777777" w:rsidR="00CC7A1D" w:rsidRPr="00CC7A1D" w:rsidRDefault="00CC7A1D" w:rsidP="00710C9D">
            <w:pPr>
              <w:jc w:val="center"/>
              <w:rPr>
                <w:rFonts w:ascii="Candara" w:hAnsi="Candara"/>
                <w:sz w:val="22"/>
              </w:rPr>
            </w:pPr>
            <w:r w:rsidRPr="00CC7A1D">
              <w:rPr>
                <w:rFonts w:ascii="Candara" w:hAnsi="Candara"/>
                <w:sz w:val="22"/>
              </w:rPr>
              <w:t>45</w:t>
            </w:r>
          </w:p>
        </w:tc>
        <w:tc>
          <w:tcPr>
            <w:tcW w:w="1260" w:type="dxa"/>
            <w:tcBorders>
              <w:left w:val="single" w:sz="4" w:space="0" w:color="auto"/>
              <w:right w:val="single" w:sz="4" w:space="0" w:color="auto"/>
            </w:tcBorders>
          </w:tcPr>
          <w:p w14:paraId="2B850254" w14:textId="77777777" w:rsidR="00CC7A1D" w:rsidRPr="00CC7A1D" w:rsidRDefault="00CC7A1D" w:rsidP="00710C9D">
            <w:pPr>
              <w:jc w:val="center"/>
              <w:rPr>
                <w:rFonts w:ascii="Candara" w:hAnsi="Candara"/>
                <w:sz w:val="22"/>
              </w:rPr>
            </w:pPr>
            <w:r w:rsidRPr="00CC7A1D">
              <w:rPr>
                <w:rFonts w:ascii="Candara" w:hAnsi="Candara"/>
                <w:sz w:val="22"/>
              </w:rPr>
              <w:t>250</w:t>
            </w:r>
          </w:p>
        </w:tc>
        <w:tc>
          <w:tcPr>
            <w:tcW w:w="1237" w:type="dxa"/>
            <w:tcBorders>
              <w:left w:val="single" w:sz="4" w:space="0" w:color="auto"/>
              <w:right w:val="single" w:sz="4" w:space="0" w:color="auto"/>
            </w:tcBorders>
          </w:tcPr>
          <w:p w14:paraId="28B71BE5" w14:textId="77777777" w:rsidR="00CC7A1D" w:rsidRPr="00CC7A1D" w:rsidRDefault="00CC7A1D" w:rsidP="00710C9D">
            <w:pPr>
              <w:jc w:val="center"/>
              <w:rPr>
                <w:rFonts w:ascii="Candara" w:hAnsi="Candara"/>
                <w:sz w:val="22"/>
              </w:rPr>
            </w:pPr>
            <w:r w:rsidRPr="00CC7A1D">
              <w:rPr>
                <w:rFonts w:ascii="Candara" w:hAnsi="Candara"/>
                <w:sz w:val="22"/>
              </w:rPr>
              <w:t>295</w:t>
            </w:r>
          </w:p>
        </w:tc>
      </w:tr>
      <w:tr w:rsidR="00CC7A1D" w:rsidRPr="00CC7A1D" w14:paraId="2E699218" w14:textId="77777777" w:rsidTr="00CC7A1D">
        <w:tc>
          <w:tcPr>
            <w:tcW w:w="2430" w:type="dxa"/>
            <w:tcBorders>
              <w:left w:val="single" w:sz="4" w:space="0" w:color="auto"/>
            </w:tcBorders>
          </w:tcPr>
          <w:p w14:paraId="45B9286D" w14:textId="77777777" w:rsidR="00CC7A1D" w:rsidRPr="00CC7A1D" w:rsidRDefault="00CC7A1D" w:rsidP="00710C9D">
            <w:pPr>
              <w:jc w:val="both"/>
              <w:rPr>
                <w:rFonts w:ascii="Candara" w:hAnsi="Candara"/>
                <w:sz w:val="22"/>
              </w:rPr>
            </w:pPr>
            <w:r w:rsidRPr="00CC7A1D">
              <w:rPr>
                <w:rFonts w:ascii="Candara" w:hAnsi="Candara"/>
                <w:sz w:val="22"/>
              </w:rPr>
              <w:t>Technicians</w:t>
            </w:r>
          </w:p>
        </w:tc>
        <w:tc>
          <w:tcPr>
            <w:tcW w:w="1080" w:type="dxa"/>
            <w:tcBorders>
              <w:right w:val="single" w:sz="4" w:space="0" w:color="auto"/>
            </w:tcBorders>
          </w:tcPr>
          <w:p w14:paraId="6B50B03E" w14:textId="77777777" w:rsidR="00CC7A1D" w:rsidRPr="00CC7A1D" w:rsidRDefault="00CC7A1D" w:rsidP="00710C9D">
            <w:pPr>
              <w:jc w:val="center"/>
              <w:rPr>
                <w:rFonts w:ascii="Candara" w:hAnsi="Candara"/>
                <w:sz w:val="22"/>
              </w:rPr>
            </w:pPr>
            <w:r w:rsidRPr="00CC7A1D">
              <w:rPr>
                <w:rFonts w:ascii="Candara" w:hAnsi="Candara"/>
                <w:sz w:val="22"/>
              </w:rPr>
              <w:t>250</w:t>
            </w:r>
          </w:p>
        </w:tc>
        <w:tc>
          <w:tcPr>
            <w:tcW w:w="990" w:type="dxa"/>
            <w:tcBorders>
              <w:left w:val="single" w:sz="4" w:space="0" w:color="auto"/>
              <w:right w:val="single" w:sz="4" w:space="0" w:color="auto"/>
            </w:tcBorders>
          </w:tcPr>
          <w:p w14:paraId="118621C7" w14:textId="77777777" w:rsidR="00CC7A1D" w:rsidRPr="00CC7A1D" w:rsidRDefault="00CC7A1D" w:rsidP="00710C9D">
            <w:pPr>
              <w:jc w:val="center"/>
              <w:rPr>
                <w:rFonts w:ascii="Candara" w:hAnsi="Candara"/>
                <w:sz w:val="22"/>
              </w:rPr>
            </w:pPr>
            <w:r w:rsidRPr="00CC7A1D">
              <w:rPr>
                <w:rFonts w:ascii="Candara" w:hAnsi="Candara"/>
                <w:sz w:val="22"/>
              </w:rPr>
              <w:t>50</w:t>
            </w:r>
          </w:p>
        </w:tc>
        <w:tc>
          <w:tcPr>
            <w:tcW w:w="1170" w:type="dxa"/>
            <w:tcBorders>
              <w:left w:val="single" w:sz="4" w:space="0" w:color="auto"/>
              <w:right w:val="single" w:sz="4" w:space="0" w:color="auto"/>
            </w:tcBorders>
          </w:tcPr>
          <w:p w14:paraId="61CA8E75" w14:textId="77777777" w:rsidR="00CC7A1D" w:rsidRPr="00CC7A1D" w:rsidRDefault="00CC7A1D" w:rsidP="00710C9D">
            <w:pPr>
              <w:jc w:val="center"/>
              <w:rPr>
                <w:rFonts w:ascii="Candara" w:hAnsi="Candara"/>
                <w:sz w:val="22"/>
              </w:rPr>
            </w:pPr>
            <w:r w:rsidRPr="00CC7A1D">
              <w:rPr>
                <w:rFonts w:ascii="Candara" w:hAnsi="Candara"/>
                <w:sz w:val="22"/>
              </w:rPr>
              <w:t>40</w:t>
            </w:r>
          </w:p>
        </w:tc>
        <w:tc>
          <w:tcPr>
            <w:tcW w:w="900" w:type="dxa"/>
            <w:tcBorders>
              <w:left w:val="single" w:sz="4" w:space="0" w:color="auto"/>
              <w:right w:val="single" w:sz="4" w:space="0" w:color="auto"/>
            </w:tcBorders>
          </w:tcPr>
          <w:p w14:paraId="32C7FD11" w14:textId="77777777" w:rsidR="00CC7A1D" w:rsidRPr="00CC7A1D" w:rsidRDefault="00CC7A1D" w:rsidP="00710C9D">
            <w:pPr>
              <w:jc w:val="center"/>
              <w:rPr>
                <w:rFonts w:ascii="Candara" w:hAnsi="Candara"/>
                <w:sz w:val="22"/>
              </w:rPr>
            </w:pPr>
            <w:r w:rsidRPr="00CC7A1D">
              <w:rPr>
                <w:rFonts w:ascii="Candara" w:hAnsi="Candara"/>
                <w:sz w:val="22"/>
              </w:rPr>
              <w:t>65</w:t>
            </w:r>
          </w:p>
        </w:tc>
        <w:tc>
          <w:tcPr>
            <w:tcW w:w="1260" w:type="dxa"/>
            <w:tcBorders>
              <w:left w:val="single" w:sz="4" w:space="0" w:color="auto"/>
              <w:right w:val="single" w:sz="4" w:space="0" w:color="auto"/>
            </w:tcBorders>
          </w:tcPr>
          <w:p w14:paraId="3D44317E" w14:textId="77777777" w:rsidR="00CC7A1D" w:rsidRPr="00CC7A1D" w:rsidRDefault="00CC7A1D" w:rsidP="00710C9D">
            <w:pPr>
              <w:jc w:val="center"/>
              <w:rPr>
                <w:rFonts w:ascii="Candara" w:hAnsi="Candara"/>
                <w:sz w:val="22"/>
              </w:rPr>
            </w:pPr>
            <w:r w:rsidRPr="00CC7A1D">
              <w:rPr>
                <w:rFonts w:ascii="Candara" w:hAnsi="Candara"/>
                <w:sz w:val="22"/>
              </w:rPr>
              <w:t>340</w:t>
            </w:r>
          </w:p>
        </w:tc>
        <w:tc>
          <w:tcPr>
            <w:tcW w:w="1237" w:type="dxa"/>
            <w:tcBorders>
              <w:left w:val="single" w:sz="4" w:space="0" w:color="auto"/>
              <w:right w:val="single" w:sz="4" w:space="0" w:color="auto"/>
            </w:tcBorders>
          </w:tcPr>
          <w:p w14:paraId="7C2B9113" w14:textId="77777777" w:rsidR="00CC7A1D" w:rsidRPr="00CC7A1D" w:rsidRDefault="00CC7A1D" w:rsidP="00710C9D">
            <w:pPr>
              <w:jc w:val="center"/>
              <w:rPr>
                <w:rFonts w:ascii="Candara" w:hAnsi="Candara"/>
                <w:sz w:val="22"/>
              </w:rPr>
            </w:pPr>
            <w:r w:rsidRPr="00CC7A1D">
              <w:rPr>
                <w:rFonts w:ascii="Candara" w:hAnsi="Candara"/>
                <w:sz w:val="22"/>
              </w:rPr>
              <w:t>405</w:t>
            </w:r>
          </w:p>
        </w:tc>
      </w:tr>
      <w:tr w:rsidR="00CC7A1D" w:rsidRPr="00CC7A1D" w14:paraId="7F5799DE" w14:textId="77777777" w:rsidTr="00CC7A1D">
        <w:tc>
          <w:tcPr>
            <w:tcW w:w="2430" w:type="dxa"/>
            <w:tcBorders>
              <w:left w:val="single" w:sz="4" w:space="0" w:color="auto"/>
            </w:tcBorders>
          </w:tcPr>
          <w:p w14:paraId="231676DE" w14:textId="77777777" w:rsidR="00CC7A1D" w:rsidRPr="00CC7A1D" w:rsidRDefault="00CC7A1D" w:rsidP="00710C9D">
            <w:pPr>
              <w:jc w:val="both"/>
              <w:rPr>
                <w:rFonts w:ascii="Candara" w:hAnsi="Candara"/>
                <w:sz w:val="22"/>
              </w:rPr>
            </w:pPr>
            <w:r w:rsidRPr="00CC7A1D">
              <w:rPr>
                <w:rFonts w:ascii="Candara" w:hAnsi="Candara"/>
                <w:sz w:val="22"/>
              </w:rPr>
              <w:t>Technical Professionals</w:t>
            </w:r>
          </w:p>
        </w:tc>
        <w:tc>
          <w:tcPr>
            <w:tcW w:w="1080" w:type="dxa"/>
            <w:tcBorders>
              <w:right w:val="single" w:sz="4" w:space="0" w:color="auto"/>
            </w:tcBorders>
          </w:tcPr>
          <w:p w14:paraId="2FDAD573" w14:textId="77777777" w:rsidR="00CC7A1D" w:rsidRPr="00CC7A1D" w:rsidRDefault="00CC7A1D" w:rsidP="00710C9D">
            <w:pPr>
              <w:jc w:val="center"/>
              <w:rPr>
                <w:rFonts w:ascii="Candara" w:hAnsi="Candara"/>
                <w:sz w:val="22"/>
              </w:rPr>
            </w:pPr>
            <w:r w:rsidRPr="00CC7A1D">
              <w:rPr>
                <w:rFonts w:ascii="Candara" w:hAnsi="Candara"/>
                <w:sz w:val="22"/>
              </w:rPr>
              <w:t>350</w:t>
            </w:r>
          </w:p>
        </w:tc>
        <w:tc>
          <w:tcPr>
            <w:tcW w:w="990" w:type="dxa"/>
            <w:tcBorders>
              <w:left w:val="single" w:sz="4" w:space="0" w:color="auto"/>
              <w:right w:val="single" w:sz="4" w:space="0" w:color="auto"/>
            </w:tcBorders>
          </w:tcPr>
          <w:p w14:paraId="793B7C75" w14:textId="77777777" w:rsidR="00CC7A1D" w:rsidRPr="00CC7A1D" w:rsidRDefault="00CC7A1D" w:rsidP="00710C9D">
            <w:pPr>
              <w:jc w:val="center"/>
              <w:rPr>
                <w:rFonts w:ascii="Candara" w:hAnsi="Candara"/>
                <w:sz w:val="22"/>
              </w:rPr>
            </w:pPr>
            <w:r w:rsidRPr="00CC7A1D">
              <w:rPr>
                <w:rFonts w:ascii="Candara" w:hAnsi="Candara"/>
                <w:sz w:val="22"/>
              </w:rPr>
              <w:t>60</w:t>
            </w:r>
          </w:p>
        </w:tc>
        <w:tc>
          <w:tcPr>
            <w:tcW w:w="1170" w:type="dxa"/>
            <w:tcBorders>
              <w:left w:val="single" w:sz="4" w:space="0" w:color="auto"/>
              <w:right w:val="single" w:sz="4" w:space="0" w:color="auto"/>
            </w:tcBorders>
          </w:tcPr>
          <w:p w14:paraId="7A2292FB" w14:textId="77777777" w:rsidR="00CC7A1D" w:rsidRPr="00CC7A1D" w:rsidRDefault="00CC7A1D" w:rsidP="00710C9D">
            <w:pPr>
              <w:jc w:val="center"/>
              <w:rPr>
                <w:rFonts w:ascii="Candara" w:hAnsi="Candara"/>
                <w:sz w:val="22"/>
              </w:rPr>
            </w:pPr>
            <w:r w:rsidRPr="00CC7A1D">
              <w:rPr>
                <w:rFonts w:ascii="Candara" w:hAnsi="Candara"/>
                <w:sz w:val="22"/>
              </w:rPr>
              <w:t>45</w:t>
            </w:r>
          </w:p>
        </w:tc>
        <w:tc>
          <w:tcPr>
            <w:tcW w:w="900" w:type="dxa"/>
            <w:tcBorders>
              <w:left w:val="single" w:sz="4" w:space="0" w:color="auto"/>
              <w:right w:val="single" w:sz="4" w:space="0" w:color="auto"/>
            </w:tcBorders>
          </w:tcPr>
          <w:p w14:paraId="1B6D9867" w14:textId="77777777" w:rsidR="00CC7A1D" w:rsidRPr="00CC7A1D" w:rsidRDefault="00CC7A1D" w:rsidP="00710C9D">
            <w:pPr>
              <w:jc w:val="center"/>
              <w:rPr>
                <w:rFonts w:ascii="Candara" w:hAnsi="Candara"/>
                <w:sz w:val="22"/>
              </w:rPr>
            </w:pPr>
            <w:r w:rsidRPr="00CC7A1D">
              <w:rPr>
                <w:rFonts w:ascii="Candara" w:hAnsi="Candara"/>
                <w:sz w:val="22"/>
              </w:rPr>
              <w:t>75</w:t>
            </w:r>
          </w:p>
        </w:tc>
        <w:tc>
          <w:tcPr>
            <w:tcW w:w="1260" w:type="dxa"/>
            <w:tcBorders>
              <w:left w:val="single" w:sz="4" w:space="0" w:color="auto"/>
              <w:right w:val="single" w:sz="4" w:space="0" w:color="auto"/>
            </w:tcBorders>
          </w:tcPr>
          <w:p w14:paraId="567C6C93" w14:textId="77777777" w:rsidR="00CC7A1D" w:rsidRPr="00CC7A1D" w:rsidRDefault="00CC7A1D" w:rsidP="00710C9D">
            <w:pPr>
              <w:jc w:val="center"/>
              <w:rPr>
                <w:rFonts w:ascii="Candara" w:hAnsi="Candara"/>
                <w:sz w:val="22"/>
              </w:rPr>
            </w:pPr>
            <w:r w:rsidRPr="00CC7A1D">
              <w:rPr>
                <w:rFonts w:ascii="Candara" w:hAnsi="Candara"/>
                <w:sz w:val="22"/>
              </w:rPr>
              <w:t>455</w:t>
            </w:r>
          </w:p>
        </w:tc>
        <w:tc>
          <w:tcPr>
            <w:tcW w:w="1237" w:type="dxa"/>
            <w:tcBorders>
              <w:left w:val="single" w:sz="4" w:space="0" w:color="auto"/>
              <w:right w:val="single" w:sz="4" w:space="0" w:color="auto"/>
            </w:tcBorders>
          </w:tcPr>
          <w:p w14:paraId="7E5E3657" w14:textId="77777777" w:rsidR="00CC7A1D" w:rsidRPr="00CC7A1D" w:rsidRDefault="00CC7A1D" w:rsidP="00710C9D">
            <w:pPr>
              <w:jc w:val="center"/>
              <w:rPr>
                <w:rFonts w:ascii="Candara" w:hAnsi="Candara"/>
                <w:sz w:val="22"/>
              </w:rPr>
            </w:pPr>
            <w:r w:rsidRPr="00CC7A1D">
              <w:rPr>
                <w:rFonts w:ascii="Candara" w:hAnsi="Candara"/>
                <w:sz w:val="22"/>
              </w:rPr>
              <w:t>530</w:t>
            </w:r>
          </w:p>
        </w:tc>
      </w:tr>
      <w:tr w:rsidR="00CC7A1D" w:rsidRPr="00CC7A1D" w14:paraId="745E6C49" w14:textId="77777777" w:rsidTr="00CC7A1D">
        <w:tc>
          <w:tcPr>
            <w:tcW w:w="2430" w:type="dxa"/>
            <w:tcBorders>
              <w:left w:val="single" w:sz="4" w:space="0" w:color="auto"/>
              <w:bottom w:val="single" w:sz="4" w:space="0" w:color="auto"/>
            </w:tcBorders>
          </w:tcPr>
          <w:p w14:paraId="5EB6DA00" w14:textId="77777777" w:rsidR="00CC7A1D" w:rsidRPr="00CC7A1D" w:rsidRDefault="00CC7A1D" w:rsidP="00710C9D">
            <w:pPr>
              <w:jc w:val="both"/>
              <w:rPr>
                <w:rFonts w:ascii="Candara" w:hAnsi="Candara"/>
                <w:sz w:val="22"/>
              </w:rPr>
            </w:pPr>
            <w:r w:rsidRPr="00CC7A1D">
              <w:rPr>
                <w:rFonts w:ascii="Candara" w:hAnsi="Candara"/>
                <w:sz w:val="22"/>
              </w:rPr>
              <w:t>Junior Management</w:t>
            </w:r>
          </w:p>
        </w:tc>
        <w:tc>
          <w:tcPr>
            <w:tcW w:w="1080" w:type="dxa"/>
            <w:tcBorders>
              <w:bottom w:val="single" w:sz="4" w:space="0" w:color="auto"/>
              <w:right w:val="single" w:sz="4" w:space="0" w:color="auto"/>
            </w:tcBorders>
          </w:tcPr>
          <w:p w14:paraId="27D611AF" w14:textId="77777777" w:rsidR="00CC7A1D" w:rsidRPr="00CC7A1D" w:rsidRDefault="00CC7A1D" w:rsidP="00710C9D">
            <w:pPr>
              <w:jc w:val="center"/>
              <w:rPr>
                <w:rFonts w:ascii="Candara" w:hAnsi="Candara"/>
                <w:sz w:val="22"/>
              </w:rPr>
            </w:pPr>
            <w:r w:rsidRPr="00CC7A1D">
              <w:rPr>
                <w:rFonts w:ascii="Candara" w:hAnsi="Candara"/>
                <w:sz w:val="22"/>
              </w:rPr>
              <w:t>375</w:t>
            </w:r>
          </w:p>
        </w:tc>
        <w:tc>
          <w:tcPr>
            <w:tcW w:w="990" w:type="dxa"/>
            <w:tcBorders>
              <w:left w:val="single" w:sz="4" w:space="0" w:color="auto"/>
              <w:bottom w:val="single" w:sz="4" w:space="0" w:color="auto"/>
              <w:right w:val="single" w:sz="4" w:space="0" w:color="auto"/>
            </w:tcBorders>
          </w:tcPr>
          <w:p w14:paraId="5A713EB0" w14:textId="77777777" w:rsidR="00CC7A1D" w:rsidRPr="00CC7A1D" w:rsidRDefault="00CC7A1D" w:rsidP="00710C9D">
            <w:pPr>
              <w:jc w:val="center"/>
              <w:rPr>
                <w:rFonts w:ascii="Candara" w:hAnsi="Candara"/>
                <w:sz w:val="22"/>
              </w:rPr>
            </w:pPr>
            <w:r w:rsidRPr="00CC7A1D">
              <w:rPr>
                <w:rFonts w:ascii="Candara" w:hAnsi="Candara"/>
                <w:sz w:val="22"/>
              </w:rPr>
              <w:t>70</w:t>
            </w:r>
          </w:p>
        </w:tc>
        <w:tc>
          <w:tcPr>
            <w:tcW w:w="1170" w:type="dxa"/>
            <w:tcBorders>
              <w:left w:val="single" w:sz="4" w:space="0" w:color="auto"/>
              <w:bottom w:val="single" w:sz="4" w:space="0" w:color="auto"/>
              <w:right w:val="single" w:sz="4" w:space="0" w:color="auto"/>
            </w:tcBorders>
          </w:tcPr>
          <w:p w14:paraId="457ED727" w14:textId="77777777" w:rsidR="00CC7A1D" w:rsidRPr="00CC7A1D" w:rsidRDefault="00CC7A1D" w:rsidP="00710C9D">
            <w:pPr>
              <w:jc w:val="center"/>
              <w:rPr>
                <w:rFonts w:ascii="Candara" w:hAnsi="Candara"/>
                <w:sz w:val="22"/>
              </w:rPr>
            </w:pPr>
            <w:r w:rsidRPr="00CC7A1D">
              <w:rPr>
                <w:rFonts w:ascii="Candara" w:hAnsi="Candara"/>
                <w:sz w:val="22"/>
              </w:rPr>
              <w:t>55</w:t>
            </w:r>
          </w:p>
        </w:tc>
        <w:tc>
          <w:tcPr>
            <w:tcW w:w="900" w:type="dxa"/>
            <w:tcBorders>
              <w:left w:val="single" w:sz="4" w:space="0" w:color="auto"/>
              <w:bottom w:val="single" w:sz="4" w:space="0" w:color="auto"/>
              <w:right w:val="single" w:sz="4" w:space="0" w:color="auto"/>
            </w:tcBorders>
          </w:tcPr>
          <w:p w14:paraId="2E10DE9E" w14:textId="77777777" w:rsidR="00CC7A1D" w:rsidRPr="00CC7A1D" w:rsidRDefault="00CC7A1D" w:rsidP="00710C9D">
            <w:pPr>
              <w:jc w:val="center"/>
              <w:rPr>
                <w:rFonts w:ascii="Candara" w:hAnsi="Candara"/>
                <w:sz w:val="22"/>
              </w:rPr>
            </w:pPr>
            <w:r w:rsidRPr="00CC7A1D">
              <w:rPr>
                <w:rFonts w:ascii="Candara" w:hAnsi="Candara"/>
                <w:sz w:val="22"/>
              </w:rPr>
              <w:t>90</w:t>
            </w:r>
          </w:p>
        </w:tc>
        <w:tc>
          <w:tcPr>
            <w:tcW w:w="1260" w:type="dxa"/>
            <w:tcBorders>
              <w:left w:val="single" w:sz="4" w:space="0" w:color="auto"/>
              <w:bottom w:val="single" w:sz="4" w:space="0" w:color="auto"/>
              <w:right w:val="single" w:sz="4" w:space="0" w:color="auto"/>
            </w:tcBorders>
          </w:tcPr>
          <w:p w14:paraId="58391901" w14:textId="77777777" w:rsidR="00CC7A1D" w:rsidRPr="00CC7A1D" w:rsidRDefault="00CC7A1D" w:rsidP="00710C9D">
            <w:pPr>
              <w:jc w:val="center"/>
              <w:rPr>
                <w:rFonts w:ascii="Candara" w:hAnsi="Candara"/>
                <w:sz w:val="22"/>
              </w:rPr>
            </w:pPr>
            <w:r w:rsidRPr="00CC7A1D">
              <w:rPr>
                <w:rFonts w:ascii="Candara" w:hAnsi="Candara"/>
                <w:sz w:val="22"/>
              </w:rPr>
              <w:t>500</w:t>
            </w:r>
          </w:p>
        </w:tc>
        <w:tc>
          <w:tcPr>
            <w:tcW w:w="1237" w:type="dxa"/>
            <w:tcBorders>
              <w:left w:val="single" w:sz="4" w:space="0" w:color="auto"/>
              <w:bottom w:val="single" w:sz="4" w:space="0" w:color="auto"/>
              <w:right w:val="single" w:sz="4" w:space="0" w:color="auto"/>
            </w:tcBorders>
          </w:tcPr>
          <w:p w14:paraId="218131C1" w14:textId="77777777" w:rsidR="00CC7A1D" w:rsidRPr="00CC7A1D" w:rsidRDefault="00CC7A1D" w:rsidP="00710C9D">
            <w:pPr>
              <w:jc w:val="center"/>
              <w:rPr>
                <w:rFonts w:ascii="Candara" w:hAnsi="Candara"/>
                <w:sz w:val="22"/>
              </w:rPr>
            </w:pPr>
            <w:r w:rsidRPr="00CC7A1D">
              <w:rPr>
                <w:rFonts w:ascii="Candara" w:hAnsi="Candara"/>
                <w:sz w:val="22"/>
              </w:rPr>
              <w:t>590</w:t>
            </w:r>
          </w:p>
        </w:tc>
      </w:tr>
    </w:tbl>
    <w:p w14:paraId="55A83019" w14:textId="3BAC1D2A" w:rsidR="00DE0571" w:rsidRPr="00DE0571" w:rsidRDefault="00DE0571" w:rsidP="00DE0571">
      <w:pPr>
        <w:spacing w:before="60" w:line="276" w:lineRule="auto"/>
        <w:ind w:left="3125" w:hanging="2578"/>
        <w:jc w:val="center"/>
        <w:rPr>
          <w:rFonts w:ascii="Candara" w:hAnsi="Candara" w:cstheme="minorHAnsi"/>
          <w:b/>
          <w:bCs/>
          <w:i/>
          <w:iCs/>
          <w:sz w:val="22"/>
          <w:szCs w:val="22"/>
          <w:u w:val="single"/>
        </w:rPr>
      </w:pPr>
      <w:r w:rsidRPr="00DE0571">
        <w:rPr>
          <w:rFonts w:ascii="Candara" w:hAnsi="Candara" w:cstheme="minorHAnsi"/>
          <w:b/>
          <w:bCs/>
          <w:i/>
          <w:iCs/>
          <w:sz w:val="22"/>
          <w:szCs w:val="22"/>
          <w:u w:val="single"/>
        </w:rPr>
        <w:t>Note: For the purposes of this CONTRACT, Desert Allowance will NOT be mandatory.</w:t>
      </w:r>
    </w:p>
    <w:p w14:paraId="304A06F9" w14:textId="77777777" w:rsidR="00DE0571" w:rsidRPr="00DE0571" w:rsidRDefault="00DE0571" w:rsidP="00DE0571">
      <w:pPr>
        <w:spacing w:line="276" w:lineRule="auto"/>
        <w:ind w:left="3119"/>
        <w:rPr>
          <w:rFonts w:ascii="Candara" w:hAnsi="Candara" w:cstheme="minorHAnsi"/>
          <w:sz w:val="22"/>
          <w:szCs w:val="22"/>
        </w:rPr>
      </w:pPr>
    </w:p>
    <w:p w14:paraId="79790903" w14:textId="6EDF1919" w:rsidR="00DE0571" w:rsidRPr="00DE0571" w:rsidRDefault="00DE0571" w:rsidP="00DE0571">
      <w:pPr>
        <w:pStyle w:val="BodyText"/>
        <w:numPr>
          <w:ilvl w:val="0"/>
          <w:numId w:val="39"/>
        </w:numPr>
        <w:spacing w:before="120" w:line="276" w:lineRule="auto"/>
        <w:ind w:left="547" w:hanging="547"/>
        <w:jc w:val="both"/>
        <w:rPr>
          <w:rFonts w:ascii="Candara" w:hAnsi="Candara" w:cstheme="minorHAnsi"/>
        </w:rPr>
      </w:pPr>
      <w:r w:rsidRPr="00DE0571">
        <w:rPr>
          <w:rFonts w:ascii="Candara" w:hAnsi="Candara" w:cstheme="minorHAnsi"/>
        </w:rPr>
        <w:t>CONTRACTOR shall use the above figures as a basis for their Tender submissions. In the event of COMPANY revising the above figures during the period of the CONTRACT, then CONTRACTOR may seek to recover such additional costs from COMPANY.</w:t>
      </w:r>
    </w:p>
    <w:p w14:paraId="5D86ABED" w14:textId="0D23D6F0" w:rsidR="00DE0571" w:rsidRPr="00DE0571" w:rsidRDefault="00DE0571" w:rsidP="00DE0571">
      <w:pPr>
        <w:pStyle w:val="BodyText"/>
        <w:numPr>
          <w:ilvl w:val="0"/>
          <w:numId w:val="39"/>
        </w:numPr>
        <w:spacing w:before="120" w:line="276" w:lineRule="auto"/>
        <w:ind w:left="547" w:hanging="547"/>
        <w:jc w:val="both"/>
        <w:rPr>
          <w:rFonts w:ascii="Candara" w:hAnsi="Candara" w:cstheme="minorHAnsi"/>
        </w:rPr>
      </w:pPr>
      <w:r w:rsidRPr="00DE0571">
        <w:rPr>
          <w:rFonts w:ascii="Candara" w:hAnsi="Candara" w:cstheme="minorHAnsi"/>
        </w:rPr>
        <w:t>In the event of conflict between salaries required to be paid to Omani staff under the Oman Labour Law, OPAL Certification requirements, or COMPANY requirements, the higher value shall take precedence</w:t>
      </w:r>
      <w:ins w:id="4" w:author="Al Riyami, Azza OLNG-SCC/12" w:date="2026-04-19T13:49:00Z" w16du:dateUtc="2026-04-19T09:49:00Z">
        <w:r w:rsidR="007C017F">
          <w:rPr>
            <w:rFonts w:ascii="Candara" w:hAnsi="Candara" w:cstheme="minorHAnsi"/>
          </w:rPr>
          <w:t>,</w:t>
        </w:r>
      </w:ins>
      <w:r w:rsidRPr="00DE0571">
        <w:rPr>
          <w:rFonts w:ascii="Candara" w:hAnsi="Candara" w:cstheme="minorHAnsi"/>
        </w:rPr>
        <w:t xml:space="preserve"> and CONTRACTOR is deemed to have incorporated such in their CONTRACT PRICE.</w:t>
      </w:r>
    </w:p>
    <w:p w14:paraId="195AF710" w14:textId="21529863" w:rsidR="00DE0571" w:rsidRPr="00DE0571" w:rsidRDefault="00DE0571" w:rsidP="00DE0571">
      <w:pPr>
        <w:pStyle w:val="BodyText"/>
        <w:numPr>
          <w:ilvl w:val="0"/>
          <w:numId w:val="39"/>
        </w:numPr>
        <w:spacing w:before="120" w:line="276" w:lineRule="auto"/>
        <w:ind w:left="547" w:hanging="547"/>
        <w:jc w:val="both"/>
        <w:rPr>
          <w:rFonts w:ascii="Candara" w:hAnsi="Candara" w:cstheme="minorHAnsi"/>
        </w:rPr>
      </w:pPr>
      <w:r w:rsidRPr="00DE0571">
        <w:rPr>
          <w:rFonts w:ascii="Candara" w:hAnsi="Candara" w:cstheme="minorHAnsi"/>
        </w:rPr>
        <w:t xml:space="preserve">CONTRACTOR is reminded that the Conditions of </w:t>
      </w:r>
      <w:r w:rsidR="005C2BD6" w:rsidRPr="00DE0571">
        <w:rPr>
          <w:rFonts w:ascii="Candara" w:hAnsi="Candara" w:cstheme="minorHAnsi"/>
        </w:rPr>
        <w:t>CONTRACT</w:t>
      </w:r>
      <w:r w:rsidRPr="00DE0571">
        <w:rPr>
          <w:rFonts w:ascii="Candara" w:hAnsi="Candara" w:cstheme="minorHAnsi"/>
        </w:rPr>
        <w:t xml:space="preserve"> grants audit rights to COMPANY to ensure staff are paid in compliance with both the </w:t>
      </w:r>
      <w:ins w:id="5" w:author="Al Riyami, Azza OLNG-SCC/12" w:date="2026-04-19T13:51:00Z" w16du:dateUtc="2026-04-19T09:51:00Z">
        <w:r w:rsidR="0016677E">
          <w:rPr>
            <w:rFonts w:ascii="Candara" w:hAnsi="Candara" w:cstheme="minorHAnsi"/>
          </w:rPr>
          <w:t xml:space="preserve">Omani </w:t>
        </w:r>
      </w:ins>
      <w:r w:rsidRPr="00DE0571">
        <w:rPr>
          <w:rFonts w:ascii="Candara" w:hAnsi="Candara" w:cstheme="minorHAnsi"/>
        </w:rPr>
        <w:t xml:space="preserve">Labour Law, and </w:t>
      </w:r>
      <w:r w:rsidR="005C2BD6" w:rsidRPr="00DE0571">
        <w:rPr>
          <w:rFonts w:ascii="Candara" w:hAnsi="Candara" w:cstheme="minorHAnsi"/>
        </w:rPr>
        <w:t>CONTRACT</w:t>
      </w:r>
      <w:r w:rsidRPr="00DE0571">
        <w:rPr>
          <w:rFonts w:ascii="Candara" w:hAnsi="Candara" w:cstheme="minorHAnsi"/>
        </w:rPr>
        <w:t xml:space="preserve"> </w:t>
      </w:r>
      <w:del w:id="6" w:author="Al Riyami, Azza OLNG-SCC/12" w:date="2026-04-19T13:50:00Z" w16du:dateUtc="2026-04-19T09:50:00Z">
        <w:r w:rsidRPr="00DE0571" w:rsidDel="00157E47">
          <w:rPr>
            <w:rFonts w:ascii="Candara" w:hAnsi="Candara" w:cstheme="minorHAnsi"/>
          </w:rPr>
          <w:delText>Requirements</w:delText>
        </w:r>
      </w:del>
      <w:ins w:id="7" w:author="Al Riyami, Azza OLNG-SCC/12" w:date="2026-04-19T13:50:00Z" w16du:dateUtc="2026-04-19T09:50:00Z">
        <w:r w:rsidR="00157E47">
          <w:rPr>
            <w:rFonts w:ascii="Candara" w:hAnsi="Candara" w:cstheme="minorHAnsi"/>
          </w:rPr>
          <w:t>r</w:t>
        </w:r>
        <w:r w:rsidR="00157E47" w:rsidRPr="00DE0571">
          <w:rPr>
            <w:rFonts w:ascii="Candara" w:hAnsi="Candara" w:cstheme="minorHAnsi"/>
          </w:rPr>
          <w:t>equirements</w:t>
        </w:r>
      </w:ins>
      <w:r w:rsidRPr="00DE0571">
        <w:rPr>
          <w:rFonts w:ascii="Candara" w:hAnsi="Candara" w:cstheme="minorHAnsi"/>
        </w:rPr>
        <w:t>. Random audits shall be performed to ensure the above salaries are being passed on to the relevant staff.</w:t>
      </w:r>
    </w:p>
    <w:p w14:paraId="05FFD8D8" w14:textId="28495448" w:rsidR="00DE0571" w:rsidRPr="00DE0571" w:rsidRDefault="00DE0571" w:rsidP="00DE0571">
      <w:pPr>
        <w:pStyle w:val="BodyText"/>
        <w:numPr>
          <w:ilvl w:val="0"/>
          <w:numId w:val="39"/>
        </w:numPr>
        <w:spacing w:before="120" w:line="276" w:lineRule="auto"/>
        <w:ind w:left="547" w:hanging="547"/>
        <w:jc w:val="both"/>
        <w:rPr>
          <w:rFonts w:ascii="Candara" w:hAnsi="Candara" w:cstheme="minorHAnsi"/>
        </w:rPr>
      </w:pPr>
      <w:r w:rsidRPr="00DE0571">
        <w:rPr>
          <w:rFonts w:ascii="Candara" w:hAnsi="Candara" w:cstheme="minorHAnsi"/>
        </w:rPr>
        <w:t>Expatriate staff shall be reimbursed in full accordance with the Oman</w:t>
      </w:r>
      <w:ins w:id="8" w:author="Al Riyami, Azza OLNG-SCC/12" w:date="2026-04-19T13:51:00Z" w16du:dateUtc="2026-04-19T09:51:00Z">
        <w:r w:rsidR="0016677E">
          <w:rPr>
            <w:rFonts w:ascii="Candara" w:hAnsi="Candara" w:cstheme="minorHAnsi"/>
          </w:rPr>
          <w:t>i</w:t>
        </w:r>
      </w:ins>
      <w:r w:rsidRPr="00DE0571">
        <w:rPr>
          <w:rFonts w:ascii="Candara" w:hAnsi="Candara" w:cstheme="minorHAnsi"/>
        </w:rPr>
        <w:t xml:space="preserve"> Labour Law.</w:t>
      </w:r>
    </w:p>
    <w:p w14:paraId="6C8B6DC8" w14:textId="67F391E6" w:rsidR="00DE0571" w:rsidRPr="00DE0571" w:rsidRDefault="00DE0571" w:rsidP="00DE0571">
      <w:pPr>
        <w:pStyle w:val="BodyText"/>
        <w:numPr>
          <w:ilvl w:val="0"/>
          <w:numId w:val="39"/>
        </w:numPr>
        <w:spacing w:before="120" w:line="276" w:lineRule="auto"/>
        <w:ind w:left="547" w:hanging="547"/>
        <w:jc w:val="both"/>
        <w:rPr>
          <w:rFonts w:ascii="Candara" w:hAnsi="Candara" w:cstheme="minorHAnsi"/>
        </w:rPr>
      </w:pPr>
      <w:r w:rsidRPr="00DE0571">
        <w:rPr>
          <w:rFonts w:ascii="Candara" w:hAnsi="Candara" w:cstheme="minorHAnsi"/>
        </w:rPr>
        <w:t xml:space="preserve">In the event of CONTRACTOR failing to pay either their Omani or Expatriate staff in accordance with these requirements, CONTRACTOR shall be contra-charged at a rate of RO 100.000 for each individual violation per </w:t>
      </w:r>
      <w:del w:id="9" w:author="Al Riyami, Azza OLNG-SCC/12" w:date="2026-04-19T13:51:00Z" w16du:dateUtc="2026-04-19T09:51:00Z">
        <w:r w:rsidRPr="00DE0571" w:rsidDel="0016677E">
          <w:rPr>
            <w:rFonts w:ascii="Candara" w:hAnsi="Candara" w:cstheme="minorHAnsi"/>
          </w:rPr>
          <w:delText>month, and</w:delText>
        </w:r>
      </w:del>
      <w:ins w:id="10" w:author="Al Riyami, Azza OLNG-SCC/12" w:date="2026-04-19T13:51:00Z" w16du:dateUtc="2026-04-19T09:51:00Z">
        <w:r w:rsidR="0016677E" w:rsidRPr="00DE0571">
          <w:rPr>
            <w:rFonts w:ascii="Candara" w:hAnsi="Candara" w:cstheme="minorHAnsi"/>
          </w:rPr>
          <w:t>month and</w:t>
        </w:r>
      </w:ins>
      <w:r w:rsidRPr="00DE0571">
        <w:rPr>
          <w:rFonts w:ascii="Candara" w:hAnsi="Candara" w:cstheme="minorHAnsi"/>
        </w:rPr>
        <w:t xml:space="preserve"> shall be required to make up any salary deficit to the staff member at the next payment opportunity.</w:t>
      </w:r>
    </w:p>
    <w:p w14:paraId="5F0EE71B" w14:textId="75C87A36" w:rsidR="00DE0571" w:rsidRPr="000D0C4D" w:rsidRDefault="00DE0571" w:rsidP="000D0C4D">
      <w:pPr>
        <w:pStyle w:val="BodyText"/>
        <w:numPr>
          <w:ilvl w:val="0"/>
          <w:numId w:val="39"/>
        </w:numPr>
        <w:spacing w:before="120" w:line="276" w:lineRule="auto"/>
        <w:ind w:left="547" w:hanging="547"/>
        <w:jc w:val="both"/>
        <w:rPr>
          <w:rFonts w:ascii="Candara" w:hAnsi="Candara" w:cstheme="minorHAnsi"/>
        </w:rPr>
      </w:pPr>
      <w:r w:rsidRPr="00DE0571">
        <w:rPr>
          <w:rFonts w:ascii="Candara" w:hAnsi="Candara" w:cstheme="minorHAnsi"/>
        </w:rPr>
        <w:t>Should CONTRACTOR fail to rectify any payment shortfall or reimburse any Omani or Expatriate staff identified as being underpaid, COMPANY shall have the right to Terminate CONTRACT on the grounds of CONTRACTOR default.</w:t>
      </w:r>
    </w:p>
    <w:sectPr w:rsidR="00DE0571" w:rsidRPr="000D0C4D" w:rsidSect="0023371E">
      <w:headerReference w:type="default" r:id="rId12"/>
      <w:footerReference w:type="default" r:id="rId13"/>
      <w:headerReference w:type="first" r:id="rId14"/>
      <w:footerReference w:type="first" r:id="rId15"/>
      <w:pgSz w:w="11907" w:h="16840" w:code="9"/>
      <w:pgMar w:top="1530" w:right="1287" w:bottom="1440" w:left="990" w:header="737" w:footer="851"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29991" w14:textId="77777777" w:rsidR="00190BEF" w:rsidRDefault="00190BEF" w:rsidP="005F39FE">
      <w:r>
        <w:separator/>
      </w:r>
    </w:p>
  </w:endnote>
  <w:endnote w:type="continuationSeparator" w:id="0">
    <w:p w14:paraId="084A2EBD" w14:textId="77777777" w:rsidR="00190BEF" w:rsidRDefault="00190BEF" w:rsidP="005F39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9BAD0" w14:textId="33E31859" w:rsidR="007F5133" w:rsidRPr="00BC30B8" w:rsidRDefault="00611DA0">
    <w:pPr>
      <w:pStyle w:val="Footer"/>
      <w:pBdr>
        <w:top w:val="single" w:sz="6" w:space="1" w:color="auto"/>
      </w:pBdr>
      <w:tabs>
        <w:tab w:val="clear" w:pos="4153"/>
        <w:tab w:val="clear" w:pos="8306"/>
        <w:tab w:val="right" w:pos="9072"/>
      </w:tabs>
      <w:rPr>
        <w:rFonts w:ascii="Candara" w:hAnsi="Candara"/>
        <w:sz w:val="18"/>
        <w:szCs w:val="18"/>
      </w:rPr>
    </w:pPr>
    <w:r w:rsidRPr="000533D2">
      <w:rPr>
        <w:rFonts w:ascii="Candara" w:hAnsi="Candara"/>
        <w:noProof/>
        <w:sz w:val="18"/>
        <w:szCs w:val="18"/>
      </w:rPr>
      <w:t xml:space="preserve">Section </w:t>
    </w:r>
    <w:r>
      <w:rPr>
        <w:rFonts w:ascii="Candara" w:hAnsi="Candara"/>
        <w:noProof/>
        <w:sz w:val="18"/>
        <w:szCs w:val="18"/>
      </w:rPr>
      <w:t>M</w:t>
    </w:r>
    <w:r w:rsidRPr="000533D2">
      <w:rPr>
        <w:rFonts w:ascii="Candara" w:hAnsi="Candara"/>
        <w:noProof/>
        <w:sz w:val="18"/>
        <w:szCs w:val="18"/>
      </w:rPr>
      <w:t xml:space="preserve"> - </w:t>
    </w:r>
    <w:r>
      <w:rPr>
        <w:rFonts w:ascii="Candara" w:hAnsi="Candara"/>
        <w:noProof/>
        <w:sz w:val="18"/>
        <w:szCs w:val="18"/>
      </w:rPr>
      <w:t>Minimum Salaries</w:t>
    </w:r>
    <w:r w:rsidR="00AD6669" w:rsidRPr="00867867">
      <w:rPr>
        <w:rFonts w:ascii="Candara" w:hAnsi="Candara"/>
      </w:rPr>
      <w:tab/>
    </w:r>
    <w:r w:rsidR="00AD6669" w:rsidRPr="00BC30B8">
      <w:rPr>
        <w:rFonts w:ascii="Candara" w:hAnsi="Candara"/>
        <w:snapToGrid w:val="0"/>
        <w:sz w:val="18"/>
        <w:szCs w:val="18"/>
      </w:rPr>
      <w:t xml:space="preserve">Page </w:t>
    </w:r>
    <w:r w:rsidR="00AD6669" w:rsidRPr="00BC30B8">
      <w:rPr>
        <w:rFonts w:ascii="Candara" w:hAnsi="Candara"/>
        <w:snapToGrid w:val="0"/>
        <w:sz w:val="18"/>
        <w:szCs w:val="18"/>
      </w:rPr>
      <w:fldChar w:fldCharType="begin"/>
    </w:r>
    <w:r w:rsidR="00AD6669" w:rsidRPr="00BC30B8">
      <w:rPr>
        <w:rFonts w:ascii="Candara" w:hAnsi="Candara"/>
        <w:snapToGrid w:val="0"/>
        <w:sz w:val="18"/>
        <w:szCs w:val="18"/>
      </w:rPr>
      <w:instrText xml:space="preserve"> PAGE </w:instrText>
    </w:r>
    <w:r w:rsidR="00AD6669" w:rsidRPr="00BC30B8">
      <w:rPr>
        <w:rFonts w:ascii="Candara" w:hAnsi="Candara"/>
        <w:snapToGrid w:val="0"/>
        <w:sz w:val="18"/>
        <w:szCs w:val="18"/>
      </w:rPr>
      <w:fldChar w:fldCharType="separate"/>
    </w:r>
    <w:r w:rsidR="00AD6669" w:rsidRPr="00BC30B8">
      <w:rPr>
        <w:rFonts w:ascii="Candara" w:hAnsi="Candara"/>
        <w:noProof/>
        <w:snapToGrid w:val="0"/>
        <w:sz w:val="18"/>
        <w:szCs w:val="18"/>
      </w:rPr>
      <w:t>4</w:t>
    </w:r>
    <w:r w:rsidR="00AD6669" w:rsidRPr="00BC30B8">
      <w:rPr>
        <w:rFonts w:ascii="Candara" w:hAnsi="Candara"/>
        <w:snapToGrid w:val="0"/>
        <w:sz w:val="18"/>
        <w:szCs w:val="18"/>
      </w:rPr>
      <w:fldChar w:fldCharType="end"/>
    </w:r>
    <w:r w:rsidR="00AD6669" w:rsidRPr="00BC30B8">
      <w:rPr>
        <w:rFonts w:ascii="Candara" w:hAnsi="Candara"/>
        <w:snapToGrid w:val="0"/>
        <w:sz w:val="18"/>
        <w:szCs w:val="18"/>
      </w:rPr>
      <w:t xml:space="preserve"> of </w:t>
    </w:r>
    <w:r w:rsidR="00AD6669" w:rsidRPr="00BC30B8">
      <w:rPr>
        <w:rFonts w:ascii="Candara" w:hAnsi="Candara"/>
        <w:snapToGrid w:val="0"/>
        <w:sz w:val="18"/>
        <w:szCs w:val="18"/>
      </w:rPr>
      <w:fldChar w:fldCharType="begin"/>
    </w:r>
    <w:r w:rsidR="00AD6669" w:rsidRPr="00BC30B8">
      <w:rPr>
        <w:rFonts w:ascii="Candara" w:hAnsi="Candara"/>
        <w:snapToGrid w:val="0"/>
        <w:sz w:val="18"/>
        <w:szCs w:val="18"/>
      </w:rPr>
      <w:instrText xml:space="preserve"> NUMPAGES </w:instrText>
    </w:r>
    <w:r w:rsidR="00AD6669" w:rsidRPr="00BC30B8">
      <w:rPr>
        <w:rFonts w:ascii="Candara" w:hAnsi="Candara"/>
        <w:snapToGrid w:val="0"/>
        <w:sz w:val="18"/>
        <w:szCs w:val="18"/>
      </w:rPr>
      <w:fldChar w:fldCharType="separate"/>
    </w:r>
    <w:r w:rsidR="00AD6669" w:rsidRPr="00BC30B8">
      <w:rPr>
        <w:rFonts w:ascii="Candara" w:hAnsi="Candara"/>
        <w:noProof/>
        <w:snapToGrid w:val="0"/>
        <w:sz w:val="18"/>
        <w:szCs w:val="18"/>
      </w:rPr>
      <w:t>4</w:t>
    </w:r>
    <w:r w:rsidR="00AD6669" w:rsidRPr="00BC30B8">
      <w:rPr>
        <w:rFonts w:ascii="Candara" w:hAnsi="Candara"/>
        <w:snapToGrid w:val="0"/>
        <w:sz w:val="18"/>
        <w:szCs w:val="18"/>
      </w:rPr>
      <w:fldChar w:fldCharType="end"/>
    </w:r>
  </w:p>
  <w:p w14:paraId="37E08352" w14:textId="77777777" w:rsidR="007F5133" w:rsidRPr="00867867" w:rsidRDefault="007F5133">
    <w:pPr>
      <w:pStyle w:val="Footer"/>
      <w:rPr>
        <w:rFonts w:ascii="Candara" w:hAnsi="Candar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8E3E5" w14:textId="60F5040B" w:rsidR="007F5133" w:rsidRPr="000533D2" w:rsidRDefault="008E52C3">
    <w:pPr>
      <w:pStyle w:val="Footer"/>
      <w:pBdr>
        <w:top w:val="single" w:sz="6" w:space="1" w:color="auto"/>
      </w:pBdr>
      <w:tabs>
        <w:tab w:val="clear" w:pos="4153"/>
        <w:tab w:val="clear" w:pos="8306"/>
        <w:tab w:val="right" w:pos="9072"/>
      </w:tabs>
      <w:rPr>
        <w:rFonts w:ascii="Candara" w:hAnsi="Candara"/>
        <w:sz w:val="18"/>
        <w:szCs w:val="18"/>
      </w:rPr>
    </w:pPr>
    <w:r w:rsidRPr="000533D2">
      <w:rPr>
        <w:rFonts w:ascii="Candara" w:hAnsi="Candara"/>
        <w:sz w:val="18"/>
        <w:szCs w:val="18"/>
      </w:rPr>
      <w:fldChar w:fldCharType="begin"/>
    </w:r>
    <w:r w:rsidRPr="000533D2">
      <w:rPr>
        <w:rFonts w:ascii="Candara" w:hAnsi="Candara"/>
        <w:sz w:val="18"/>
        <w:szCs w:val="18"/>
      </w:rPr>
      <w:instrText xml:space="preserve"> FILENAME  \* MERGEFORMAT </w:instrText>
    </w:r>
    <w:r w:rsidRPr="000533D2">
      <w:rPr>
        <w:rFonts w:ascii="Candara" w:hAnsi="Candara"/>
        <w:sz w:val="18"/>
        <w:szCs w:val="18"/>
      </w:rPr>
      <w:fldChar w:fldCharType="separate"/>
    </w:r>
    <w:r w:rsidR="00AD6669" w:rsidRPr="000533D2">
      <w:rPr>
        <w:rFonts w:ascii="Candara" w:hAnsi="Candara"/>
        <w:noProof/>
        <w:sz w:val="18"/>
        <w:szCs w:val="18"/>
      </w:rPr>
      <w:t xml:space="preserve">Section </w:t>
    </w:r>
    <w:r w:rsidR="00EB0692">
      <w:rPr>
        <w:rFonts w:ascii="Candara" w:hAnsi="Candara"/>
        <w:noProof/>
        <w:sz w:val="18"/>
        <w:szCs w:val="18"/>
      </w:rPr>
      <w:t>M</w:t>
    </w:r>
    <w:r w:rsidR="00AD6669" w:rsidRPr="000533D2">
      <w:rPr>
        <w:rFonts w:ascii="Candara" w:hAnsi="Candara"/>
        <w:noProof/>
        <w:sz w:val="18"/>
        <w:szCs w:val="18"/>
      </w:rPr>
      <w:t xml:space="preserve"> - </w:t>
    </w:r>
    <w:r w:rsidR="00EB0692">
      <w:rPr>
        <w:rFonts w:ascii="Candara" w:hAnsi="Candara"/>
        <w:noProof/>
        <w:sz w:val="18"/>
        <w:szCs w:val="18"/>
      </w:rPr>
      <w:t xml:space="preserve">Minimum Salaries </w:t>
    </w:r>
    <w:r w:rsidRPr="000533D2">
      <w:rPr>
        <w:rFonts w:ascii="Candara" w:hAnsi="Candara"/>
        <w:noProof/>
        <w:sz w:val="18"/>
        <w:szCs w:val="18"/>
      </w:rPr>
      <w:fldChar w:fldCharType="end"/>
    </w:r>
    <w:proofErr w:type="gramStart"/>
    <w:r w:rsidR="00AD6669" w:rsidRPr="000533D2">
      <w:rPr>
        <w:rFonts w:ascii="Candara" w:hAnsi="Candara"/>
        <w:sz w:val="18"/>
        <w:szCs w:val="18"/>
      </w:rPr>
      <w:tab/>
    </w:r>
    <w:r w:rsidR="000533D2">
      <w:rPr>
        <w:rFonts w:ascii="Candara" w:hAnsi="Candara"/>
        <w:sz w:val="18"/>
        <w:szCs w:val="18"/>
      </w:rPr>
      <w:t xml:space="preserve">  </w:t>
    </w:r>
    <w:r w:rsidR="00AD6669" w:rsidRPr="000533D2">
      <w:rPr>
        <w:rFonts w:ascii="Candara" w:hAnsi="Candara"/>
        <w:snapToGrid w:val="0"/>
        <w:sz w:val="18"/>
        <w:szCs w:val="18"/>
      </w:rPr>
      <w:t>Page</w:t>
    </w:r>
    <w:proofErr w:type="gramEnd"/>
    <w:r w:rsidR="00AD6669" w:rsidRPr="000533D2">
      <w:rPr>
        <w:rFonts w:ascii="Candara" w:hAnsi="Candara"/>
        <w:snapToGrid w:val="0"/>
        <w:sz w:val="18"/>
        <w:szCs w:val="18"/>
      </w:rPr>
      <w:t xml:space="preserve"> </w:t>
    </w:r>
    <w:r w:rsidR="00AD6669" w:rsidRPr="000533D2">
      <w:rPr>
        <w:rFonts w:ascii="Candara" w:hAnsi="Candara"/>
        <w:snapToGrid w:val="0"/>
        <w:sz w:val="18"/>
        <w:szCs w:val="18"/>
      </w:rPr>
      <w:fldChar w:fldCharType="begin"/>
    </w:r>
    <w:r w:rsidR="00AD6669" w:rsidRPr="000533D2">
      <w:rPr>
        <w:rFonts w:ascii="Candara" w:hAnsi="Candara"/>
        <w:snapToGrid w:val="0"/>
        <w:sz w:val="18"/>
        <w:szCs w:val="18"/>
      </w:rPr>
      <w:instrText xml:space="preserve"> PAGE </w:instrText>
    </w:r>
    <w:r w:rsidR="00AD6669" w:rsidRPr="000533D2">
      <w:rPr>
        <w:rFonts w:ascii="Candara" w:hAnsi="Candara"/>
        <w:snapToGrid w:val="0"/>
        <w:sz w:val="18"/>
        <w:szCs w:val="18"/>
      </w:rPr>
      <w:fldChar w:fldCharType="separate"/>
    </w:r>
    <w:r w:rsidR="00AD6669" w:rsidRPr="000533D2">
      <w:rPr>
        <w:rFonts w:ascii="Candara" w:hAnsi="Candara"/>
        <w:noProof/>
        <w:snapToGrid w:val="0"/>
        <w:sz w:val="18"/>
        <w:szCs w:val="18"/>
      </w:rPr>
      <w:t>1</w:t>
    </w:r>
    <w:r w:rsidR="00AD6669" w:rsidRPr="000533D2">
      <w:rPr>
        <w:rFonts w:ascii="Candara" w:hAnsi="Candara"/>
        <w:snapToGrid w:val="0"/>
        <w:sz w:val="18"/>
        <w:szCs w:val="18"/>
      </w:rPr>
      <w:fldChar w:fldCharType="end"/>
    </w:r>
    <w:r w:rsidR="00AD6669" w:rsidRPr="000533D2">
      <w:rPr>
        <w:rFonts w:ascii="Candara" w:hAnsi="Candara"/>
        <w:snapToGrid w:val="0"/>
        <w:sz w:val="18"/>
        <w:szCs w:val="18"/>
      </w:rPr>
      <w:t xml:space="preserve"> of </w:t>
    </w:r>
    <w:r w:rsidR="00AD6669" w:rsidRPr="000533D2">
      <w:rPr>
        <w:rFonts w:ascii="Candara" w:hAnsi="Candara"/>
        <w:snapToGrid w:val="0"/>
        <w:sz w:val="18"/>
        <w:szCs w:val="18"/>
      </w:rPr>
      <w:fldChar w:fldCharType="begin"/>
    </w:r>
    <w:r w:rsidR="00AD6669" w:rsidRPr="000533D2">
      <w:rPr>
        <w:rFonts w:ascii="Candara" w:hAnsi="Candara"/>
        <w:snapToGrid w:val="0"/>
        <w:sz w:val="18"/>
        <w:szCs w:val="18"/>
      </w:rPr>
      <w:instrText xml:space="preserve"> NUMPAGES </w:instrText>
    </w:r>
    <w:r w:rsidR="00AD6669" w:rsidRPr="000533D2">
      <w:rPr>
        <w:rFonts w:ascii="Candara" w:hAnsi="Candara"/>
        <w:snapToGrid w:val="0"/>
        <w:sz w:val="18"/>
        <w:szCs w:val="18"/>
      </w:rPr>
      <w:fldChar w:fldCharType="separate"/>
    </w:r>
    <w:r w:rsidR="00AD6669" w:rsidRPr="000533D2">
      <w:rPr>
        <w:rFonts w:ascii="Candara" w:hAnsi="Candara"/>
        <w:noProof/>
        <w:snapToGrid w:val="0"/>
        <w:sz w:val="18"/>
        <w:szCs w:val="18"/>
      </w:rPr>
      <w:t>4</w:t>
    </w:r>
    <w:r w:rsidR="00AD6669" w:rsidRPr="000533D2">
      <w:rPr>
        <w:rFonts w:ascii="Candara" w:hAnsi="Candara"/>
        <w:snapToGrid w:val="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7DC57" w14:textId="77777777" w:rsidR="00190BEF" w:rsidRDefault="00190BEF" w:rsidP="005F39FE">
      <w:r>
        <w:separator/>
      </w:r>
    </w:p>
  </w:footnote>
  <w:footnote w:type="continuationSeparator" w:id="0">
    <w:p w14:paraId="3EDE4270" w14:textId="77777777" w:rsidR="00190BEF" w:rsidRDefault="00190BEF" w:rsidP="005F39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ndara" w:hAnsi="Candara"/>
        <w:sz w:val="18"/>
        <w:szCs w:val="18"/>
      </w:rPr>
      <w:alias w:val="Subject"/>
      <w:tag w:val=""/>
      <w:id w:val="1395235576"/>
      <w:placeholder>
        <w:docPart w:val="7E2A573B41B846E1974761AA61FCFBDE"/>
      </w:placeholder>
      <w:dataBinding w:prefixMappings="xmlns:ns0='http://purl.org/dc/elements/1.1/' xmlns:ns1='http://schemas.openxmlformats.org/package/2006/metadata/core-properties' " w:xpath="/ns1:coreProperties[1]/ns0:subject[1]" w:storeItemID="{6C3C8BC8-F283-45AE-878A-BAB7291924A1}"/>
      <w:text/>
    </w:sdtPr>
    <w:sdtContent>
      <w:p w14:paraId="434DF7E7" w14:textId="77777777" w:rsidR="003A5FCC" w:rsidRPr="00F063DA" w:rsidRDefault="003A5FCC" w:rsidP="003A5FCC">
        <w:pPr>
          <w:pStyle w:val="Header"/>
          <w:rPr>
            <w:rFonts w:ascii="Candara" w:hAnsi="Candara"/>
            <w:sz w:val="18"/>
            <w:szCs w:val="18"/>
          </w:rPr>
        </w:pPr>
        <w:r w:rsidRPr="00F063DA">
          <w:rPr>
            <w:rFonts w:ascii="Candara" w:hAnsi="Candara"/>
            <w:sz w:val="18"/>
            <w:szCs w:val="18"/>
          </w:rPr>
          <w:t>Contract No.</w:t>
        </w:r>
      </w:p>
    </w:sdtContent>
  </w:sdt>
  <w:sdt>
    <w:sdtPr>
      <w:rPr>
        <w:rFonts w:ascii="Candara" w:hAnsi="Candara"/>
        <w:sz w:val="18"/>
        <w:szCs w:val="18"/>
      </w:rPr>
      <w:alias w:val="Title"/>
      <w:tag w:val=""/>
      <w:id w:val="-1937281962"/>
      <w:placeholder>
        <w:docPart w:val="169B318A804E4499BF2A996BD78F597E"/>
      </w:placeholder>
      <w:dataBinding w:prefixMappings="xmlns:ns0='http://purl.org/dc/elements/1.1/' xmlns:ns1='http://schemas.openxmlformats.org/package/2006/metadata/core-properties' " w:xpath="/ns1:coreProperties[1]/ns0:title[1]" w:storeItemID="{6C3C8BC8-F283-45AE-878A-BAB7291924A1}"/>
      <w:text/>
    </w:sdtPr>
    <w:sdtContent>
      <w:p w14:paraId="5E3A853F" w14:textId="195C611E" w:rsidR="007F5133" w:rsidRPr="00F063DA" w:rsidRDefault="003A5FCC" w:rsidP="003A5FCC">
        <w:pPr>
          <w:pStyle w:val="Header"/>
          <w:rPr>
            <w:rFonts w:ascii="Candara" w:hAnsi="Candara"/>
            <w:sz w:val="18"/>
            <w:szCs w:val="18"/>
          </w:rPr>
        </w:pPr>
        <w:r w:rsidRPr="00F063DA">
          <w:rPr>
            <w:rFonts w:ascii="Candara" w:hAnsi="Candara"/>
            <w:sz w:val="18"/>
            <w:szCs w:val="18"/>
          </w:rPr>
          <w:t>Contract Title</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ndara" w:hAnsi="Candara"/>
        <w:sz w:val="18"/>
        <w:szCs w:val="18"/>
      </w:rPr>
      <w:alias w:val="Subject"/>
      <w:tag w:val=""/>
      <w:id w:val="1660120633"/>
      <w:placeholder>
        <w:docPart w:val="0C36053E5D774BEAB3D7AE79F27C28DB"/>
      </w:placeholder>
      <w:dataBinding w:prefixMappings="xmlns:ns0='http://purl.org/dc/elements/1.1/' xmlns:ns1='http://schemas.openxmlformats.org/package/2006/metadata/core-properties' " w:xpath="/ns1:coreProperties[1]/ns0:subject[1]" w:storeItemID="{6C3C8BC8-F283-45AE-878A-BAB7291924A1}"/>
      <w:text/>
    </w:sdtPr>
    <w:sdtContent>
      <w:p w14:paraId="0C149D0D" w14:textId="7D323B19" w:rsidR="007F5133" w:rsidRPr="00F063DA" w:rsidRDefault="005F39FE">
        <w:pPr>
          <w:pStyle w:val="Header"/>
          <w:rPr>
            <w:rFonts w:ascii="Candara" w:hAnsi="Candara"/>
            <w:sz w:val="18"/>
            <w:szCs w:val="18"/>
          </w:rPr>
        </w:pPr>
        <w:r w:rsidRPr="00F063DA">
          <w:rPr>
            <w:rFonts w:ascii="Candara" w:hAnsi="Candara"/>
            <w:sz w:val="18"/>
            <w:szCs w:val="18"/>
          </w:rPr>
          <w:t>Contract No.</w:t>
        </w:r>
      </w:p>
    </w:sdtContent>
  </w:sdt>
  <w:sdt>
    <w:sdtPr>
      <w:rPr>
        <w:rFonts w:ascii="Candara" w:hAnsi="Candara"/>
        <w:sz w:val="18"/>
        <w:szCs w:val="18"/>
      </w:rPr>
      <w:alias w:val="Title"/>
      <w:tag w:val=""/>
      <w:id w:val="358945325"/>
      <w:placeholder>
        <w:docPart w:val="E1056E6022B543C6BE0641F31A112F3B"/>
      </w:placeholder>
      <w:dataBinding w:prefixMappings="xmlns:ns0='http://purl.org/dc/elements/1.1/' xmlns:ns1='http://schemas.openxmlformats.org/package/2006/metadata/core-properties' " w:xpath="/ns1:coreProperties[1]/ns0:title[1]" w:storeItemID="{6C3C8BC8-F283-45AE-878A-BAB7291924A1}"/>
      <w:text/>
    </w:sdtPr>
    <w:sdtContent>
      <w:p w14:paraId="2E116740" w14:textId="44032841" w:rsidR="005F39FE" w:rsidRPr="00F063DA" w:rsidRDefault="005F39FE">
        <w:pPr>
          <w:pStyle w:val="Header"/>
          <w:rPr>
            <w:rFonts w:ascii="Candara" w:hAnsi="Candara"/>
            <w:sz w:val="18"/>
            <w:szCs w:val="18"/>
          </w:rPr>
        </w:pPr>
        <w:r w:rsidRPr="00F063DA">
          <w:rPr>
            <w:rFonts w:ascii="Candara" w:hAnsi="Candara"/>
            <w:sz w:val="18"/>
            <w:szCs w:val="18"/>
          </w:rPr>
          <w:t>Contract Title</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7617"/>
    <w:multiLevelType w:val="hybridMultilevel"/>
    <w:tmpl w:val="928CB102"/>
    <w:lvl w:ilvl="0" w:tplc="04090017">
      <w:start w:val="1"/>
      <w:numFmt w:val="lowerLetter"/>
      <w:lvlText w:val="%1)"/>
      <w:lvlJc w:val="left"/>
      <w:pPr>
        <w:ind w:left="1571" w:hanging="360"/>
      </w:pPr>
      <w:rPr>
        <w:rFonts w:hint="default"/>
      </w:rPr>
    </w:lvl>
    <w:lvl w:ilvl="1" w:tplc="04090003" w:tentative="1">
      <w:start w:val="1"/>
      <w:numFmt w:val="bullet"/>
      <w:lvlText w:val="o"/>
      <w:lvlJc w:val="left"/>
      <w:pPr>
        <w:ind w:left="2291" w:hanging="360"/>
      </w:pPr>
      <w:rPr>
        <w:rFonts w:ascii="Courier New" w:hAnsi="Courier New" w:cs="Courier New" w:hint="default"/>
      </w:rPr>
    </w:lvl>
    <w:lvl w:ilvl="2" w:tplc="04090005">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 w15:restartNumberingAfterBreak="0">
    <w:nsid w:val="02064FF8"/>
    <w:multiLevelType w:val="singleLevel"/>
    <w:tmpl w:val="8B3C086A"/>
    <w:lvl w:ilvl="0">
      <w:start w:val="1"/>
      <w:numFmt w:val="bullet"/>
      <w:lvlText w:val=""/>
      <w:lvlJc w:val="left"/>
      <w:pPr>
        <w:tabs>
          <w:tab w:val="num" w:pos="1728"/>
        </w:tabs>
        <w:ind w:left="1728" w:hanging="576"/>
      </w:pPr>
      <w:rPr>
        <w:rFonts w:ascii="Wingdings" w:hAnsi="Wingdings" w:hint="default"/>
      </w:rPr>
    </w:lvl>
  </w:abstractNum>
  <w:abstractNum w:abstractNumId="2" w15:restartNumberingAfterBreak="0">
    <w:nsid w:val="082113C4"/>
    <w:multiLevelType w:val="singleLevel"/>
    <w:tmpl w:val="4C1410BA"/>
    <w:lvl w:ilvl="0">
      <w:start w:val="1"/>
      <w:numFmt w:val="decimal"/>
      <w:lvlText w:val="3.%1 "/>
      <w:legacy w:legacy="1" w:legacySpace="0" w:legacyIndent="567"/>
      <w:lvlJc w:val="left"/>
      <w:pPr>
        <w:ind w:left="1134" w:hanging="567"/>
      </w:pPr>
      <w:rPr>
        <w:rFonts w:ascii="Times New Roman" w:hAnsi="Times New Roman" w:hint="default"/>
        <w:b w:val="0"/>
        <w:i w:val="0"/>
        <w:sz w:val="22"/>
        <w:szCs w:val="22"/>
        <w:u w:val="none"/>
      </w:rPr>
    </w:lvl>
  </w:abstractNum>
  <w:abstractNum w:abstractNumId="3" w15:restartNumberingAfterBreak="0">
    <w:nsid w:val="08AB3520"/>
    <w:multiLevelType w:val="multilevel"/>
    <w:tmpl w:val="1004A7A2"/>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b w:val="0"/>
        <w:bCs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A6E4408"/>
    <w:multiLevelType w:val="hybridMultilevel"/>
    <w:tmpl w:val="488C9612"/>
    <w:lvl w:ilvl="0" w:tplc="BA5E3DA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0B14BA"/>
    <w:multiLevelType w:val="multilevel"/>
    <w:tmpl w:val="2188D4B2"/>
    <w:lvl w:ilvl="0">
      <w:start w:val="1"/>
      <w:numFmt w:val="decimal"/>
      <w:lvlText w:val="%1."/>
      <w:legacy w:legacy="1" w:legacySpace="0" w:legacyIndent="567"/>
      <w:lvlJc w:val="left"/>
      <w:pPr>
        <w:ind w:left="1134" w:hanging="567"/>
      </w:pPr>
      <w:rPr>
        <w:rFonts w:ascii="Candara" w:eastAsia="Times New Roman" w:hAnsi="Candara" w:cs="Times New Roman"/>
        <w:b/>
        <w:bCs/>
        <w:i w:val="0"/>
        <w:sz w:val="22"/>
        <w:szCs w:val="20"/>
        <w:u w:val="none"/>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6" w15:restartNumberingAfterBreak="0">
    <w:nsid w:val="10E4413D"/>
    <w:multiLevelType w:val="multilevel"/>
    <w:tmpl w:val="0F0ECC90"/>
    <w:lvl w:ilvl="0">
      <w:start w:val="1"/>
      <w:numFmt w:val="upperLetter"/>
      <w:lvlText w:val="%1"/>
      <w:lvlJc w:val="left"/>
      <w:pPr>
        <w:ind w:left="1080" w:hanging="720"/>
      </w:pPr>
      <w:rPr>
        <w:rFonts w:hint="default"/>
      </w:rPr>
    </w:lvl>
    <w:lvl w:ilvl="1">
      <w:start w:val="1"/>
      <w:numFmt w:val="none"/>
      <w:isLgl/>
      <w:lvlText w:val="A1"/>
      <w:lvlJc w:val="left"/>
      <w:pPr>
        <w:ind w:left="930" w:hanging="57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113E3197"/>
    <w:multiLevelType w:val="hybridMultilevel"/>
    <w:tmpl w:val="928CB102"/>
    <w:lvl w:ilvl="0" w:tplc="04090017">
      <w:start w:val="1"/>
      <w:numFmt w:val="lowerLetter"/>
      <w:lvlText w:val="%1)"/>
      <w:lvlJc w:val="left"/>
      <w:pPr>
        <w:ind w:left="1571" w:hanging="360"/>
      </w:pPr>
      <w:rPr>
        <w:rFonts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8" w15:restartNumberingAfterBreak="0">
    <w:nsid w:val="13E55CFA"/>
    <w:multiLevelType w:val="multilevel"/>
    <w:tmpl w:val="B8C03C0C"/>
    <w:lvl w:ilvl="0">
      <w:start w:val="2"/>
      <w:numFmt w:val="decimal"/>
      <w:lvlText w:val="%1."/>
      <w:lvlJc w:val="left"/>
      <w:pPr>
        <w:ind w:left="1080" w:hanging="720"/>
      </w:pPr>
      <w:rPr>
        <w:rFonts w:hint="default"/>
      </w:r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14CD41D1"/>
    <w:multiLevelType w:val="multilevel"/>
    <w:tmpl w:val="ED6041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4E13604"/>
    <w:multiLevelType w:val="multilevel"/>
    <w:tmpl w:val="74C65444"/>
    <w:lvl w:ilvl="0">
      <w:start w:val="1"/>
      <w:numFmt w:val="decimal"/>
      <w:lvlText w:val="%1."/>
      <w:lvlJc w:val="left"/>
      <w:pPr>
        <w:ind w:left="1080" w:hanging="720"/>
      </w:pPr>
      <w:rPr>
        <w:rFonts w:hint="default"/>
      </w:rPr>
    </w:lvl>
    <w:lvl w:ilvl="1">
      <w:start w:val="1"/>
      <w:numFmt w:val="decimal"/>
      <w:isLgl/>
      <w:lvlText w:val="%1.%2"/>
      <w:lvlJc w:val="left"/>
      <w:pPr>
        <w:ind w:left="930" w:hanging="57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1C1170F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0C13B59"/>
    <w:multiLevelType w:val="hybridMultilevel"/>
    <w:tmpl w:val="F52AD6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094F47"/>
    <w:multiLevelType w:val="hybridMultilevel"/>
    <w:tmpl w:val="F56CDA76"/>
    <w:lvl w:ilvl="0" w:tplc="E4F8A0C4">
      <w:start w:val="2"/>
      <w:numFmt w:val="bullet"/>
      <w:lvlText w:val="-"/>
      <w:lvlJc w:val="left"/>
      <w:pPr>
        <w:ind w:left="720" w:hanging="360"/>
      </w:pPr>
      <w:rPr>
        <w:rFonts w:ascii="Candara" w:eastAsia="Times New Roman" w:hAnsi="Candar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267FAF"/>
    <w:multiLevelType w:val="hybridMultilevel"/>
    <w:tmpl w:val="455EA9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9BE244E"/>
    <w:multiLevelType w:val="hybridMultilevel"/>
    <w:tmpl w:val="1D269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A0249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69943B9"/>
    <w:multiLevelType w:val="hybridMultilevel"/>
    <w:tmpl w:val="C63A57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C07995"/>
    <w:multiLevelType w:val="multilevel"/>
    <w:tmpl w:val="44CCB0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FCF2D91"/>
    <w:multiLevelType w:val="multilevel"/>
    <w:tmpl w:val="74C65444"/>
    <w:lvl w:ilvl="0">
      <w:start w:val="1"/>
      <w:numFmt w:val="decimal"/>
      <w:lvlText w:val="%1."/>
      <w:lvlJc w:val="left"/>
      <w:pPr>
        <w:ind w:left="1080" w:hanging="720"/>
      </w:pPr>
      <w:rPr>
        <w:rFonts w:hint="default"/>
      </w:rPr>
    </w:lvl>
    <w:lvl w:ilvl="1">
      <w:start w:val="1"/>
      <w:numFmt w:val="decimal"/>
      <w:isLgl/>
      <w:lvlText w:val="%1.%2"/>
      <w:lvlJc w:val="left"/>
      <w:pPr>
        <w:ind w:left="930" w:hanging="57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0" w15:restartNumberingAfterBreak="0">
    <w:nsid w:val="431541EC"/>
    <w:multiLevelType w:val="hybridMultilevel"/>
    <w:tmpl w:val="455EA9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4146D0D"/>
    <w:multiLevelType w:val="multilevel"/>
    <w:tmpl w:val="C862CE66"/>
    <w:lvl w:ilvl="0">
      <w:start w:val="4"/>
      <w:numFmt w:val="decimal"/>
      <w:lvlText w:val="%1"/>
      <w:lvlJc w:val="left"/>
      <w:pPr>
        <w:ind w:left="440" w:hanging="440"/>
      </w:pPr>
      <w:rPr>
        <w:rFonts w:hint="default"/>
      </w:rPr>
    </w:lvl>
    <w:lvl w:ilvl="1">
      <w:start w:val="7"/>
      <w:numFmt w:val="decimal"/>
      <w:lvlText w:val="%1.%2"/>
      <w:lvlJc w:val="left"/>
      <w:pPr>
        <w:ind w:left="800" w:hanging="44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4E961E89"/>
    <w:multiLevelType w:val="multilevel"/>
    <w:tmpl w:val="7A34ADF0"/>
    <w:lvl w:ilvl="0">
      <w:start w:val="1"/>
      <w:numFmt w:val="decimal"/>
      <w:lvlText w:val="%1."/>
      <w:lvlJc w:val="left"/>
      <w:pPr>
        <w:ind w:left="1080" w:hanging="720"/>
      </w:pPr>
      <w:rPr>
        <w:rFonts w:hint="default"/>
      </w:rPr>
    </w:lvl>
    <w:lvl w:ilvl="1">
      <w:start w:val="3"/>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4EAA05DF"/>
    <w:multiLevelType w:val="multilevel"/>
    <w:tmpl w:val="74C65444"/>
    <w:lvl w:ilvl="0">
      <w:start w:val="1"/>
      <w:numFmt w:val="decimal"/>
      <w:lvlText w:val="%1."/>
      <w:lvlJc w:val="left"/>
      <w:pPr>
        <w:ind w:left="1080" w:hanging="720"/>
      </w:pPr>
      <w:rPr>
        <w:rFonts w:hint="default"/>
      </w:rPr>
    </w:lvl>
    <w:lvl w:ilvl="1">
      <w:start w:val="1"/>
      <w:numFmt w:val="decimal"/>
      <w:isLgl/>
      <w:lvlText w:val="%1.%2"/>
      <w:lvlJc w:val="left"/>
      <w:pPr>
        <w:ind w:left="930" w:hanging="57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4" w15:restartNumberingAfterBreak="0">
    <w:nsid w:val="4EDA3E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06D225D"/>
    <w:multiLevelType w:val="singleLevel"/>
    <w:tmpl w:val="04090017"/>
    <w:lvl w:ilvl="0">
      <w:start w:val="1"/>
      <w:numFmt w:val="lowerLetter"/>
      <w:lvlText w:val="%1)"/>
      <w:lvlJc w:val="left"/>
      <w:pPr>
        <w:ind w:left="360" w:hanging="360"/>
      </w:pPr>
      <w:rPr>
        <w:rFonts w:hint="default"/>
      </w:rPr>
    </w:lvl>
  </w:abstractNum>
  <w:abstractNum w:abstractNumId="26" w15:restartNumberingAfterBreak="0">
    <w:nsid w:val="50FD5345"/>
    <w:multiLevelType w:val="multilevel"/>
    <w:tmpl w:val="AB4AC0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3012401"/>
    <w:multiLevelType w:val="hybridMultilevel"/>
    <w:tmpl w:val="BF8288D2"/>
    <w:lvl w:ilvl="0" w:tplc="1A023A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3117C44"/>
    <w:multiLevelType w:val="hybridMultilevel"/>
    <w:tmpl w:val="455EA9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3A40988"/>
    <w:multiLevelType w:val="multilevel"/>
    <w:tmpl w:val="08DE7B9A"/>
    <w:lvl w:ilvl="0">
      <w:start w:val="1"/>
      <w:numFmt w:val="decimal"/>
      <w:lvlText w:val="1.%1 "/>
      <w:lvlJc w:val="left"/>
      <w:pPr>
        <w:ind w:left="360" w:hanging="360"/>
      </w:pPr>
      <w:rPr>
        <w:rFonts w:ascii="Candara" w:hAnsi="Candara" w:hint="default"/>
        <w:b w:val="0"/>
        <w:i w:val="0"/>
        <w:sz w:val="22"/>
        <w:szCs w:val="18"/>
        <w:u w:val="none"/>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53BA5D3A"/>
    <w:multiLevelType w:val="hybridMultilevel"/>
    <w:tmpl w:val="64581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7D55A4C"/>
    <w:multiLevelType w:val="hybridMultilevel"/>
    <w:tmpl w:val="9DCE8488"/>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2" w15:restartNumberingAfterBreak="0">
    <w:nsid w:val="587126C0"/>
    <w:multiLevelType w:val="hybridMultilevel"/>
    <w:tmpl w:val="AA66ABF0"/>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3" w15:restartNumberingAfterBreak="0">
    <w:nsid w:val="5A301E6B"/>
    <w:multiLevelType w:val="hybridMultilevel"/>
    <w:tmpl w:val="4B403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7D615F"/>
    <w:multiLevelType w:val="multilevel"/>
    <w:tmpl w:val="A29CC03E"/>
    <w:lvl w:ilvl="0">
      <w:start w:val="5"/>
      <w:numFmt w:val="decimal"/>
      <w:lvlText w:val="%1"/>
      <w:lvlJc w:val="left"/>
      <w:pPr>
        <w:ind w:left="360" w:hanging="360"/>
      </w:pPr>
      <w:rPr>
        <w:rFonts w:hint="default"/>
      </w:rPr>
    </w:lvl>
    <w:lvl w:ilvl="1">
      <w:start w:val="3"/>
      <w:numFmt w:val="decimal"/>
      <w:lvlText w:val="%1.%2"/>
      <w:lvlJc w:val="left"/>
      <w:pPr>
        <w:ind w:left="1077" w:hanging="360"/>
      </w:pPr>
      <w:rPr>
        <w:rFonts w:hint="default"/>
      </w:rPr>
    </w:lvl>
    <w:lvl w:ilvl="2">
      <w:start w:val="1"/>
      <w:numFmt w:val="decimal"/>
      <w:lvlText w:val="%1.%2.%3"/>
      <w:lvlJc w:val="left"/>
      <w:pPr>
        <w:ind w:left="2154" w:hanging="720"/>
      </w:pPr>
      <w:rPr>
        <w:rFonts w:hint="default"/>
      </w:rPr>
    </w:lvl>
    <w:lvl w:ilvl="3">
      <w:start w:val="1"/>
      <w:numFmt w:val="decimal"/>
      <w:lvlText w:val="%1.%2.%3.%4"/>
      <w:lvlJc w:val="left"/>
      <w:pPr>
        <w:ind w:left="2871" w:hanging="720"/>
      </w:pPr>
      <w:rPr>
        <w:rFonts w:hint="default"/>
      </w:rPr>
    </w:lvl>
    <w:lvl w:ilvl="4">
      <w:start w:val="1"/>
      <w:numFmt w:val="decimal"/>
      <w:lvlText w:val="%1.%2.%3.%4.%5"/>
      <w:lvlJc w:val="left"/>
      <w:pPr>
        <w:ind w:left="3948" w:hanging="1080"/>
      </w:pPr>
      <w:rPr>
        <w:rFonts w:hint="default"/>
      </w:rPr>
    </w:lvl>
    <w:lvl w:ilvl="5">
      <w:start w:val="1"/>
      <w:numFmt w:val="decimal"/>
      <w:lvlText w:val="%1.%2.%3.%4.%5.%6"/>
      <w:lvlJc w:val="left"/>
      <w:pPr>
        <w:ind w:left="4665" w:hanging="1080"/>
      </w:pPr>
      <w:rPr>
        <w:rFonts w:hint="default"/>
      </w:rPr>
    </w:lvl>
    <w:lvl w:ilvl="6">
      <w:start w:val="1"/>
      <w:numFmt w:val="decimal"/>
      <w:lvlText w:val="%1.%2.%3.%4.%5.%6.%7"/>
      <w:lvlJc w:val="left"/>
      <w:pPr>
        <w:ind w:left="5742" w:hanging="1440"/>
      </w:pPr>
      <w:rPr>
        <w:rFonts w:hint="default"/>
      </w:rPr>
    </w:lvl>
    <w:lvl w:ilvl="7">
      <w:start w:val="1"/>
      <w:numFmt w:val="decimal"/>
      <w:lvlText w:val="%1.%2.%3.%4.%5.%6.%7.%8"/>
      <w:lvlJc w:val="left"/>
      <w:pPr>
        <w:ind w:left="6459" w:hanging="1440"/>
      </w:pPr>
      <w:rPr>
        <w:rFonts w:hint="default"/>
      </w:rPr>
    </w:lvl>
    <w:lvl w:ilvl="8">
      <w:start w:val="1"/>
      <w:numFmt w:val="decimal"/>
      <w:lvlText w:val="%1.%2.%3.%4.%5.%6.%7.%8.%9"/>
      <w:lvlJc w:val="left"/>
      <w:pPr>
        <w:ind w:left="7176" w:hanging="1440"/>
      </w:pPr>
      <w:rPr>
        <w:rFonts w:hint="default"/>
      </w:rPr>
    </w:lvl>
  </w:abstractNum>
  <w:abstractNum w:abstractNumId="35" w15:restartNumberingAfterBreak="0">
    <w:nsid w:val="63F877F0"/>
    <w:multiLevelType w:val="multilevel"/>
    <w:tmpl w:val="0F0ECC90"/>
    <w:lvl w:ilvl="0">
      <w:start w:val="1"/>
      <w:numFmt w:val="upperLetter"/>
      <w:lvlText w:val="%1"/>
      <w:lvlJc w:val="left"/>
      <w:pPr>
        <w:ind w:left="1080" w:hanging="720"/>
      </w:pPr>
      <w:rPr>
        <w:rFonts w:hint="default"/>
      </w:rPr>
    </w:lvl>
    <w:lvl w:ilvl="1">
      <w:start w:val="1"/>
      <w:numFmt w:val="none"/>
      <w:isLgl/>
      <w:lvlText w:val="A1"/>
      <w:lvlJc w:val="left"/>
      <w:pPr>
        <w:ind w:left="930" w:hanging="57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6" w15:restartNumberingAfterBreak="0">
    <w:nsid w:val="6B8D45C0"/>
    <w:multiLevelType w:val="singleLevel"/>
    <w:tmpl w:val="49221EBC"/>
    <w:lvl w:ilvl="0">
      <w:start w:val="1"/>
      <w:numFmt w:val="decimal"/>
      <w:lvlText w:val="4.%1"/>
      <w:legacy w:legacy="1" w:legacySpace="0" w:legacyIndent="567"/>
      <w:lvlJc w:val="left"/>
      <w:pPr>
        <w:ind w:left="1134" w:hanging="567"/>
      </w:pPr>
    </w:lvl>
  </w:abstractNum>
  <w:abstractNum w:abstractNumId="37" w15:restartNumberingAfterBreak="0">
    <w:nsid w:val="6BD93D23"/>
    <w:multiLevelType w:val="hybridMultilevel"/>
    <w:tmpl w:val="455EA9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4C5EFB"/>
    <w:multiLevelType w:val="hybridMultilevel"/>
    <w:tmpl w:val="C95C86A2"/>
    <w:lvl w:ilvl="0" w:tplc="55F8A5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855FA8"/>
    <w:multiLevelType w:val="multilevel"/>
    <w:tmpl w:val="06DA2BD8"/>
    <w:lvl w:ilvl="0">
      <w:start w:val="2"/>
      <w:numFmt w:val="decimal"/>
      <w:lvlText w:val="%1"/>
      <w:lvlJc w:val="left"/>
      <w:pPr>
        <w:ind w:left="360" w:hanging="360"/>
      </w:pPr>
      <w:rPr>
        <w:rFonts w:hint="default"/>
        <w:b w:val="0"/>
        <w:u w:val="none"/>
      </w:rPr>
    </w:lvl>
    <w:lvl w:ilvl="1">
      <w:start w:val="1"/>
      <w:numFmt w:val="decimal"/>
      <w:lvlText w:val="%1.%2"/>
      <w:lvlJc w:val="left"/>
      <w:pPr>
        <w:ind w:left="900" w:hanging="360"/>
      </w:pPr>
      <w:rPr>
        <w:rFonts w:hint="default"/>
        <w:b w:val="0"/>
        <w:u w:val="none"/>
      </w:rPr>
    </w:lvl>
    <w:lvl w:ilvl="2">
      <w:start w:val="1"/>
      <w:numFmt w:val="decimal"/>
      <w:lvlText w:val="%1.%2.%3"/>
      <w:lvlJc w:val="left"/>
      <w:pPr>
        <w:ind w:left="1800" w:hanging="720"/>
      </w:pPr>
      <w:rPr>
        <w:rFonts w:hint="default"/>
        <w:b w:val="0"/>
        <w:u w:val="none"/>
      </w:rPr>
    </w:lvl>
    <w:lvl w:ilvl="3">
      <w:start w:val="1"/>
      <w:numFmt w:val="decimal"/>
      <w:lvlText w:val="%1.%2.%3.%4"/>
      <w:lvlJc w:val="left"/>
      <w:pPr>
        <w:ind w:left="2340" w:hanging="720"/>
      </w:pPr>
      <w:rPr>
        <w:rFonts w:hint="default"/>
        <w:b w:val="0"/>
        <w:u w:val="none"/>
      </w:rPr>
    </w:lvl>
    <w:lvl w:ilvl="4">
      <w:start w:val="1"/>
      <w:numFmt w:val="decimal"/>
      <w:lvlText w:val="%1.%2.%3.%4.%5"/>
      <w:lvlJc w:val="left"/>
      <w:pPr>
        <w:ind w:left="3240" w:hanging="1080"/>
      </w:pPr>
      <w:rPr>
        <w:rFonts w:hint="default"/>
        <w:b w:val="0"/>
        <w:u w:val="none"/>
      </w:rPr>
    </w:lvl>
    <w:lvl w:ilvl="5">
      <w:start w:val="1"/>
      <w:numFmt w:val="decimal"/>
      <w:lvlText w:val="%1.%2.%3.%4.%5.%6"/>
      <w:lvlJc w:val="left"/>
      <w:pPr>
        <w:ind w:left="3780" w:hanging="1080"/>
      </w:pPr>
      <w:rPr>
        <w:rFonts w:hint="default"/>
        <w:b w:val="0"/>
        <w:u w:val="none"/>
      </w:rPr>
    </w:lvl>
    <w:lvl w:ilvl="6">
      <w:start w:val="1"/>
      <w:numFmt w:val="decimal"/>
      <w:lvlText w:val="%1.%2.%3.%4.%5.%6.%7"/>
      <w:lvlJc w:val="left"/>
      <w:pPr>
        <w:ind w:left="4680" w:hanging="1440"/>
      </w:pPr>
      <w:rPr>
        <w:rFonts w:hint="default"/>
        <w:b w:val="0"/>
        <w:u w:val="none"/>
      </w:rPr>
    </w:lvl>
    <w:lvl w:ilvl="7">
      <w:start w:val="1"/>
      <w:numFmt w:val="decimal"/>
      <w:lvlText w:val="%1.%2.%3.%4.%5.%6.%7.%8"/>
      <w:lvlJc w:val="left"/>
      <w:pPr>
        <w:ind w:left="5220" w:hanging="1440"/>
      </w:pPr>
      <w:rPr>
        <w:rFonts w:hint="default"/>
        <w:b w:val="0"/>
        <w:u w:val="none"/>
      </w:rPr>
    </w:lvl>
    <w:lvl w:ilvl="8">
      <w:start w:val="1"/>
      <w:numFmt w:val="decimal"/>
      <w:lvlText w:val="%1.%2.%3.%4.%5.%6.%7.%8.%9"/>
      <w:lvlJc w:val="left"/>
      <w:pPr>
        <w:ind w:left="6120" w:hanging="1800"/>
      </w:pPr>
      <w:rPr>
        <w:rFonts w:hint="default"/>
        <w:b w:val="0"/>
        <w:u w:val="none"/>
      </w:rPr>
    </w:lvl>
  </w:abstractNum>
  <w:abstractNum w:abstractNumId="40" w15:restartNumberingAfterBreak="0">
    <w:nsid w:val="738A446C"/>
    <w:multiLevelType w:val="multilevel"/>
    <w:tmpl w:val="BADADA16"/>
    <w:lvl w:ilvl="0">
      <w:start w:val="1"/>
      <w:numFmt w:val="decimal"/>
      <w:lvlText w:val="%1."/>
      <w:lvlJc w:val="left"/>
      <w:pPr>
        <w:ind w:left="1080" w:hanging="720"/>
      </w:pPr>
      <w:rPr>
        <w:rFonts w:hint="default"/>
        <w:b/>
        <w:bCs/>
        <w:sz w:val="20"/>
        <w:szCs w:val="20"/>
      </w:rPr>
    </w:lvl>
    <w:lvl w:ilvl="1">
      <w:start w:val="1"/>
      <w:numFmt w:val="decimal"/>
      <w:isLgl/>
      <w:lvlText w:val="%1.%2"/>
      <w:lvlJc w:val="left"/>
      <w:pPr>
        <w:ind w:left="930" w:hanging="57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636030804">
    <w:abstractNumId w:val="5"/>
  </w:num>
  <w:num w:numId="2" w16cid:durableId="1525096632">
    <w:abstractNumId w:val="2"/>
  </w:num>
  <w:num w:numId="3" w16cid:durableId="1792551681">
    <w:abstractNumId w:val="36"/>
  </w:num>
  <w:num w:numId="4" w16cid:durableId="1374580028">
    <w:abstractNumId w:val="1"/>
  </w:num>
  <w:num w:numId="5" w16cid:durableId="2079209352">
    <w:abstractNumId w:val="34"/>
  </w:num>
  <w:num w:numId="6" w16cid:durableId="1660233169">
    <w:abstractNumId w:val="31"/>
  </w:num>
  <w:num w:numId="7" w16cid:durableId="706562839">
    <w:abstractNumId w:val="12"/>
  </w:num>
  <w:num w:numId="8" w16cid:durableId="1236009934">
    <w:abstractNumId w:val="33"/>
  </w:num>
  <w:num w:numId="9" w16cid:durableId="1505314143">
    <w:abstractNumId w:val="15"/>
  </w:num>
  <w:num w:numId="10" w16cid:durableId="1130051691">
    <w:abstractNumId w:val="22"/>
  </w:num>
  <w:num w:numId="11" w16cid:durableId="539512340">
    <w:abstractNumId w:val="8"/>
  </w:num>
  <w:num w:numId="12" w16cid:durableId="183520035">
    <w:abstractNumId w:val="4"/>
  </w:num>
  <w:num w:numId="13" w16cid:durableId="530844666">
    <w:abstractNumId w:val="24"/>
  </w:num>
  <w:num w:numId="14" w16cid:durableId="442382199">
    <w:abstractNumId w:val="23"/>
  </w:num>
  <w:num w:numId="15" w16cid:durableId="2096780057">
    <w:abstractNumId w:val="40"/>
  </w:num>
  <w:num w:numId="16" w16cid:durableId="1295212916">
    <w:abstractNumId w:val="0"/>
  </w:num>
  <w:num w:numId="17" w16cid:durableId="527453828">
    <w:abstractNumId w:val="32"/>
  </w:num>
  <w:num w:numId="18" w16cid:durableId="1813207877">
    <w:abstractNumId w:val="18"/>
  </w:num>
  <w:num w:numId="19" w16cid:durableId="554706328">
    <w:abstractNumId w:val="9"/>
  </w:num>
  <w:num w:numId="20" w16cid:durableId="1355375268">
    <w:abstractNumId w:val="7"/>
  </w:num>
  <w:num w:numId="21" w16cid:durableId="1697651753">
    <w:abstractNumId w:val="26"/>
  </w:num>
  <w:num w:numId="22" w16cid:durableId="928584671">
    <w:abstractNumId w:val="21"/>
  </w:num>
  <w:num w:numId="23" w16cid:durableId="2114014838">
    <w:abstractNumId w:val="27"/>
  </w:num>
  <w:num w:numId="24" w16cid:durableId="1374764653">
    <w:abstractNumId w:val="38"/>
  </w:num>
  <w:num w:numId="25" w16cid:durableId="1457679083">
    <w:abstractNumId w:val="25"/>
  </w:num>
  <w:num w:numId="26" w16cid:durableId="695470027">
    <w:abstractNumId w:val="30"/>
  </w:num>
  <w:num w:numId="27" w16cid:durableId="1621717322">
    <w:abstractNumId w:val="13"/>
  </w:num>
  <w:num w:numId="28" w16cid:durableId="1428311151">
    <w:abstractNumId w:val="11"/>
  </w:num>
  <w:num w:numId="29" w16cid:durableId="2038966088">
    <w:abstractNumId w:val="16"/>
  </w:num>
  <w:num w:numId="30" w16cid:durableId="1836922329">
    <w:abstractNumId w:val="10"/>
  </w:num>
  <w:num w:numId="31" w16cid:durableId="1404449010">
    <w:abstractNumId w:val="19"/>
  </w:num>
  <w:num w:numId="32" w16cid:durableId="664239932">
    <w:abstractNumId w:val="35"/>
  </w:num>
  <w:num w:numId="33" w16cid:durableId="1580865527">
    <w:abstractNumId w:val="6"/>
  </w:num>
  <w:num w:numId="34" w16cid:durableId="1535581087">
    <w:abstractNumId w:val="37"/>
  </w:num>
  <w:num w:numId="35" w16cid:durableId="1044672103">
    <w:abstractNumId w:val="14"/>
  </w:num>
  <w:num w:numId="36" w16cid:durableId="751898829">
    <w:abstractNumId w:val="20"/>
  </w:num>
  <w:num w:numId="37" w16cid:durableId="86580970">
    <w:abstractNumId w:val="28"/>
  </w:num>
  <w:num w:numId="38" w16cid:durableId="1522161730">
    <w:abstractNumId w:val="17"/>
  </w:num>
  <w:num w:numId="39" w16cid:durableId="556669706">
    <w:abstractNumId w:val="29"/>
  </w:num>
  <w:num w:numId="40" w16cid:durableId="630745289">
    <w:abstractNumId w:val="39"/>
  </w:num>
  <w:num w:numId="41" w16cid:durableId="37134318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 Riyami, Azza OLNG-SCC/12">
    <w15:presenceInfo w15:providerId="AD" w15:userId="S::QAZRI0@omanlng.co.om::cf958afe-5249-4de5-90be-4627d3a92b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9FE"/>
    <w:rsid w:val="00006726"/>
    <w:rsid w:val="00006B28"/>
    <w:rsid w:val="00011B83"/>
    <w:rsid w:val="00031D2E"/>
    <w:rsid w:val="0003250A"/>
    <w:rsid w:val="0003447C"/>
    <w:rsid w:val="00041FEA"/>
    <w:rsid w:val="00043BBB"/>
    <w:rsid w:val="000533D2"/>
    <w:rsid w:val="00053638"/>
    <w:rsid w:val="00057428"/>
    <w:rsid w:val="00070F8A"/>
    <w:rsid w:val="00072727"/>
    <w:rsid w:val="00096C38"/>
    <w:rsid w:val="000A1ED9"/>
    <w:rsid w:val="000A22F6"/>
    <w:rsid w:val="000A5794"/>
    <w:rsid w:val="000A7367"/>
    <w:rsid w:val="000B34ED"/>
    <w:rsid w:val="000B5C4D"/>
    <w:rsid w:val="000C125B"/>
    <w:rsid w:val="000C18C5"/>
    <w:rsid w:val="000C5AD3"/>
    <w:rsid w:val="000D0C4D"/>
    <w:rsid w:val="000D7269"/>
    <w:rsid w:val="000E05FE"/>
    <w:rsid w:val="000E5CB2"/>
    <w:rsid w:val="000E6AB5"/>
    <w:rsid w:val="000F0B8F"/>
    <w:rsid w:val="000F1FE3"/>
    <w:rsid w:val="001140B7"/>
    <w:rsid w:val="00114291"/>
    <w:rsid w:val="0013242A"/>
    <w:rsid w:val="0013573B"/>
    <w:rsid w:val="00135EF6"/>
    <w:rsid w:val="00141E9A"/>
    <w:rsid w:val="00157E47"/>
    <w:rsid w:val="0016677E"/>
    <w:rsid w:val="00170163"/>
    <w:rsid w:val="00171CB2"/>
    <w:rsid w:val="0018738C"/>
    <w:rsid w:val="00187EB5"/>
    <w:rsid w:val="00190BEF"/>
    <w:rsid w:val="001945C4"/>
    <w:rsid w:val="001B484A"/>
    <w:rsid w:val="001C6DB9"/>
    <w:rsid w:val="001C7AE9"/>
    <w:rsid w:val="001D36F0"/>
    <w:rsid w:val="001F59C4"/>
    <w:rsid w:val="001F71B9"/>
    <w:rsid w:val="001F765B"/>
    <w:rsid w:val="00201EE8"/>
    <w:rsid w:val="00207903"/>
    <w:rsid w:val="0023371E"/>
    <w:rsid w:val="002374AD"/>
    <w:rsid w:val="00242714"/>
    <w:rsid w:val="00260BAE"/>
    <w:rsid w:val="00262F47"/>
    <w:rsid w:val="0026616E"/>
    <w:rsid w:val="00266EA7"/>
    <w:rsid w:val="00267772"/>
    <w:rsid w:val="00277A9D"/>
    <w:rsid w:val="002825F9"/>
    <w:rsid w:val="00282FD2"/>
    <w:rsid w:val="0029045E"/>
    <w:rsid w:val="002A5831"/>
    <w:rsid w:val="002F530B"/>
    <w:rsid w:val="00315B16"/>
    <w:rsid w:val="003219D4"/>
    <w:rsid w:val="00322770"/>
    <w:rsid w:val="00327535"/>
    <w:rsid w:val="00335881"/>
    <w:rsid w:val="0035056B"/>
    <w:rsid w:val="003762E3"/>
    <w:rsid w:val="00392889"/>
    <w:rsid w:val="003939CA"/>
    <w:rsid w:val="003A37A6"/>
    <w:rsid w:val="003A4B46"/>
    <w:rsid w:val="003A5FCC"/>
    <w:rsid w:val="003A73DD"/>
    <w:rsid w:val="003B6815"/>
    <w:rsid w:val="003C5376"/>
    <w:rsid w:val="003D421F"/>
    <w:rsid w:val="003D46B6"/>
    <w:rsid w:val="003E2149"/>
    <w:rsid w:val="003F1CD9"/>
    <w:rsid w:val="003F3566"/>
    <w:rsid w:val="003F67E3"/>
    <w:rsid w:val="003F7A4D"/>
    <w:rsid w:val="00415506"/>
    <w:rsid w:val="00432759"/>
    <w:rsid w:val="00433976"/>
    <w:rsid w:val="00440CB4"/>
    <w:rsid w:val="00456190"/>
    <w:rsid w:val="00470906"/>
    <w:rsid w:val="00471542"/>
    <w:rsid w:val="00476DF7"/>
    <w:rsid w:val="004777E2"/>
    <w:rsid w:val="0048413A"/>
    <w:rsid w:val="0048465B"/>
    <w:rsid w:val="004A3350"/>
    <w:rsid w:val="004B4BFC"/>
    <w:rsid w:val="004B4FA2"/>
    <w:rsid w:val="004C0989"/>
    <w:rsid w:val="004C296B"/>
    <w:rsid w:val="004E2F1B"/>
    <w:rsid w:val="004F054A"/>
    <w:rsid w:val="004F4F50"/>
    <w:rsid w:val="004F5C57"/>
    <w:rsid w:val="0050201D"/>
    <w:rsid w:val="005044D3"/>
    <w:rsid w:val="00511776"/>
    <w:rsid w:val="00512F09"/>
    <w:rsid w:val="0051786B"/>
    <w:rsid w:val="0052188A"/>
    <w:rsid w:val="0052199F"/>
    <w:rsid w:val="00536154"/>
    <w:rsid w:val="005455EF"/>
    <w:rsid w:val="0055692F"/>
    <w:rsid w:val="00561E78"/>
    <w:rsid w:val="005721C7"/>
    <w:rsid w:val="0057429E"/>
    <w:rsid w:val="00594391"/>
    <w:rsid w:val="005A663D"/>
    <w:rsid w:val="005A6730"/>
    <w:rsid w:val="005B7C9B"/>
    <w:rsid w:val="005C0287"/>
    <w:rsid w:val="005C2BD6"/>
    <w:rsid w:val="005C33CE"/>
    <w:rsid w:val="005C409F"/>
    <w:rsid w:val="005C527D"/>
    <w:rsid w:val="005F39FE"/>
    <w:rsid w:val="006008FD"/>
    <w:rsid w:val="00606727"/>
    <w:rsid w:val="00611DA0"/>
    <w:rsid w:val="00613FD4"/>
    <w:rsid w:val="00617ACD"/>
    <w:rsid w:val="006335C3"/>
    <w:rsid w:val="006374CB"/>
    <w:rsid w:val="00644432"/>
    <w:rsid w:val="00660AAE"/>
    <w:rsid w:val="00694197"/>
    <w:rsid w:val="006A4951"/>
    <w:rsid w:val="006C5A91"/>
    <w:rsid w:val="006D2339"/>
    <w:rsid w:val="006E1A43"/>
    <w:rsid w:val="006E4E0B"/>
    <w:rsid w:val="00730465"/>
    <w:rsid w:val="007364F7"/>
    <w:rsid w:val="007368E6"/>
    <w:rsid w:val="00742961"/>
    <w:rsid w:val="0074321E"/>
    <w:rsid w:val="00747CAB"/>
    <w:rsid w:val="007504F6"/>
    <w:rsid w:val="00750F10"/>
    <w:rsid w:val="007A1254"/>
    <w:rsid w:val="007A5E3B"/>
    <w:rsid w:val="007C017F"/>
    <w:rsid w:val="007C35C1"/>
    <w:rsid w:val="007C54C8"/>
    <w:rsid w:val="007D3142"/>
    <w:rsid w:val="007E03B2"/>
    <w:rsid w:val="007E3B54"/>
    <w:rsid w:val="007F4220"/>
    <w:rsid w:val="007F5133"/>
    <w:rsid w:val="007F6B7A"/>
    <w:rsid w:val="00815BBC"/>
    <w:rsid w:val="0083376D"/>
    <w:rsid w:val="00854205"/>
    <w:rsid w:val="00864951"/>
    <w:rsid w:val="00867867"/>
    <w:rsid w:val="00880E50"/>
    <w:rsid w:val="00892DA6"/>
    <w:rsid w:val="008A34C4"/>
    <w:rsid w:val="008C73A5"/>
    <w:rsid w:val="008E0DFB"/>
    <w:rsid w:val="008E1E2E"/>
    <w:rsid w:val="008E52C3"/>
    <w:rsid w:val="008F59C5"/>
    <w:rsid w:val="008F6F69"/>
    <w:rsid w:val="009004D4"/>
    <w:rsid w:val="00917C14"/>
    <w:rsid w:val="00926955"/>
    <w:rsid w:val="009416BE"/>
    <w:rsid w:val="00944EB6"/>
    <w:rsid w:val="00944FF0"/>
    <w:rsid w:val="00947E4E"/>
    <w:rsid w:val="00962D7E"/>
    <w:rsid w:val="00975E31"/>
    <w:rsid w:val="009925ED"/>
    <w:rsid w:val="009A4688"/>
    <w:rsid w:val="009C11B1"/>
    <w:rsid w:val="009C1EF5"/>
    <w:rsid w:val="009C6EBF"/>
    <w:rsid w:val="009D4762"/>
    <w:rsid w:val="009D5BBD"/>
    <w:rsid w:val="009E3035"/>
    <w:rsid w:val="009F1849"/>
    <w:rsid w:val="00A00815"/>
    <w:rsid w:val="00A01960"/>
    <w:rsid w:val="00A05C6A"/>
    <w:rsid w:val="00A11432"/>
    <w:rsid w:val="00A13095"/>
    <w:rsid w:val="00A20E67"/>
    <w:rsid w:val="00A2477F"/>
    <w:rsid w:val="00A411F9"/>
    <w:rsid w:val="00A41447"/>
    <w:rsid w:val="00A430AD"/>
    <w:rsid w:val="00A54C07"/>
    <w:rsid w:val="00A67E81"/>
    <w:rsid w:val="00A83A36"/>
    <w:rsid w:val="00A8601A"/>
    <w:rsid w:val="00A86F04"/>
    <w:rsid w:val="00A963EC"/>
    <w:rsid w:val="00AD6669"/>
    <w:rsid w:val="00AD754A"/>
    <w:rsid w:val="00AE3202"/>
    <w:rsid w:val="00AE3EA8"/>
    <w:rsid w:val="00AF67AF"/>
    <w:rsid w:val="00B03559"/>
    <w:rsid w:val="00B06015"/>
    <w:rsid w:val="00B20670"/>
    <w:rsid w:val="00B2109E"/>
    <w:rsid w:val="00B36A5C"/>
    <w:rsid w:val="00B46D1F"/>
    <w:rsid w:val="00B66DA1"/>
    <w:rsid w:val="00B721B9"/>
    <w:rsid w:val="00B76FD2"/>
    <w:rsid w:val="00B86A28"/>
    <w:rsid w:val="00B92AF2"/>
    <w:rsid w:val="00B938BB"/>
    <w:rsid w:val="00BA578B"/>
    <w:rsid w:val="00BB141B"/>
    <w:rsid w:val="00BB25FF"/>
    <w:rsid w:val="00BC30B8"/>
    <w:rsid w:val="00BC4EBD"/>
    <w:rsid w:val="00BC5530"/>
    <w:rsid w:val="00BC68B2"/>
    <w:rsid w:val="00BC72A9"/>
    <w:rsid w:val="00BE2E8A"/>
    <w:rsid w:val="00BE3C34"/>
    <w:rsid w:val="00BF3496"/>
    <w:rsid w:val="00BF519C"/>
    <w:rsid w:val="00BF6162"/>
    <w:rsid w:val="00C15934"/>
    <w:rsid w:val="00C1658C"/>
    <w:rsid w:val="00C25C4F"/>
    <w:rsid w:val="00C41E27"/>
    <w:rsid w:val="00C42EF8"/>
    <w:rsid w:val="00C474EE"/>
    <w:rsid w:val="00C86B72"/>
    <w:rsid w:val="00C90800"/>
    <w:rsid w:val="00C90AB8"/>
    <w:rsid w:val="00C95438"/>
    <w:rsid w:val="00C9757B"/>
    <w:rsid w:val="00CB1ACC"/>
    <w:rsid w:val="00CC037E"/>
    <w:rsid w:val="00CC7A1D"/>
    <w:rsid w:val="00CE7E7D"/>
    <w:rsid w:val="00CF0D3F"/>
    <w:rsid w:val="00CF3EBD"/>
    <w:rsid w:val="00D071E5"/>
    <w:rsid w:val="00D23F72"/>
    <w:rsid w:val="00D26BB7"/>
    <w:rsid w:val="00D2756D"/>
    <w:rsid w:val="00D42B1C"/>
    <w:rsid w:val="00DA1808"/>
    <w:rsid w:val="00DA6457"/>
    <w:rsid w:val="00DB2A57"/>
    <w:rsid w:val="00DC4E97"/>
    <w:rsid w:val="00DC7E76"/>
    <w:rsid w:val="00DD7EF2"/>
    <w:rsid w:val="00DE0571"/>
    <w:rsid w:val="00DE19D6"/>
    <w:rsid w:val="00DE6E12"/>
    <w:rsid w:val="00DF2882"/>
    <w:rsid w:val="00E06DD4"/>
    <w:rsid w:val="00E156D6"/>
    <w:rsid w:val="00E21633"/>
    <w:rsid w:val="00E474AA"/>
    <w:rsid w:val="00E70667"/>
    <w:rsid w:val="00E74D28"/>
    <w:rsid w:val="00E90391"/>
    <w:rsid w:val="00E93F14"/>
    <w:rsid w:val="00EB0692"/>
    <w:rsid w:val="00EB24CD"/>
    <w:rsid w:val="00EB5F44"/>
    <w:rsid w:val="00EB6258"/>
    <w:rsid w:val="00EC2107"/>
    <w:rsid w:val="00ED3DA8"/>
    <w:rsid w:val="00EF0454"/>
    <w:rsid w:val="00F063DA"/>
    <w:rsid w:val="00F2509E"/>
    <w:rsid w:val="00F33A99"/>
    <w:rsid w:val="00F41293"/>
    <w:rsid w:val="00F61B10"/>
    <w:rsid w:val="00F67E49"/>
    <w:rsid w:val="00F76A4C"/>
    <w:rsid w:val="00F76C11"/>
    <w:rsid w:val="00FC01A6"/>
    <w:rsid w:val="00FD1271"/>
    <w:rsid w:val="00FD15CB"/>
    <w:rsid w:val="00FD3A5A"/>
    <w:rsid w:val="00FE24A4"/>
    <w:rsid w:val="00FE2904"/>
    <w:rsid w:val="00FE79D2"/>
    <w:rsid w:val="00FE7B36"/>
    <w:rsid w:val="00FF49CE"/>
    <w:rsid w:val="00FF74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3DE885"/>
  <w15:chartTrackingRefBased/>
  <w15:docId w15:val="{92E926B3-A7EA-4337-8273-CF09A4199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ndara" w:eastAsiaTheme="minorHAnsi" w:hAnsi="Candara" w:cstheme="minorBidi"/>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54A"/>
    <w:pPr>
      <w:spacing w:after="0" w:line="240" w:lineRule="auto"/>
    </w:pPr>
    <w:rPr>
      <w:rFonts w:ascii="Times New Roman" w:eastAsia="Times New Roman" w:hAnsi="Times New Roman" w:cs="Times New Roman"/>
      <w:szCs w:val="20"/>
      <w:lang w:val="en-GB"/>
    </w:rPr>
  </w:style>
  <w:style w:type="paragraph" w:styleId="Heading1">
    <w:name w:val="heading 1"/>
    <w:basedOn w:val="Normal"/>
    <w:next w:val="Normal"/>
    <w:link w:val="Heading1Char"/>
    <w:qFormat/>
    <w:rsid w:val="005F39FE"/>
    <w:pPr>
      <w:keepNext/>
      <w:jc w:val="center"/>
      <w:outlineLvl w:val="0"/>
    </w:pPr>
    <w:rPr>
      <w:b/>
      <w:bCs/>
      <w:sz w:val="28"/>
      <w:szCs w:val="28"/>
    </w:rPr>
  </w:style>
  <w:style w:type="paragraph" w:styleId="Heading2">
    <w:name w:val="heading 2"/>
    <w:basedOn w:val="Normal"/>
    <w:next w:val="Normal"/>
    <w:link w:val="Heading2Char"/>
    <w:qFormat/>
    <w:rsid w:val="005F39FE"/>
    <w:pPr>
      <w:keepNext/>
      <w:ind w:left="720" w:hanging="720"/>
      <w:jc w:val="center"/>
      <w:outlineLvl w:val="1"/>
    </w:pPr>
    <w:rPr>
      <w:b/>
      <w:bCs/>
      <w:sz w:val="32"/>
      <w:szCs w:val="32"/>
      <w:u w:val="single"/>
    </w:rPr>
  </w:style>
  <w:style w:type="paragraph" w:styleId="Heading8">
    <w:name w:val="heading 8"/>
    <w:basedOn w:val="Normal"/>
    <w:next w:val="Normal"/>
    <w:link w:val="Heading8Char"/>
    <w:uiPriority w:val="9"/>
    <w:semiHidden/>
    <w:unhideWhenUsed/>
    <w:qFormat/>
    <w:rsid w:val="00CC7A1D"/>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F39FE"/>
    <w:rPr>
      <w:rFonts w:ascii="Times New Roman" w:eastAsia="Times New Roman" w:hAnsi="Times New Roman" w:cs="Times New Roman"/>
      <w:b/>
      <w:bCs/>
      <w:sz w:val="28"/>
      <w:szCs w:val="28"/>
      <w:lang w:val="en-GB"/>
    </w:rPr>
  </w:style>
  <w:style w:type="character" w:customStyle="1" w:styleId="Heading2Char">
    <w:name w:val="Heading 2 Char"/>
    <w:basedOn w:val="DefaultParagraphFont"/>
    <w:link w:val="Heading2"/>
    <w:rsid w:val="005F39FE"/>
    <w:rPr>
      <w:rFonts w:ascii="Times New Roman" w:eastAsia="Times New Roman" w:hAnsi="Times New Roman" w:cs="Times New Roman"/>
      <w:b/>
      <w:bCs/>
      <w:sz w:val="32"/>
      <w:szCs w:val="32"/>
      <w:u w:val="single"/>
      <w:lang w:val="en-GB"/>
    </w:rPr>
  </w:style>
  <w:style w:type="paragraph" w:styleId="Header">
    <w:name w:val="header"/>
    <w:basedOn w:val="Normal"/>
    <w:link w:val="HeaderChar"/>
    <w:uiPriority w:val="99"/>
    <w:rsid w:val="005F39FE"/>
    <w:pPr>
      <w:tabs>
        <w:tab w:val="center" w:pos="4153"/>
        <w:tab w:val="right" w:pos="8306"/>
      </w:tabs>
    </w:pPr>
  </w:style>
  <w:style w:type="character" w:customStyle="1" w:styleId="HeaderChar">
    <w:name w:val="Header Char"/>
    <w:basedOn w:val="DefaultParagraphFont"/>
    <w:link w:val="Header"/>
    <w:uiPriority w:val="99"/>
    <w:rsid w:val="005F39FE"/>
    <w:rPr>
      <w:rFonts w:ascii="Times New Roman" w:eastAsia="Times New Roman" w:hAnsi="Times New Roman" w:cs="Times New Roman"/>
      <w:szCs w:val="20"/>
      <w:lang w:val="en-GB"/>
    </w:rPr>
  </w:style>
  <w:style w:type="paragraph" w:styleId="Footer">
    <w:name w:val="footer"/>
    <w:basedOn w:val="Normal"/>
    <w:link w:val="FooterChar"/>
    <w:rsid w:val="005F39FE"/>
    <w:pPr>
      <w:tabs>
        <w:tab w:val="center" w:pos="4153"/>
        <w:tab w:val="right" w:pos="8306"/>
      </w:tabs>
    </w:pPr>
  </w:style>
  <w:style w:type="character" w:customStyle="1" w:styleId="FooterChar">
    <w:name w:val="Footer Char"/>
    <w:basedOn w:val="DefaultParagraphFont"/>
    <w:link w:val="Footer"/>
    <w:rsid w:val="005F39FE"/>
    <w:rPr>
      <w:rFonts w:ascii="Times New Roman" w:eastAsia="Times New Roman" w:hAnsi="Times New Roman" w:cs="Times New Roman"/>
      <w:szCs w:val="20"/>
      <w:lang w:val="en-GB"/>
    </w:rPr>
  </w:style>
  <w:style w:type="paragraph" w:styleId="BodyTextIndent">
    <w:name w:val="Body Text Indent"/>
    <w:basedOn w:val="Normal"/>
    <w:link w:val="BodyTextIndentChar"/>
    <w:rsid w:val="005F39FE"/>
    <w:pPr>
      <w:ind w:left="567"/>
      <w:jc w:val="both"/>
    </w:pPr>
    <w:rPr>
      <w:sz w:val="24"/>
      <w:szCs w:val="24"/>
    </w:rPr>
  </w:style>
  <w:style w:type="character" w:customStyle="1" w:styleId="BodyTextIndentChar">
    <w:name w:val="Body Text Indent Char"/>
    <w:basedOn w:val="DefaultParagraphFont"/>
    <w:link w:val="BodyTextIndent"/>
    <w:rsid w:val="005F39FE"/>
    <w:rPr>
      <w:rFonts w:ascii="Times New Roman" w:eastAsia="Times New Roman" w:hAnsi="Times New Roman" w:cs="Times New Roman"/>
      <w:sz w:val="24"/>
      <w:szCs w:val="24"/>
      <w:lang w:val="en-GB"/>
    </w:rPr>
  </w:style>
  <w:style w:type="paragraph" w:styleId="BodyTextIndent2">
    <w:name w:val="Body Text Indent 2"/>
    <w:basedOn w:val="Normal"/>
    <w:link w:val="BodyTextIndent2Char"/>
    <w:rsid w:val="005F39FE"/>
    <w:pPr>
      <w:ind w:left="567" w:hanging="567"/>
      <w:jc w:val="both"/>
    </w:pPr>
    <w:rPr>
      <w:sz w:val="24"/>
      <w:szCs w:val="24"/>
    </w:rPr>
  </w:style>
  <w:style w:type="character" w:customStyle="1" w:styleId="BodyTextIndent2Char">
    <w:name w:val="Body Text Indent 2 Char"/>
    <w:basedOn w:val="DefaultParagraphFont"/>
    <w:link w:val="BodyTextIndent2"/>
    <w:rsid w:val="005F39FE"/>
    <w:rPr>
      <w:rFonts w:ascii="Times New Roman" w:eastAsia="Times New Roman" w:hAnsi="Times New Roman" w:cs="Times New Roman"/>
      <w:sz w:val="24"/>
      <w:szCs w:val="24"/>
      <w:lang w:val="en-GB"/>
    </w:rPr>
  </w:style>
  <w:style w:type="character" w:styleId="Hyperlink">
    <w:name w:val="Hyperlink"/>
    <w:rsid w:val="005F39FE"/>
    <w:rPr>
      <w:color w:val="0000FF"/>
      <w:u w:val="single"/>
    </w:rPr>
  </w:style>
  <w:style w:type="paragraph" w:styleId="ListParagraph">
    <w:name w:val="List Paragraph"/>
    <w:aliases w:val="YC Bulet,Figure_name,lp1,Use Case List Paragraph Char,List Paragraph1,List Paragraph11,List Paragraph1 Char Char,Bullet List,List - bullets,Equipment,Bullet 1,List Paragraph Char Char,b1,Numbered Indented Text,Ref,List_TIS,List Paragraph2"/>
    <w:basedOn w:val="Normal"/>
    <w:link w:val="ListParagraphChar"/>
    <w:uiPriority w:val="34"/>
    <w:qFormat/>
    <w:rsid w:val="005F39FE"/>
    <w:pPr>
      <w:ind w:left="720"/>
    </w:pPr>
  </w:style>
  <w:style w:type="character" w:styleId="PlaceholderText">
    <w:name w:val="Placeholder Text"/>
    <w:basedOn w:val="DefaultParagraphFont"/>
    <w:uiPriority w:val="99"/>
    <w:semiHidden/>
    <w:rsid w:val="005F39FE"/>
    <w:rPr>
      <w:color w:val="808080"/>
    </w:rPr>
  </w:style>
  <w:style w:type="character" w:customStyle="1" w:styleId="ListParagraphChar">
    <w:name w:val="List Paragraph Char"/>
    <w:aliases w:val="YC Bulet Char,Figure_name Char,lp1 Char,Use Case List Paragraph Char Char,List Paragraph1 Char,List Paragraph11 Char,List Paragraph1 Char Char Char,Bullet List Char,List - bullets Char,Equipment Char,Bullet 1 Char,b1 Char,Ref Char"/>
    <w:link w:val="ListParagraph"/>
    <w:uiPriority w:val="34"/>
    <w:qFormat/>
    <w:locked/>
    <w:rsid w:val="00594391"/>
    <w:rPr>
      <w:rFonts w:ascii="Times New Roman" w:eastAsia="Times New Roman" w:hAnsi="Times New Roman" w:cs="Times New Roman"/>
      <w:szCs w:val="20"/>
      <w:lang w:val="en-GB"/>
    </w:rPr>
  </w:style>
  <w:style w:type="table" w:styleId="TableGrid">
    <w:name w:val="Table Grid"/>
    <w:basedOn w:val="TableNormal"/>
    <w:uiPriority w:val="59"/>
    <w:rsid w:val="005742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link w:val="NormalChar"/>
    <w:uiPriority w:val="4"/>
    <w:qFormat/>
    <w:rsid w:val="00A05C6A"/>
    <w:pPr>
      <w:ind w:left="450" w:hanging="450"/>
    </w:pPr>
    <w:rPr>
      <w:sz w:val="24"/>
      <w:szCs w:val="24"/>
    </w:rPr>
  </w:style>
  <w:style w:type="paragraph" w:styleId="NormalIndent">
    <w:name w:val="Normal Indent"/>
    <w:aliases w:val="Normal Indent Char,Normal Indent Char1 Char,Normal Indent Char Char Char,Normal Indent Char1 Char Char Char,Normal Indent Char Char Char Char Char,Normal Indent Char2 Char Char Char Char,Normal Indent Char1 Char Char Char1 Char Char"/>
    <w:basedOn w:val="Normal"/>
    <w:link w:val="NormalIndentChar1"/>
    <w:rsid w:val="00A05C6A"/>
    <w:pPr>
      <w:keepLines/>
      <w:spacing w:before="60"/>
      <w:ind w:left="851"/>
      <w:jc w:val="both"/>
    </w:pPr>
    <w:rPr>
      <w:rFonts w:ascii="Tahoma" w:hAnsi="Tahoma" w:cs="Tahoma"/>
    </w:rPr>
  </w:style>
  <w:style w:type="character" w:customStyle="1" w:styleId="NormalIndentChar1">
    <w:name w:val="Normal Indent Char1"/>
    <w:aliases w:val="Normal Indent Char Char,Normal Indent Char1 Char Char,Normal Indent Char Char Char Char,Normal Indent Char1 Char Char Char Char,Normal Indent Char Char Char Char Char Char,Normal Indent Char2 Char Char Char Char Char"/>
    <w:link w:val="NormalIndent"/>
    <w:rsid w:val="00A05C6A"/>
    <w:rPr>
      <w:rFonts w:ascii="Tahoma" w:eastAsia="Times New Roman" w:hAnsi="Tahoma" w:cs="Tahoma"/>
      <w:szCs w:val="20"/>
      <w:lang w:val="en-GB"/>
    </w:rPr>
  </w:style>
  <w:style w:type="character" w:customStyle="1" w:styleId="NormalChar">
    <w:name w:val="Normal Char"/>
    <w:link w:val="Normal1"/>
    <w:uiPriority w:val="4"/>
    <w:rsid w:val="00A05C6A"/>
    <w:rPr>
      <w:rFonts w:ascii="Times New Roman" w:eastAsia="Times New Roman" w:hAnsi="Times New Roman" w:cs="Times New Roman"/>
      <w:sz w:val="24"/>
      <w:szCs w:val="24"/>
      <w:lang w:val="en-GB"/>
    </w:rPr>
  </w:style>
  <w:style w:type="paragraph" w:styleId="CommentText">
    <w:name w:val="annotation text"/>
    <w:basedOn w:val="Normal"/>
    <w:link w:val="CommentTextChar"/>
    <w:rsid w:val="00BA578B"/>
  </w:style>
  <w:style w:type="character" w:customStyle="1" w:styleId="CommentTextChar">
    <w:name w:val="Comment Text Char"/>
    <w:basedOn w:val="DefaultParagraphFont"/>
    <w:link w:val="CommentText"/>
    <w:rsid w:val="00BA578B"/>
    <w:rPr>
      <w:rFonts w:ascii="Times New Roman" w:eastAsia="Times New Roman" w:hAnsi="Times New Roman" w:cs="Times New Roman"/>
      <w:szCs w:val="20"/>
      <w:lang w:val="en-GB"/>
    </w:rPr>
  </w:style>
  <w:style w:type="paragraph" w:styleId="BodyText">
    <w:name w:val="Body Text"/>
    <w:basedOn w:val="Normal"/>
    <w:link w:val="BodyTextChar"/>
    <w:uiPriority w:val="99"/>
    <w:unhideWhenUsed/>
    <w:rsid w:val="00207903"/>
    <w:pPr>
      <w:spacing w:after="120"/>
    </w:pPr>
  </w:style>
  <w:style w:type="character" w:customStyle="1" w:styleId="BodyTextChar">
    <w:name w:val="Body Text Char"/>
    <w:basedOn w:val="DefaultParagraphFont"/>
    <w:link w:val="BodyText"/>
    <w:uiPriority w:val="99"/>
    <w:rsid w:val="00207903"/>
    <w:rPr>
      <w:rFonts w:ascii="Times New Roman" w:eastAsia="Times New Roman" w:hAnsi="Times New Roman" w:cs="Times New Roman"/>
      <w:szCs w:val="20"/>
      <w:lang w:val="en-GB"/>
    </w:rPr>
  </w:style>
  <w:style w:type="character" w:customStyle="1" w:styleId="baec5a81-e4d6-4674-97f3-e9220f0136c1">
    <w:name w:val="baec5a81-e4d6-4674-97f3-e9220f0136c1"/>
    <w:rsid w:val="00207903"/>
  </w:style>
  <w:style w:type="character" w:customStyle="1" w:styleId="Heading8Char">
    <w:name w:val="Heading 8 Char"/>
    <w:basedOn w:val="DefaultParagraphFont"/>
    <w:link w:val="Heading8"/>
    <w:uiPriority w:val="9"/>
    <w:semiHidden/>
    <w:rsid w:val="00CC7A1D"/>
    <w:rPr>
      <w:rFonts w:asciiTheme="majorHAnsi" w:eastAsiaTheme="majorEastAsia" w:hAnsiTheme="majorHAnsi" w:cstheme="majorBidi"/>
      <w:color w:val="272727" w:themeColor="text1" w:themeTint="D8"/>
      <w:sz w:val="21"/>
      <w:szCs w:val="21"/>
      <w:lang w:val="en-GB"/>
    </w:rPr>
  </w:style>
  <w:style w:type="paragraph" w:styleId="Revision">
    <w:name w:val="Revision"/>
    <w:hidden/>
    <w:uiPriority w:val="99"/>
    <w:semiHidden/>
    <w:rsid w:val="000D0C4D"/>
    <w:pPr>
      <w:spacing w:after="0" w:line="240" w:lineRule="auto"/>
    </w:pPr>
    <w:rPr>
      <w:rFonts w:ascii="Times New Roman" w:eastAsia="Times New Roman" w:hAnsi="Times New Roman" w:cs="Times New Roman"/>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0743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3B82F7CFE17405499D58B18570D42AE"/>
        <w:category>
          <w:name w:val="General"/>
          <w:gallery w:val="placeholder"/>
        </w:category>
        <w:types>
          <w:type w:val="bbPlcHdr"/>
        </w:types>
        <w:behaviors>
          <w:behavior w:val="content"/>
        </w:behaviors>
        <w:guid w:val="{15510784-EE6F-4A45-A115-2F7FB9A3CFCB}"/>
      </w:docPartPr>
      <w:docPartBody>
        <w:p w:rsidR="00823E53" w:rsidRDefault="00C71F4F">
          <w:r w:rsidRPr="004340DD">
            <w:rPr>
              <w:rStyle w:val="PlaceholderText"/>
            </w:rPr>
            <w:t>[Title]</w:t>
          </w:r>
        </w:p>
      </w:docPartBody>
    </w:docPart>
    <w:docPart>
      <w:docPartPr>
        <w:name w:val="E1056E6022B543C6BE0641F31A112F3B"/>
        <w:category>
          <w:name w:val="General"/>
          <w:gallery w:val="placeholder"/>
        </w:category>
        <w:types>
          <w:type w:val="bbPlcHdr"/>
        </w:types>
        <w:behaviors>
          <w:behavior w:val="content"/>
        </w:behaviors>
        <w:guid w:val="{60227D7A-477F-4233-BE79-B2A63997F273}"/>
      </w:docPartPr>
      <w:docPartBody>
        <w:p w:rsidR="00823E53" w:rsidRDefault="00C71F4F">
          <w:r w:rsidRPr="004340DD">
            <w:rPr>
              <w:rStyle w:val="PlaceholderText"/>
            </w:rPr>
            <w:t>[Title]</w:t>
          </w:r>
        </w:p>
      </w:docPartBody>
    </w:docPart>
    <w:docPart>
      <w:docPartPr>
        <w:name w:val="927ECA11EE0A45588D34EEE57C22B915"/>
        <w:category>
          <w:name w:val="General"/>
          <w:gallery w:val="placeholder"/>
        </w:category>
        <w:types>
          <w:type w:val="bbPlcHdr"/>
        </w:types>
        <w:behaviors>
          <w:behavior w:val="content"/>
        </w:behaviors>
        <w:guid w:val="{300EFE54-2A5B-494F-88D5-C88D0426D8CE}"/>
      </w:docPartPr>
      <w:docPartBody>
        <w:p w:rsidR="00823E53" w:rsidRDefault="00C71F4F">
          <w:r w:rsidRPr="004340DD">
            <w:rPr>
              <w:rStyle w:val="PlaceholderText"/>
            </w:rPr>
            <w:t>[Subject]</w:t>
          </w:r>
        </w:p>
      </w:docPartBody>
    </w:docPart>
    <w:docPart>
      <w:docPartPr>
        <w:name w:val="0C36053E5D774BEAB3D7AE79F27C28DB"/>
        <w:category>
          <w:name w:val="General"/>
          <w:gallery w:val="placeholder"/>
        </w:category>
        <w:types>
          <w:type w:val="bbPlcHdr"/>
        </w:types>
        <w:behaviors>
          <w:behavior w:val="content"/>
        </w:behaviors>
        <w:guid w:val="{FF16E269-08AB-4B22-9042-0FAAA1D5D804}"/>
      </w:docPartPr>
      <w:docPartBody>
        <w:p w:rsidR="00823E53" w:rsidRDefault="00C71F4F">
          <w:r w:rsidRPr="004340DD">
            <w:rPr>
              <w:rStyle w:val="PlaceholderText"/>
            </w:rPr>
            <w:t>[Subject]</w:t>
          </w:r>
        </w:p>
      </w:docPartBody>
    </w:docPart>
    <w:docPart>
      <w:docPartPr>
        <w:name w:val="7E2A573B41B846E1974761AA61FCFBDE"/>
        <w:category>
          <w:name w:val="General"/>
          <w:gallery w:val="placeholder"/>
        </w:category>
        <w:types>
          <w:type w:val="bbPlcHdr"/>
        </w:types>
        <w:behaviors>
          <w:behavior w:val="content"/>
        </w:behaviors>
        <w:guid w:val="{30BF5D09-2187-4243-9461-1311F9D725FE}"/>
      </w:docPartPr>
      <w:docPartBody>
        <w:p w:rsidR="00823E53" w:rsidRDefault="00C71F4F" w:rsidP="00C71F4F">
          <w:pPr>
            <w:pStyle w:val="7E2A573B41B846E1974761AA61FCFBDE"/>
          </w:pPr>
          <w:r w:rsidRPr="004340DD">
            <w:rPr>
              <w:rStyle w:val="PlaceholderText"/>
            </w:rPr>
            <w:t>[Subject]</w:t>
          </w:r>
        </w:p>
      </w:docPartBody>
    </w:docPart>
    <w:docPart>
      <w:docPartPr>
        <w:name w:val="169B318A804E4499BF2A996BD78F597E"/>
        <w:category>
          <w:name w:val="General"/>
          <w:gallery w:val="placeholder"/>
        </w:category>
        <w:types>
          <w:type w:val="bbPlcHdr"/>
        </w:types>
        <w:behaviors>
          <w:behavior w:val="content"/>
        </w:behaviors>
        <w:guid w:val="{AAE4A1AA-D994-4982-8BD2-74CC367546F0}"/>
      </w:docPartPr>
      <w:docPartBody>
        <w:p w:rsidR="00823E53" w:rsidRDefault="00C71F4F" w:rsidP="00C71F4F">
          <w:pPr>
            <w:pStyle w:val="169B318A804E4499BF2A996BD78F597E"/>
          </w:pPr>
          <w:r w:rsidRPr="004340D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F4F"/>
    <w:rsid w:val="00135EF6"/>
    <w:rsid w:val="002510B1"/>
    <w:rsid w:val="003219D4"/>
    <w:rsid w:val="00327EC7"/>
    <w:rsid w:val="00432759"/>
    <w:rsid w:val="006B300B"/>
    <w:rsid w:val="006E1A43"/>
    <w:rsid w:val="007B5872"/>
    <w:rsid w:val="00823E53"/>
    <w:rsid w:val="00854205"/>
    <w:rsid w:val="00A13095"/>
    <w:rsid w:val="00B21C0B"/>
    <w:rsid w:val="00B5155D"/>
    <w:rsid w:val="00BC5530"/>
    <w:rsid w:val="00C71F4F"/>
    <w:rsid w:val="00EF2A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27EC7"/>
    <w:rPr>
      <w:color w:val="808080"/>
    </w:rPr>
  </w:style>
  <w:style w:type="paragraph" w:customStyle="1" w:styleId="7E2A573B41B846E1974761AA61FCFBDE">
    <w:name w:val="7E2A573B41B846E1974761AA61FCFBDE"/>
    <w:rsid w:val="00C71F4F"/>
  </w:style>
  <w:style w:type="paragraph" w:customStyle="1" w:styleId="169B318A804E4499BF2A996BD78F597E">
    <w:name w:val="169B318A804E4499BF2A996BD78F597E"/>
    <w:rsid w:val="00C71F4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CA5EDB-E73C-4F50-844D-28A1747B9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TotalTime>
  <Pages>2</Pages>
  <Words>405</Words>
  <Characters>2082</Characters>
  <Application>Microsoft Office Word</Application>
  <DocSecurity>0</DocSecurity>
  <Lines>112</Lines>
  <Paragraphs>67</Paragraphs>
  <ScaleCrop>false</ScaleCrop>
  <HeadingPairs>
    <vt:vector size="2" baseType="variant">
      <vt:variant>
        <vt:lpstr>Title</vt:lpstr>
      </vt:variant>
      <vt:variant>
        <vt:i4>1</vt:i4>
      </vt:variant>
    </vt:vector>
  </HeadingPairs>
  <TitlesOfParts>
    <vt:vector size="1" baseType="lpstr">
      <vt:lpstr>Contract Title</vt:lpstr>
    </vt:vector>
  </TitlesOfParts>
  <Manager>Contract Engineer Name</Manager>
  <Company/>
  <LinksUpToDate>false</LinksUpToDate>
  <CharactersWithSpaces>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Title</dc:title>
  <dc:subject>Contract No.</dc:subject>
  <dc:creator>Al Riyami, Azza OLNG-SCC/12</dc:creator>
  <cp:keywords>Contract Engineer Job Title &amp; Ref Ind</cp:keywords>
  <dc:description/>
  <cp:lastModifiedBy>Al Riyami, Azza OLNG-SCC/12</cp:lastModifiedBy>
  <cp:revision>292</cp:revision>
  <dcterms:created xsi:type="dcterms:W3CDTF">2026-03-04T10:34:00Z</dcterms:created>
  <dcterms:modified xsi:type="dcterms:W3CDTF">2026-04-27T11:54:00Z</dcterms:modified>
</cp:coreProperties>
</file>