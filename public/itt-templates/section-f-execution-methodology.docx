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F39FE" w:rsidRPr="00B938BB" w14:paraId="17D850A0" w14:textId="77777777" w:rsidTr="00AC27A9">
        <w:trPr>
          <w:cantSplit/>
        </w:trPr>
        <w:tc>
          <w:tcPr>
            <w:tcW w:w="1844" w:type="dxa"/>
          </w:tcPr>
          <w:p w14:paraId="07412DBC" w14:textId="77777777" w:rsidR="005F39FE" w:rsidRPr="00B938BB" w:rsidRDefault="005F39FE" w:rsidP="00AC27A9">
            <w:pPr>
              <w:tabs>
                <w:tab w:val="left" w:pos="3960"/>
                <w:tab w:val="left" w:pos="6300"/>
                <w:tab w:val="left" w:pos="8640"/>
              </w:tabs>
              <w:spacing w:before="240" w:after="120"/>
              <w:jc w:val="center"/>
              <w:rPr>
                <w:rFonts w:ascii="Candara" w:hAnsi="Candara"/>
                <w:b/>
                <w:spacing w:val="-3"/>
                <w:sz w:val="44"/>
                <w:szCs w:val="24"/>
              </w:rPr>
            </w:pPr>
            <w:r w:rsidRPr="00B938BB">
              <w:rPr>
                <w:rFonts w:ascii="Candara" w:hAnsi="Candara"/>
              </w:rPr>
              <w:br w:type="page"/>
            </w:r>
            <w:r w:rsidRPr="00B938BB">
              <w:rPr>
                <w:rFonts w:ascii="Candara" w:hAnsi="Candara"/>
                <w:b/>
                <w:spacing w:val="-3"/>
                <w:szCs w:val="24"/>
              </w:rPr>
              <w:object w:dxaOrig="1576" w:dyaOrig="1606" w14:anchorId="2EC28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35pt;height:79.5pt" o:ole="" fillcolor="window">
                  <v:imagedata r:id="rId8" o:title=""/>
                </v:shape>
                <o:OLEObject Type="Embed" ProgID="Word.Picture.8" ShapeID="_x0000_i1025" DrawAspect="Content" ObjectID="_1839501082" r:id="rId9"/>
              </w:object>
            </w:r>
          </w:p>
        </w:tc>
        <w:tc>
          <w:tcPr>
            <w:tcW w:w="6803" w:type="dxa"/>
          </w:tcPr>
          <w:p w14:paraId="6A8444E9" w14:textId="77777777" w:rsidR="005F39FE" w:rsidRPr="00B938BB" w:rsidRDefault="005F39FE" w:rsidP="00AC27A9">
            <w:pPr>
              <w:tabs>
                <w:tab w:val="left" w:pos="3960"/>
                <w:tab w:val="left" w:pos="6300"/>
                <w:tab w:val="left" w:pos="8460"/>
                <w:tab w:val="left" w:pos="8640"/>
              </w:tabs>
              <w:spacing w:before="240"/>
              <w:ind w:right="-6"/>
              <w:jc w:val="center"/>
              <w:rPr>
                <w:rFonts w:ascii="Candara" w:hAnsi="Candara"/>
                <w:spacing w:val="-3"/>
                <w:sz w:val="52"/>
                <w:szCs w:val="24"/>
              </w:rPr>
            </w:pPr>
            <w:r w:rsidRPr="00B938BB">
              <w:rPr>
                <w:rFonts w:ascii="Candara" w:hAnsi="Candara"/>
                <w:spacing w:val="-3"/>
                <w:szCs w:val="24"/>
              </w:rPr>
              <w:object w:dxaOrig="8640" w:dyaOrig="996" w14:anchorId="7820393F">
                <v:shape id="_x0000_i1026" type="#_x0000_t75" style="width:255.15pt;height:40.3pt" o:ole="" fillcolor="window">
                  <v:imagedata r:id="rId10" o:title=""/>
                </v:shape>
                <o:OLEObject Type="Embed" ProgID="Word.Picture.8" ShapeID="_x0000_i1026" DrawAspect="Content" ObjectID="_1839501083" r:id="rId11"/>
              </w:object>
            </w:r>
          </w:p>
          <w:p w14:paraId="6F5480A6" w14:textId="3EDED620" w:rsidR="005F39FE" w:rsidRPr="00B938BB" w:rsidRDefault="005F39FE" w:rsidP="00AC27A9">
            <w:pPr>
              <w:tabs>
                <w:tab w:val="left" w:pos="3960"/>
                <w:tab w:val="left" w:pos="6300"/>
                <w:tab w:val="left" w:pos="8460"/>
                <w:tab w:val="left" w:pos="8640"/>
              </w:tabs>
              <w:spacing w:before="240"/>
              <w:ind w:right="-6"/>
              <w:jc w:val="center"/>
              <w:rPr>
                <w:rFonts w:ascii="Candara" w:hAnsi="Candara"/>
                <w:b/>
                <w:spacing w:val="-3"/>
                <w:sz w:val="52"/>
                <w:szCs w:val="24"/>
              </w:rPr>
            </w:pPr>
            <w:r w:rsidRPr="00B938BB">
              <w:rPr>
                <w:rFonts w:ascii="Candara" w:hAnsi="Candara"/>
                <w:b/>
                <w:spacing w:val="-3"/>
                <w:sz w:val="52"/>
                <w:szCs w:val="24"/>
              </w:rPr>
              <w:t>Oman LNG LLC</w:t>
            </w:r>
            <w:del w:id="0" w:author="Al Riyami, Azza OLNG-SCC/12" w:date="2026-05-05T15:43:00Z" w16du:dateUtc="2026-05-05T11:43:00Z">
              <w:r w:rsidRPr="00B938BB" w:rsidDel="00360677">
                <w:rPr>
                  <w:rFonts w:ascii="Candara" w:hAnsi="Candara"/>
                  <w:b/>
                  <w:spacing w:val="-3"/>
                  <w:sz w:val="52"/>
                  <w:szCs w:val="24"/>
                </w:rPr>
                <w:delText xml:space="preserve"> Qalhat</w:delText>
              </w:r>
            </w:del>
          </w:p>
        </w:tc>
      </w:tr>
    </w:tbl>
    <w:p w14:paraId="6099C864" w14:textId="77777777" w:rsidR="005F39FE" w:rsidRPr="00B938BB" w:rsidRDefault="005F39FE" w:rsidP="005F39FE">
      <w:pPr>
        <w:jc w:val="center"/>
        <w:rPr>
          <w:rFonts w:ascii="Candara" w:hAnsi="Candara"/>
          <w:b/>
          <w:spacing w:val="-3"/>
          <w:sz w:val="24"/>
          <w:szCs w:val="24"/>
        </w:rPr>
      </w:pPr>
    </w:p>
    <w:p w14:paraId="06A97C00" w14:textId="77777777" w:rsidR="005F39FE" w:rsidRPr="00B938BB" w:rsidRDefault="005F39FE" w:rsidP="005F39FE">
      <w:pPr>
        <w:jc w:val="center"/>
        <w:rPr>
          <w:rFonts w:ascii="Candara" w:hAnsi="Candara"/>
          <w:b/>
          <w:spacing w:val="-3"/>
          <w:sz w:val="24"/>
          <w:szCs w:val="24"/>
        </w:rPr>
      </w:pPr>
    </w:p>
    <w:p w14:paraId="2F06AD0B" w14:textId="77777777" w:rsidR="005F39FE" w:rsidRPr="00B938BB" w:rsidRDefault="005F39FE" w:rsidP="005F39FE">
      <w:pPr>
        <w:jc w:val="center"/>
        <w:rPr>
          <w:rFonts w:ascii="Candara" w:hAnsi="Candara"/>
          <w:b/>
          <w:color w:val="0000FF"/>
          <w:spacing w:val="-3"/>
          <w:sz w:val="44"/>
          <w:szCs w:val="24"/>
        </w:rPr>
      </w:pPr>
    </w:p>
    <w:p w14:paraId="2E295CCF" w14:textId="77777777" w:rsidR="005F39FE" w:rsidRPr="00B938BB" w:rsidRDefault="005F39FE" w:rsidP="005F39FE">
      <w:pPr>
        <w:rPr>
          <w:rFonts w:ascii="Candara" w:hAnsi="Candara"/>
          <w:sz w:val="40"/>
        </w:rPr>
      </w:pPr>
    </w:p>
    <w:p w14:paraId="02081F1E" w14:textId="5F3BB0E4" w:rsidR="005F39FE" w:rsidRPr="00B938BB" w:rsidRDefault="005F39FE" w:rsidP="005F39FE">
      <w:pPr>
        <w:jc w:val="center"/>
        <w:rPr>
          <w:rFonts w:ascii="Candara" w:hAnsi="Candara"/>
          <w:b/>
          <w:sz w:val="40"/>
          <w:szCs w:val="40"/>
          <w:u w:val="single"/>
        </w:rPr>
      </w:pPr>
    </w:p>
    <w:p w14:paraId="0FFE0109" w14:textId="77777777" w:rsidR="005F39FE" w:rsidRPr="00B938BB" w:rsidRDefault="005F39FE" w:rsidP="005F39FE">
      <w:pPr>
        <w:rPr>
          <w:rFonts w:ascii="Candara" w:hAnsi="Candara"/>
          <w:b/>
          <w:sz w:val="40"/>
          <w:szCs w:val="40"/>
          <w:u w:val="single"/>
        </w:rPr>
      </w:pPr>
    </w:p>
    <w:sdt>
      <w:sdtPr>
        <w:rPr>
          <w:rFonts w:ascii="Candara" w:hAnsi="Candara"/>
          <w:b/>
          <w:bCs/>
          <w:smallCaps/>
          <w:color w:val="008000"/>
          <w:sz w:val="56"/>
          <w:szCs w:val="56"/>
          <w:highlight w:val="yellow"/>
        </w:rPr>
        <w:alias w:val="Title"/>
        <w:tag w:val=""/>
        <w:id w:val="-914163756"/>
        <w:placeholder>
          <w:docPart w:val="C3B82F7CFE17405499D58B18570D42AE"/>
        </w:placeholder>
        <w:dataBinding w:prefixMappings="xmlns:ns0='http://purl.org/dc/elements/1.1/' xmlns:ns1='http://schemas.openxmlformats.org/package/2006/metadata/core-properties' " w:xpath="/ns1:coreProperties[1]/ns0:title[1]" w:storeItemID="{6C3C8BC8-F283-45AE-878A-BAB7291924A1}"/>
        <w:text/>
      </w:sdtPr>
      <w:sdtContent>
        <w:p w14:paraId="32F618FC" w14:textId="4BB62B7C" w:rsidR="005F39FE" w:rsidRPr="00B938BB" w:rsidRDefault="005F39FE" w:rsidP="005F39FE">
          <w:pPr>
            <w:jc w:val="center"/>
            <w:rPr>
              <w:rFonts w:ascii="Candara" w:hAnsi="Candara"/>
              <w:b/>
              <w:bCs/>
              <w:smallCaps/>
              <w:color w:val="008000"/>
              <w:sz w:val="56"/>
              <w:szCs w:val="56"/>
              <w:highlight w:val="yellow"/>
            </w:rPr>
          </w:pPr>
          <w:r w:rsidRPr="00B938BB">
            <w:rPr>
              <w:rFonts w:ascii="Candara" w:hAnsi="Candara"/>
              <w:b/>
              <w:bCs/>
              <w:smallCaps/>
              <w:color w:val="008000"/>
              <w:sz w:val="56"/>
              <w:szCs w:val="56"/>
              <w:highlight w:val="yellow"/>
            </w:rPr>
            <w:t>Contract Title</w:t>
          </w:r>
        </w:p>
      </w:sdtContent>
    </w:sdt>
    <w:p w14:paraId="1ADCCB3E" w14:textId="77777777" w:rsidR="005F39FE" w:rsidRPr="00B938BB" w:rsidRDefault="005F39FE" w:rsidP="005F39FE">
      <w:pPr>
        <w:jc w:val="center"/>
        <w:rPr>
          <w:rFonts w:ascii="Candara" w:hAnsi="Candara"/>
          <w:b/>
          <w:sz w:val="40"/>
          <w:szCs w:val="40"/>
          <w:u w:val="single"/>
        </w:rPr>
      </w:pPr>
    </w:p>
    <w:p w14:paraId="45F0F3FA" w14:textId="77777777" w:rsidR="005F39FE" w:rsidRPr="00B938BB" w:rsidRDefault="005F39FE" w:rsidP="005F39FE">
      <w:pPr>
        <w:jc w:val="center"/>
        <w:rPr>
          <w:rFonts w:ascii="Candara" w:hAnsi="Candara"/>
          <w:b/>
          <w:sz w:val="40"/>
          <w:szCs w:val="40"/>
          <w:u w:val="single"/>
        </w:rPr>
      </w:pPr>
    </w:p>
    <w:p w14:paraId="0CCAE83A" w14:textId="77777777" w:rsidR="005F39FE" w:rsidRPr="00B938BB" w:rsidRDefault="005F39FE" w:rsidP="005F39FE">
      <w:pPr>
        <w:jc w:val="center"/>
        <w:rPr>
          <w:rFonts w:ascii="Candara" w:hAnsi="Candara"/>
          <w:b/>
          <w:sz w:val="40"/>
          <w:szCs w:val="40"/>
          <w:u w:val="single"/>
        </w:rPr>
      </w:pPr>
    </w:p>
    <w:p w14:paraId="7CC05435" w14:textId="77777777" w:rsidR="000533D2" w:rsidRPr="00B938BB" w:rsidRDefault="000533D2" w:rsidP="000533D2">
      <w:pPr>
        <w:jc w:val="center"/>
        <w:rPr>
          <w:rFonts w:ascii="Candara" w:hAnsi="Candara"/>
          <w:b/>
          <w:sz w:val="44"/>
          <w:szCs w:val="44"/>
          <w:u w:val="single"/>
        </w:rPr>
      </w:pPr>
      <w:r w:rsidRPr="00B938BB">
        <w:rPr>
          <w:rFonts w:ascii="Candara" w:hAnsi="Candara"/>
          <w:b/>
          <w:sz w:val="44"/>
          <w:szCs w:val="44"/>
          <w:u w:val="single"/>
        </w:rPr>
        <w:t>SECTION F</w:t>
      </w:r>
    </w:p>
    <w:p w14:paraId="7991C286" w14:textId="796B6498" w:rsidR="005F39FE" w:rsidRPr="00B938BB" w:rsidRDefault="000533D2" w:rsidP="000533D2">
      <w:pPr>
        <w:jc w:val="center"/>
        <w:rPr>
          <w:rFonts w:ascii="Candara" w:hAnsi="Candara"/>
          <w:b/>
          <w:color w:val="0000FF"/>
          <w:sz w:val="40"/>
        </w:rPr>
      </w:pPr>
      <w:r w:rsidRPr="00B938BB">
        <w:rPr>
          <w:rFonts w:ascii="Candara" w:hAnsi="Candara"/>
          <w:b/>
          <w:sz w:val="44"/>
          <w:szCs w:val="44"/>
          <w:u w:val="single"/>
        </w:rPr>
        <w:t>EXECUTION METHODOLOGY</w:t>
      </w:r>
    </w:p>
    <w:p w14:paraId="67E085F7" w14:textId="77777777" w:rsidR="005F39FE" w:rsidRPr="00B938BB" w:rsidRDefault="005F39FE" w:rsidP="005F39FE">
      <w:pPr>
        <w:rPr>
          <w:rFonts w:ascii="Candara" w:hAnsi="Candara"/>
          <w:b/>
          <w:color w:val="0000FF"/>
          <w:sz w:val="40"/>
        </w:rPr>
      </w:pPr>
    </w:p>
    <w:p w14:paraId="2B80352A" w14:textId="77777777" w:rsidR="005F39FE" w:rsidRPr="00B938BB" w:rsidRDefault="005F39FE" w:rsidP="005F39FE">
      <w:pPr>
        <w:rPr>
          <w:rFonts w:ascii="Candara" w:hAnsi="Candara"/>
          <w:b/>
          <w:color w:val="0000FF"/>
          <w:sz w:val="40"/>
        </w:rPr>
      </w:pPr>
    </w:p>
    <w:p w14:paraId="30A1C65F" w14:textId="77777777" w:rsidR="005F39FE" w:rsidRPr="00B938BB" w:rsidRDefault="005F39FE" w:rsidP="005F39FE">
      <w:pPr>
        <w:rPr>
          <w:rFonts w:ascii="Candara" w:hAnsi="Candara"/>
          <w:b/>
          <w:color w:val="0000FF"/>
          <w:sz w:val="40"/>
        </w:rPr>
      </w:pPr>
    </w:p>
    <w:p w14:paraId="4943FA3C" w14:textId="77777777" w:rsidR="005F39FE" w:rsidRPr="00B938BB" w:rsidRDefault="005F39FE" w:rsidP="005F39FE">
      <w:pPr>
        <w:jc w:val="center"/>
        <w:rPr>
          <w:rFonts w:ascii="Candara" w:hAnsi="Candara"/>
          <w:b/>
          <w:color w:val="0000FF"/>
          <w:sz w:val="40"/>
        </w:rPr>
      </w:pPr>
    </w:p>
    <w:p w14:paraId="4FE3B3D3" w14:textId="77777777" w:rsidR="005F39FE" w:rsidRPr="00B938BB" w:rsidRDefault="005F39FE" w:rsidP="005F39FE">
      <w:pPr>
        <w:rPr>
          <w:rFonts w:ascii="Candara" w:hAnsi="Candara"/>
          <w:b/>
          <w:color w:val="0000FF"/>
          <w:sz w:val="40"/>
        </w:rPr>
      </w:pPr>
    </w:p>
    <w:p w14:paraId="6D76924C" w14:textId="7959A07B" w:rsidR="005F39FE" w:rsidRPr="00B938BB" w:rsidRDefault="005F39FE" w:rsidP="005F39FE">
      <w:pPr>
        <w:jc w:val="center"/>
        <w:rPr>
          <w:rFonts w:ascii="Candara" w:hAnsi="Candara"/>
          <w:b/>
          <w:color w:val="0000FF"/>
          <w:sz w:val="44"/>
          <w:szCs w:val="44"/>
        </w:rPr>
      </w:pPr>
      <w:r w:rsidRPr="00B938BB">
        <w:rPr>
          <w:rFonts w:ascii="Candara" w:hAnsi="Candara"/>
          <w:b/>
          <w:bCs/>
          <w:smallCaps/>
          <w:color w:val="008000"/>
          <w:sz w:val="44"/>
          <w:szCs w:val="44"/>
        </w:rPr>
        <w:t xml:space="preserve">Contract Number: </w:t>
      </w:r>
      <w:sdt>
        <w:sdtPr>
          <w:rPr>
            <w:rFonts w:ascii="Candara" w:hAnsi="Candara"/>
            <w:b/>
            <w:bCs/>
            <w:smallCaps/>
            <w:color w:val="008000"/>
            <w:sz w:val="44"/>
            <w:szCs w:val="44"/>
            <w:highlight w:val="yellow"/>
          </w:rPr>
          <w:alias w:val="Subject"/>
          <w:tag w:val=""/>
          <w:id w:val="813214143"/>
          <w:placeholder>
            <w:docPart w:val="927ECA11EE0A45588D34EEE57C22B915"/>
          </w:placeholder>
          <w:dataBinding w:prefixMappings="xmlns:ns0='http://purl.org/dc/elements/1.1/' xmlns:ns1='http://schemas.openxmlformats.org/package/2006/metadata/core-properties' " w:xpath="/ns1:coreProperties[1]/ns0:subject[1]" w:storeItemID="{6C3C8BC8-F283-45AE-878A-BAB7291924A1}"/>
          <w:text/>
        </w:sdtPr>
        <w:sdtContent>
          <w:r w:rsidRPr="00B938BB">
            <w:rPr>
              <w:rFonts w:ascii="Candara" w:hAnsi="Candara"/>
              <w:b/>
              <w:bCs/>
              <w:smallCaps/>
              <w:color w:val="008000"/>
              <w:sz w:val="44"/>
              <w:szCs w:val="44"/>
              <w:highlight w:val="yellow"/>
            </w:rPr>
            <w:t>Contract No.</w:t>
          </w:r>
        </w:sdtContent>
      </w:sdt>
    </w:p>
    <w:p w14:paraId="78D755FB" w14:textId="77777777" w:rsidR="005F39FE" w:rsidRPr="00B938BB" w:rsidRDefault="005F39FE" w:rsidP="005F39FE">
      <w:pPr>
        <w:rPr>
          <w:rFonts w:ascii="Candara" w:hAnsi="Candara"/>
        </w:rPr>
      </w:pPr>
    </w:p>
    <w:p w14:paraId="780A7F6F" w14:textId="77777777" w:rsidR="005F39FE" w:rsidRPr="00B938BB" w:rsidRDefault="005F39FE" w:rsidP="005F39FE">
      <w:pPr>
        <w:rPr>
          <w:rFonts w:ascii="Candara" w:hAnsi="Candara"/>
        </w:rPr>
      </w:pPr>
    </w:p>
    <w:p w14:paraId="45C7ABE7" w14:textId="77777777" w:rsidR="005F39FE" w:rsidRPr="00B938BB" w:rsidRDefault="005F39FE" w:rsidP="005F39FE">
      <w:pPr>
        <w:rPr>
          <w:rFonts w:ascii="Candara" w:hAnsi="Candara"/>
        </w:rPr>
      </w:pPr>
    </w:p>
    <w:p w14:paraId="181A8A06" w14:textId="77777777" w:rsidR="005F39FE" w:rsidRPr="00B938BB" w:rsidRDefault="005F39FE" w:rsidP="005F39FE">
      <w:pPr>
        <w:pStyle w:val="Heading1"/>
        <w:rPr>
          <w:rFonts w:ascii="Candara" w:hAnsi="Candara"/>
          <w:sz w:val="22"/>
          <w:szCs w:val="22"/>
        </w:rPr>
      </w:pPr>
    </w:p>
    <w:p w14:paraId="4D2DB822" w14:textId="77777777" w:rsidR="005F39FE" w:rsidRPr="00B938BB" w:rsidRDefault="005F39FE" w:rsidP="005F39FE">
      <w:pPr>
        <w:pStyle w:val="Heading1"/>
        <w:rPr>
          <w:rFonts w:ascii="Candara" w:hAnsi="Candara"/>
          <w:sz w:val="22"/>
          <w:szCs w:val="22"/>
        </w:rPr>
      </w:pPr>
    </w:p>
    <w:p w14:paraId="6DFDD3C7" w14:textId="77777777" w:rsidR="005F39FE" w:rsidRPr="00B938BB" w:rsidRDefault="005F39FE" w:rsidP="005F39FE">
      <w:pPr>
        <w:pStyle w:val="Heading1"/>
        <w:rPr>
          <w:rFonts w:ascii="Candara" w:hAnsi="Candara"/>
          <w:sz w:val="22"/>
          <w:szCs w:val="22"/>
        </w:rPr>
      </w:pPr>
    </w:p>
    <w:p w14:paraId="3DB27AEB" w14:textId="77777777" w:rsidR="005F39FE" w:rsidRPr="00B938BB" w:rsidRDefault="005F39FE" w:rsidP="005F39FE">
      <w:pPr>
        <w:pStyle w:val="Heading1"/>
        <w:rPr>
          <w:rFonts w:ascii="Candara" w:hAnsi="Candara"/>
          <w:sz w:val="22"/>
          <w:szCs w:val="22"/>
        </w:rPr>
      </w:pPr>
    </w:p>
    <w:p w14:paraId="79BADAD3" w14:textId="25E9F0F3" w:rsidR="005F39FE" w:rsidRPr="00B938BB" w:rsidRDefault="005F39FE" w:rsidP="007F6B7A">
      <w:pPr>
        <w:pStyle w:val="ListParagraph"/>
        <w:numPr>
          <w:ilvl w:val="0"/>
          <w:numId w:val="15"/>
        </w:numPr>
        <w:spacing w:after="160" w:line="259" w:lineRule="auto"/>
        <w:ind w:left="540" w:hanging="540"/>
        <w:rPr>
          <w:rFonts w:ascii="Candara" w:hAnsi="Candara"/>
          <w:sz w:val="22"/>
          <w:szCs w:val="22"/>
        </w:rPr>
      </w:pPr>
      <w:r w:rsidRPr="00B938BB">
        <w:rPr>
          <w:rFonts w:ascii="Candara" w:hAnsi="Candara"/>
          <w:sz w:val="22"/>
          <w:szCs w:val="22"/>
        </w:rPr>
        <w:br w:type="page"/>
      </w:r>
      <w:r w:rsidR="008A34C4" w:rsidRPr="00B938BB">
        <w:rPr>
          <w:rFonts w:ascii="Candara" w:hAnsi="Candara"/>
          <w:b/>
          <w:sz w:val="22"/>
          <w:szCs w:val="22"/>
        </w:rPr>
        <w:lastRenderedPageBreak/>
        <w:t>Purpose</w:t>
      </w:r>
    </w:p>
    <w:p w14:paraId="7A3DB1BF" w14:textId="1107FF44" w:rsidR="00A00815" w:rsidRPr="00B938BB" w:rsidRDefault="00415506" w:rsidP="007A5E3B">
      <w:pPr>
        <w:pStyle w:val="ListParagraph"/>
        <w:spacing w:before="120" w:line="276" w:lineRule="auto"/>
        <w:ind w:left="547"/>
        <w:jc w:val="both"/>
        <w:rPr>
          <w:rFonts w:ascii="Candara" w:hAnsi="Candara"/>
          <w:sz w:val="22"/>
          <w:szCs w:val="22"/>
        </w:rPr>
      </w:pPr>
      <w:r w:rsidRPr="00B938BB">
        <w:rPr>
          <w:rFonts w:ascii="Candara" w:hAnsi="Candara"/>
          <w:sz w:val="22"/>
          <w:szCs w:val="22"/>
        </w:rPr>
        <w:t>This Section sets out the minimum information and documentary evidence that the TENDERER shall submit as part of its TENDER PROPOSAL for evaluation by COMPANY</w:t>
      </w:r>
      <w:r w:rsidR="00A00815" w:rsidRPr="00B938BB">
        <w:rPr>
          <w:rFonts w:ascii="Candara" w:hAnsi="Candara"/>
          <w:sz w:val="22"/>
          <w:szCs w:val="22"/>
        </w:rPr>
        <w:t xml:space="preserve">. </w:t>
      </w:r>
    </w:p>
    <w:p w14:paraId="73DB53CF" w14:textId="0BE0A8AF" w:rsidR="007A5E3B" w:rsidRPr="00B938BB" w:rsidRDefault="008A34C4" w:rsidP="007A5E3B">
      <w:pPr>
        <w:pStyle w:val="ListParagraph"/>
        <w:numPr>
          <w:ilvl w:val="0"/>
          <w:numId w:val="15"/>
        </w:numPr>
        <w:spacing w:before="120" w:after="160" w:line="259" w:lineRule="auto"/>
        <w:ind w:left="547" w:hanging="547"/>
        <w:rPr>
          <w:rFonts w:ascii="Candara" w:hAnsi="Candara"/>
          <w:b/>
          <w:sz w:val="22"/>
          <w:szCs w:val="22"/>
        </w:rPr>
      </w:pPr>
      <w:r w:rsidRPr="00B938BB">
        <w:rPr>
          <w:rFonts w:ascii="Candara" w:hAnsi="Candara"/>
          <w:b/>
          <w:sz w:val="22"/>
          <w:szCs w:val="22"/>
        </w:rPr>
        <w:t>TENDER PROPOSAL</w:t>
      </w:r>
      <w:r w:rsidR="007A5E3B" w:rsidRPr="00B938BB">
        <w:rPr>
          <w:rFonts w:ascii="Candara" w:hAnsi="Candara"/>
          <w:b/>
          <w:sz w:val="22"/>
          <w:szCs w:val="22"/>
        </w:rPr>
        <w:t xml:space="preserve"> Structure</w:t>
      </w:r>
    </w:p>
    <w:p w14:paraId="0B4927E0" w14:textId="2C4997CA" w:rsidR="00006726" w:rsidRPr="00B938BB" w:rsidRDefault="00AE3202" w:rsidP="00CF0D3F">
      <w:pPr>
        <w:pStyle w:val="ListParagraph"/>
        <w:spacing w:before="120" w:line="276" w:lineRule="auto"/>
        <w:ind w:left="547"/>
        <w:jc w:val="both"/>
        <w:rPr>
          <w:rFonts w:ascii="Candara" w:hAnsi="Candara"/>
          <w:sz w:val="22"/>
          <w:szCs w:val="22"/>
        </w:rPr>
      </w:pPr>
      <w:r w:rsidRPr="00B938BB">
        <w:rPr>
          <w:rFonts w:ascii="Candara" w:hAnsi="Candara"/>
          <w:sz w:val="22"/>
          <w:szCs w:val="22"/>
        </w:rPr>
        <w:t>The TENDERER shall submit its TENDER PROPOSAL in accordance with the structure, sequence, and numbering set out in this Section. Failure to submit the required information and supporting documents may render the TENDER PROPOSAL non-compliant and liable to rejection</w:t>
      </w:r>
      <w:r w:rsidR="00006726" w:rsidRPr="00B938BB">
        <w:rPr>
          <w:rFonts w:ascii="Candara" w:hAnsi="Candara"/>
          <w:sz w:val="22"/>
          <w:szCs w:val="22"/>
        </w:rPr>
        <w:t>.</w:t>
      </w:r>
    </w:p>
    <w:p w14:paraId="23F00768" w14:textId="4E2A5DE8" w:rsidR="008A34C4" w:rsidRPr="00B938BB" w:rsidRDefault="00FF49CE" w:rsidP="008A34C4">
      <w:pPr>
        <w:pStyle w:val="ListParagraph"/>
        <w:numPr>
          <w:ilvl w:val="0"/>
          <w:numId w:val="15"/>
        </w:numPr>
        <w:spacing w:before="120" w:after="160" w:line="259" w:lineRule="auto"/>
        <w:ind w:left="547" w:hanging="547"/>
        <w:rPr>
          <w:rFonts w:ascii="Candara" w:hAnsi="Candara"/>
          <w:b/>
          <w:sz w:val="22"/>
          <w:szCs w:val="22"/>
        </w:rPr>
      </w:pPr>
      <w:r w:rsidRPr="00B938BB">
        <w:rPr>
          <w:rFonts w:ascii="Candara" w:hAnsi="Candara"/>
          <w:b/>
          <w:sz w:val="22"/>
          <w:szCs w:val="22"/>
        </w:rPr>
        <w:t>References to Appendices</w:t>
      </w:r>
    </w:p>
    <w:p w14:paraId="63C23230" w14:textId="51A1B7F9" w:rsidR="00B03559" w:rsidRPr="00B938BB" w:rsidRDefault="0055692F" w:rsidP="007A5E3B">
      <w:pPr>
        <w:pStyle w:val="ListParagraph"/>
        <w:spacing w:before="120" w:line="276" w:lineRule="auto"/>
        <w:ind w:left="547"/>
        <w:jc w:val="both"/>
        <w:rPr>
          <w:rFonts w:ascii="Candara" w:hAnsi="Candara"/>
          <w:sz w:val="22"/>
          <w:szCs w:val="22"/>
        </w:rPr>
      </w:pPr>
      <w:r w:rsidRPr="00B938BB">
        <w:rPr>
          <w:rFonts w:ascii="Candara" w:hAnsi="Candara"/>
          <w:sz w:val="22"/>
          <w:szCs w:val="22"/>
        </w:rPr>
        <w:t>Where reference is made in this Section to any appendix, the TENDERER shall comply with the relevant appendix requirements and shall submit the confirmations, acknowledgements, and supporting documents specified therein</w:t>
      </w:r>
      <w:r w:rsidR="00B03559" w:rsidRPr="00B938BB">
        <w:rPr>
          <w:rFonts w:ascii="Candara" w:hAnsi="Candara"/>
          <w:sz w:val="22"/>
          <w:szCs w:val="22"/>
        </w:rPr>
        <w:t>.</w:t>
      </w:r>
    </w:p>
    <w:p w14:paraId="5CD75855" w14:textId="2F30E5D4" w:rsidR="00EF0454" w:rsidRPr="00B938BB" w:rsidRDefault="00E06DD4" w:rsidP="00EF0454">
      <w:pPr>
        <w:pStyle w:val="ListParagraph"/>
        <w:numPr>
          <w:ilvl w:val="0"/>
          <w:numId w:val="15"/>
        </w:numPr>
        <w:spacing w:before="120" w:after="160" w:line="259" w:lineRule="auto"/>
        <w:ind w:left="547" w:hanging="547"/>
        <w:rPr>
          <w:rFonts w:ascii="Candara" w:hAnsi="Candara"/>
          <w:b/>
          <w:sz w:val="22"/>
          <w:szCs w:val="22"/>
        </w:rPr>
      </w:pPr>
      <w:r w:rsidRPr="00B938BB">
        <w:rPr>
          <w:rFonts w:ascii="Candara" w:hAnsi="Candara"/>
          <w:b/>
          <w:sz w:val="22"/>
          <w:szCs w:val="22"/>
        </w:rPr>
        <w:t xml:space="preserve">Contractual Status of TENDER PROPOSAL </w:t>
      </w:r>
    </w:p>
    <w:p w14:paraId="7D6BC5D6" w14:textId="2A91A412" w:rsidR="003C5376" w:rsidRPr="00B938BB" w:rsidRDefault="003C5376" w:rsidP="00EF0454">
      <w:pPr>
        <w:pStyle w:val="ListParagraph"/>
        <w:spacing w:before="120" w:line="276" w:lineRule="auto"/>
        <w:ind w:left="547"/>
        <w:jc w:val="both"/>
        <w:rPr>
          <w:rFonts w:ascii="Candara" w:hAnsi="Candara"/>
          <w:sz w:val="22"/>
          <w:szCs w:val="22"/>
        </w:rPr>
      </w:pPr>
      <w:r w:rsidRPr="00B938BB">
        <w:rPr>
          <w:rFonts w:ascii="Candara" w:hAnsi="Candara"/>
          <w:sz w:val="22"/>
          <w:szCs w:val="22"/>
        </w:rPr>
        <w:t>For the successful TENDERER, those parts of the TENDER PROPOSAL expressly accepted by COMPANY, including any agreed clarifications, committed plans, schedules, certifications, and supporting documents, shall form part of the CONTRACT to the extent incorporated by reference or otherwise expressly included in the CONTRACT. In the event of any conflict, the Conditions of Contract, Scope of Work, and other agreed Contract Documents shall prevail over the TENDER PROPOSAL.</w:t>
      </w:r>
    </w:p>
    <w:p w14:paraId="4F05606C" w14:textId="43DDAD52" w:rsidR="00070F8A" w:rsidRPr="00B938BB" w:rsidRDefault="00070F8A" w:rsidP="00070F8A">
      <w:pPr>
        <w:pStyle w:val="ListParagraph"/>
        <w:numPr>
          <w:ilvl w:val="0"/>
          <w:numId w:val="15"/>
        </w:numPr>
        <w:spacing w:before="120" w:after="160" w:line="259" w:lineRule="auto"/>
        <w:ind w:left="547" w:hanging="547"/>
        <w:rPr>
          <w:rFonts w:ascii="Candara" w:hAnsi="Candara"/>
          <w:b/>
          <w:sz w:val="22"/>
          <w:szCs w:val="22"/>
        </w:rPr>
      </w:pPr>
      <w:r w:rsidRPr="00B938BB">
        <w:rPr>
          <w:rFonts w:ascii="Candara" w:hAnsi="Candara"/>
          <w:b/>
          <w:sz w:val="22"/>
          <w:szCs w:val="22"/>
        </w:rPr>
        <w:t xml:space="preserve">TENDER PROPOSAL </w:t>
      </w:r>
      <w:r w:rsidR="005C0287" w:rsidRPr="00B938BB">
        <w:rPr>
          <w:rFonts w:ascii="Candara" w:hAnsi="Candara"/>
          <w:b/>
          <w:sz w:val="22"/>
          <w:szCs w:val="22"/>
        </w:rPr>
        <w:t>Requirements</w:t>
      </w:r>
    </w:p>
    <w:p w14:paraId="1CD0BD53" w14:textId="4CA001F8" w:rsidR="00CF3EBD" w:rsidRPr="00B938BB" w:rsidRDefault="00FE24A4" w:rsidP="00512F09">
      <w:pPr>
        <w:pStyle w:val="ListParagraph"/>
        <w:spacing w:before="120" w:line="276" w:lineRule="auto"/>
        <w:ind w:left="547"/>
        <w:jc w:val="both"/>
        <w:rPr>
          <w:rFonts w:ascii="Candara" w:hAnsi="Candara"/>
          <w:sz w:val="22"/>
          <w:szCs w:val="22"/>
          <w:lang w:val="en-US"/>
        </w:rPr>
      </w:pPr>
      <w:r w:rsidRPr="00B938BB">
        <w:rPr>
          <w:rFonts w:ascii="Candara" w:hAnsi="Candara"/>
          <w:sz w:val="22"/>
          <w:szCs w:val="22"/>
        </w:rPr>
        <w:t>The following items shall constitute the Technical Tender and shall form part of the Evaluation Criteria:</w:t>
      </w:r>
      <w:r w:rsidR="007F5133" w:rsidRPr="00B938BB">
        <w:rPr>
          <w:rFonts w:ascii="Candara" w:hAnsi="Candara"/>
          <w:sz w:val="22"/>
          <w:szCs w:val="22"/>
          <w:lang w:val="en-US"/>
        </w:rPr>
        <w:t xml:space="preserve"> </w:t>
      </w:r>
      <w:r w:rsidR="007F5133" w:rsidRPr="00B938BB">
        <w:rPr>
          <w:rFonts w:ascii="Candara" w:hAnsi="Candara"/>
          <w:sz w:val="22"/>
          <w:szCs w:val="22"/>
          <w:highlight w:val="cyan"/>
          <w:lang w:val="en-US"/>
        </w:rPr>
        <w:t>[CE to amend the list below as per the TEM and any additional requirements]</w:t>
      </w:r>
    </w:p>
    <w:tbl>
      <w:tblPr>
        <w:tblStyle w:val="TableGrid"/>
        <w:tblW w:w="9625" w:type="dxa"/>
        <w:tblLook w:val="04A0" w:firstRow="1" w:lastRow="0" w:firstColumn="1" w:lastColumn="0" w:noHBand="0" w:noVBand="1"/>
      </w:tblPr>
      <w:tblGrid>
        <w:gridCol w:w="625"/>
        <w:gridCol w:w="9000"/>
      </w:tblGrid>
      <w:tr w:rsidR="006D2339" w:rsidRPr="00B938BB" w14:paraId="5F2C24DA" w14:textId="77777777" w:rsidTr="0026616E">
        <w:trPr>
          <w:tblHeader/>
        </w:trPr>
        <w:tc>
          <w:tcPr>
            <w:tcW w:w="625" w:type="dxa"/>
            <w:shd w:val="clear" w:color="auto" w:fill="D9D9D9" w:themeFill="background1" w:themeFillShade="D9"/>
            <w:vAlign w:val="center"/>
          </w:tcPr>
          <w:p w14:paraId="420C2AA2" w14:textId="5B268476" w:rsidR="006D2339" w:rsidRPr="00B938BB" w:rsidRDefault="006D2339" w:rsidP="004F4F50">
            <w:pPr>
              <w:spacing w:line="276" w:lineRule="auto"/>
              <w:rPr>
                <w:rFonts w:ascii="Candara" w:hAnsi="Candara"/>
                <w:sz w:val="22"/>
                <w:szCs w:val="22"/>
              </w:rPr>
            </w:pPr>
            <w:r w:rsidRPr="00B938BB">
              <w:rPr>
                <w:rFonts w:ascii="Candara" w:hAnsi="Candara"/>
                <w:b/>
                <w:sz w:val="22"/>
                <w:szCs w:val="22"/>
              </w:rPr>
              <w:t>Ref.</w:t>
            </w:r>
          </w:p>
        </w:tc>
        <w:tc>
          <w:tcPr>
            <w:tcW w:w="9000" w:type="dxa"/>
            <w:shd w:val="clear" w:color="auto" w:fill="D9D9D9" w:themeFill="background1" w:themeFillShade="D9"/>
            <w:vAlign w:val="center"/>
          </w:tcPr>
          <w:p w14:paraId="67CC525B" w14:textId="6FB477D5" w:rsidR="006D2339" w:rsidRPr="00B938BB" w:rsidRDefault="006D2339" w:rsidP="00DA6457">
            <w:pPr>
              <w:spacing w:line="276" w:lineRule="auto"/>
              <w:jc w:val="both"/>
              <w:rPr>
                <w:rFonts w:ascii="Candara" w:hAnsi="Candara"/>
                <w:sz w:val="22"/>
                <w:szCs w:val="22"/>
              </w:rPr>
            </w:pPr>
            <w:r w:rsidRPr="00B938BB">
              <w:rPr>
                <w:rFonts w:ascii="Candara" w:hAnsi="Candara"/>
                <w:b/>
                <w:sz w:val="22"/>
                <w:szCs w:val="22"/>
              </w:rPr>
              <w:t>Submission Requirement</w:t>
            </w:r>
          </w:p>
        </w:tc>
      </w:tr>
      <w:tr w:rsidR="00D071E5" w:rsidRPr="00B938BB" w14:paraId="41A7A301" w14:textId="77777777" w:rsidTr="0026616E">
        <w:tc>
          <w:tcPr>
            <w:tcW w:w="625" w:type="dxa"/>
            <w:shd w:val="clear" w:color="auto" w:fill="F2F2F2" w:themeFill="background1" w:themeFillShade="F2"/>
          </w:tcPr>
          <w:p w14:paraId="43ABE639" w14:textId="5725273E" w:rsidR="00D071E5" w:rsidRDefault="00D071E5" w:rsidP="00266EA7">
            <w:pPr>
              <w:spacing w:before="120" w:line="276" w:lineRule="auto"/>
              <w:rPr>
                <w:rFonts w:ascii="Candara" w:hAnsi="Candara"/>
                <w:b/>
                <w:bCs/>
                <w:sz w:val="22"/>
                <w:szCs w:val="22"/>
              </w:rPr>
            </w:pPr>
            <w:r>
              <w:rPr>
                <w:rFonts w:ascii="Candara" w:hAnsi="Candara"/>
                <w:b/>
                <w:bCs/>
                <w:sz w:val="22"/>
                <w:szCs w:val="22"/>
              </w:rPr>
              <w:t>A</w:t>
            </w:r>
          </w:p>
        </w:tc>
        <w:tc>
          <w:tcPr>
            <w:tcW w:w="9000" w:type="dxa"/>
            <w:shd w:val="clear" w:color="auto" w:fill="F2F2F2" w:themeFill="background1" w:themeFillShade="F2"/>
          </w:tcPr>
          <w:p w14:paraId="34ABE61C" w14:textId="51037131" w:rsidR="00D071E5" w:rsidRPr="00B938BB" w:rsidRDefault="00D071E5" w:rsidP="00DA6457">
            <w:pPr>
              <w:spacing w:before="120" w:line="276" w:lineRule="auto"/>
              <w:jc w:val="both"/>
              <w:rPr>
                <w:rFonts w:ascii="Candara" w:hAnsi="Candara"/>
                <w:b/>
                <w:bCs/>
                <w:sz w:val="22"/>
                <w:szCs w:val="22"/>
              </w:rPr>
            </w:pPr>
            <w:r>
              <w:rPr>
                <w:rFonts w:ascii="Candara" w:hAnsi="Candara"/>
                <w:b/>
                <w:bCs/>
                <w:sz w:val="22"/>
                <w:szCs w:val="22"/>
              </w:rPr>
              <w:t>Form of Agreement</w:t>
            </w:r>
          </w:p>
        </w:tc>
      </w:tr>
      <w:tr w:rsidR="00471542" w:rsidRPr="00B938BB" w14:paraId="0AF62F68" w14:textId="77777777" w:rsidTr="0026616E">
        <w:tc>
          <w:tcPr>
            <w:tcW w:w="625" w:type="dxa"/>
          </w:tcPr>
          <w:p w14:paraId="72A94641" w14:textId="65EDC52E" w:rsidR="00471542" w:rsidRPr="00B938BB" w:rsidRDefault="00D42B1C" w:rsidP="00266EA7">
            <w:pPr>
              <w:spacing w:before="120" w:line="276" w:lineRule="auto"/>
              <w:rPr>
                <w:rFonts w:ascii="Candara" w:hAnsi="Candara"/>
                <w:b/>
                <w:bCs/>
                <w:sz w:val="22"/>
                <w:szCs w:val="22"/>
              </w:rPr>
            </w:pPr>
            <w:r>
              <w:rPr>
                <w:rFonts w:ascii="Candara" w:hAnsi="Candara"/>
                <w:b/>
                <w:bCs/>
                <w:sz w:val="22"/>
                <w:szCs w:val="22"/>
              </w:rPr>
              <w:t>A-1</w:t>
            </w:r>
          </w:p>
        </w:tc>
        <w:tc>
          <w:tcPr>
            <w:tcW w:w="9000" w:type="dxa"/>
          </w:tcPr>
          <w:p w14:paraId="62F92465" w14:textId="1F156CB1" w:rsidR="00471542" w:rsidRPr="00B938BB" w:rsidRDefault="009416BE" w:rsidP="00DA6457">
            <w:pPr>
              <w:spacing w:before="120" w:line="276" w:lineRule="auto"/>
              <w:jc w:val="both"/>
              <w:rPr>
                <w:rFonts w:ascii="Candara" w:hAnsi="Candara"/>
                <w:b/>
                <w:bCs/>
                <w:sz w:val="22"/>
                <w:szCs w:val="22"/>
              </w:rPr>
            </w:pPr>
            <w:r w:rsidRPr="00B938BB">
              <w:rPr>
                <w:rFonts w:ascii="Candara" w:hAnsi="Candara"/>
                <w:b/>
                <w:bCs/>
                <w:sz w:val="22"/>
                <w:szCs w:val="22"/>
              </w:rPr>
              <w:t xml:space="preserve">Form of Tender </w:t>
            </w:r>
            <w:r w:rsidRPr="00B938BB">
              <w:rPr>
                <w:rFonts w:ascii="Candara" w:hAnsi="Candara"/>
                <w:sz w:val="22"/>
                <w:szCs w:val="22"/>
              </w:rPr>
              <w:t>(Refer to Appendix 1 of Section 1A)</w:t>
            </w:r>
          </w:p>
        </w:tc>
      </w:tr>
      <w:tr w:rsidR="00D071E5" w:rsidRPr="00B938BB" w14:paraId="756FA2F0" w14:textId="77777777" w:rsidTr="0026616E">
        <w:tc>
          <w:tcPr>
            <w:tcW w:w="625" w:type="dxa"/>
            <w:shd w:val="clear" w:color="auto" w:fill="F2F2F2" w:themeFill="background1" w:themeFillShade="F2"/>
          </w:tcPr>
          <w:p w14:paraId="07C2C2DF" w14:textId="3BAD93A6" w:rsidR="00D071E5" w:rsidRDefault="00D071E5" w:rsidP="00266EA7">
            <w:pPr>
              <w:spacing w:before="120" w:line="276" w:lineRule="auto"/>
              <w:rPr>
                <w:rFonts w:ascii="Candara" w:hAnsi="Candara"/>
                <w:b/>
                <w:bCs/>
                <w:sz w:val="22"/>
                <w:szCs w:val="22"/>
              </w:rPr>
            </w:pPr>
            <w:r>
              <w:rPr>
                <w:rFonts w:ascii="Candara" w:hAnsi="Candara"/>
                <w:b/>
                <w:bCs/>
                <w:sz w:val="22"/>
                <w:szCs w:val="22"/>
              </w:rPr>
              <w:t>B1</w:t>
            </w:r>
          </w:p>
        </w:tc>
        <w:tc>
          <w:tcPr>
            <w:tcW w:w="9000" w:type="dxa"/>
            <w:shd w:val="clear" w:color="auto" w:fill="F2F2F2" w:themeFill="background1" w:themeFillShade="F2"/>
          </w:tcPr>
          <w:p w14:paraId="55BAAC44" w14:textId="0A461039" w:rsidR="00D071E5" w:rsidRPr="00B938BB" w:rsidRDefault="008E0DFB" w:rsidP="0018738C">
            <w:pPr>
              <w:spacing w:before="120" w:line="276" w:lineRule="auto"/>
              <w:jc w:val="both"/>
              <w:rPr>
                <w:rFonts w:ascii="Candara" w:hAnsi="Candara" w:cs="Tahoma"/>
                <w:b/>
                <w:bCs/>
                <w:sz w:val="22"/>
                <w:szCs w:val="22"/>
              </w:rPr>
            </w:pPr>
            <w:r w:rsidRPr="008E0DFB">
              <w:rPr>
                <w:rFonts w:ascii="Candara" w:hAnsi="Candara" w:cs="Tahoma"/>
                <w:b/>
                <w:bCs/>
                <w:sz w:val="22"/>
                <w:szCs w:val="22"/>
              </w:rPr>
              <w:t>General Conditions of Contract</w:t>
            </w:r>
          </w:p>
        </w:tc>
      </w:tr>
      <w:tr w:rsidR="0018738C" w:rsidRPr="00B938BB" w14:paraId="7A27530B" w14:textId="77777777" w:rsidTr="0026616E">
        <w:tc>
          <w:tcPr>
            <w:tcW w:w="625" w:type="dxa"/>
          </w:tcPr>
          <w:p w14:paraId="021EB1D5" w14:textId="3E16CD18" w:rsidR="0018738C" w:rsidRDefault="0018738C" w:rsidP="00266EA7">
            <w:pPr>
              <w:spacing w:before="120" w:line="276" w:lineRule="auto"/>
              <w:rPr>
                <w:rFonts w:ascii="Candara" w:hAnsi="Candara"/>
                <w:b/>
                <w:bCs/>
                <w:sz w:val="22"/>
                <w:szCs w:val="22"/>
              </w:rPr>
            </w:pPr>
            <w:r>
              <w:rPr>
                <w:rFonts w:ascii="Candara" w:hAnsi="Candara"/>
                <w:b/>
                <w:bCs/>
                <w:sz w:val="22"/>
                <w:szCs w:val="22"/>
              </w:rPr>
              <w:t>B1-1</w:t>
            </w:r>
          </w:p>
        </w:tc>
        <w:tc>
          <w:tcPr>
            <w:tcW w:w="9000" w:type="dxa"/>
          </w:tcPr>
          <w:p w14:paraId="3BD26255" w14:textId="77777777" w:rsidR="0018738C" w:rsidRPr="00B938BB" w:rsidRDefault="0018738C" w:rsidP="0018738C">
            <w:pPr>
              <w:spacing w:before="120" w:line="276" w:lineRule="auto"/>
              <w:jc w:val="both"/>
              <w:rPr>
                <w:rFonts w:ascii="Candara" w:hAnsi="Candara" w:cs="Tahoma"/>
                <w:b/>
                <w:bCs/>
                <w:sz w:val="22"/>
                <w:szCs w:val="22"/>
              </w:rPr>
            </w:pPr>
            <w:r w:rsidRPr="00B938BB">
              <w:rPr>
                <w:rFonts w:ascii="Candara" w:hAnsi="Candara" w:cs="Tahoma"/>
                <w:b/>
                <w:bCs/>
                <w:sz w:val="22"/>
                <w:szCs w:val="22"/>
              </w:rPr>
              <w:t>CONTRACT Terms &amp; Conditions (Refer to Section B1)</w:t>
            </w:r>
          </w:p>
          <w:p w14:paraId="6E98E21D" w14:textId="1113184B" w:rsidR="0018738C" w:rsidRPr="00B938BB" w:rsidRDefault="0018738C" w:rsidP="0018738C">
            <w:pPr>
              <w:spacing w:before="120" w:line="276" w:lineRule="auto"/>
              <w:jc w:val="both"/>
              <w:rPr>
                <w:rFonts w:ascii="Candara" w:hAnsi="Candara"/>
                <w:b/>
                <w:bCs/>
                <w:sz w:val="22"/>
                <w:szCs w:val="22"/>
              </w:rPr>
            </w:pPr>
            <w:r w:rsidRPr="00B938BB">
              <w:rPr>
                <w:rFonts w:ascii="Candara" w:hAnsi="Candara"/>
                <w:sz w:val="22"/>
                <w:szCs w:val="22"/>
              </w:rPr>
              <w:t>TENDERER shall submit a duly signed confirmation of its acceptance of the CONTRACT terms and conditions set out in Section B1.</w:t>
            </w:r>
          </w:p>
        </w:tc>
      </w:tr>
      <w:tr w:rsidR="006D2339" w:rsidRPr="00B938BB" w14:paraId="284A5DB0" w14:textId="77777777" w:rsidTr="0026616E">
        <w:tc>
          <w:tcPr>
            <w:tcW w:w="625" w:type="dxa"/>
            <w:shd w:val="clear" w:color="auto" w:fill="F2F2F2" w:themeFill="background1" w:themeFillShade="F2"/>
          </w:tcPr>
          <w:p w14:paraId="3B8EB1C3" w14:textId="0F028A51" w:rsidR="006D2339" w:rsidRPr="00B938BB" w:rsidRDefault="00D42B1C" w:rsidP="00266EA7">
            <w:pPr>
              <w:spacing w:before="120" w:line="276" w:lineRule="auto"/>
              <w:rPr>
                <w:rFonts w:ascii="Candara" w:hAnsi="Candara"/>
                <w:b/>
                <w:bCs/>
                <w:sz w:val="22"/>
                <w:szCs w:val="22"/>
              </w:rPr>
            </w:pPr>
            <w:r>
              <w:rPr>
                <w:rFonts w:ascii="Candara" w:hAnsi="Candara"/>
                <w:b/>
                <w:bCs/>
                <w:sz w:val="22"/>
                <w:szCs w:val="22"/>
              </w:rPr>
              <w:t>C</w:t>
            </w:r>
          </w:p>
        </w:tc>
        <w:tc>
          <w:tcPr>
            <w:tcW w:w="9000" w:type="dxa"/>
            <w:shd w:val="clear" w:color="auto" w:fill="F2F2F2" w:themeFill="background1" w:themeFillShade="F2"/>
          </w:tcPr>
          <w:p w14:paraId="6C465543" w14:textId="7D9E3222" w:rsidR="000E5CB2" w:rsidRPr="00B938BB" w:rsidRDefault="006D2339" w:rsidP="00DA6457">
            <w:pPr>
              <w:spacing w:before="120" w:line="276" w:lineRule="auto"/>
              <w:jc w:val="both"/>
              <w:rPr>
                <w:rFonts w:ascii="Candara" w:hAnsi="Candara"/>
                <w:b/>
                <w:bCs/>
                <w:sz w:val="22"/>
                <w:szCs w:val="22"/>
              </w:rPr>
            </w:pPr>
            <w:r w:rsidRPr="00B938BB">
              <w:rPr>
                <w:rFonts w:ascii="Candara" w:hAnsi="Candara"/>
                <w:b/>
                <w:bCs/>
                <w:sz w:val="22"/>
                <w:szCs w:val="22"/>
              </w:rPr>
              <w:t>QHSE Submission</w:t>
            </w:r>
            <w:r w:rsidR="000E5CB2" w:rsidRPr="00B938BB">
              <w:rPr>
                <w:rFonts w:ascii="Candara" w:hAnsi="Candara"/>
                <w:b/>
                <w:bCs/>
                <w:sz w:val="22"/>
                <w:szCs w:val="22"/>
              </w:rPr>
              <w:t>:</w:t>
            </w:r>
          </w:p>
        </w:tc>
      </w:tr>
      <w:tr w:rsidR="006D2339" w:rsidRPr="00B938BB" w14:paraId="7D29BB42" w14:textId="77777777" w:rsidTr="0026616E">
        <w:tc>
          <w:tcPr>
            <w:tcW w:w="625" w:type="dxa"/>
          </w:tcPr>
          <w:p w14:paraId="47F8E75A" w14:textId="21BB6F30" w:rsidR="006D2339" w:rsidRPr="00B938BB" w:rsidRDefault="00D42B1C" w:rsidP="00266EA7">
            <w:pPr>
              <w:spacing w:before="120" w:line="276" w:lineRule="auto"/>
              <w:rPr>
                <w:rFonts w:ascii="Candara" w:hAnsi="Candara"/>
                <w:b/>
                <w:bCs/>
                <w:sz w:val="22"/>
                <w:szCs w:val="22"/>
              </w:rPr>
            </w:pPr>
            <w:r>
              <w:rPr>
                <w:rFonts w:ascii="Candara" w:hAnsi="Candara"/>
                <w:b/>
                <w:bCs/>
                <w:sz w:val="22"/>
                <w:szCs w:val="22"/>
              </w:rPr>
              <w:t>C-</w:t>
            </w:r>
            <w:r w:rsidR="003F1CD9" w:rsidRPr="00B938BB">
              <w:rPr>
                <w:rFonts w:ascii="Candara" w:hAnsi="Candara"/>
                <w:b/>
                <w:bCs/>
                <w:sz w:val="22"/>
                <w:szCs w:val="22"/>
              </w:rPr>
              <w:t>1</w:t>
            </w:r>
          </w:p>
        </w:tc>
        <w:tc>
          <w:tcPr>
            <w:tcW w:w="9000" w:type="dxa"/>
          </w:tcPr>
          <w:p w14:paraId="6FB0DE17" w14:textId="23375B38" w:rsidR="007A1254" w:rsidRPr="00B938BB" w:rsidRDefault="007A1254" w:rsidP="00DA6457">
            <w:pPr>
              <w:spacing w:before="120" w:line="276" w:lineRule="auto"/>
              <w:jc w:val="both"/>
              <w:rPr>
                <w:rFonts w:ascii="Candara" w:hAnsi="Candara"/>
                <w:b/>
                <w:bCs/>
                <w:sz w:val="22"/>
                <w:szCs w:val="22"/>
              </w:rPr>
            </w:pPr>
            <w:r w:rsidRPr="00B938BB">
              <w:rPr>
                <w:rFonts w:ascii="Candara" w:hAnsi="Candara"/>
                <w:b/>
                <w:bCs/>
                <w:sz w:val="22"/>
                <w:szCs w:val="22"/>
              </w:rPr>
              <w:t>HSE Capability Questionnaire:</w:t>
            </w:r>
            <w:r w:rsidR="00CE7E7D" w:rsidRPr="00B938BB">
              <w:rPr>
                <w:rFonts w:ascii="Candara" w:hAnsi="Candara"/>
                <w:b/>
                <w:bCs/>
                <w:sz w:val="22"/>
                <w:szCs w:val="22"/>
              </w:rPr>
              <w:t xml:space="preserve"> </w:t>
            </w:r>
            <w:r w:rsidR="00CE7E7D" w:rsidRPr="00B938BB">
              <w:rPr>
                <w:rFonts w:ascii="Candara" w:hAnsi="Candara"/>
                <w:sz w:val="22"/>
                <w:szCs w:val="22"/>
              </w:rPr>
              <w:t>(Refer to Appendix 1 to Section F)</w:t>
            </w:r>
          </w:p>
          <w:p w14:paraId="19DA2327" w14:textId="787B336E" w:rsidR="00DD7EF2" w:rsidRPr="00B938BB" w:rsidRDefault="00A01960" w:rsidP="00DA6457">
            <w:pPr>
              <w:spacing w:before="120" w:line="276" w:lineRule="auto"/>
              <w:jc w:val="both"/>
              <w:rPr>
                <w:rFonts w:ascii="Candara" w:hAnsi="Candara"/>
                <w:sz w:val="22"/>
                <w:szCs w:val="22"/>
              </w:rPr>
            </w:pPr>
            <w:r w:rsidRPr="00B938BB">
              <w:rPr>
                <w:rFonts w:ascii="Candara" w:hAnsi="Candara"/>
                <w:sz w:val="22"/>
                <w:szCs w:val="22"/>
              </w:rPr>
              <w:t>TENDERER shall c</w:t>
            </w:r>
            <w:r w:rsidR="007A1254" w:rsidRPr="00B938BB">
              <w:rPr>
                <w:rFonts w:ascii="Candara" w:hAnsi="Candara"/>
                <w:sz w:val="22"/>
                <w:szCs w:val="22"/>
              </w:rPr>
              <w:t xml:space="preserve">omplete the OLNG Contractor HSE Capability Questionnaire and submit all required supporting evidence in the same </w:t>
            </w:r>
            <w:r w:rsidR="00DD7EF2" w:rsidRPr="00B938BB">
              <w:rPr>
                <w:rFonts w:ascii="Candara" w:hAnsi="Candara"/>
                <w:sz w:val="22"/>
                <w:szCs w:val="22"/>
              </w:rPr>
              <w:t xml:space="preserve">sequence </w:t>
            </w:r>
            <w:r w:rsidR="007A1254" w:rsidRPr="00B938BB">
              <w:rPr>
                <w:rFonts w:ascii="Candara" w:hAnsi="Candara"/>
                <w:sz w:val="22"/>
                <w:szCs w:val="22"/>
              </w:rPr>
              <w:t xml:space="preserve">and reference </w:t>
            </w:r>
            <w:r w:rsidR="00DD7EF2" w:rsidRPr="00B938BB">
              <w:rPr>
                <w:rFonts w:ascii="Candara" w:hAnsi="Candara"/>
                <w:sz w:val="22"/>
                <w:szCs w:val="22"/>
              </w:rPr>
              <w:t xml:space="preserve">as outlined </w:t>
            </w:r>
            <w:r w:rsidR="007A1254" w:rsidRPr="00B938BB">
              <w:rPr>
                <w:rFonts w:ascii="Candara" w:hAnsi="Candara"/>
                <w:sz w:val="22"/>
                <w:szCs w:val="22"/>
              </w:rPr>
              <w:t xml:space="preserve">in Columns C and D of the questionnaire. </w:t>
            </w:r>
            <w:r w:rsidR="00DD7EF2" w:rsidRPr="00B938BB">
              <w:rPr>
                <w:rFonts w:ascii="Candara" w:hAnsi="Candara"/>
                <w:sz w:val="22"/>
                <w:szCs w:val="22"/>
              </w:rPr>
              <w:t>A separate folder shall be created for the submission, clearly referencing each response according to the question number (e.g., 1.1(a), 1.1(b), 1.1(c), 2.1(a), etc.).</w:t>
            </w:r>
          </w:p>
          <w:p w14:paraId="32D04D4D" w14:textId="2758D818" w:rsidR="006D2339" w:rsidRPr="00B938BB" w:rsidRDefault="009004D4" w:rsidP="00DA6457">
            <w:pPr>
              <w:spacing w:before="120" w:line="276" w:lineRule="auto"/>
              <w:jc w:val="both"/>
              <w:rPr>
                <w:rFonts w:ascii="Candara" w:hAnsi="Candara"/>
                <w:sz w:val="22"/>
                <w:szCs w:val="22"/>
              </w:rPr>
            </w:pPr>
            <w:r w:rsidRPr="00B938BB">
              <w:rPr>
                <w:rFonts w:ascii="Candara" w:hAnsi="Candara"/>
                <w:sz w:val="22"/>
                <w:szCs w:val="22"/>
              </w:rPr>
              <w:t xml:space="preserve">This submission </w:t>
            </w:r>
            <w:r w:rsidR="007A1254" w:rsidRPr="00B938BB">
              <w:rPr>
                <w:rFonts w:ascii="Candara" w:hAnsi="Candara"/>
                <w:sz w:val="22"/>
                <w:szCs w:val="22"/>
              </w:rPr>
              <w:t xml:space="preserve">shall include, </w:t>
            </w:r>
            <w:r w:rsidR="006C5A91" w:rsidRPr="00B938BB">
              <w:rPr>
                <w:rFonts w:ascii="Candara" w:hAnsi="Candara"/>
                <w:sz w:val="22"/>
                <w:szCs w:val="22"/>
              </w:rPr>
              <w:t>where needed</w:t>
            </w:r>
            <w:r w:rsidR="007A1254" w:rsidRPr="00B938BB">
              <w:rPr>
                <w:rFonts w:ascii="Candara" w:hAnsi="Candara"/>
                <w:sz w:val="22"/>
                <w:szCs w:val="22"/>
              </w:rPr>
              <w:t>, documentary evidence against each requested focus area, safety records for the past five years, HSE management system/policy, a sample HSSE plan relevant to the project scope, and the CVs and organogram of key HSE personnel.</w:t>
            </w:r>
          </w:p>
        </w:tc>
      </w:tr>
      <w:tr w:rsidR="006D2339" w:rsidRPr="00B938BB" w14:paraId="025467CF" w14:textId="77777777" w:rsidTr="0026616E">
        <w:tc>
          <w:tcPr>
            <w:tcW w:w="625" w:type="dxa"/>
          </w:tcPr>
          <w:p w14:paraId="4501C338" w14:textId="13061EBB" w:rsidR="006D2339" w:rsidRPr="00B938BB" w:rsidRDefault="00D42B1C" w:rsidP="00A54C07">
            <w:pPr>
              <w:spacing w:before="120" w:line="276" w:lineRule="auto"/>
              <w:rPr>
                <w:rFonts w:ascii="Candara" w:hAnsi="Candara"/>
                <w:b/>
                <w:bCs/>
                <w:sz w:val="22"/>
                <w:szCs w:val="22"/>
              </w:rPr>
            </w:pPr>
            <w:r>
              <w:rPr>
                <w:rFonts w:ascii="Candara" w:hAnsi="Candara"/>
                <w:b/>
                <w:bCs/>
                <w:sz w:val="22"/>
                <w:szCs w:val="22"/>
              </w:rPr>
              <w:lastRenderedPageBreak/>
              <w:t>C-2</w:t>
            </w:r>
          </w:p>
        </w:tc>
        <w:tc>
          <w:tcPr>
            <w:tcW w:w="9000" w:type="dxa"/>
          </w:tcPr>
          <w:p w14:paraId="5CC8093F" w14:textId="77777777" w:rsidR="006D2339" w:rsidRPr="00B938BB" w:rsidRDefault="003B6815" w:rsidP="00DA6457">
            <w:pPr>
              <w:spacing w:before="120" w:line="276" w:lineRule="auto"/>
              <w:jc w:val="both"/>
              <w:rPr>
                <w:rFonts w:ascii="Candara" w:hAnsi="Candara"/>
                <w:b/>
                <w:bCs/>
                <w:sz w:val="22"/>
                <w:szCs w:val="22"/>
              </w:rPr>
            </w:pPr>
            <w:r w:rsidRPr="00B938BB">
              <w:rPr>
                <w:rFonts w:ascii="Candara" w:hAnsi="Candara"/>
                <w:b/>
                <w:bCs/>
                <w:sz w:val="22"/>
                <w:szCs w:val="22"/>
              </w:rPr>
              <w:t>Quality Management System:</w:t>
            </w:r>
          </w:p>
          <w:p w14:paraId="6FAB1914" w14:textId="33479D40" w:rsidR="003B6815" w:rsidRPr="00B938BB" w:rsidRDefault="00267772" w:rsidP="00DA6457">
            <w:pPr>
              <w:spacing w:before="120" w:line="276" w:lineRule="auto"/>
              <w:jc w:val="both"/>
              <w:rPr>
                <w:rFonts w:ascii="Candara" w:hAnsi="Candara"/>
                <w:sz w:val="22"/>
                <w:szCs w:val="22"/>
              </w:rPr>
            </w:pPr>
            <w:r w:rsidRPr="00B938BB">
              <w:rPr>
                <w:rFonts w:ascii="Candara" w:hAnsi="Candara"/>
                <w:sz w:val="22"/>
                <w:szCs w:val="22"/>
              </w:rPr>
              <w:t>TENDERER shall submit details of its Quality Management System, including relevant policies, procedures, and statements demonstrating how quality-related matters are managed within its organisation</w:t>
            </w:r>
            <w:r w:rsidR="003A73DD" w:rsidRPr="00B938BB">
              <w:rPr>
                <w:rFonts w:ascii="Candara" w:hAnsi="Candara"/>
                <w:sz w:val="22"/>
                <w:szCs w:val="22"/>
              </w:rPr>
              <w:t>.</w:t>
            </w:r>
          </w:p>
        </w:tc>
      </w:tr>
      <w:tr w:rsidR="006D2339" w:rsidRPr="00B938BB" w14:paraId="33DDE1CA" w14:textId="77777777" w:rsidTr="0026616E">
        <w:tc>
          <w:tcPr>
            <w:tcW w:w="625" w:type="dxa"/>
          </w:tcPr>
          <w:p w14:paraId="7B1F162F" w14:textId="7E006BA4" w:rsidR="006D2339" w:rsidRPr="00B938BB" w:rsidRDefault="0018738C" w:rsidP="00A54C07">
            <w:pPr>
              <w:spacing w:before="120" w:line="276" w:lineRule="auto"/>
              <w:rPr>
                <w:rFonts w:ascii="Candara" w:hAnsi="Candara"/>
                <w:b/>
                <w:bCs/>
                <w:sz w:val="22"/>
                <w:szCs w:val="22"/>
              </w:rPr>
            </w:pPr>
            <w:r>
              <w:rPr>
                <w:rFonts w:ascii="Candara" w:hAnsi="Candara"/>
                <w:b/>
                <w:bCs/>
                <w:sz w:val="22"/>
                <w:szCs w:val="22"/>
              </w:rPr>
              <w:t>C-</w:t>
            </w:r>
            <w:r w:rsidR="00456190" w:rsidRPr="00B938BB">
              <w:rPr>
                <w:rFonts w:ascii="Candara" w:hAnsi="Candara"/>
                <w:b/>
                <w:bCs/>
                <w:sz w:val="22"/>
                <w:szCs w:val="22"/>
              </w:rPr>
              <w:t>3</w:t>
            </w:r>
          </w:p>
        </w:tc>
        <w:tc>
          <w:tcPr>
            <w:tcW w:w="9000" w:type="dxa"/>
          </w:tcPr>
          <w:p w14:paraId="76167568" w14:textId="77777777" w:rsidR="006D2339" w:rsidRPr="00B938BB" w:rsidRDefault="00E474AA" w:rsidP="00DA6457">
            <w:pPr>
              <w:spacing w:before="120" w:line="276" w:lineRule="auto"/>
              <w:jc w:val="both"/>
              <w:rPr>
                <w:rFonts w:ascii="Candara" w:hAnsi="Candara"/>
                <w:b/>
                <w:bCs/>
                <w:sz w:val="22"/>
                <w:szCs w:val="22"/>
              </w:rPr>
            </w:pPr>
            <w:r w:rsidRPr="00B938BB">
              <w:rPr>
                <w:rFonts w:ascii="Candara" w:hAnsi="Candara"/>
                <w:b/>
                <w:bCs/>
                <w:sz w:val="22"/>
                <w:szCs w:val="22"/>
              </w:rPr>
              <w:t>Quality Plan:</w:t>
            </w:r>
          </w:p>
          <w:p w14:paraId="72A30CCC" w14:textId="7AF1B261" w:rsidR="00E474AA" w:rsidRPr="00B938BB" w:rsidRDefault="00267772" w:rsidP="00DA6457">
            <w:pPr>
              <w:spacing w:before="120" w:line="276" w:lineRule="auto"/>
              <w:jc w:val="both"/>
              <w:rPr>
                <w:rFonts w:ascii="Candara" w:hAnsi="Candara"/>
                <w:sz w:val="22"/>
                <w:szCs w:val="22"/>
              </w:rPr>
            </w:pPr>
            <w:r w:rsidRPr="00B938BB">
              <w:rPr>
                <w:rFonts w:ascii="Candara" w:hAnsi="Candara"/>
                <w:sz w:val="22"/>
                <w:szCs w:val="22"/>
              </w:rPr>
              <w:t>TENDERER shall submit its proposed QA/QC Plan or Inspection and Test Plan applicable to the CONTRACT scope, including inspection stages, hold points, and the involvement of relevant parties.</w:t>
            </w:r>
          </w:p>
        </w:tc>
      </w:tr>
      <w:tr w:rsidR="006D2339" w:rsidRPr="00B938BB" w14:paraId="747BC206" w14:textId="77777777" w:rsidTr="0026616E">
        <w:tc>
          <w:tcPr>
            <w:tcW w:w="625" w:type="dxa"/>
          </w:tcPr>
          <w:p w14:paraId="622BC538" w14:textId="6A38816C" w:rsidR="006D2339" w:rsidRPr="00B938BB" w:rsidRDefault="0018738C" w:rsidP="00A54C07">
            <w:pPr>
              <w:spacing w:before="120" w:line="276" w:lineRule="auto"/>
              <w:rPr>
                <w:rFonts w:ascii="Candara" w:hAnsi="Candara"/>
                <w:b/>
                <w:bCs/>
                <w:sz w:val="22"/>
                <w:szCs w:val="22"/>
              </w:rPr>
            </w:pPr>
            <w:r>
              <w:rPr>
                <w:rFonts w:ascii="Candara" w:hAnsi="Candara"/>
                <w:b/>
                <w:bCs/>
                <w:sz w:val="22"/>
                <w:szCs w:val="22"/>
              </w:rPr>
              <w:t>C-</w:t>
            </w:r>
            <w:r w:rsidR="00456190" w:rsidRPr="00B938BB">
              <w:rPr>
                <w:rFonts w:ascii="Candara" w:hAnsi="Candara"/>
                <w:b/>
                <w:bCs/>
                <w:sz w:val="22"/>
                <w:szCs w:val="22"/>
              </w:rPr>
              <w:t>4</w:t>
            </w:r>
          </w:p>
        </w:tc>
        <w:tc>
          <w:tcPr>
            <w:tcW w:w="9000" w:type="dxa"/>
          </w:tcPr>
          <w:p w14:paraId="50165BC3" w14:textId="77777777" w:rsidR="006D2339" w:rsidRPr="00B938BB" w:rsidRDefault="00FD15CB" w:rsidP="00DA6457">
            <w:pPr>
              <w:spacing w:before="120" w:line="276" w:lineRule="auto"/>
              <w:jc w:val="both"/>
              <w:rPr>
                <w:rFonts w:ascii="Candara" w:hAnsi="Candara"/>
                <w:b/>
                <w:bCs/>
                <w:sz w:val="22"/>
                <w:szCs w:val="22"/>
              </w:rPr>
            </w:pPr>
            <w:r w:rsidRPr="00B938BB">
              <w:rPr>
                <w:rFonts w:ascii="Candara" w:hAnsi="Candara"/>
                <w:b/>
                <w:bCs/>
                <w:sz w:val="22"/>
                <w:szCs w:val="22"/>
              </w:rPr>
              <w:t>ISO certification:</w:t>
            </w:r>
          </w:p>
          <w:p w14:paraId="4439D015" w14:textId="589155E6" w:rsidR="00FD15CB" w:rsidRPr="00B938BB" w:rsidRDefault="005C33CE" w:rsidP="00DA6457">
            <w:pPr>
              <w:spacing w:before="120" w:line="276" w:lineRule="auto"/>
              <w:jc w:val="both"/>
              <w:rPr>
                <w:rFonts w:ascii="Candara" w:hAnsi="Candara"/>
                <w:sz w:val="22"/>
                <w:szCs w:val="22"/>
              </w:rPr>
            </w:pPr>
            <w:r w:rsidRPr="00B938BB">
              <w:rPr>
                <w:rFonts w:ascii="Candara" w:hAnsi="Candara"/>
                <w:sz w:val="22"/>
                <w:szCs w:val="22"/>
              </w:rPr>
              <w:t>TENDERER shall submit copies of all relevant ISO certificates and any other equivalent certifications applicable to the CONTRACT scope.</w:t>
            </w:r>
          </w:p>
        </w:tc>
      </w:tr>
      <w:tr w:rsidR="00944EB6" w:rsidRPr="00B938BB" w14:paraId="41BDEEA1" w14:textId="77777777" w:rsidTr="0026616E">
        <w:trPr>
          <w:trHeight w:val="386"/>
        </w:trPr>
        <w:tc>
          <w:tcPr>
            <w:tcW w:w="625" w:type="dxa"/>
            <w:shd w:val="clear" w:color="auto" w:fill="F2F2F2" w:themeFill="background1" w:themeFillShade="F2"/>
          </w:tcPr>
          <w:p w14:paraId="16237E3C" w14:textId="3DE4B4A9" w:rsidR="00944EB6" w:rsidRPr="00B938BB" w:rsidRDefault="00BC4EBD" w:rsidP="00944EB6">
            <w:pPr>
              <w:spacing w:line="276" w:lineRule="auto"/>
              <w:rPr>
                <w:rFonts w:ascii="Candara" w:hAnsi="Candara"/>
                <w:b/>
                <w:bCs/>
                <w:sz w:val="22"/>
                <w:szCs w:val="22"/>
              </w:rPr>
            </w:pPr>
            <w:r>
              <w:rPr>
                <w:rFonts w:ascii="Candara" w:hAnsi="Candara"/>
                <w:b/>
                <w:bCs/>
                <w:sz w:val="22"/>
                <w:szCs w:val="22"/>
              </w:rPr>
              <w:t>D</w:t>
            </w:r>
          </w:p>
        </w:tc>
        <w:tc>
          <w:tcPr>
            <w:tcW w:w="9000" w:type="dxa"/>
            <w:shd w:val="clear" w:color="auto" w:fill="F2F2F2" w:themeFill="background1" w:themeFillShade="F2"/>
          </w:tcPr>
          <w:p w14:paraId="6AAE74A6" w14:textId="7F0139C2" w:rsidR="00944EB6" w:rsidRPr="00B938BB" w:rsidRDefault="003A4B46" w:rsidP="00DA6457">
            <w:pPr>
              <w:spacing w:line="276" w:lineRule="auto"/>
              <w:jc w:val="both"/>
              <w:rPr>
                <w:rFonts w:ascii="Candara" w:hAnsi="Candara"/>
                <w:b/>
                <w:bCs/>
                <w:sz w:val="22"/>
                <w:szCs w:val="22"/>
              </w:rPr>
            </w:pPr>
            <w:r>
              <w:rPr>
                <w:rFonts w:ascii="Candara" w:hAnsi="Candara"/>
                <w:b/>
                <w:bCs/>
                <w:sz w:val="22"/>
                <w:szCs w:val="22"/>
              </w:rPr>
              <w:t xml:space="preserve">Scope of </w:t>
            </w:r>
            <w:r w:rsidR="008E0DFB">
              <w:rPr>
                <w:rFonts w:ascii="Candara" w:hAnsi="Candara"/>
                <w:b/>
                <w:bCs/>
                <w:sz w:val="22"/>
                <w:szCs w:val="22"/>
              </w:rPr>
              <w:t>Work-Related</w:t>
            </w:r>
            <w:r w:rsidR="00944EB6" w:rsidRPr="00B938BB">
              <w:rPr>
                <w:rFonts w:ascii="Candara" w:hAnsi="Candara"/>
                <w:b/>
                <w:bCs/>
                <w:sz w:val="22"/>
                <w:szCs w:val="22"/>
              </w:rPr>
              <w:t xml:space="preserve"> Submissions</w:t>
            </w:r>
          </w:p>
        </w:tc>
      </w:tr>
      <w:tr w:rsidR="00944EB6" w:rsidRPr="00B938BB" w14:paraId="1E8366EF" w14:textId="77777777" w:rsidTr="0026616E">
        <w:tc>
          <w:tcPr>
            <w:tcW w:w="625" w:type="dxa"/>
          </w:tcPr>
          <w:p w14:paraId="2E7866AA" w14:textId="551F419D" w:rsidR="00944EB6" w:rsidRPr="00B938BB" w:rsidRDefault="00BC4EBD" w:rsidP="00944EB6">
            <w:pPr>
              <w:spacing w:before="120" w:line="276" w:lineRule="auto"/>
              <w:rPr>
                <w:rFonts w:ascii="Candara" w:hAnsi="Candara"/>
                <w:b/>
                <w:bCs/>
                <w:sz w:val="22"/>
                <w:szCs w:val="22"/>
              </w:rPr>
            </w:pPr>
            <w:r>
              <w:rPr>
                <w:rFonts w:ascii="Candara" w:hAnsi="Candara"/>
                <w:b/>
                <w:bCs/>
                <w:sz w:val="22"/>
                <w:szCs w:val="22"/>
              </w:rPr>
              <w:t>D-</w:t>
            </w:r>
            <w:r w:rsidR="00944EB6" w:rsidRPr="00B938BB">
              <w:rPr>
                <w:rFonts w:ascii="Candara" w:hAnsi="Candara"/>
                <w:b/>
                <w:bCs/>
                <w:sz w:val="22"/>
                <w:szCs w:val="22"/>
              </w:rPr>
              <w:t>1</w:t>
            </w:r>
          </w:p>
        </w:tc>
        <w:tc>
          <w:tcPr>
            <w:tcW w:w="9000" w:type="dxa"/>
          </w:tcPr>
          <w:p w14:paraId="1BD2663C" w14:textId="38393FAE" w:rsidR="00944EB6" w:rsidRPr="00B938BB" w:rsidRDefault="00944EB6" w:rsidP="00DA6457">
            <w:pPr>
              <w:spacing w:before="120" w:line="276" w:lineRule="auto"/>
              <w:jc w:val="both"/>
              <w:rPr>
                <w:rFonts w:ascii="Candara" w:hAnsi="Candara"/>
                <w:b/>
                <w:bCs/>
                <w:sz w:val="22"/>
                <w:szCs w:val="22"/>
              </w:rPr>
            </w:pPr>
            <w:r w:rsidRPr="00B938BB">
              <w:rPr>
                <w:rFonts w:ascii="Candara" w:hAnsi="Candara"/>
                <w:b/>
                <w:bCs/>
                <w:sz w:val="22"/>
                <w:szCs w:val="22"/>
              </w:rPr>
              <w:t>TENDERER Experience:</w:t>
            </w:r>
          </w:p>
          <w:p w14:paraId="5C0748DE" w14:textId="03A349EE" w:rsidR="00944EB6" w:rsidRPr="00B938BB" w:rsidRDefault="002374AD" w:rsidP="00DA6457">
            <w:pPr>
              <w:spacing w:before="120" w:line="276" w:lineRule="auto"/>
              <w:jc w:val="both"/>
              <w:rPr>
                <w:rFonts w:ascii="Candara" w:hAnsi="Candara"/>
                <w:sz w:val="22"/>
                <w:szCs w:val="22"/>
              </w:rPr>
            </w:pPr>
            <w:r w:rsidRPr="00B938BB">
              <w:rPr>
                <w:rFonts w:ascii="Candara" w:hAnsi="Candara"/>
                <w:sz w:val="22"/>
                <w:szCs w:val="22"/>
              </w:rPr>
              <w:t>TENDERER shall submit details of its relevant experience in performing works or services of a similar nature and complexity, including client references and supporting evidence of execution of comparable scope</w:t>
            </w:r>
            <w:r w:rsidR="00892DA6" w:rsidRPr="00B938BB">
              <w:rPr>
                <w:rFonts w:ascii="Candara" w:hAnsi="Candara"/>
                <w:sz w:val="22"/>
                <w:szCs w:val="22"/>
              </w:rPr>
              <w:t xml:space="preserve">. </w:t>
            </w:r>
          </w:p>
        </w:tc>
      </w:tr>
      <w:tr w:rsidR="00944EB6" w:rsidRPr="00B938BB" w14:paraId="06E9EBD8" w14:textId="77777777" w:rsidTr="0026616E">
        <w:tc>
          <w:tcPr>
            <w:tcW w:w="625" w:type="dxa"/>
          </w:tcPr>
          <w:p w14:paraId="3210A316" w14:textId="52697EE6" w:rsidR="00944EB6" w:rsidRPr="00B938BB" w:rsidRDefault="008E0DFB" w:rsidP="00944EB6">
            <w:pPr>
              <w:spacing w:before="120" w:line="276" w:lineRule="auto"/>
              <w:rPr>
                <w:rFonts w:ascii="Candara" w:hAnsi="Candara"/>
                <w:b/>
                <w:bCs/>
                <w:sz w:val="22"/>
                <w:szCs w:val="22"/>
              </w:rPr>
            </w:pPr>
            <w:r>
              <w:rPr>
                <w:rFonts w:ascii="Candara" w:hAnsi="Candara"/>
                <w:b/>
                <w:bCs/>
                <w:sz w:val="22"/>
                <w:szCs w:val="22"/>
              </w:rPr>
              <w:t>D-</w:t>
            </w:r>
            <w:r w:rsidR="00944EB6" w:rsidRPr="00B938BB">
              <w:rPr>
                <w:rFonts w:ascii="Candara" w:hAnsi="Candara"/>
                <w:b/>
                <w:bCs/>
                <w:sz w:val="22"/>
                <w:szCs w:val="22"/>
              </w:rPr>
              <w:t>2</w:t>
            </w:r>
          </w:p>
        </w:tc>
        <w:tc>
          <w:tcPr>
            <w:tcW w:w="9000" w:type="dxa"/>
          </w:tcPr>
          <w:p w14:paraId="32EABF9A" w14:textId="6D91D448" w:rsidR="00944EB6" w:rsidRPr="00B938BB" w:rsidRDefault="00944EB6" w:rsidP="00DA6457">
            <w:pPr>
              <w:spacing w:before="120" w:line="276" w:lineRule="auto"/>
              <w:jc w:val="both"/>
              <w:rPr>
                <w:rFonts w:ascii="Candara" w:hAnsi="Candara"/>
                <w:b/>
                <w:bCs/>
                <w:sz w:val="22"/>
                <w:szCs w:val="22"/>
              </w:rPr>
            </w:pPr>
            <w:r w:rsidRPr="00B938BB">
              <w:rPr>
                <w:rFonts w:ascii="Candara" w:hAnsi="Candara"/>
                <w:b/>
                <w:bCs/>
                <w:sz w:val="22"/>
                <w:szCs w:val="22"/>
              </w:rPr>
              <w:t>Technical Compliance:</w:t>
            </w:r>
          </w:p>
          <w:p w14:paraId="434D48AD" w14:textId="69E7ECE5" w:rsidR="00944EB6" w:rsidRPr="00B938BB" w:rsidRDefault="00892DA6" w:rsidP="00DA6457">
            <w:pPr>
              <w:spacing w:before="120" w:line="276" w:lineRule="auto"/>
              <w:jc w:val="both"/>
              <w:rPr>
                <w:rFonts w:ascii="Candara" w:hAnsi="Candara"/>
                <w:b/>
                <w:bCs/>
                <w:sz w:val="22"/>
                <w:szCs w:val="22"/>
              </w:rPr>
            </w:pPr>
            <w:r w:rsidRPr="00B938BB">
              <w:rPr>
                <w:rFonts w:ascii="Candara" w:hAnsi="Candara"/>
                <w:sz w:val="22"/>
                <w:szCs w:val="22"/>
              </w:rPr>
              <w:t>TENDERER shall submit documentary evidence demonstrating compliance with the technical requirements and specifications of the CONTRACT. Any deviation, exception, or qualification shall be clearly identified, fully detailed, and duly authorised.</w:t>
            </w:r>
          </w:p>
        </w:tc>
      </w:tr>
      <w:tr w:rsidR="00944EB6" w:rsidRPr="00B938BB" w14:paraId="38F47D55" w14:textId="77777777" w:rsidTr="0026616E">
        <w:tc>
          <w:tcPr>
            <w:tcW w:w="625" w:type="dxa"/>
          </w:tcPr>
          <w:p w14:paraId="57096C86" w14:textId="49F592EA" w:rsidR="00944EB6" w:rsidRPr="00B938BB" w:rsidRDefault="008E0DFB" w:rsidP="00944EB6">
            <w:pPr>
              <w:spacing w:before="120" w:line="276" w:lineRule="auto"/>
              <w:rPr>
                <w:rFonts w:ascii="Candara" w:hAnsi="Candara"/>
                <w:b/>
                <w:bCs/>
                <w:sz w:val="22"/>
                <w:szCs w:val="22"/>
              </w:rPr>
            </w:pPr>
            <w:r>
              <w:rPr>
                <w:rFonts w:ascii="Candara" w:hAnsi="Candara"/>
                <w:b/>
                <w:bCs/>
                <w:sz w:val="22"/>
                <w:szCs w:val="22"/>
              </w:rPr>
              <w:t>D-</w:t>
            </w:r>
            <w:r w:rsidR="00944EB6" w:rsidRPr="00B938BB">
              <w:rPr>
                <w:rFonts w:ascii="Candara" w:hAnsi="Candara"/>
                <w:b/>
                <w:bCs/>
                <w:sz w:val="22"/>
                <w:szCs w:val="22"/>
              </w:rPr>
              <w:t>3</w:t>
            </w:r>
          </w:p>
        </w:tc>
        <w:tc>
          <w:tcPr>
            <w:tcW w:w="9000" w:type="dxa"/>
          </w:tcPr>
          <w:p w14:paraId="0CA69619" w14:textId="2739B20D" w:rsidR="00944EB6" w:rsidRPr="00B938BB" w:rsidRDefault="00944EB6" w:rsidP="00DA6457">
            <w:pPr>
              <w:spacing w:before="120" w:line="276" w:lineRule="auto"/>
              <w:jc w:val="both"/>
              <w:rPr>
                <w:rFonts w:ascii="Candara" w:hAnsi="Candara"/>
                <w:b/>
                <w:bCs/>
                <w:sz w:val="22"/>
                <w:szCs w:val="22"/>
              </w:rPr>
            </w:pPr>
            <w:r w:rsidRPr="00B938BB">
              <w:rPr>
                <w:rFonts w:ascii="Candara" w:hAnsi="Candara"/>
                <w:b/>
                <w:bCs/>
                <w:sz w:val="22"/>
                <w:szCs w:val="22"/>
              </w:rPr>
              <w:t>Professional or Trade Certifications:</w:t>
            </w:r>
          </w:p>
          <w:p w14:paraId="1F952D38" w14:textId="463F13A9" w:rsidR="00944EB6" w:rsidRPr="00B938BB" w:rsidRDefault="00944EB6" w:rsidP="00DA6457">
            <w:pPr>
              <w:spacing w:before="120" w:line="276" w:lineRule="auto"/>
              <w:jc w:val="both"/>
              <w:rPr>
                <w:rFonts w:ascii="Candara" w:hAnsi="Candara"/>
                <w:sz w:val="22"/>
                <w:szCs w:val="22"/>
              </w:rPr>
            </w:pPr>
            <w:r w:rsidRPr="00B938BB">
              <w:rPr>
                <w:rFonts w:ascii="Candara" w:hAnsi="Candara"/>
                <w:sz w:val="22"/>
                <w:szCs w:val="22"/>
              </w:rPr>
              <w:t>TENDERER shall submit Professional/Trade Certification example Construction/ Engineering Works or Technical Services/ Maintenance certification, ISOs certificates necessary for work. TENDERER shall submit any applicable certification required for the scope of this CONTRACT.</w:t>
            </w:r>
          </w:p>
        </w:tc>
      </w:tr>
      <w:tr w:rsidR="00944EB6" w:rsidRPr="00B938BB" w14:paraId="66F5D190" w14:textId="77777777" w:rsidTr="0026616E">
        <w:tc>
          <w:tcPr>
            <w:tcW w:w="625" w:type="dxa"/>
          </w:tcPr>
          <w:p w14:paraId="1679045E" w14:textId="64A31DBC" w:rsidR="00944EB6" w:rsidRPr="00B938BB" w:rsidRDefault="008E0DFB" w:rsidP="00944EB6">
            <w:pPr>
              <w:spacing w:before="120" w:line="276" w:lineRule="auto"/>
              <w:rPr>
                <w:rFonts w:ascii="Candara" w:hAnsi="Candara"/>
                <w:b/>
                <w:bCs/>
                <w:sz w:val="22"/>
                <w:szCs w:val="22"/>
              </w:rPr>
            </w:pPr>
            <w:r>
              <w:rPr>
                <w:rFonts w:ascii="Candara" w:hAnsi="Candara"/>
                <w:b/>
                <w:bCs/>
                <w:sz w:val="22"/>
                <w:szCs w:val="22"/>
              </w:rPr>
              <w:t>D-</w:t>
            </w:r>
            <w:r w:rsidR="00944EB6" w:rsidRPr="00B938BB">
              <w:rPr>
                <w:rFonts w:ascii="Candara" w:hAnsi="Candara"/>
                <w:b/>
                <w:bCs/>
                <w:sz w:val="22"/>
                <w:szCs w:val="22"/>
              </w:rPr>
              <w:t>4</w:t>
            </w:r>
          </w:p>
        </w:tc>
        <w:tc>
          <w:tcPr>
            <w:tcW w:w="9000" w:type="dxa"/>
          </w:tcPr>
          <w:p w14:paraId="5748A194" w14:textId="77777777" w:rsidR="00944EB6" w:rsidRPr="00B938BB" w:rsidRDefault="00944EB6" w:rsidP="00DA6457">
            <w:pPr>
              <w:spacing w:before="120" w:line="276" w:lineRule="auto"/>
              <w:jc w:val="both"/>
              <w:rPr>
                <w:rFonts w:ascii="Candara" w:hAnsi="Candara"/>
                <w:b/>
                <w:bCs/>
                <w:sz w:val="22"/>
                <w:szCs w:val="22"/>
              </w:rPr>
            </w:pPr>
            <w:r w:rsidRPr="00B938BB">
              <w:rPr>
                <w:rFonts w:ascii="Candara" w:hAnsi="Candara"/>
                <w:b/>
                <w:bCs/>
                <w:sz w:val="22"/>
                <w:szCs w:val="22"/>
              </w:rPr>
              <w:t xml:space="preserve">Methodology Statement: </w:t>
            </w:r>
          </w:p>
          <w:p w14:paraId="3BA93F7F" w14:textId="79295FE8" w:rsidR="00944EB6" w:rsidRPr="00B938BB" w:rsidRDefault="00B46D1F" w:rsidP="00DA6457">
            <w:pPr>
              <w:spacing w:before="120" w:line="276" w:lineRule="auto"/>
              <w:jc w:val="both"/>
              <w:rPr>
                <w:rFonts w:ascii="Candara" w:hAnsi="Candara"/>
                <w:sz w:val="22"/>
                <w:szCs w:val="22"/>
              </w:rPr>
            </w:pPr>
            <w:r w:rsidRPr="00B938BB">
              <w:rPr>
                <w:rFonts w:ascii="Candara" w:hAnsi="Candara"/>
                <w:sz w:val="22"/>
                <w:szCs w:val="22"/>
              </w:rPr>
              <w:t xml:space="preserve">TENDERER shall submit a methodology statement describing the proposed manner and sequence for execution of the Work/Services, </w:t>
            </w:r>
            <w:r w:rsidR="0026616E" w:rsidRPr="00B938BB">
              <w:rPr>
                <w:rFonts w:ascii="Candara" w:hAnsi="Candara"/>
                <w:sz w:val="22"/>
                <w:szCs w:val="22"/>
              </w:rPr>
              <w:t>considering</w:t>
            </w:r>
            <w:r w:rsidRPr="00B938BB">
              <w:rPr>
                <w:rFonts w:ascii="Candara" w:hAnsi="Candara"/>
                <w:sz w:val="22"/>
                <w:szCs w:val="22"/>
              </w:rPr>
              <w:t xml:space="preserve"> associated risks, interfaces, and the required timeframes.</w:t>
            </w:r>
          </w:p>
        </w:tc>
      </w:tr>
      <w:tr w:rsidR="00944EB6" w:rsidRPr="00B938BB" w14:paraId="78D93A9F" w14:textId="77777777" w:rsidTr="0026616E">
        <w:tc>
          <w:tcPr>
            <w:tcW w:w="625" w:type="dxa"/>
          </w:tcPr>
          <w:p w14:paraId="170006A0" w14:textId="273A96A4" w:rsidR="00944EB6" w:rsidRPr="00B938BB" w:rsidRDefault="008E0DFB" w:rsidP="00944EB6">
            <w:pPr>
              <w:spacing w:before="120" w:line="276" w:lineRule="auto"/>
              <w:rPr>
                <w:rFonts w:ascii="Candara" w:hAnsi="Candara"/>
                <w:b/>
                <w:bCs/>
                <w:sz w:val="22"/>
                <w:szCs w:val="22"/>
              </w:rPr>
            </w:pPr>
            <w:r>
              <w:rPr>
                <w:rFonts w:ascii="Candara" w:hAnsi="Candara"/>
                <w:b/>
                <w:bCs/>
                <w:sz w:val="22"/>
                <w:szCs w:val="22"/>
              </w:rPr>
              <w:t>D-</w:t>
            </w:r>
            <w:r w:rsidR="00944EB6" w:rsidRPr="00B938BB">
              <w:rPr>
                <w:rFonts w:ascii="Candara" w:hAnsi="Candara"/>
                <w:b/>
                <w:bCs/>
                <w:sz w:val="22"/>
                <w:szCs w:val="22"/>
              </w:rPr>
              <w:t>5</w:t>
            </w:r>
          </w:p>
        </w:tc>
        <w:tc>
          <w:tcPr>
            <w:tcW w:w="9000" w:type="dxa"/>
          </w:tcPr>
          <w:p w14:paraId="69C5ADA4" w14:textId="77777777" w:rsidR="00944EB6" w:rsidRPr="00B938BB" w:rsidRDefault="00944EB6" w:rsidP="00DA6457">
            <w:pPr>
              <w:spacing w:before="120" w:line="276" w:lineRule="auto"/>
              <w:jc w:val="both"/>
              <w:rPr>
                <w:rFonts w:ascii="Candara" w:hAnsi="Candara"/>
                <w:b/>
                <w:bCs/>
                <w:sz w:val="22"/>
                <w:szCs w:val="22"/>
              </w:rPr>
            </w:pPr>
            <w:r w:rsidRPr="00B938BB">
              <w:rPr>
                <w:rFonts w:ascii="Candara" w:hAnsi="Candara"/>
                <w:b/>
                <w:bCs/>
                <w:sz w:val="22"/>
                <w:szCs w:val="22"/>
              </w:rPr>
              <w:t>Contract Programme / Work Plan:</w:t>
            </w:r>
          </w:p>
          <w:p w14:paraId="770AEAA9" w14:textId="27FEADC0" w:rsidR="00944EB6" w:rsidRPr="00B938BB" w:rsidRDefault="00322770" w:rsidP="00DA6457">
            <w:pPr>
              <w:spacing w:before="120" w:line="276" w:lineRule="auto"/>
              <w:jc w:val="both"/>
              <w:rPr>
                <w:rFonts w:ascii="Candara" w:hAnsi="Candara"/>
                <w:b/>
                <w:bCs/>
                <w:sz w:val="22"/>
                <w:szCs w:val="22"/>
              </w:rPr>
            </w:pPr>
            <w:r w:rsidRPr="00B938BB">
              <w:rPr>
                <w:rFonts w:ascii="Candara" w:hAnsi="Candara"/>
                <w:sz w:val="22"/>
                <w:szCs w:val="22"/>
              </w:rPr>
              <w:t>TENDERER shall submit a contract programme/</w:t>
            </w:r>
            <w:r w:rsidR="00BE2E8A" w:rsidRPr="00B938BB">
              <w:rPr>
                <w:rFonts w:ascii="Candara" w:hAnsi="Candara"/>
                <w:sz w:val="22"/>
                <w:szCs w:val="22"/>
              </w:rPr>
              <w:t xml:space="preserve"> </w:t>
            </w:r>
            <w:r w:rsidRPr="00B938BB">
              <w:rPr>
                <w:rFonts w:ascii="Candara" w:hAnsi="Candara"/>
                <w:sz w:val="22"/>
                <w:szCs w:val="22"/>
              </w:rPr>
              <w:t>work plan showing how the Work/Services will be executed using the proposed resources and within the required CONTRACT timeframes, including a breakdown of activities over the CONTRACT period.</w:t>
            </w:r>
          </w:p>
        </w:tc>
      </w:tr>
      <w:tr w:rsidR="00944EB6" w:rsidRPr="00B938BB" w14:paraId="015EF05C" w14:textId="77777777" w:rsidTr="0026616E">
        <w:tc>
          <w:tcPr>
            <w:tcW w:w="625" w:type="dxa"/>
          </w:tcPr>
          <w:p w14:paraId="40AACEE3" w14:textId="7C98C570" w:rsidR="00944EB6" w:rsidRPr="00B938BB" w:rsidRDefault="008E0DFB" w:rsidP="00944EB6">
            <w:pPr>
              <w:spacing w:before="120" w:line="276" w:lineRule="auto"/>
              <w:rPr>
                <w:rFonts w:ascii="Candara" w:hAnsi="Candara"/>
                <w:b/>
                <w:bCs/>
                <w:sz w:val="22"/>
                <w:szCs w:val="22"/>
              </w:rPr>
            </w:pPr>
            <w:r>
              <w:rPr>
                <w:rFonts w:ascii="Candara" w:hAnsi="Candara"/>
                <w:b/>
                <w:bCs/>
                <w:sz w:val="22"/>
                <w:szCs w:val="22"/>
              </w:rPr>
              <w:t>D-</w:t>
            </w:r>
            <w:r w:rsidR="00944EB6" w:rsidRPr="00B938BB">
              <w:rPr>
                <w:rFonts w:ascii="Candara" w:hAnsi="Candara"/>
                <w:b/>
                <w:bCs/>
                <w:sz w:val="22"/>
                <w:szCs w:val="22"/>
              </w:rPr>
              <w:t>6</w:t>
            </w:r>
          </w:p>
        </w:tc>
        <w:tc>
          <w:tcPr>
            <w:tcW w:w="9000" w:type="dxa"/>
          </w:tcPr>
          <w:p w14:paraId="54CB0B5E" w14:textId="0D1D21BF" w:rsidR="00944EB6" w:rsidRPr="00B938BB" w:rsidRDefault="00944EB6" w:rsidP="00DA6457">
            <w:pPr>
              <w:spacing w:before="120" w:line="276" w:lineRule="auto"/>
              <w:jc w:val="both"/>
              <w:rPr>
                <w:rFonts w:ascii="Candara" w:hAnsi="Candara"/>
                <w:b/>
                <w:bCs/>
                <w:sz w:val="22"/>
                <w:szCs w:val="22"/>
              </w:rPr>
            </w:pPr>
            <w:r w:rsidRPr="00B938BB">
              <w:rPr>
                <w:rFonts w:ascii="Candara" w:hAnsi="Candara"/>
                <w:b/>
                <w:bCs/>
                <w:sz w:val="22"/>
                <w:szCs w:val="22"/>
              </w:rPr>
              <w:t>List of General Equipment:</w:t>
            </w:r>
          </w:p>
          <w:p w14:paraId="73CFAE4F" w14:textId="1E4E203F" w:rsidR="00944EB6" w:rsidRPr="00B938BB" w:rsidRDefault="000E05FE" w:rsidP="00DA6457">
            <w:pPr>
              <w:spacing w:before="120" w:line="276" w:lineRule="auto"/>
              <w:jc w:val="both"/>
              <w:rPr>
                <w:rFonts w:ascii="Candara" w:hAnsi="Candara"/>
                <w:sz w:val="22"/>
                <w:szCs w:val="22"/>
              </w:rPr>
            </w:pPr>
            <w:r w:rsidRPr="00B938BB">
              <w:rPr>
                <w:rFonts w:ascii="Candara" w:hAnsi="Candara"/>
                <w:sz w:val="22"/>
                <w:szCs w:val="22"/>
              </w:rPr>
              <w:t>TENDERER shall submit a list of the equipment, tools, facilities, and workshops available for execution of the CONTRACT scope, together with details of any specific equipment required for the Work and relevant calibration records where applicable</w:t>
            </w:r>
            <w:r w:rsidR="00322770" w:rsidRPr="00B938BB">
              <w:rPr>
                <w:rFonts w:ascii="Candara" w:hAnsi="Candara"/>
                <w:sz w:val="22"/>
                <w:szCs w:val="22"/>
              </w:rPr>
              <w:t>.</w:t>
            </w:r>
          </w:p>
        </w:tc>
      </w:tr>
      <w:tr w:rsidR="00944EB6" w:rsidRPr="00B938BB" w14:paraId="097B7625" w14:textId="77777777" w:rsidTr="0026616E">
        <w:tc>
          <w:tcPr>
            <w:tcW w:w="625" w:type="dxa"/>
          </w:tcPr>
          <w:p w14:paraId="32379D04" w14:textId="78569A1B" w:rsidR="00944EB6" w:rsidRPr="00B938BB" w:rsidRDefault="008E0DFB" w:rsidP="00944EB6">
            <w:pPr>
              <w:spacing w:before="120" w:line="276" w:lineRule="auto"/>
              <w:rPr>
                <w:rFonts w:ascii="Candara" w:hAnsi="Candara"/>
                <w:b/>
                <w:bCs/>
                <w:sz w:val="22"/>
                <w:szCs w:val="22"/>
              </w:rPr>
            </w:pPr>
            <w:r>
              <w:rPr>
                <w:rFonts w:ascii="Candara" w:hAnsi="Candara"/>
                <w:b/>
                <w:bCs/>
                <w:sz w:val="22"/>
                <w:szCs w:val="22"/>
              </w:rPr>
              <w:lastRenderedPageBreak/>
              <w:t>D-</w:t>
            </w:r>
            <w:r w:rsidR="00944EB6" w:rsidRPr="00B938BB">
              <w:rPr>
                <w:rFonts w:ascii="Candara" w:hAnsi="Candara"/>
                <w:b/>
                <w:bCs/>
                <w:sz w:val="22"/>
                <w:szCs w:val="22"/>
              </w:rPr>
              <w:t>7</w:t>
            </w:r>
          </w:p>
        </w:tc>
        <w:tc>
          <w:tcPr>
            <w:tcW w:w="9000" w:type="dxa"/>
          </w:tcPr>
          <w:p w14:paraId="363AD1A6" w14:textId="33B8D9D2" w:rsidR="00944EB6" w:rsidRPr="00B938BB" w:rsidRDefault="00944EB6" w:rsidP="00DA6457">
            <w:pPr>
              <w:spacing w:before="120" w:line="276" w:lineRule="auto"/>
              <w:jc w:val="both"/>
              <w:rPr>
                <w:rFonts w:ascii="Candara" w:hAnsi="Candara"/>
                <w:b/>
                <w:bCs/>
                <w:sz w:val="22"/>
                <w:szCs w:val="22"/>
              </w:rPr>
            </w:pPr>
            <w:r w:rsidRPr="00B938BB">
              <w:rPr>
                <w:rFonts w:ascii="Candara" w:hAnsi="Candara"/>
                <w:b/>
                <w:bCs/>
                <w:sz w:val="22"/>
                <w:szCs w:val="22"/>
              </w:rPr>
              <w:t>CONTRACT Staffing and CVs of the Nominated CONTRACT Team:</w:t>
            </w:r>
          </w:p>
          <w:p w14:paraId="1A8F60A6" w14:textId="029AAD47" w:rsidR="00944EB6" w:rsidRPr="00C15934" w:rsidRDefault="009E3035" w:rsidP="00C15934">
            <w:pPr>
              <w:spacing w:before="120" w:line="276" w:lineRule="auto"/>
              <w:jc w:val="both"/>
              <w:rPr>
                <w:rFonts w:ascii="Candara" w:hAnsi="Candara"/>
                <w:sz w:val="22"/>
                <w:szCs w:val="22"/>
              </w:rPr>
            </w:pPr>
            <w:r w:rsidRPr="00B938BB">
              <w:rPr>
                <w:rFonts w:ascii="Candara" w:hAnsi="Candara"/>
                <w:sz w:val="22"/>
                <w:szCs w:val="22"/>
              </w:rPr>
              <w:t>TENDERER shall submit the proposed CONTRACT staffing structure and CVs of nominated personnel, highlighting relevant qualifications, experience, training, and certifications applicable to the CONTRACT scope. Where applicable, TENDERER shall also submit evidence of compliance with OPAL job licence and category requirements, together with a staff training plan.</w:t>
            </w:r>
          </w:p>
        </w:tc>
      </w:tr>
      <w:tr w:rsidR="00944EB6" w:rsidRPr="00B938BB" w14:paraId="6DC69CEE" w14:textId="77777777" w:rsidTr="0026616E">
        <w:tc>
          <w:tcPr>
            <w:tcW w:w="625" w:type="dxa"/>
          </w:tcPr>
          <w:p w14:paraId="60701D41" w14:textId="4B35D990" w:rsidR="00944EB6" w:rsidRPr="00B938BB" w:rsidRDefault="008E0DFB" w:rsidP="00944EB6">
            <w:pPr>
              <w:spacing w:before="120" w:line="276" w:lineRule="auto"/>
              <w:rPr>
                <w:rFonts w:ascii="Candara" w:hAnsi="Candara"/>
                <w:b/>
                <w:bCs/>
                <w:sz w:val="22"/>
                <w:szCs w:val="22"/>
              </w:rPr>
            </w:pPr>
            <w:r>
              <w:rPr>
                <w:rFonts w:ascii="Candara" w:hAnsi="Candara"/>
                <w:b/>
                <w:bCs/>
                <w:sz w:val="22"/>
                <w:szCs w:val="22"/>
              </w:rPr>
              <w:t>D-</w:t>
            </w:r>
            <w:r w:rsidR="00944EB6" w:rsidRPr="00B938BB">
              <w:rPr>
                <w:rFonts w:ascii="Candara" w:hAnsi="Candara"/>
                <w:b/>
                <w:bCs/>
                <w:sz w:val="22"/>
                <w:szCs w:val="22"/>
              </w:rPr>
              <w:t>8</w:t>
            </w:r>
          </w:p>
        </w:tc>
        <w:tc>
          <w:tcPr>
            <w:tcW w:w="9000" w:type="dxa"/>
          </w:tcPr>
          <w:p w14:paraId="7C1428B6" w14:textId="77777777" w:rsidR="00944EB6" w:rsidRPr="008E0DFB" w:rsidRDefault="00944EB6" w:rsidP="00DA6457">
            <w:pPr>
              <w:spacing w:before="120" w:line="276" w:lineRule="auto"/>
              <w:jc w:val="both"/>
              <w:rPr>
                <w:rFonts w:ascii="Candara" w:hAnsi="Candara"/>
                <w:b/>
                <w:bCs/>
                <w:sz w:val="22"/>
              </w:rPr>
            </w:pPr>
            <w:r w:rsidRPr="008E0DFB">
              <w:rPr>
                <w:rFonts w:ascii="Candara" w:hAnsi="Candara"/>
                <w:b/>
                <w:bCs/>
                <w:sz w:val="22"/>
              </w:rPr>
              <w:t>Mobilization plan:</w:t>
            </w:r>
          </w:p>
          <w:p w14:paraId="481F2476" w14:textId="301A21F0" w:rsidR="00944EB6" w:rsidRPr="008E0DFB" w:rsidRDefault="00944EB6" w:rsidP="00DA6457">
            <w:pPr>
              <w:spacing w:before="120" w:line="276" w:lineRule="auto"/>
              <w:jc w:val="both"/>
              <w:rPr>
                <w:rFonts w:ascii="Candara" w:hAnsi="Candara"/>
                <w:sz w:val="22"/>
                <w:szCs w:val="22"/>
              </w:rPr>
            </w:pPr>
            <w:r w:rsidRPr="008E0DFB">
              <w:rPr>
                <w:rFonts w:ascii="Candara" w:hAnsi="Candara"/>
                <w:sz w:val="22"/>
              </w:rPr>
              <w:t>TENDERER shall submit a mobilization plan</w:t>
            </w:r>
            <w:r w:rsidR="00E70667">
              <w:rPr>
                <w:rFonts w:ascii="Candara" w:hAnsi="Candara"/>
                <w:sz w:val="22"/>
              </w:rPr>
              <w:t xml:space="preserve"> complying with all mobilization </w:t>
            </w:r>
            <w:r w:rsidR="0026616E">
              <w:rPr>
                <w:rFonts w:ascii="Candara" w:hAnsi="Candara"/>
                <w:sz w:val="22"/>
              </w:rPr>
              <w:t>requirements</w:t>
            </w:r>
            <w:r w:rsidR="00E70667">
              <w:rPr>
                <w:rFonts w:ascii="Candara" w:hAnsi="Candara"/>
                <w:sz w:val="22"/>
              </w:rPr>
              <w:t xml:space="preserve"> set forth in Section D.</w:t>
            </w:r>
          </w:p>
        </w:tc>
      </w:tr>
      <w:tr w:rsidR="00944EB6" w:rsidRPr="00B938BB" w14:paraId="549283B0" w14:textId="77777777" w:rsidTr="0026616E">
        <w:tc>
          <w:tcPr>
            <w:tcW w:w="625" w:type="dxa"/>
          </w:tcPr>
          <w:p w14:paraId="777F3D09" w14:textId="250F663D" w:rsidR="00944EB6" w:rsidRPr="00B938BB" w:rsidRDefault="00E70667" w:rsidP="00944EB6">
            <w:pPr>
              <w:spacing w:before="120" w:line="276" w:lineRule="auto"/>
              <w:rPr>
                <w:rFonts w:ascii="Candara" w:hAnsi="Candara"/>
                <w:b/>
                <w:bCs/>
                <w:sz w:val="22"/>
                <w:szCs w:val="22"/>
              </w:rPr>
            </w:pPr>
            <w:r>
              <w:rPr>
                <w:rFonts w:ascii="Candara" w:hAnsi="Candara"/>
                <w:b/>
                <w:bCs/>
                <w:sz w:val="22"/>
                <w:szCs w:val="22"/>
              </w:rPr>
              <w:t>D-</w:t>
            </w:r>
            <w:r w:rsidR="00944EB6" w:rsidRPr="00B938BB">
              <w:rPr>
                <w:rFonts w:ascii="Candara" w:hAnsi="Candara"/>
                <w:b/>
                <w:bCs/>
                <w:sz w:val="22"/>
                <w:szCs w:val="22"/>
              </w:rPr>
              <w:t>9</w:t>
            </w:r>
          </w:p>
        </w:tc>
        <w:tc>
          <w:tcPr>
            <w:tcW w:w="9000" w:type="dxa"/>
          </w:tcPr>
          <w:p w14:paraId="1F8E69DE" w14:textId="69250EF6" w:rsidR="00944EB6" w:rsidRPr="00B938BB" w:rsidRDefault="00944EB6" w:rsidP="00DA6457">
            <w:pPr>
              <w:spacing w:before="120" w:line="276" w:lineRule="auto"/>
              <w:jc w:val="both"/>
              <w:rPr>
                <w:rFonts w:ascii="Candara" w:hAnsi="Candara"/>
                <w:b/>
                <w:bCs/>
                <w:sz w:val="22"/>
              </w:rPr>
            </w:pPr>
            <w:r w:rsidRPr="00B938BB">
              <w:rPr>
                <w:rFonts w:ascii="Candara" w:hAnsi="Candara"/>
                <w:b/>
                <w:bCs/>
                <w:sz w:val="22"/>
              </w:rPr>
              <w:t xml:space="preserve"> Execution Plan:</w:t>
            </w:r>
          </w:p>
          <w:p w14:paraId="675575BB" w14:textId="2AC64B0E" w:rsidR="00944EB6" w:rsidRPr="00B938BB" w:rsidRDefault="00944EB6" w:rsidP="00DA6457">
            <w:pPr>
              <w:spacing w:before="120" w:line="276" w:lineRule="auto"/>
              <w:jc w:val="both"/>
              <w:rPr>
                <w:rFonts w:ascii="Candara" w:hAnsi="Candara"/>
                <w:sz w:val="22"/>
                <w:szCs w:val="22"/>
              </w:rPr>
            </w:pPr>
            <w:r w:rsidRPr="00B938BB">
              <w:rPr>
                <w:rFonts w:ascii="Candara" w:hAnsi="Candara"/>
                <w:sz w:val="22"/>
              </w:rPr>
              <w:t>Tenderer shall provide Project Execution Plan including, KPI, site facilities, TENDERER workshop &amp; facilities, resource plan including manpower &amp; equipment, subcontractor details, approved organogram, communication matrix, development.</w:t>
            </w:r>
          </w:p>
        </w:tc>
      </w:tr>
      <w:tr w:rsidR="000A5794" w:rsidRPr="00B938BB" w14:paraId="37A283C4" w14:textId="77777777" w:rsidTr="0026616E">
        <w:tc>
          <w:tcPr>
            <w:tcW w:w="625" w:type="dxa"/>
          </w:tcPr>
          <w:p w14:paraId="1C37727A" w14:textId="00A6F8F7" w:rsidR="000A5794" w:rsidRPr="00B938BB" w:rsidRDefault="00E70667" w:rsidP="00944EB6">
            <w:pPr>
              <w:spacing w:before="120" w:line="276" w:lineRule="auto"/>
              <w:rPr>
                <w:rFonts w:ascii="Candara" w:hAnsi="Candara"/>
                <w:b/>
                <w:bCs/>
                <w:sz w:val="22"/>
                <w:szCs w:val="22"/>
              </w:rPr>
            </w:pPr>
            <w:r>
              <w:rPr>
                <w:rFonts w:ascii="Candara" w:hAnsi="Candara"/>
                <w:b/>
                <w:bCs/>
                <w:sz w:val="22"/>
                <w:szCs w:val="22"/>
              </w:rPr>
              <w:t>D-</w:t>
            </w:r>
            <w:r w:rsidR="000A5794" w:rsidRPr="00B938BB">
              <w:rPr>
                <w:rFonts w:ascii="Candara" w:hAnsi="Candara"/>
                <w:b/>
                <w:bCs/>
                <w:sz w:val="22"/>
                <w:szCs w:val="22"/>
              </w:rPr>
              <w:t>1</w:t>
            </w:r>
            <w:r>
              <w:rPr>
                <w:rFonts w:ascii="Candara" w:hAnsi="Candara"/>
                <w:b/>
                <w:bCs/>
                <w:sz w:val="22"/>
                <w:szCs w:val="22"/>
              </w:rPr>
              <w:t>0</w:t>
            </w:r>
          </w:p>
        </w:tc>
        <w:tc>
          <w:tcPr>
            <w:tcW w:w="9000" w:type="dxa"/>
          </w:tcPr>
          <w:p w14:paraId="7C0A0714" w14:textId="07C79FF8" w:rsidR="000B5C4D" w:rsidRPr="00B938BB" w:rsidRDefault="00D2756D" w:rsidP="00DA6457">
            <w:pPr>
              <w:spacing w:before="120" w:line="276" w:lineRule="auto"/>
              <w:jc w:val="both"/>
              <w:rPr>
                <w:rFonts w:ascii="Candara" w:hAnsi="Candara"/>
                <w:b/>
                <w:bCs/>
                <w:sz w:val="22"/>
                <w:szCs w:val="22"/>
              </w:rPr>
            </w:pPr>
            <w:r w:rsidRPr="00B938BB">
              <w:rPr>
                <w:rFonts w:ascii="Candara" w:hAnsi="Candara"/>
                <w:b/>
                <w:bCs/>
                <w:sz w:val="22"/>
                <w:szCs w:val="22"/>
              </w:rPr>
              <w:t xml:space="preserve">Corporate and Statutory Documents: </w:t>
            </w:r>
          </w:p>
          <w:p w14:paraId="3A5F5B0B" w14:textId="6B28932D" w:rsidR="007E3B54" w:rsidRPr="00B938BB" w:rsidRDefault="007E3B54" w:rsidP="00DA6457">
            <w:pPr>
              <w:spacing w:before="120" w:line="276" w:lineRule="auto"/>
              <w:jc w:val="both"/>
              <w:rPr>
                <w:rFonts w:ascii="Candara" w:hAnsi="Candara"/>
                <w:sz w:val="22"/>
                <w:szCs w:val="22"/>
              </w:rPr>
            </w:pPr>
            <w:r w:rsidRPr="00B938BB">
              <w:rPr>
                <w:rFonts w:ascii="Candara" w:hAnsi="Candara"/>
                <w:sz w:val="22"/>
                <w:szCs w:val="22"/>
              </w:rPr>
              <w:t>TENDERER shall submit copies of all corporate, statutory, and registration documents required for the execution of the CONTRACT, including the following</w:t>
            </w:r>
            <w:r w:rsidR="003F3566">
              <w:rPr>
                <w:rFonts w:ascii="Candara" w:hAnsi="Candara"/>
                <w:sz w:val="22"/>
                <w:szCs w:val="22"/>
              </w:rPr>
              <w:t>:</w:t>
            </w:r>
          </w:p>
          <w:p w14:paraId="491DAF70" w14:textId="3BF17D44" w:rsidR="000B5C4D" w:rsidRPr="00B938BB" w:rsidRDefault="000B5C4D" w:rsidP="00DA6457">
            <w:pPr>
              <w:pStyle w:val="ListParagraph"/>
              <w:numPr>
                <w:ilvl w:val="0"/>
                <w:numId w:val="34"/>
              </w:numPr>
              <w:jc w:val="both"/>
              <w:rPr>
                <w:rFonts w:ascii="Candara" w:hAnsi="Candara"/>
                <w:sz w:val="22"/>
                <w:szCs w:val="22"/>
              </w:rPr>
            </w:pPr>
            <w:r w:rsidRPr="00B938BB">
              <w:rPr>
                <w:rFonts w:ascii="Candara" w:hAnsi="Candara"/>
                <w:sz w:val="22"/>
                <w:szCs w:val="22"/>
              </w:rPr>
              <w:t>COMPANY profile and Commerical Registration</w:t>
            </w:r>
          </w:p>
          <w:p w14:paraId="162F8232" w14:textId="640604A0" w:rsidR="00FD1271" w:rsidRPr="003F3566" w:rsidRDefault="000B5C4D" w:rsidP="003F3566">
            <w:pPr>
              <w:pStyle w:val="ListParagraph"/>
              <w:numPr>
                <w:ilvl w:val="0"/>
                <w:numId w:val="34"/>
              </w:numPr>
              <w:jc w:val="both"/>
              <w:rPr>
                <w:rFonts w:ascii="Candara" w:hAnsi="Candara"/>
                <w:sz w:val="22"/>
                <w:szCs w:val="22"/>
              </w:rPr>
            </w:pPr>
            <w:r w:rsidRPr="00B938BB">
              <w:rPr>
                <w:rFonts w:ascii="Candara" w:hAnsi="Candara"/>
                <w:sz w:val="22"/>
                <w:szCs w:val="22"/>
              </w:rPr>
              <w:t>VAT Certificate</w:t>
            </w:r>
          </w:p>
        </w:tc>
      </w:tr>
      <w:tr w:rsidR="00944EB6" w:rsidRPr="00B938BB" w14:paraId="17B3DEAF" w14:textId="77777777" w:rsidTr="0026616E">
        <w:tc>
          <w:tcPr>
            <w:tcW w:w="625" w:type="dxa"/>
          </w:tcPr>
          <w:p w14:paraId="7763238E" w14:textId="1E0F4599" w:rsidR="00944EB6" w:rsidRPr="00B938BB" w:rsidRDefault="003F1CD9" w:rsidP="00944EB6">
            <w:pPr>
              <w:spacing w:before="120" w:line="276" w:lineRule="auto"/>
              <w:rPr>
                <w:rFonts w:ascii="Candara" w:hAnsi="Candara"/>
                <w:b/>
                <w:bCs/>
                <w:sz w:val="22"/>
                <w:szCs w:val="22"/>
              </w:rPr>
            </w:pPr>
            <w:r w:rsidRPr="00B938BB">
              <w:rPr>
                <w:rFonts w:ascii="Candara" w:hAnsi="Candara"/>
                <w:b/>
                <w:bCs/>
                <w:sz w:val="22"/>
                <w:szCs w:val="22"/>
              </w:rPr>
              <w:t>D</w:t>
            </w:r>
            <w:r w:rsidR="00E70667">
              <w:rPr>
                <w:rFonts w:ascii="Candara" w:hAnsi="Candara"/>
                <w:b/>
                <w:bCs/>
                <w:sz w:val="22"/>
                <w:szCs w:val="22"/>
              </w:rPr>
              <w:t>-1</w:t>
            </w:r>
            <w:r w:rsidR="001D36F0">
              <w:rPr>
                <w:rFonts w:ascii="Candara" w:hAnsi="Candara"/>
                <w:b/>
                <w:bCs/>
                <w:sz w:val="22"/>
                <w:szCs w:val="22"/>
              </w:rPr>
              <w:t>1</w:t>
            </w:r>
          </w:p>
        </w:tc>
        <w:tc>
          <w:tcPr>
            <w:tcW w:w="9000" w:type="dxa"/>
          </w:tcPr>
          <w:p w14:paraId="074A818E" w14:textId="0FC3ABD7" w:rsidR="009C11B1" w:rsidRPr="00B938BB" w:rsidRDefault="009C11B1" w:rsidP="00DA6457">
            <w:pPr>
              <w:spacing w:before="120" w:line="276" w:lineRule="auto"/>
              <w:jc w:val="both"/>
              <w:rPr>
                <w:rFonts w:ascii="Candara" w:hAnsi="Candara"/>
                <w:b/>
                <w:bCs/>
                <w:sz w:val="22"/>
                <w:szCs w:val="22"/>
              </w:rPr>
            </w:pPr>
            <w:r w:rsidRPr="00B938BB">
              <w:rPr>
                <w:rFonts w:ascii="Candara" w:hAnsi="Candara"/>
                <w:b/>
                <w:bCs/>
                <w:sz w:val="22"/>
                <w:szCs w:val="22"/>
              </w:rPr>
              <w:t>Proposed Organizational Structure:</w:t>
            </w:r>
          </w:p>
          <w:p w14:paraId="3157FDE4" w14:textId="5058EC37" w:rsidR="00944EB6" w:rsidRPr="00B938BB" w:rsidRDefault="009C11B1" w:rsidP="00DA6457">
            <w:pPr>
              <w:spacing w:before="120" w:line="276" w:lineRule="auto"/>
              <w:jc w:val="both"/>
              <w:rPr>
                <w:rFonts w:ascii="Candara" w:hAnsi="Candara"/>
                <w:sz w:val="22"/>
                <w:szCs w:val="22"/>
              </w:rPr>
            </w:pPr>
            <w:r w:rsidRPr="00B938BB">
              <w:rPr>
                <w:rFonts w:ascii="Candara" w:hAnsi="Candara"/>
                <w:sz w:val="22"/>
                <w:szCs w:val="22"/>
              </w:rPr>
              <w:t>Tenderer shall submit his proposed organisational structure and approved organogram, reflecting the decision-making process, identify roles &amp; responsibilities of staff involved, indicate the overall competency of management resources. Specific organogram of site team mobilised to execute the scope shall be submitted with adequate explanation of site team capacity of decision making in general and site related matters in specific.</w:t>
            </w:r>
          </w:p>
        </w:tc>
      </w:tr>
      <w:tr w:rsidR="00944EB6" w:rsidRPr="00B938BB" w14:paraId="32B0CF63" w14:textId="77777777" w:rsidTr="0026616E">
        <w:tc>
          <w:tcPr>
            <w:tcW w:w="625" w:type="dxa"/>
          </w:tcPr>
          <w:p w14:paraId="6A72A4A8" w14:textId="4F00720A" w:rsidR="00944EB6" w:rsidRPr="00B938BB" w:rsidRDefault="003F1CD9" w:rsidP="00944EB6">
            <w:pPr>
              <w:spacing w:before="120" w:line="276" w:lineRule="auto"/>
              <w:rPr>
                <w:rFonts w:ascii="Candara" w:hAnsi="Candara"/>
                <w:b/>
                <w:bCs/>
                <w:sz w:val="22"/>
                <w:szCs w:val="22"/>
              </w:rPr>
            </w:pPr>
            <w:r w:rsidRPr="00B938BB">
              <w:rPr>
                <w:rFonts w:ascii="Candara" w:hAnsi="Candara"/>
                <w:b/>
                <w:bCs/>
                <w:sz w:val="22"/>
                <w:szCs w:val="22"/>
              </w:rPr>
              <w:t>D</w:t>
            </w:r>
            <w:r w:rsidR="001D36F0">
              <w:rPr>
                <w:rFonts w:ascii="Candara" w:hAnsi="Candara"/>
                <w:b/>
                <w:bCs/>
                <w:sz w:val="22"/>
                <w:szCs w:val="22"/>
              </w:rPr>
              <w:t>-12</w:t>
            </w:r>
          </w:p>
        </w:tc>
        <w:tc>
          <w:tcPr>
            <w:tcW w:w="9000" w:type="dxa"/>
          </w:tcPr>
          <w:p w14:paraId="4A40C2B4" w14:textId="77777777" w:rsidR="001F71B9" w:rsidRPr="00B938BB" w:rsidRDefault="001F71B9" w:rsidP="00DA6457">
            <w:pPr>
              <w:spacing w:before="120" w:line="276" w:lineRule="auto"/>
              <w:jc w:val="both"/>
              <w:rPr>
                <w:rFonts w:ascii="Candara" w:hAnsi="Candara"/>
                <w:b/>
                <w:bCs/>
                <w:sz w:val="22"/>
                <w:szCs w:val="22"/>
              </w:rPr>
            </w:pPr>
            <w:r w:rsidRPr="00B938BB">
              <w:rPr>
                <w:rFonts w:ascii="Candara" w:hAnsi="Candara"/>
                <w:b/>
                <w:bCs/>
                <w:sz w:val="22"/>
                <w:szCs w:val="22"/>
              </w:rPr>
              <w:t>Subcontracted Scope:</w:t>
            </w:r>
          </w:p>
          <w:p w14:paraId="4B23AD01" w14:textId="03E5E30B" w:rsidR="00944EB6" w:rsidRPr="00B938BB" w:rsidRDefault="00A20E67" w:rsidP="00DA6457">
            <w:pPr>
              <w:spacing w:before="120" w:line="276" w:lineRule="auto"/>
              <w:jc w:val="both"/>
              <w:rPr>
                <w:rFonts w:ascii="Candara" w:hAnsi="Candara"/>
                <w:sz w:val="22"/>
                <w:szCs w:val="22"/>
              </w:rPr>
            </w:pPr>
            <w:r w:rsidRPr="00B938BB">
              <w:rPr>
                <w:rFonts w:ascii="Candara" w:hAnsi="Candara"/>
                <w:sz w:val="22"/>
                <w:szCs w:val="22"/>
              </w:rPr>
              <w:t>TENDERER shall submit a list of proposed SUBCONTRACTORS, stating the portion of the Work to be performed by each. TENDERER shall also submit supporting information demonstrating each proposed SUBCONTRACTOR’s capability and relevant experience, together with evidence of their proposed engagement, such as an MOU or equivalent document. TENDERER shall clearly identify any SME SUBCONTRACTOR. All SUBCONTRACTORS shall be subject to COMPANY approval and accreditation requirements.</w:t>
            </w:r>
          </w:p>
        </w:tc>
      </w:tr>
      <w:tr w:rsidR="00944EB6" w:rsidRPr="00B938BB" w14:paraId="43210F0E" w14:textId="77777777" w:rsidTr="0026616E">
        <w:tc>
          <w:tcPr>
            <w:tcW w:w="625" w:type="dxa"/>
          </w:tcPr>
          <w:p w14:paraId="4410E281" w14:textId="764BBCB9" w:rsidR="00944EB6" w:rsidRPr="00B938BB" w:rsidRDefault="003F1CD9" w:rsidP="00944EB6">
            <w:pPr>
              <w:spacing w:before="120" w:line="276" w:lineRule="auto"/>
              <w:rPr>
                <w:rFonts w:ascii="Candara" w:hAnsi="Candara"/>
                <w:b/>
                <w:bCs/>
                <w:sz w:val="22"/>
                <w:szCs w:val="22"/>
              </w:rPr>
            </w:pPr>
            <w:r w:rsidRPr="00B938BB">
              <w:rPr>
                <w:rFonts w:ascii="Candara" w:hAnsi="Candara"/>
                <w:b/>
                <w:bCs/>
                <w:sz w:val="22"/>
                <w:szCs w:val="22"/>
              </w:rPr>
              <w:t>D</w:t>
            </w:r>
            <w:r w:rsidR="001D36F0">
              <w:rPr>
                <w:rFonts w:ascii="Candara" w:hAnsi="Candara"/>
                <w:b/>
                <w:bCs/>
                <w:sz w:val="22"/>
                <w:szCs w:val="22"/>
              </w:rPr>
              <w:t>-13</w:t>
            </w:r>
          </w:p>
        </w:tc>
        <w:tc>
          <w:tcPr>
            <w:tcW w:w="9000" w:type="dxa"/>
          </w:tcPr>
          <w:p w14:paraId="476C67FB" w14:textId="77777777" w:rsidR="00944EB6" w:rsidRPr="00B938BB" w:rsidRDefault="0052188A" w:rsidP="00DA6457">
            <w:pPr>
              <w:spacing w:before="120" w:line="276" w:lineRule="auto"/>
              <w:jc w:val="both"/>
              <w:rPr>
                <w:rFonts w:ascii="Candara" w:hAnsi="Candara"/>
                <w:b/>
                <w:bCs/>
                <w:sz w:val="22"/>
                <w:szCs w:val="22"/>
              </w:rPr>
            </w:pPr>
            <w:r w:rsidRPr="00B938BB">
              <w:rPr>
                <w:rFonts w:ascii="Candara" w:hAnsi="Candara"/>
                <w:b/>
                <w:bCs/>
                <w:sz w:val="22"/>
                <w:szCs w:val="22"/>
              </w:rPr>
              <w:t xml:space="preserve">Site Facilities: </w:t>
            </w:r>
          </w:p>
          <w:p w14:paraId="56CE4B06" w14:textId="66B8C5F9" w:rsidR="0052188A" w:rsidRPr="00B938BB" w:rsidRDefault="0052188A" w:rsidP="00DA6457">
            <w:pPr>
              <w:spacing w:before="120" w:line="276" w:lineRule="auto"/>
              <w:jc w:val="both"/>
              <w:rPr>
                <w:rFonts w:ascii="Candara" w:hAnsi="Candara"/>
                <w:sz w:val="22"/>
                <w:szCs w:val="22"/>
              </w:rPr>
            </w:pPr>
            <w:r w:rsidRPr="00B938BB">
              <w:rPr>
                <w:rFonts w:ascii="Candara" w:hAnsi="Candara"/>
                <w:sz w:val="22"/>
                <w:szCs w:val="22"/>
              </w:rPr>
              <w:t>Tenderer shall Provide his proposal on site facilities for site personnel. Tenderer shall submit his proposal to accommodate and arrange for necessary welfare facilities such as accommodation, catering, transportation, etc. to the proposed site work.</w:t>
            </w:r>
          </w:p>
        </w:tc>
      </w:tr>
      <w:tr w:rsidR="009F1849" w:rsidRPr="00B938BB" w14:paraId="03467381" w14:textId="77777777" w:rsidTr="0026616E">
        <w:tc>
          <w:tcPr>
            <w:tcW w:w="625" w:type="dxa"/>
          </w:tcPr>
          <w:p w14:paraId="0315A5A4" w14:textId="4D1522F7" w:rsidR="009F1849" w:rsidRPr="00B938BB" w:rsidRDefault="003F1CD9" w:rsidP="00944EB6">
            <w:pPr>
              <w:spacing w:before="120" w:line="276" w:lineRule="auto"/>
              <w:rPr>
                <w:rFonts w:ascii="Candara" w:hAnsi="Candara"/>
                <w:b/>
                <w:bCs/>
                <w:sz w:val="22"/>
                <w:szCs w:val="22"/>
              </w:rPr>
            </w:pPr>
            <w:r w:rsidRPr="00B938BB">
              <w:rPr>
                <w:rFonts w:ascii="Candara" w:hAnsi="Candara"/>
                <w:b/>
                <w:bCs/>
                <w:sz w:val="22"/>
                <w:szCs w:val="22"/>
              </w:rPr>
              <w:t>D</w:t>
            </w:r>
            <w:r w:rsidR="001D36F0">
              <w:rPr>
                <w:rFonts w:ascii="Candara" w:hAnsi="Candara"/>
                <w:b/>
                <w:bCs/>
                <w:sz w:val="22"/>
                <w:szCs w:val="22"/>
              </w:rPr>
              <w:t>-14</w:t>
            </w:r>
          </w:p>
        </w:tc>
        <w:tc>
          <w:tcPr>
            <w:tcW w:w="9000" w:type="dxa"/>
          </w:tcPr>
          <w:p w14:paraId="4B352901" w14:textId="5C2F0658" w:rsidR="009F1849" w:rsidRPr="00B938BB" w:rsidRDefault="009F1849" w:rsidP="00DA6457">
            <w:pPr>
              <w:spacing w:before="120" w:line="276" w:lineRule="auto"/>
              <w:jc w:val="both"/>
              <w:rPr>
                <w:rFonts w:ascii="Candara" w:hAnsi="Candara"/>
                <w:b/>
                <w:bCs/>
                <w:sz w:val="22"/>
                <w:szCs w:val="22"/>
              </w:rPr>
            </w:pPr>
            <w:r w:rsidRPr="00B938BB">
              <w:rPr>
                <w:rFonts w:ascii="Candara" w:hAnsi="Candara"/>
                <w:b/>
                <w:bCs/>
                <w:sz w:val="22"/>
                <w:szCs w:val="22"/>
              </w:rPr>
              <w:t>Performance Bond Acknowledgment Letter</w:t>
            </w:r>
            <w:r w:rsidR="007C54C8" w:rsidRPr="00B938BB">
              <w:rPr>
                <w:rFonts w:ascii="Candara" w:hAnsi="Candara"/>
                <w:b/>
                <w:bCs/>
                <w:sz w:val="22"/>
                <w:szCs w:val="22"/>
              </w:rPr>
              <w:t xml:space="preserve"> (Refer to Appendix 1 to Section A)</w:t>
            </w:r>
          </w:p>
          <w:p w14:paraId="708040E5" w14:textId="3405318D" w:rsidR="009F1849" w:rsidRPr="00B938BB" w:rsidRDefault="00392889" w:rsidP="00DA6457">
            <w:pPr>
              <w:spacing w:before="120" w:line="276" w:lineRule="auto"/>
              <w:jc w:val="both"/>
              <w:rPr>
                <w:rFonts w:ascii="Candara" w:hAnsi="Candara"/>
                <w:sz w:val="22"/>
                <w:szCs w:val="22"/>
              </w:rPr>
            </w:pPr>
            <w:r w:rsidRPr="00B938BB">
              <w:rPr>
                <w:rFonts w:ascii="Candara" w:hAnsi="Candara"/>
                <w:sz w:val="22"/>
                <w:szCs w:val="22"/>
              </w:rPr>
              <w:lastRenderedPageBreak/>
              <w:t>TENDERER shall submit a duly signed acknowledgment confirming its ability and commitment, if awarded the CONTRACT, to provide the Performance Bond in accordance with the requirements of the CONTRACT.</w:t>
            </w:r>
          </w:p>
        </w:tc>
      </w:tr>
      <w:tr w:rsidR="006008FD" w:rsidRPr="00B938BB" w14:paraId="76B4CD21" w14:textId="77777777" w:rsidTr="0026616E">
        <w:tc>
          <w:tcPr>
            <w:tcW w:w="625" w:type="dxa"/>
            <w:shd w:val="clear" w:color="auto" w:fill="F2F2F2" w:themeFill="background1" w:themeFillShade="F2"/>
          </w:tcPr>
          <w:p w14:paraId="2152497B" w14:textId="2F310DDC" w:rsidR="006008FD" w:rsidRPr="00B938BB" w:rsidRDefault="00A67E81" w:rsidP="00CB1ACC">
            <w:pPr>
              <w:spacing w:line="276" w:lineRule="auto"/>
              <w:rPr>
                <w:rFonts w:ascii="Candara" w:hAnsi="Candara"/>
                <w:b/>
                <w:bCs/>
                <w:sz w:val="22"/>
                <w:szCs w:val="22"/>
              </w:rPr>
            </w:pPr>
            <w:r>
              <w:rPr>
                <w:rFonts w:ascii="Candara" w:hAnsi="Candara"/>
                <w:b/>
                <w:bCs/>
                <w:sz w:val="22"/>
                <w:szCs w:val="22"/>
              </w:rPr>
              <w:lastRenderedPageBreak/>
              <w:t>E</w:t>
            </w:r>
          </w:p>
        </w:tc>
        <w:tc>
          <w:tcPr>
            <w:tcW w:w="9000" w:type="dxa"/>
            <w:shd w:val="clear" w:color="auto" w:fill="F2F2F2" w:themeFill="background1" w:themeFillShade="F2"/>
          </w:tcPr>
          <w:p w14:paraId="6CD9B2FF" w14:textId="4C1AC6EF" w:rsidR="006008FD" w:rsidRPr="00B938BB" w:rsidRDefault="006008FD" w:rsidP="00CB1ACC">
            <w:pPr>
              <w:spacing w:line="276" w:lineRule="auto"/>
              <w:jc w:val="both"/>
              <w:rPr>
                <w:rFonts w:ascii="Candara" w:hAnsi="Candara"/>
                <w:b/>
                <w:bCs/>
                <w:sz w:val="22"/>
                <w:szCs w:val="22"/>
              </w:rPr>
            </w:pPr>
            <w:r w:rsidRPr="00CB1ACC">
              <w:rPr>
                <w:rFonts w:ascii="Candara" w:hAnsi="Candara"/>
                <w:b/>
                <w:bCs/>
                <w:sz w:val="22"/>
                <w:szCs w:val="22"/>
              </w:rPr>
              <w:t xml:space="preserve"> </w:t>
            </w:r>
            <w:r w:rsidR="00B92AF2">
              <w:rPr>
                <w:rFonts w:ascii="Candara" w:hAnsi="Candara"/>
                <w:b/>
                <w:bCs/>
                <w:sz w:val="22"/>
                <w:szCs w:val="22"/>
              </w:rPr>
              <w:t xml:space="preserve">Section E - </w:t>
            </w:r>
            <w:r w:rsidR="00A67E81" w:rsidRPr="00CB1ACC">
              <w:rPr>
                <w:rFonts w:ascii="Candara" w:hAnsi="Candara"/>
                <w:b/>
                <w:bCs/>
                <w:sz w:val="22"/>
                <w:szCs w:val="22"/>
              </w:rPr>
              <w:t>Schedule of Prices</w:t>
            </w:r>
          </w:p>
        </w:tc>
      </w:tr>
      <w:tr w:rsidR="006008FD" w:rsidRPr="00B938BB" w14:paraId="1BF82A18" w14:textId="77777777" w:rsidTr="0026616E">
        <w:tc>
          <w:tcPr>
            <w:tcW w:w="625" w:type="dxa"/>
          </w:tcPr>
          <w:p w14:paraId="664B58CF" w14:textId="6CC4342C" w:rsidR="006008FD" w:rsidRPr="00B938BB" w:rsidRDefault="00A67E81" w:rsidP="006008FD">
            <w:pPr>
              <w:spacing w:before="120" w:line="276" w:lineRule="auto"/>
              <w:rPr>
                <w:rFonts w:ascii="Candara" w:hAnsi="Candara"/>
                <w:b/>
                <w:bCs/>
                <w:sz w:val="22"/>
                <w:szCs w:val="22"/>
              </w:rPr>
            </w:pPr>
            <w:r>
              <w:rPr>
                <w:rFonts w:ascii="Candara" w:hAnsi="Candara"/>
                <w:b/>
                <w:bCs/>
                <w:sz w:val="22"/>
                <w:szCs w:val="22"/>
              </w:rPr>
              <w:t>E-1</w:t>
            </w:r>
          </w:p>
        </w:tc>
        <w:tc>
          <w:tcPr>
            <w:tcW w:w="9000" w:type="dxa"/>
          </w:tcPr>
          <w:p w14:paraId="3630506D" w14:textId="768A33E5" w:rsidR="006008FD" w:rsidRPr="00B938BB" w:rsidRDefault="006008FD" w:rsidP="00DA6457">
            <w:pPr>
              <w:spacing w:before="120" w:line="276" w:lineRule="auto"/>
              <w:jc w:val="both"/>
              <w:rPr>
                <w:rFonts w:ascii="Candara" w:hAnsi="Candara"/>
                <w:b/>
                <w:bCs/>
                <w:sz w:val="22"/>
                <w:szCs w:val="22"/>
              </w:rPr>
            </w:pPr>
            <w:r w:rsidRPr="00B938BB">
              <w:rPr>
                <w:rFonts w:ascii="Candara" w:hAnsi="Candara"/>
                <w:b/>
                <w:bCs/>
                <w:sz w:val="22"/>
                <w:szCs w:val="22"/>
              </w:rPr>
              <w:t>Unpriced Section E:</w:t>
            </w:r>
          </w:p>
          <w:p w14:paraId="7DB45B32" w14:textId="1D8B72C0" w:rsidR="006008FD" w:rsidRPr="00B938BB" w:rsidRDefault="006008FD" w:rsidP="00DA6457">
            <w:pPr>
              <w:spacing w:before="120" w:line="276" w:lineRule="auto"/>
              <w:jc w:val="both"/>
              <w:rPr>
                <w:rFonts w:ascii="Candara" w:hAnsi="Candara"/>
                <w:sz w:val="22"/>
                <w:szCs w:val="22"/>
              </w:rPr>
            </w:pPr>
            <w:r w:rsidRPr="00B938BB">
              <w:rPr>
                <w:rFonts w:ascii="Candara" w:hAnsi="Candara"/>
                <w:sz w:val="22"/>
                <w:szCs w:val="22"/>
              </w:rPr>
              <w:t xml:space="preserve">Tenderer shall submit unpriced Section E clearly indicating all items listed as either </w:t>
            </w:r>
            <w:r w:rsidRPr="00B938BB">
              <w:rPr>
                <w:rFonts w:ascii="Candara" w:hAnsi="Candara"/>
                <w:b/>
                <w:bCs/>
                <w:sz w:val="22"/>
                <w:szCs w:val="22"/>
              </w:rPr>
              <w:t>Quoted or Unquoted</w:t>
            </w:r>
            <w:r w:rsidRPr="00B938BB">
              <w:rPr>
                <w:rFonts w:ascii="Candara" w:hAnsi="Candara"/>
                <w:sz w:val="22"/>
                <w:szCs w:val="22"/>
              </w:rPr>
              <w:t>. No pricing information whatsoever shall be included in this section or anywhere within the Technical Tender submission.</w:t>
            </w:r>
          </w:p>
          <w:p w14:paraId="739AFD66" w14:textId="0B1B9B02" w:rsidR="006008FD" w:rsidRPr="00B938BB" w:rsidRDefault="006008FD" w:rsidP="00DA6457">
            <w:pPr>
              <w:spacing w:before="120" w:line="276" w:lineRule="auto"/>
              <w:jc w:val="both"/>
              <w:rPr>
                <w:rFonts w:ascii="Candara" w:hAnsi="Candara"/>
                <w:b/>
                <w:bCs/>
                <w:sz w:val="22"/>
                <w:szCs w:val="22"/>
              </w:rPr>
            </w:pPr>
            <w:r w:rsidRPr="00B938BB">
              <w:rPr>
                <w:rFonts w:ascii="Candara" w:hAnsi="Candara"/>
                <w:color w:val="FF0000"/>
                <w:sz w:val="22"/>
                <w:szCs w:val="22"/>
              </w:rPr>
              <w:t>Disclosure: Any prices in the Technical Tender will result in immediate and strict disqualification from the tendering process.</w:t>
            </w:r>
          </w:p>
        </w:tc>
      </w:tr>
      <w:tr w:rsidR="003F1CD9" w:rsidRPr="00B938BB" w14:paraId="77C696FF" w14:textId="77777777" w:rsidTr="0026616E">
        <w:tc>
          <w:tcPr>
            <w:tcW w:w="625" w:type="dxa"/>
            <w:shd w:val="clear" w:color="auto" w:fill="F2F2F2" w:themeFill="background1" w:themeFillShade="F2"/>
          </w:tcPr>
          <w:p w14:paraId="037B9E0C" w14:textId="3EF34141" w:rsidR="003F1CD9" w:rsidRPr="00B938BB" w:rsidRDefault="00BE3C34" w:rsidP="00F82D9D">
            <w:pPr>
              <w:spacing w:before="120" w:line="276" w:lineRule="auto"/>
              <w:rPr>
                <w:rFonts w:ascii="Candara" w:hAnsi="Candara"/>
                <w:b/>
                <w:bCs/>
                <w:sz w:val="22"/>
                <w:szCs w:val="22"/>
              </w:rPr>
            </w:pPr>
            <w:r>
              <w:rPr>
                <w:rFonts w:ascii="Candara" w:hAnsi="Candara"/>
                <w:b/>
                <w:bCs/>
                <w:sz w:val="22"/>
                <w:szCs w:val="22"/>
              </w:rPr>
              <w:t>H</w:t>
            </w:r>
          </w:p>
        </w:tc>
        <w:tc>
          <w:tcPr>
            <w:tcW w:w="9000" w:type="dxa"/>
            <w:shd w:val="clear" w:color="auto" w:fill="F2F2F2" w:themeFill="background1" w:themeFillShade="F2"/>
          </w:tcPr>
          <w:p w14:paraId="386AE456" w14:textId="5B6A5280" w:rsidR="003F1CD9" w:rsidRPr="00B938BB" w:rsidRDefault="00B92AF2" w:rsidP="00DA6457">
            <w:pPr>
              <w:spacing w:before="120" w:line="276" w:lineRule="auto"/>
              <w:jc w:val="both"/>
              <w:rPr>
                <w:rFonts w:ascii="Candara" w:hAnsi="Candara"/>
                <w:b/>
                <w:bCs/>
                <w:sz w:val="22"/>
                <w:szCs w:val="22"/>
              </w:rPr>
            </w:pPr>
            <w:r>
              <w:rPr>
                <w:rFonts w:ascii="Candara" w:hAnsi="Candara"/>
                <w:b/>
                <w:bCs/>
                <w:sz w:val="22"/>
                <w:szCs w:val="22"/>
              </w:rPr>
              <w:t xml:space="preserve">Section H - </w:t>
            </w:r>
            <w:r w:rsidR="003F1CD9" w:rsidRPr="00B938BB">
              <w:rPr>
                <w:rFonts w:ascii="Candara" w:hAnsi="Candara"/>
                <w:b/>
                <w:bCs/>
                <w:sz w:val="22"/>
                <w:szCs w:val="22"/>
              </w:rPr>
              <w:t>ICV Submission</w:t>
            </w:r>
          </w:p>
        </w:tc>
      </w:tr>
      <w:tr w:rsidR="003F1CD9" w:rsidRPr="00B938BB" w14:paraId="6CD913E2" w14:textId="77777777" w:rsidTr="0026616E">
        <w:tc>
          <w:tcPr>
            <w:tcW w:w="625" w:type="dxa"/>
          </w:tcPr>
          <w:p w14:paraId="189BBA16" w14:textId="55202255" w:rsidR="003F1CD9" w:rsidRPr="00B938BB" w:rsidRDefault="00BE3C34" w:rsidP="00F82D9D">
            <w:pPr>
              <w:spacing w:before="120" w:line="276" w:lineRule="auto"/>
              <w:rPr>
                <w:rFonts w:ascii="Candara" w:hAnsi="Candara"/>
                <w:b/>
                <w:bCs/>
                <w:sz w:val="22"/>
                <w:szCs w:val="22"/>
              </w:rPr>
            </w:pPr>
            <w:r>
              <w:rPr>
                <w:rFonts w:ascii="Candara" w:hAnsi="Candara"/>
                <w:b/>
                <w:bCs/>
                <w:sz w:val="22"/>
                <w:szCs w:val="22"/>
              </w:rPr>
              <w:t>H-</w:t>
            </w:r>
            <w:r w:rsidR="003F1CD9" w:rsidRPr="00B938BB">
              <w:rPr>
                <w:rFonts w:ascii="Candara" w:hAnsi="Candara"/>
                <w:b/>
                <w:bCs/>
                <w:sz w:val="22"/>
                <w:szCs w:val="22"/>
              </w:rPr>
              <w:t>1</w:t>
            </w:r>
          </w:p>
        </w:tc>
        <w:tc>
          <w:tcPr>
            <w:tcW w:w="9000" w:type="dxa"/>
          </w:tcPr>
          <w:p w14:paraId="293EA4CD" w14:textId="77777777" w:rsidR="003F1CD9" w:rsidRPr="00B938BB" w:rsidRDefault="003F1CD9" w:rsidP="00DA6457">
            <w:pPr>
              <w:spacing w:before="120" w:line="276" w:lineRule="auto"/>
              <w:jc w:val="both"/>
              <w:rPr>
                <w:rFonts w:ascii="Candara" w:hAnsi="Candara"/>
                <w:b/>
                <w:bCs/>
                <w:sz w:val="22"/>
                <w:szCs w:val="22"/>
              </w:rPr>
            </w:pPr>
            <w:r w:rsidRPr="00B938BB">
              <w:rPr>
                <w:rFonts w:ascii="Candara" w:hAnsi="Candara"/>
                <w:b/>
                <w:bCs/>
                <w:sz w:val="22"/>
                <w:szCs w:val="22"/>
              </w:rPr>
              <w:t>MOL Omanization Certificate:</w:t>
            </w:r>
          </w:p>
          <w:p w14:paraId="634518E6" w14:textId="77777777" w:rsidR="003F1CD9" w:rsidRPr="00B938BB" w:rsidRDefault="003F1CD9" w:rsidP="00DA6457">
            <w:pPr>
              <w:spacing w:before="120" w:line="276" w:lineRule="auto"/>
              <w:jc w:val="both"/>
              <w:rPr>
                <w:rFonts w:ascii="Candara" w:hAnsi="Candara"/>
                <w:sz w:val="22"/>
                <w:szCs w:val="22"/>
              </w:rPr>
            </w:pPr>
            <w:r w:rsidRPr="00B938BB">
              <w:rPr>
                <w:rFonts w:ascii="Candara" w:hAnsi="Candara"/>
                <w:sz w:val="22"/>
                <w:szCs w:val="22"/>
              </w:rPr>
              <w:t>Local and National Registered Suppliers (NRS) shall submit Omanization certificate from MOL.</w:t>
            </w:r>
          </w:p>
        </w:tc>
      </w:tr>
      <w:tr w:rsidR="003F1CD9" w:rsidRPr="00B938BB" w14:paraId="23EF3899" w14:textId="77777777" w:rsidTr="0026616E">
        <w:tc>
          <w:tcPr>
            <w:tcW w:w="625" w:type="dxa"/>
          </w:tcPr>
          <w:p w14:paraId="5EDCA742" w14:textId="6BD46C42" w:rsidR="003F1CD9" w:rsidRPr="00B938BB" w:rsidRDefault="00BE3C34" w:rsidP="00F82D9D">
            <w:pPr>
              <w:spacing w:before="120" w:line="276" w:lineRule="auto"/>
              <w:rPr>
                <w:rFonts w:ascii="Candara" w:hAnsi="Candara"/>
                <w:b/>
                <w:bCs/>
                <w:sz w:val="22"/>
                <w:szCs w:val="22"/>
              </w:rPr>
            </w:pPr>
            <w:r>
              <w:rPr>
                <w:rFonts w:ascii="Candara" w:hAnsi="Candara"/>
                <w:b/>
                <w:bCs/>
                <w:sz w:val="22"/>
                <w:szCs w:val="22"/>
              </w:rPr>
              <w:t>H-</w:t>
            </w:r>
            <w:r w:rsidR="003F1CD9" w:rsidRPr="00B938BB">
              <w:rPr>
                <w:rFonts w:ascii="Candara" w:hAnsi="Candara"/>
                <w:b/>
                <w:bCs/>
                <w:sz w:val="22"/>
                <w:szCs w:val="22"/>
              </w:rPr>
              <w:t>2</w:t>
            </w:r>
          </w:p>
        </w:tc>
        <w:tc>
          <w:tcPr>
            <w:tcW w:w="9000" w:type="dxa"/>
          </w:tcPr>
          <w:p w14:paraId="52096704" w14:textId="77777777" w:rsidR="003F1CD9" w:rsidRPr="00B938BB" w:rsidRDefault="003F1CD9" w:rsidP="00DA6457">
            <w:pPr>
              <w:spacing w:before="120" w:line="276" w:lineRule="auto"/>
              <w:jc w:val="both"/>
              <w:rPr>
                <w:rFonts w:ascii="Candara" w:hAnsi="Candara"/>
                <w:b/>
                <w:bCs/>
                <w:sz w:val="22"/>
                <w:szCs w:val="22"/>
              </w:rPr>
            </w:pPr>
            <w:r w:rsidRPr="00B938BB">
              <w:rPr>
                <w:rFonts w:ascii="Candara" w:hAnsi="Candara"/>
                <w:b/>
                <w:bCs/>
                <w:sz w:val="22"/>
                <w:szCs w:val="22"/>
              </w:rPr>
              <w:t>Omanization Compliance for IT Related Contracts:</w:t>
            </w:r>
          </w:p>
          <w:p w14:paraId="4DC1EEB3" w14:textId="11972D30" w:rsidR="003F1CD9" w:rsidRPr="00B938BB" w:rsidRDefault="0003250A" w:rsidP="00DA6457">
            <w:pPr>
              <w:spacing w:before="120" w:line="276" w:lineRule="auto"/>
              <w:jc w:val="both"/>
              <w:rPr>
                <w:rFonts w:ascii="Candara" w:hAnsi="Candara"/>
                <w:b/>
                <w:bCs/>
                <w:sz w:val="22"/>
                <w:szCs w:val="22"/>
              </w:rPr>
            </w:pPr>
            <w:r w:rsidRPr="00B938BB">
              <w:rPr>
                <w:rFonts w:ascii="Candara" w:hAnsi="Candara"/>
                <w:sz w:val="22"/>
                <w:szCs w:val="22"/>
              </w:rPr>
              <w:t>For IT-related contracts only, TENDERER shall submit evidence of compliance with the applicable Omanization requirement, currently set at 60%, or such other percentage as may be prescribed by applicable law or regulation</w:t>
            </w:r>
            <w:r w:rsidR="002F530B" w:rsidRPr="00B938BB">
              <w:rPr>
                <w:rFonts w:ascii="Candara" w:hAnsi="Candara"/>
                <w:sz w:val="22"/>
                <w:szCs w:val="22"/>
              </w:rPr>
              <w:t>.</w:t>
            </w:r>
          </w:p>
        </w:tc>
      </w:tr>
      <w:tr w:rsidR="003F1CD9" w:rsidRPr="00B938BB" w14:paraId="4A8B10F3" w14:textId="77777777" w:rsidTr="0026616E">
        <w:tc>
          <w:tcPr>
            <w:tcW w:w="625" w:type="dxa"/>
          </w:tcPr>
          <w:p w14:paraId="2B5B0AD1" w14:textId="32FC774F" w:rsidR="003F1CD9" w:rsidRPr="00B938BB" w:rsidRDefault="001B484A" w:rsidP="00F82D9D">
            <w:pPr>
              <w:spacing w:before="120" w:line="276" w:lineRule="auto"/>
              <w:rPr>
                <w:rFonts w:ascii="Candara" w:hAnsi="Candara"/>
                <w:b/>
                <w:bCs/>
                <w:sz w:val="22"/>
                <w:szCs w:val="22"/>
              </w:rPr>
            </w:pPr>
            <w:r>
              <w:rPr>
                <w:rFonts w:ascii="Candara" w:hAnsi="Candara"/>
                <w:b/>
                <w:bCs/>
                <w:sz w:val="22"/>
                <w:szCs w:val="22"/>
              </w:rPr>
              <w:t>H-3</w:t>
            </w:r>
          </w:p>
        </w:tc>
        <w:tc>
          <w:tcPr>
            <w:tcW w:w="9000" w:type="dxa"/>
          </w:tcPr>
          <w:p w14:paraId="5EBAC778" w14:textId="77777777" w:rsidR="003F1CD9" w:rsidRPr="00B938BB" w:rsidRDefault="003F1CD9" w:rsidP="00DA6457">
            <w:pPr>
              <w:spacing w:before="120" w:line="276" w:lineRule="auto"/>
              <w:jc w:val="both"/>
              <w:rPr>
                <w:rFonts w:ascii="Candara" w:hAnsi="Candara"/>
                <w:b/>
                <w:bCs/>
                <w:sz w:val="22"/>
                <w:szCs w:val="22"/>
              </w:rPr>
            </w:pPr>
            <w:r w:rsidRPr="00B938BB">
              <w:rPr>
                <w:rFonts w:ascii="Candara" w:hAnsi="Candara"/>
                <w:b/>
                <w:bCs/>
                <w:sz w:val="22"/>
                <w:szCs w:val="22"/>
              </w:rPr>
              <w:t xml:space="preserve">ICV Acknowledgment Letter </w:t>
            </w:r>
            <w:r w:rsidRPr="00B938BB">
              <w:rPr>
                <w:rFonts w:ascii="Candara" w:hAnsi="Candara"/>
                <w:sz w:val="22"/>
                <w:szCs w:val="22"/>
              </w:rPr>
              <w:t>(Refer to Appendix G to Section H):</w:t>
            </w:r>
          </w:p>
          <w:p w14:paraId="3E8334BD" w14:textId="77777777" w:rsidR="003F1CD9" w:rsidRPr="00B938BB" w:rsidRDefault="003F1CD9" w:rsidP="00DA6457">
            <w:pPr>
              <w:spacing w:before="120" w:line="276" w:lineRule="auto"/>
              <w:jc w:val="both"/>
              <w:rPr>
                <w:rFonts w:ascii="Candara" w:hAnsi="Candara"/>
                <w:b/>
                <w:bCs/>
                <w:sz w:val="22"/>
                <w:szCs w:val="22"/>
              </w:rPr>
            </w:pPr>
            <w:r w:rsidRPr="00B938BB">
              <w:rPr>
                <w:rFonts w:ascii="Candara" w:hAnsi="Candara"/>
                <w:sz w:val="22"/>
                <w:szCs w:val="22"/>
              </w:rPr>
              <w:t>Tenderer shall submit an acknowledgment letter of the In Country Value (ICV) requirements.</w:t>
            </w:r>
          </w:p>
        </w:tc>
      </w:tr>
      <w:tr w:rsidR="003F1CD9" w:rsidRPr="00B938BB" w14:paraId="6745538F" w14:textId="77777777" w:rsidTr="0026616E">
        <w:tc>
          <w:tcPr>
            <w:tcW w:w="625" w:type="dxa"/>
          </w:tcPr>
          <w:p w14:paraId="54160F65" w14:textId="6CE081BA" w:rsidR="003F1CD9" w:rsidRPr="00B938BB" w:rsidRDefault="001B484A" w:rsidP="00F82D9D">
            <w:pPr>
              <w:spacing w:before="120" w:line="276" w:lineRule="auto"/>
              <w:rPr>
                <w:rFonts w:ascii="Candara" w:hAnsi="Candara"/>
                <w:b/>
                <w:bCs/>
                <w:sz w:val="22"/>
                <w:szCs w:val="22"/>
              </w:rPr>
            </w:pPr>
            <w:r>
              <w:rPr>
                <w:rFonts w:ascii="Candara" w:hAnsi="Candara"/>
                <w:b/>
                <w:bCs/>
                <w:sz w:val="22"/>
                <w:szCs w:val="22"/>
              </w:rPr>
              <w:t>H-</w:t>
            </w:r>
            <w:r w:rsidR="003F1CD9" w:rsidRPr="00B938BB">
              <w:rPr>
                <w:rFonts w:ascii="Candara" w:hAnsi="Candara"/>
                <w:b/>
                <w:bCs/>
                <w:sz w:val="22"/>
                <w:szCs w:val="22"/>
              </w:rPr>
              <w:t>4</w:t>
            </w:r>
          </w:p>
        </w:tc>
        <w:tc>
          <w:tcPr>
            <w:tcW w:w="9000" w:type="dxa"/>
          </w:tcPr>
          <w:p w14:paraId="6D597CB7" w14:textId="77777777" w:rsidR="003F1CD9" w:rsidRPr="00B938BB" w:rsidRDefault="003F1CD9" w:rsidP="00DA6457">
            <w:pPr>
              <w:spacing w:before="120" w:line="276" w:lineRule="auto"/>
              <w:jc w:val="both"/>
              <w:rPr>
                <w:rFonts w:ascii="Candara" w:hAnsi="Candara"/>
                <w:b/>
                <w:bCs/>
                <w:sz w:val="22"/>
                <w:szCs w:val="22"/>
              </w:rPr>
            </w:pPr>
            <w:r w:rsidRPr="00B938BB">
              <w:rPr>
                <w:rFonts w:ascii="Candara" w:hAnsi="Candara"/>
                <w:b/>
                <w:bCs/>
                <w:sz w:val="22"/>
                <w:szCs w:val="22"/>
              </w:rPr>
              <w:t>ICV Plan:</w:t>
            </w:r>
          </w:p>
          <w:p w14:paraId="1D126F52" w14:textId="77777777" w:rsidR="003F1CD9" w:rsidRPr="00B938BB" w:rsidRDefault="003F1CD9" w:rsidP="00DA6457">
            <w:pPr>
              <w:spacing w:before="120" w:line="276" w:lineRule="auto"/>
              <w:jc w:val="both"/>
              <w:rPr>
                <w:rFonts w:ascii="Candara" w:hAnsi="Candara"/>
                <w:sz w:val="22"/>
                <w:szCs w:val="22"/>
              </w:rPr>
            </w:pPr>
            <w:r w:rsidRPr="00B938BB">
              <w:rPr>
                <w:rFonts w:ascii="Candara" w:hAnsi="Candara"/>
                <w:sz w:val="22"/>
                <w:szCs w:val="22"/>
              </w:rPr>
              <w:t>Tenderer shall submit In Country Value (ICV) plan assuring meeting ICV requirement stated in section-D of scope of Work and Section H.</w:t>
            </w:r>
          </w:p>
        </w:tc>
      </w:tr>
      <w:tr w:rsidR="00B92AF2" w:rsidRPr="00B938BB" w14:paraId="05023B73" w14:textId="77777777" w:rsidTr="0026616E">
        <w:tc>
          <w:tcPr>
            <w:tcW w:w="625" w:type="dxa"/>
            <w:shd w:val="clear" w:color="auto" w:fill="F2F2F2" w:themeFill="background1" w:themeFillShade="F2"/>
          </w:tcPr>
          <w:p w14:paraId="5B04184F" w14:textId="330ECFF0" w:rsidR="00B92AF2" w:rsidRDefault="00B92AF2" w:rsidP="00B92AF2">
            <w:pPr>
              <w:spacing w:before="120" w:line="276" w:lineRule="auto"/>
              <w:rPr>
                <w:rFonts w:ascii="Candara" w:hAnsi="Candara"/>
                <w:b/>
                <w:bCs/>
                <w:sz w:val="22"/>
                <w:szCs w:val="22"/>
              </w:rPr>
            </w:pPr>
            <w:r>
              <w:rPr>
                <w:rFonts w:ascii="Candara" w:hAnsi="Candara"/>
                <w:b/>
                <w:bCs/>
                <w:sz w:val="22"/>
                <w:szCs w:val="22"/>
              </w:rPr>
              <w:t>J</w:t>
            </w:r>
          </w:p>
        </w:tc>
        <w:tc>
          <w:tcPr>
            <w:tcW w:w="9000" w:type="dxa"/>
            <w:shd w:val="clear" w:color="auto" w:fill="F2F2F2" w:themeFill="background1" w:themeFillShade="F2"/>
          </w:tcPr>
          <w:p w14:paraId="4725823D" w14:textId="5A4BED66" w:rsidR="00B92AF2" w:rsidRPr="00B938BB" w:rsidRDefault="00B92AF2" w:rsidP="00B92AF2">
            <w:pPr>
              <w:spacing w:before="120" w:line="276" w:lineRule="auto"/>
              <w:jc w:val="both"/>
              <w:rPr>
                <w:rFonts w:ascii="Candara" w:hAnsi="Candara"/>
                <w:b/>
                <w:bCs/>
                <w:sz w:val="22"/>
                <w:szCs w:val="22"/>
              </w:rPr>
            </w:pPr>
            <w:r w:rsidRPr="00B92AF2">
              <w:rPr>
                <w:rFonts w:ascii="Candara" w:hAnsi="Candara"/>
                <w:b/>
                <w:bCs/>
                <w:sz w:val="22"/>
                <w:szCs w:val="22"/>
              </w:rPr>
              <w:t>Section J - JSRS Registration Requirements</w:t>
            </w:r>
          </w:p>
        </w:tc>
      </w:tr>
      <w:tr w:rsidR="00B92AF2" w:rsidRPr="00B938BB" w14:paraId="160C3DCF" w14:textId="77777777" w:rsidTr="0026616E">
        <w:tc>
          <w:tcPr>
            <w:tcW w:w="625" w:type="dxa"/>
          </w:tcPr>
          <w:p w14:paraId="44FD3626" w14:textId="3B27DF85" w:rsidR="00B92AF2" w:rsidRDefault="001D36F0" w:rsidP="00B92AF2">
            <w:pPr>
              <w:spacing w:before="120" w:line="276" w:lineRule="auto"/>
              <w:rPr>
                <w:rFonts w:ascii="Candara" w:hAnsi="Candara"/>
                <w:b/>
                <w:bCs/>
                <w:sz w:val="22"/>
                <w:szCs w:val="22"/>
              </w:rPr>
            </w:pPr>
            <w:r>
              <w:rPr>
                <w:rFonts w:ascii="Candara" w:hAnsi="Candara"/>
                <w:b/>
                <w:bCs/>
                <w:sz w:val="22"/>
                <w:szCs w:val="22"/>
              </w:rPr>
              <w:t>J-1</w:t>
            </w:r>
          </w:p>
        </w:tc>
        <w:tc>
          <w:tcPr>
            <w:tcW w:w="9000" w:type="dxa"/>
            <w:vAlign w:val="center"/>
          </w:tcPr>
          <w:p w14:paraId="41132200" w14:textId="2A1AC3E5" w:rsidR="00B92AF2" w:rsidRPr="001D36F0" w:rsidRDefault="003F3566" w:rsidP="001D36F0">
            <w:pPr>
              <w:rPr>
                <w:rFonts w:ascii="Candara" w:hAnsi="Candara"/>
                <w:sz w:val="22"/>
                <w:szCs w:val="22"/>
              </w:rPr>
            </w:pPr>
            <w:r>
              <w:rPr>
                <w:rFonts w:ascii="Candara" w:hAnsi="Candara"/>
                <w:sz w:val="22"/>
                <w:szCs w:val="22"/>
              </w:rPr>
              <w:t xml:space="preserve">Valid </w:t>
            </w:r>
            <w:r w:rsidRPr="003F3566">
              <w:rPr>
                <w:rFonts w:ascii="Candara" w:hAnsi="Candara"/>
                <w:sz w:val="22"/>
                <w:szCs w:val="22"/>
              </w:rPr>
              <w:t xml:space="preserve">JSRS Certificate  </w:t>
            </w:r>
          </w:p>
        </w:tc>
      </w:tr>
      <w:tr w:rsidR="003F3566" w:rsidRPr="00B938BB" w14:paraId="1FBE50C6" w14:textId="77777777" w:rsidTr="0026616E">
        <w:tc>
          <w:tcPr>
            <w:tcW w:w="625" w:type="dxa"/>
          </w:tcPr>
          <w:p w14:paraId="42F003D5" w14:textId="370B1D29" w:rsidR="003F3566" w:rsidRDefault="001D36F0" w:rsidP="00B92AF2">
            <w:pPr>
              <w:spacing w:before="120" w:line="276" w:lineRule="auto"/>
              <w:rPr>
                <w:rFonts w:ascii="Candara" w:hAnsi="Candara"/>
                <w:b/>
                <w:bCs/>
                <w:sz w:val="22"/>
                <w:szCs w:val="22"/>
              </w:rPr>
            </w:pPr>
            <w:r>
              <w:rPr>
                <w:rFonts w:ascii="Candara" w:hAnsi="Candara"/>
                <w:b/>
                <w:bCs/>
                <w:sz w:val="22"/>
                <w:szCs w:val="22"/>
              </w:rPr>
              <w:t>J-2</w:t>
            </w:r>
          </w:p>
        </w:tc>
        <w:tc>
          <w:tcPr>
            <w:tcW w:w="9000" w:type="dxa"/>
            <w:vAlign w:val="center"/>
          </w:tcPr>
          <w:p w14:paraId="33D32680" w14:textId="43DB868E" w:rsidR="005B7C9B" w:rsidRPr="006A4951" w:rsidRDefault="005B7C9B" w:rsidP="005B7C9B">
            <w:pPr>
              <w:spacing w:before="120" w:line="276" w:lineRule="auto"/>
              <w:rPr>
                <w:rFonts w:ascii="Candara" w:hAnsi="Candara"/>
                <w:b/>
                <w:bCs/>
                <w:sz w:val="22"/>
                <w:szCs w:val="22"/>
              </w:rPr>
            </w:pPr>
            <w:r w:rsidRPr="006A4951">
              <w:rPr>
                <w:rFonts w:ascii="Candara" w:hAnsi="Candara"/>
                <w:b/>
                <w:bCs/>
                <w:sz w:val="22"/>
                <w:szCs w:val="22"/>
              </w:rPr>
              <w:t xml:space="preserve">Signed Section </w:t>
            </w:r>
            <w:r>
              <w:rPr>
                <w:rFonts w:ascii="Candara" w:hAnsi="Candara"/>
                <w:b/>
                <w:bCs/>
                <w:sz w:val="22"/>
                <w:szCs w:val="22"/>
              </w:rPr>
              <w:t>J</w:t>
            </w:r>
            <w:r w:rsidRPr="006A4951">
              <w:rPr>
                <w:rFonts w:ascii="Candara" w:hAnsi="Candara"/>
                <w:b/>
                <w:bCs/>
                <w:sz w:val="22"/>
                <w:szCs w:val="22"/>
              </w:rPr>
              <w:t>:</w:t>
            </w:r>
          </w:p>
          <w:p w14:paraId="0CCFECDB" w14:textId="7595C8B8" w:rsidR="003F3566" w:rsidRPr="001D36F0" w:rsidRDefault="001D36F0" w:rsidP="001D36F0">
            <w:pPr>
              <w:rPr>
                <w:rFonts w:ascii="Candara" w:hAnsi="Candara"/>
                <w:sz w:val="22"/>
                <w:szCs w:val="22"/>
              </w:rPr>
            </w:pPr>
            <w:r w:rsidRPr="00B938BB">
              <w:rPr>
                <w:rFonts w:ascii="Candara" w:hAnsi="Candara"/>
                <w:sz w:val="22"/>
                <w:szCs w:val="22"/>
              </w:rPr>
              <w:t>Signed copy for compliance of JSRS Requirements as set out in</w:t>
            </w:r>
            <w:r w:rsidR="00C42EF8">
              <w:rPr>
                <w:rFonts w:ascii="Candara" w:hAnsi="Candara"/>
                <w:sz w:val="22"/>
                <w:szCs w:val="22"/>
              </w:rPr>
              <w:t xml:space="preserve"> </w:t>
            </w:r>
            <w:r w:rsidRPr="00B938BB">
              <w:rPr>
                <w:rFonts w:ascii="Candara" w:hAnsi="Candara"/>
                <w:sz w:val="22"/>
                <w:szCs w:val="22"/>
              </w:rPr>
              <w:t xml:space="preserve">Section </w:t>
            </w:r>
            <w:r w:rsidR="00C42EF8">
              <w:rPr>
                <w:rFonts w:ascii="Candara" w:hAnsi="Candara"/>
                <w:sz w:val="22"/>
                <w:szCs w:val="22"/>
              </w:rPr>
              <w:t>J</w:t>
            </w:r>
            <w:r w:rsidRPr="00B938BB">
              <w:rPr>
                <w:rFonts w:ascii="Candara" w:hAnsi="Candara"/>
                <w:sz w:val="22"/>
                <w:szCs w:val="22"/>
              </w:rPr>
              <w:t>.</w:t>
            </w:r>
          </w:p>
        </w:tc>
      </w:tr>
      <w:tr w:rsidR="00B92AF2" w:rsidRPr="00B938BB" w14:paraId="09896D64" w14:textId="77777777" w:rsidTr="0026616E">
        <w:tc>
          <w:tcPr>
            <w:tcW w:w="625" w:type="dxa"/>
            <w:shd w:val="clear" w:color="auto" w:fill="F2F2F2" w:themeFill="background1" w:themeFillShade="F2"/>
          </w:tcPr>
          <w:p w14:paraId="51C4E1EB" w14:textId="2D594B09" w:rsidR="00B92AF2" w:rsidRDefault="00B92AF2" w:rsidP="00B92AF2">
            <w:pPr>
              <w:spacing w:before="120" w:line="276" w:lineRule="auto"/>
              <w:rPr>
                <w:rFonts w:ascii="Candara" w:hAnsi="Candara"/>
                <w:b/>
                <w:bCs/>
                <w:sz w:val="22"/>
                <w:szCs w:val="22"/>
              </w:rPr>
            </w:pPr>
            <w:r>
              <w:rPr>
                <w:rFonts w:ascii="Candara" w:hAnsi="Candara"/>
                <w:b/>
                <w:bCs/>
                <w:sz w:val="22"/>
                <w:szCs w:val="22"/>
              </w:rPr>
              <w:t>K</w:t>
            </w:r>
          </w:p>
        </w:tc>
        <w:tc>
          <w:tcPr>
            <w:tcW w:w="9000" w:type="dxa"/>
            <w:shd w:val="clear" w:color="auto" w:fill="F2F2F2" w:themeFill="background1" w:themeFillShade="F2"/>
            <w:vAlign w:val="center"/>
          </w:tcPr>
          <w:p w14:paraId="091BC60C" w14:textId="1CEB3426" w:rsidR="00B92AF2" w:rsidRPr="00B938BB" w:rsidRDefault="008E1E2E" w:rsidP="001D36F0">
            <w:pPr>
              <w:spacing w:before="120" w:line="276" w:lineRule="auto"/>
              <w:rPr>
                <w:rFonts w:ascii="Candara" w:hAnsi="Candara"/>
                <w:b/>
                <w:bCs/>
                <w:sz w:val="22"/>
                <w:szCs w:val="22"/>
              </w:rPr>
            </w:pPr>
            <w:r w:rsidRPr="008E1E2E">
              <w:rPr>
                <w:rFonts w:ascii="Candara" w:hAnsi="Candara"/>
                <w:b/>
                <w:bCs/>
                <w:sz w:val="22"/>
                <w:szCs w:val="22"/>
              </w:rPr>
              <w:t>Section K - OPAL Requirements</w:t>
            </w:r>
          </w:p>
        </w:tc>
      </w:tr>
      <w:tr w:rsidR="00B92AF2" w:rsidRPr="00B938BB" w14:paraId="33E9DE2A" w14:textId="77777777" w:rsidTr="0026616E">
        <w:tc>
          <w:tcPr>
            <w:tcW w:w="625" w:type="dxa"/>
          </w:tcPr>
          <w:p w14:paraId="6AAEBCED" w14:textId="63587D31" w:rsidR="00B92AF2" w:rsidRDefault="008E1E2E" w:rsidP="00B92AF2">
            <w:pPr>
              <w:spacing w:before="120" w:line="276" w:lineRule="auto"/>
              <w:rPr>
                <w:rFonts w:ascii="Candara" w:hAnsi="Candara"/>
                <w:b/>
                <w:bCs/>
                <w:sz w:val="22"/>
                <w:szCs w:val="22"/>
              </w:rPr>
            </w:pPr>
            <w:r>
              <w:rPr>
                <w:rFonts w:ascii="Candara" w:hAnsi="Candara"/>
                <w:b/>
                <w:bCs/>
                <w:sz w:val="22"/>
                <w:szCs w:val="22"/>
              </w:rPr>
              <w:t>K-1</w:t>
            </w:r>
          </w:p>
        </w:tc>
        <w:tc>
          <w:tcPr>
            <w:tcW w:w="9000" w:type="dxa"/>
            <w:vAlign w:val="center"/>
          </w:tcPr>
          <w:p w14:paraId="4C92B9AC" w14:textId="57B49CCD" w:rsidR="00B92AF2" w:rsidRPr="00B938BB" w:rsidRDefault="008E1E2E" w:rsidP="001D36F0">
            <w:pPr>
              <w:spacing w:before="120" w:line="276" w:lineRule="auto"/>
              <w:rPr>
                <w:rFonts w:ascii="Candara" w:hAnsi="Candara"/>
                <w:b/>
                <w:bCs/>
                <w:sz w:val="22"/>
                <w:szCs w:val="22"/>
              </w:rPr>
            </w:pPr>
            <w:r w:rsidRPr="008E1E2E">
              <w:rPr>
                <w:rFonts w:ascii="Candara" w:hAnsi="Candara"/>
                <w:b/>
                <w:bCs/>
                <w:sz w:val="22"/>
                <w:szCs w:val="22"/>
              </w:rPr>
              <w:t>Valid OPAL Compliance Verification Certificate</w:t>
            </w:r>
          </w:p>
        </w:tc>
      </w:tr>
      <w:tr w:rsidR="008E1E2E" w:rsidRPr="00B938BB" w14:paraId="382E4FA5" w14:textId="77777777" w:rsidTr="0026616E">
        <w:tc>
          <w:tcPr>
            <w:tcW w:w="625" w:type="dxa"/>
          </w:tcPr>
          <w:p w14:paraId="4CD1878C" w14:textId="5F8B8547" w:rsidR="008E1E2E" w:rsidRDefault="008E1E2E" w:rsidP="00B92AF2">
            <w:pPr>
              <w:spacing w:before="120" w:line="276" w:lineRule="auto"/>
              <w:rPr>
                <w:rFonts w:ascii="Candara" w:hAnsi="Candara"/>
                <w:b/>
                <w:bCs/>
                <w:sz w:val="22"/>
                <w:szCs w:val="22"/>
              </w:rPr>
            </w:pPr>
            <w:r>
              <w:rPr>
                <w:rFonts w:ascii="Candara" w:hAnsi="Candara"/>
                <w:b/>
                <w:bCs/>
                <w:sz w:val="22"/>
                <w:szCs w:val="22"/>
              </w:rPr>
              <w:t>K-2</w:t>
            </w:r>
          </w:p>
        </w:tc>
        <w:tc>
          <w:tcPr>
            <w:tcW w:w="9000" w:type="dxa"/>
            <w:vAlign w:val="center"/>
          </w:tcPr>
          <w:p w14:paraId="591245E8" w14:textId="569636DC" w:rsidR="008E1E2E" w:rsidRDefault="008E1E2E" w:rsidP="001D36F0">
            <w:pPr>
              <w:rPr>
                <w:rFonts w:ascii="Candara" w:hAnsi="Candara"/>
                <w:sz w:val="22"/>
                <w:szCs w:val="22"/>
              </w:rPr>
            </w:pPr>
            <w:r w:rsidRPr="008E1E2E">
              <w:rPr>
                <w:rFonts w:ascii="Candara" w:hAnsi="Candara"/>
                <w:sz w:val="22"/>
                <w:szCs w:val="22"/>
              </w:rPr>
              <w:t xml:space="preserve">Valid OPAL licences for personnel </w:t>
            </w:r>
            <w:r w:rsidR="00A86DB9" w:rsidRPr="008E1E2E">
              <w:rPr>
                <w:rFonts w:ascii="Candara" w:hAnsi="Candara"/>
                <w:sz w:val="22"/>
                <w:szCs w:val="22"/>
              </w:rPr>
              <w:t>practi</w:t>
            </w:r>
            <w:r w:rsidR="00A86DB9">
              <w:rPr>
                <w:rFonts w:ascii="Candara" w:hAnsi="Candara"/>
                <w:sz w:val="22"/>
                <w:szCs w:val="22"/>
              </w:rPr>
              <w:t>c</w:t>
            </w:r>
            <w:r w:rsidR="00A86DB9" w:rsidRPr="008E1E2E">
              <w:rPr>
                <w:rFonts w:ascii="Candara" w:hAnsi="Candara"/>
                <w:sz w:val="22"/>
                <w:szCs w:val="22"/>
              </w:rPr>
              <w:t>ing</w:t>
            </w:r>
            <w:r w:rsidRPr="008E1E2E">
              <w:rPr>
                <w:rFonts w:ascii="Candara" w:hAnsi="Candara"/>
                <w:sz w:val="22"/>
                <w:szCs w:val="22"/>
              </w:rPr>
              <w:t xml:space="preserve"> in positions for which such licences are required.</w:t>
            </w:r>
          </w:p>
          <w:p w14:paraId="38B8750B" w14:textId="77777777" w:rsidR="00C15934" w:rsidRDefault="00C15934" w:rsidP="001D36F0">
            <w:pPr>
              <w:rPr>
                <w:rFonts w:ascii="Candara" w:hAnsi="Candara"/>
                <w:color w:val="FF0000"/>
                <w:sz w:val="22"/>
                <w:szCs w:val="22"/>
              </w:rPr>
            </w:pPr>
          </w:p>
          <w:p w14:paraId="1D49EDA3" w14:textId="73B66E75" w:rsidR="00C15934" w:rsidRPr="008E1E2E" w:rsidRDefault="00C15934" w:rsidP="001D36F0">
            <w:pPr>
              <w:rPr>
                <w:rFonts w:ascii="Candara" w:hAnsi="Candara"/>
                <w:sz w:val="22"/>
                <w:szCs w:val="22"/>
              </w:rPr>
            </w:pPr>
            <w:r w:rsidRPr="00B938BB">
              <w:rPr>
                <w:rFonts w:ascii="Candara" w:hAnsi="Candara"/>
                <w:color w:val="FF0000"/>
                <w:sz w:val="22"/>
                <w:szCs w:val="22"/>
              </w:rPr>
              <w:t>Disclosure: Non-compliance with above OPAL requirements may result in disqualification of the Tenderer.</w:t>
            </w:r>
          </w:p>
        </w:tc>
      </w:tr>
      <w:tr w:rsidR="008E1E2E" w:rsidRPr="00B938BB" w14:paraId="56DDED74" w14:textId="77777777" w:rsidTr="0026616E">
        <w:tc>
          <w:tcPr>
            <w:tcW w:w="625" w:type="dxa"/>
          </w:tcPr>
          <w:p w14:paraId="2B616F78" w14:textId="7638E079" w:rsidR="008E1E2E" w:rsidRDefault="008E1E2E" w:rsidP="00B92AF2">
            <w:pPr>
              <w:spacing w:before="120" w:line="276" w:lineRule="auto"/>
              <w:rPr>
                <w:rFonts w:ascii="Candara" w:hAnsi="Candara"/>
                <w:b/>
                <w:bCs/>
                <w:sz w:val="22"/>
                <w:szCs w:val="22"/>
              </w:rPr>
            </w:pPr>
            <w:r>
              <w:rPr>
                <w:rFonts w:ascii="Candara" w:hAnsi="Candara"/>
                <w:b/>
                <w:bCs/>
                <w:sz w:val="22"/>
                <w:szCs w:val="22"/>
              </w:rPr>
              <w:t>K-3</w:t>
            </w:r>
          </w:p>
        </w:tc>
        <w:tc>
          <w:tcPr>
            <w:tcW w:w="9000" w:type="dxa"/>
            <w:vAlign w:val="center"/>
          </w:tcPr>
          <w:p w14:paraId="618A73C6" w14:textId="75E259AC" w:rsidR="008E1E2E" w:rsidRPr="006A4951" w:rsidRDefault="008E1E2E" w:rsidP="001D36F0">
            <w:pPr>
              <w:spacing w:before="120" w:line="276" w:lineRule="auto"/>
              <w:rPr>
                <w:rFonts w:ascii="Candara" w:hAnsi="Candara"/>
                <w:b/>
                <w:bCs/>
                <w:sz w:val="22"/>
                <w:szCs w:val="22"/>
              </w:rPr>
            </w:pPr>
            <w:r w:rsidRPr="006A4951">
              <w:rPr>
                <w:rFonts w:ascii="Candara" w:hAnsi="Candara"/>
                <w:b/>
                <w:bCs/>
                <w:sz w:val="22"/>
                <w:szCs w:val="22"/>
              </w:rPr>
              <w:t>Signed Section K</w:t>
            </w:r>
            <w:r w:rsidR="006A4951" w:rsidRPr="006A4951">
              <w:rPr>
                <w:rFonts w:ascii="Candara" w:hAnsi="Candara"/>
                <w:b/>
                <w:bCs/>
                <w:sz w:val="22"/>
                <w:szCs w:val="22"/>
              </w:rPr>
              <w:t>:</w:t>
            </w:r>
          </w:p>
          <w:p w14:paraId="53FE1E51" w14:textId="597FE93F" w:rsidR="008E1E2E" w:rsidRPr="008E1E2E" w:rsidRDefault="008E1E2E" w:rsidP="001D36F0">
            <w:pPr>
              <w:spacing w:before="120" w:line="276" w:lineRule="auto"/>
              <w:rPr>
                <w:rFonts w:ascii="Candara" w:hAnsi="Candara"/>
                <w:b/>
                <w:bCs/>
                <w:sz w:val="22"/>
                <w:szCs w:val="22"/>
              </w:rPr>
            </w:pPr>
            <w:r w:rsidRPr="00B938BB">
              <w:rPr>
                <w:rFonts w:ascii="Candara" w:hAnsi="Candara"/>
                <w:sz w:val="22"/>
                <w:szCs w:val="22"/>
              </w:rPr>
              <w:t xml:space="preserve">A duly signed confirmation of compliance with the OPAL requirements set out in </w:t>
            </w:r>
            <w:r>
              <w:rPr>
                <w:rFonts w:ascii="Candara" w:hAnsi="Candara"/>
                <w:sz w:val="22"/>
                <w:szCs w:val="22"/>
              </w:rPr>
              <w:t xml:space="preserve">Section </w:t>
            </w:r>
            <w:r w:rsidR="00C42EF8">
              <w:rPr>
                <w:rFonts w:ascii="Candara" w:hAnsi="Candara"/>
                <w:sz w:val="22"/>
                <w:szCs w:val="22"/>
              </w:rPr>
              <w:t>K</w:t>
            </w:r>
            <w:r w:rsidR="00917C14">
              <w:rPr>
                <w:rFonts w:ascii="Candara" w:hAnsi="Candara"/>
                <w:sz w:val="22"/>
                <w:szCs w:val="22"/>
              </w:rPr>
              <w:t>.</w:t>
            </w:r>
          </w:p>
        </w:tc>
      </w:tr>
    </w:tbl>
    <w:p w14:paraId="4BE755D0" w14:textId="77777777" w:rsidR="00A11432" w:rsidRPr="00B938BB" w:rsidRDefault="00A11432" w:rsidP="00511776">
      <w:pPr>
        <w:pStyle w:val="BodyTextIndent"/>
        <w:ind w:left="0"/>
        <w:rPr>
          <w:rFonts w:ascii="Candara" w:hAnsi="Candara" w:cs="Calibri"/>
          <w:sz w:val="22"/>
          <w:szCs w:val="22"/>
        </w:rPr>
      </w:pPr>
    </w:p>
    <w:sectPr w:rsidR="00A11432" w:rsidRPr="00B938BB" w:rsidSect="0023371E">
      <w:headerReference w:type="default" r:id="rId12"/>
      <w:footerReference w:type="default" r:id="rId13"/>
      <w:headerReference w:type="first" r:id="rId14"/>
      <w:footerReference w:type="first" r:id="rId15"/>
      <w:pgSz w:w="11907" w:h="16840" w:code="9"/>
      <w:pgMar w:top="1530" w:right="1287" w:bottom="1440" w:left="990" w:header="737" w:footer="85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A3440" w14:textId="77777777" w:rsidR="000672D5" w:rsidRDefault="000672D5" w:rsidP="005F39FE">
      <w:r>
        <w:separator/>
      </w:r>
    </w:p>
  </w:endnote>
  <w:endnote w:type="continuationSeparator" w:id="0">
    <w:p w14:paraId="11ED9E31" w14:textId="77777777" w:rsidR="000672D5" w:rsidRDefault="000672D5" w:rsidP="005F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BAD0" w14:textId="3F880878" w:rsidR="007F5133" w:rsidRPr="00BC30B8" w:rsidRDefault="00BC30B8">
    <w:pPr>
      <w:pStyle w:val="Footer"/>
      <w:pBdr>
        <w:top w:val="single" w:sz="6" w:space="1" w:color="auto"/>
      </w:pBdr>
      <w:tabs>
        <w:tab w:val="clear" w:pos="4153"/>
        <w:tab w:val="clear" w:pos="8306"/>
        <w:tab w:val="right" w:pos="9072"/>
      </w:tabs>
      <w:rPr>
        <w:rFonts w:ascii="Candara" w:hAnsi="Candara"/>
        <w:sz w:val="18"/>
        <w:szCs w:val="18"/>
      </w:rPr>
    </w:pPr>
    <w:r w:rsidRPr="000533D2">
      <w:rPr>
        <w:rFonts w:ascii="Candara" w:hAnsi="Candara"/>
        <w:sz w:val="18"/>
        <w:szCs w:val="18"/>
      </w:rPr>
      <w:fldChar w:fldCharType="begin"/>
    </w:r>
    <w:r w:rsidRPr="000533D2">
      <w:rPr>
        <w:rFonts w:ascii="Candara" w:hAnsi="Candara"/>
        <w:sz w:val="18"/>
        <w:szCs w:val="18"/>
      </w:rPr>
      <w:instrText xml:space="preserve"> FILENAME  \* MERGEFORMAT </w:instrText>
    </w:r>
    <w:r w:rsidRPr="000533D2">
      <w:rPr>
        <w:rFonts w:ascii="Candara" w:hAnsi="Candara"/>
        <w:sz w:val="18"/>
        <w:szCs w:val="18"/>
      </w:rPr>
      <w:fldChar w:fldCharType="separate"/>
    </w:r>
    <w:r w:rsidRPr="000533D2">
      <w:rPr>
        <w:rFonts w:ascii="Candara" w:hAnsi="Candara"/>
        <w:noProof/>
        <w:sz w:val="18"/>
        <w:szCs w:val="18"/>
      </w:rPr>
      <w:t>Section F - Execution Methodology</w:t>
    </w:r>
    <w:r w:rsidRPr="000533D2">
      <w:rPr>
        <w:rFonts w:ascii="Candara" w:hAnsi="Candara"/>
        <w:noProof/>
        <w:sz w:val="18"/>
        <w:szCs w:val="18"/>
      </w:rPr>
      <w:fldChar w:fldCharType="end"/>
    </w:r>
    <w:r w:rsidR="00AD6669" w:rsidRPr="00867867">
      <w:rPr>
        <w:rFonts w:ascii="Candara" w:hAnsi="Candara"/>
      </w:rPr>
      <w:tab/>
    </w:r>
    <w:r w:rsidR="00AD6669" w:rsidRPr="00BC30B8">
      <w:rPr>
        <w:rFonts w:ascii="Candara" w:hAnsi="Candara"/>
        <w:snapToGrid w:val="0"/>
        <w:sz w:val="18"/>
        <w:szCs w:val="18"/>
      </w:rPr>
      <w:t xml:space="preserve">Page </w:t>
    </w:r>
    <w:r w:rsidR="00AD6669" w:rsidRPr="00BC30B8">
      <w:rPr>
        <w:rFonts w:ascii="Candara" w:hAnsi="Candara"/>
        <w:snapToGrid w:val="0"/>
        <w:sz w:val="18"/>
        <w:szCs w:val="18"/>
      </w:rPr>
      <w:fldChar w:fldCharType="begin"/>
    </w:r>
    <w:r w:rsidR="00AD6669" w:rsidRPr="00BC30B8">
      <w:rPr>
        <w:rFonts w:ascii="Candara" w:hAnsi="Candara"/>
        <w:snapToGrid w:val="0"/>
        <w:sz w:val="18"/>
        <w:szCs w:val="18"/>
      </w:rPr>
      <w:instrText xml:space="preserve"> PAGE </w:instrText>
    </w:r>
    <w:r w:rsidR="00AD6669" w:rsidRPr="00BC30B8">
      <w:rPr>
        <w:rFonts w:ascii="Candara" w:hAnsi="Candara"/>
        <w:snapToGrid w:val="0"/>
        <w:sz w:val="18"/>
        <w:szCs w:val="18"/>
      </w:rPr>
      <w:fldChar w:fldCharType="separate"/>
    </w:r>
    <w:r w:rsidR="00AD6669" w:rsidRPr="00BC30B8">
      <w:rPr>
        <w:rFonts w:ascii="Candara" w:hAnsi="Candara"/>
        <w:noProof/>
        <w:snapToGrid w:val="0"/>
        <w:sz w:val="18"/>
        <w:szCs w:val="18"/>
      </w:rPr>
      <w:t>4</w:t>
    </w:r>
    <w:r w:rsidR="00AD6669" w:rsidRPr="00BC30B8">
      <w:rPr>
        <w:rFonts w:ascii="Candara" w:hAnsi="Candara"/>
        <w:snapToGrid w:val="0"/>
        <w:sz w:val="18"/>
        <w:szCs w:val="18"/>
      </w:rPr>
      <w:fldChar w:fldCharType="end"/>
    </w:r>
    <w:r w:rsidR="00AD6669" w:rsidRPr="00BC30B8">
      <w:rPr>
        <w:rFonts w:ascii="Candara" w:hAnsi="Candara"/>
        <w:snapToGrid w:val="0"/>
        <w:sz w:val="18"/>
        <w:szCs w:val="18"/>
      </w:rPr>
      <w:t xml:space="preserve"> of </w:t>
    </w:r>
    <w:r w:rsidR="00AD6669" w:rsidRPr="00BC30B8">
      <w:rPr>
        <w:rFonts w:ascii="Candara" w:hAnsi="Candara"/>
        <w:snapToGrid w:val="0"/>
        <w:sz w:val="18"/>
        <w:szCs w:val="18"/>
      </w:rPr>
      <w:fldChar w:fldCharType="begin"/>
    </w:r>
    <w:r w:rsidR="00AD6669" w:rsidRPr="00BC30B8">
      <w:rPr>
        <w:rFonts w:ascii="Candara" w:hAnsi="Candara"/>
        <w:snapToGrid w:val="0"/>
        <w:sz w:val="18"/>
        <w:szCs w:val="18"/>
      </w:rPr>
      <w:instrText xml:space="preserve"> NUMPAGES </w:instrText>
    </w:r>
    <w:r w:rsidR="00AD6669" w:rsidRPr="00BC30B8">
      <w:rPr>
        <w:rFonts w:ascii="Candara" w:hAnsi="Candara"/>
        <w:snapToGrid w:val="0"/>
        <w:sz w:val="18"/>
        <w:szCs w:val="18"/>
      </w:rPr>
      <w:fldChar w:fldCharType="separate"/>
    </w:r>
    <w:r w:rsidR="00AD6669" w:rsidRPr="00BC30B8">
      <w:rPr>
        <w:rFonts w:ascii="Candara" w:hAnsi="Candara"/>
        <w:noProof/>
        <w:snapToGrid w:val="0"/>
        <w:sz w:val="18"/>
        <w:szCs w:val="18"/>
      </w:rPr>
      <w:t>4</w:t>
    </w:r>
    <w:r w:rsidR="00AD6669" w:rsidRPr="00BC30B8">
      <w:rPr>
        <w:rFonts w:ascii="Candara" w:hAnsi="Candara"/>
        <w:snapToGrid w:val="0"/>
        <w:sz w:val="18"/>
        <w:szCs w:val="18"/>
      </w:rPr>
      <w:fldChar w:fldCharType="end"/>
    </w:r>
  </w:p>
  <w:p w14:paraId="37E08352" w14:textId="77777777" w:rsidR="007F5133" w:rsidRPr="00867867" w:rsidRDefault="007F5133">
    <w:pPr>
      <w:pStyle w:val="Footer"/>
      <w:rPr>
        <w:rFonts w:ascii="Candara" w:hAnsi="Candar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E3E5" w14:textId="0CAA1F64" w:rsidR="007F5133" w:rsidRPr="000533D2" w:rsidRDefault="008E52C3">
    <w:pPr>
      <w:pStyle w:val="Footer"/>
      <w:pBdr>
        <w:top w:val="single" w:sz="6" w:space="1" w:color="auto"/>
      </w:pBdr>
      <w:tabs>
        <w:tab w:val="clear" w:pos="4153"/>
        <w:tab w:val="clear" w:pos="8306"/>
        <w:tab w:val="right" w:pos="9072"/>
      </w:tabs>
      <w:rPr>
        <w:rFonts w:ascii="Candara" w:hAnsi="Candara"/>
        <w:sz w:val="18"/>
        <w:szCs w:val="18"/>
      </w:rPr>
    </w:pPr>
    <w:r w:rsidRPr="000533D2">
      <w:rPr>
        <w:rFonts w:ascii="Candara" w:hAnsi="Candara"/>
        <w:sz w:val="18"/>
        <w:szCs w:val="18"/>
      </w:rPr>
      <w:fldChar w:fldCharType="begin"/>
    </w:r>
    <w:r w:rsidRPr="000533D2">
      <w:rPr>
        <w:rFonts w:ascii="Candara" w:hAnsi="Candara"/>
        <w:sz w:val="18"/>
        <w:szCs w:val="18"/>
      </w:rPr>
      <w:instrText xml:space="preserve"> FILENAME  \* MERGEFORMAT </w:instrText>
    </w:r>
    <w:r w:rsidRPr="000533D2">
      <w:rPr>
        <w:rFonts w:ascii="Candara" w:hAnsi="Candara"/>
        <w:sz w:val="18"/>
        <w:szCs w:val="18"/>
      </w:rPr>
      <w:fldChar w:fldCharType="separate"/>
    </w:r>
    <w:r w:rsidR="00AD6669" w:rsidRPr="000533D2">
      <w:rPr>
        <w:rFonts w:ascii="Candara" w:hAnsi="Candara"/>
        <w:noProof/>
        <w:sz w:val="18"/>
        <w:szCs w:val="18"/>
      </w:rPr>
      <w:t xml:space="preserve">Section </w:t>
    </w:r>
    <w:r w:rsidR="000533D2" w:rsidRPr="000533D2">
      <w:rPr>
        <w:rFonts w:ascii="Candara" w:hAnsi="Candara"/>
        <w:noProof/>
        <w:sz w:val="18"/>
        <w:szCs w:val="18"/>
      </w:rPr>
      <w:t>F</w:t>
    </w:r>
    <w:r w:rsidR="00AD6669" w:rsidRPr="000533D2">
      <w:rPr>
        <w:rFonts w:ascii="Candara" w:hAnsi="Candara"/>
        <w:noProof/>
        <w:sz w:val="18"/>
        <w:szCs w:val="18"/>
      </w:rPr>
      <w:t xml:space="preserve"> - </w:t>
    </w:r>
    <w:r w:rsidR="000533D2" w:rsidRPr="000533D2">
      <w:rPr>
        <w:rFonts w:ascii="Candara" w:hAnsi="Candara"/>
        <w:noProof/>
        <w:sz w:val="18"/>
        <w:szCs w:val="18"/>
      </w:rPr>
      <w:t>Execution Methodology</w:t>
    </w:r>
    <w:r w:rsidRPr="000533D2">
      <w:rPr>
        <w:rFonts w:ascii="Candara" w:hAnsi="Candara"/>
        <w:noProof/>
        <w:sz w:val="18"/>
        <w:szCs w:val="18"/>
      </w:rPr>
      <w:fldChar w:fldCharType="end"/>
    </w:r>
    <w:r w:rsidR="00AD6669" w:rsidRPr="000533D2">
      <w:rPr>
        <w:rFonts w:ascii="Candara" w:hAnsi="Candara"/>
        <w:sz w:val="18"/>
        <w:szCs w:val="18"/>
      </w:rPr>
      <w:tab/>
    </w:r>
    <w:r w:rsidR="000533D2">
      <w:rPr>
        <w:rFonts w:ascii="Candara" w:hAnsi="Candara"/>
        <w:sz w:val="18"/>
        <w:szCs w:val="18"/>
      </w:rPr>
      <w:t xml:space="preserve">  </w:t>
    </w:r>
    <w:r w:rsidR="00AD6669" w:rsidRPr="000533D2">
      <w:rPr>
        <w:rFonts w:ascii="Candara" w:hAnsi="Candara"/>
        <w:snapToGrid w:val="0"/>
        <w:sz w:val="18"/>
        <w:szCs w:val="18"/>
      </w:rPr>
      <w:t xml:space="preserve">Page </w:t>
    </w:r>
    <w:r w:rsidR="00AD6669" w:rsidRPr="000533D2">
      <w:rPr>
        <w:rFonts w:ascii="Candara" w:hAnsi="Candara"/>
        <w:snapToGrid w:val="0"/>
        <w:sz w:val="18"/>
        <w:szCs w:val="18"/>
      </w:rPr>
      <w:fldChar w:fldCharType="begin"/>
    </w:r>
    <w:r w:rsidR="00AD6669" w:rsidRPr="000533D2">
      <w:rPr>
        <w:rFonts w:ascii="Candara" w:hAnsi="Candara"/>
        <w:snapToGrid w:val="0"/>
        <w:sz w:val="18"/>
        <w:szCs w:val="18"/>
      </w:rPr>
      <w:instrText xml:space="preserve"> PAGE </w:instrText>
    </w:r>
    <w:r w:rsidR="00AD6669" w:rsidRPr="000533D2">
      <w:rPr>
        <w:rFonts w:ascii="Candara" w:hAnsi="Candara"/>
        <w:snapToGrid w:val="0"/>
        <w:sz w:val="18"/>
        <w:szCs w:val="18"/>
      </w:rPr>
      <w:fldChar w:fldCharType="separate"/>
    </w:r>
    <w:r w:rsidR="00AD6669" w:rsidRPr="000533D2">
      <w:rPr>
        <w:rFonts w:ascii="Candara" w:hAnsi="Candara"/>
        <w:noProof/>
        <w:snapToGrid w:val="0"/>
        <w:sz w:val="18"/>
        <w:szCs w:val="18"/>
      </w:rPr>
      <w:t>1</w:t>
    </w:r>
    <w:r w:rsidR="00AD6669" w:rsidRPr="000533D2">
      <w:rPr>
        <w:rFonts w:ascii="Candara" w:hAnsi="Candara"/>
        <w:snapToGrid w:val="0"/>
        <w:sz w:val="18"/>
        <w:szCs w:val="18"/>
      </w:rPr>
      <w:fldChar w:fldCharType="end"/>
    </w:r>
    <w:r w:rsidR="00AD6669" w:rsidRPr="000533D2">
      <w:rPr>
        <w:rFonts w:ascii="Candara" w:hAnsi="Candara"/>
        <w:snapToGrid w:val="0"/>
        <w:sz w:val="18"/>
        <w:szCs w:val="18"/>
      </w:rPr>
      <w:t xml:space="preserve"> of </w:t>
    </w:r>
    <w:r w:rsidR="00AD6669" w:rsidRPr="000533D2">
      <w:rPr>
        <w:rFonts w:ascii="Candara" w:hAnsi="Candara"/>
        <w:snapToGrid w:val="0"/>
        <w:sz w:val="18"/>
        <w:szCs w:val="18"/>
      </w:rPr>
      <w:fldChar w:fldCharType="begin"/>
    </w:r>
    <w:r w:rsidR="00AD6669" w:rsidRPr="000533D2">
      <w:rPr>
        <w:rFonts w:ascii="Candara" w:hAnsi="Candara"/>
        <w:snapToGrid w:val="0"/>
        <w:sz w:val="18"/>
        <w:szCs w:val="18"/>
      </w:rPr>
      <w:instrText xml:space="preserve"> NUMPAGES </w:instrText>
    </w:r>
    <w:r w:rsidR="00AD6669" w:rsidRPr="000533D2">
      <w:rPr>
        <w:rFonts w:ascii="Candara" w:hAnsi="Candara"/>
        <w:snapToGrid w:val="0"/>
        <w:sz w:val="18"/>
        <w:szCs w:val="18"/>
      </w:rPr>
      <w:fldChar w:fldCharType="separate"/>
    </w:r>
    <w:r w:rsidR="00AD6669" w:rsidRPr="000533D2">
      <w:rPr>
        <w:rFonts w:ascii="Candara" w:hAnsi="Candara"/>
        <w:noProof/>
        <w:snapToGrid w:val="0"/>
        <w:sz w:val="18"/>
        <w:szCs w:val="18"/>
      </w:rPr>
      <w:t>4</w:t>
    </w:r>
    <w:r w:rsidR="00AD6669" w:rsidRPr="000533D2">
      <w:rPr>
        <w:rFonts w:ascii="Candara" w:hAnsi="Candara"/>
        <w:snapToGrid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762BC" w14:textId="77777777" w:rsidR="000672D5" w:rsidRDefault="000672D5" w:rsidP="005F39FE">
      <w:r>
        <w:separator/>
      </w:r>
    </w:p>
  </w:footnote>
  <w:footnote w:type="continuationSeparator" w:id="0">
    <w:p w14:paraId="4D4D04D2" w14:textId="77777777" w:rsidR="000672D5" w:rsidRDefault="000672D5" w:rsidP="005F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395235576"/>
      <w:placeholder>
        <w:docPart w:val="7E2A573B41B846E1974761AA61FCFBDE"/>
      </w:placeholder>
      <w:dataBinding w:prefixMappings="xmlns:ns0='http://purl.org/dc/elements/1.1/' xmlns:ns1='http://schemas.openxmlformats.org/package/2006/metadata/core-properties' " w:xpath="/ns1:coreProperties[1]/ns0:subject[1]" w:storeItemID="{6C3C8BC8-F283-45AE-878A-BAB7291924A1}"/>
      <w:text/>
    </w:sdtPr>
    <w:sdtContent>
      <w:p w14:paraId="434DF7E7" w14:textId="77777777" w:rsidR="003A5FCC" w:rsidRPr="00F063DA" w:rsidRDefault="003A5FCC" w:rsidP="003A5FCC">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1937281962"/>
      <w:placeholder>
        <w:docPart w:val="169B318A804E4499BF2A996BD78F597E"/>
      </w:placeholder>
      <w:dataBinding w:prefixMappings="xmlns:ns0='http://purl.org/dc/elements/1.1/' xmlns:ns1='http://schemas.openxmlformats.org/package/2006/metadata/core-properties' " w:xpath="/ns1:coreProperties[1]/ns0:title[1]" w:storeItemID="{6C3C8BC8-F283-45AE-878A-BAB7291924A1}"/>
      <w:text/>
    </w:sdtPr>
    <w:sdtContent>
      <w:p w14:paraId="5E3A853F" w14:textId="195C611E" w:rsidR="007F5133" w:rsidRPr="00F063DA" w:rsidRDefault="003A5FCC" w:rsidP="003A5FCC">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660120633"/>
      <w:placeholder>
        <w:docPart w:val="0C36053E5D774BEAB3D7AE79F27C28DB"/>
      </w:placeholder>
      <w:dataBinding w:prefixMappings="xmlns:ns0='http://purl.org/dc/elements/1.1/' xmlns:ns1='http://schemas.openxmlformats.org/package/2006/metadata/core-properties' " w:xpath="/ns1:coreProperties[1]/ns0:subject[1]" w:storeItemID="{6C3C8BC8-F283-45AE-878A-BAB7291924A1}"/>
      <w:text/>
    </w:sdtPr>
    <w:sdtContent>
      <w:p w14:paraId="0C149D0D" w14:textId="7D323B19" w:rsidR="007F5133" w:rsidRPr="00F063DA" w:rsidRDefault="005F39FE">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E1056E6022B543C6BE0641F31A112F3B"/>
      </w:placeholder>
      <w:dataBinding w:prefixMappings="xmlns:ns0='http://purl.org/dc/elements/1.1/' xmlns:ns1='http://schemas.openxmlformats.org/package/2006/metadata/core-properties' " w:xpath="/ns1:coreProperties[1]/ns0:title[1]" w:storeItemID="{6C3C8BC8-F283-45AE-878A-BAB7291924A1}"/>
      <w:text/>
    </w:sdtPr>
    <w:sdtContent>
      <w:p w14:paraId="2E116740" w14:textId="44032841" w:rsidR="005F39FE" w:rsidRPr="00F063DA" w:rsidRDefault="005F39FE">
        <w:pPr>
          <w:pStyle w:val="Header"/>
          <w:rPr>
            <w:rFonts w:ascii="Candara" w:hAnsi="Candara"/>
            <w:sz w:val="18"/>
            <w:szCs w:val="18"/>
          </w:rPr>
        </w:pPr>
        <w:r w:rsidRPr="00F063DA">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61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2064FF8"/>
    <w:multiLevelType w:val="singleLevel"/>
    <w:tmpl w:val="8B3C086A"/>
    <w:lvl w:ilvl="0">
      <w:start w:val="1"/>
      <w:numFmt w:val="bullet"/>
      <w:lvlText w:val=""/>
      <w:lvlJc w:val="left"/>
      <w:pPr>
        <w:tabs>
          <w:tab w:val="num" w:pos="1728"/>
        </w:tabs>
        <w:ind w:left="1728" w:hanging="576"/>
      </w:pPr>
      <w:rPr>
        <w:rFonts w:ascii="Wingdings" w:hAnsi="Wingdings" w:hint="default"/>
      </w:rPr>
    </w:lvl>
  </w:abstractNum>
  <w:abstractNum w:abstractNumId="2" w15:restartNumberingAfterBreak="0">
    <w:nsid w:val="082113C4"/>
    <w:multiLevelType w:val="singleLevel"/>
    <w:tmpl w:val="4C1410BA"/>
    <w:lvl w:ilvl="0">
      <w:start w:val="1"/>
      <w:numFmt w:val="decimal"/>
      <w:lvlText w:val="3.%1 "/>
      <w:legacy w:legacy="1" w:legacySpace="0" w:legacyIndent="567"/>
      <w:lvlJc w:val="left"/>
      <w:pPr>
        <w:ind w:left="1134" w:hanging="567"/>
      </w:pPr>
      <w:rPr>
        <w:rFonts w:ascii="Times New Roman" w:hAnsi="Times New Roman" w:hint="default"/>
        <w:b w:val="0"/>
        <w:i w:val="0"/>
        <w:sz w:val="22"/>
        <w:szCs w:val="22"/>
        <w:u w:val="none"/>
      </w:rPr>
    </w:lvl>
  </w:abstractNum>
  <w:abstractNum w:abstractNumId="3" w15:restartNumberingAfterBreak="0">
    <w:nsid w:val="0A6E4408"/>
    <w:multiLevelType w:val="hybridMultilevel"/>
    <w:tmpl w:val="488C9612"/>
    <w:lvl w:ilvl="0" w:tplc="BA5E3D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B14BA"/>
    <w:multiLevelType w:val="multilevel"/>
    <w:tmpl w:val="2188D4B2"/>
    <w:lvl w:ilvl="0">
      <w:start w:val="1"/>
      <w:numFmt w:val="decimal"/>
      <w:lvlText w:val="%1."/>
      <w:legacy w:legacy="1" w:legacySpace="0" w:legacyIndent="567"/>
      <w:lvlJc w:val="left"/>
      <w:pPr>
        <w:ind w:left="1134" w:hanging="567"/>
      </w:pPr>
      <w:rPr>
        <w:rFonts w:ascii="Candara" w:eastAsia="Times New Roman" w:hAnsi="Candara" w:cs="Times New Roman"/>
        <w:b/>
        <w:bCs/>
        <w:i w:val="0"/>
        <w:sz w:val="22"/>
        <w:szCs w:val="20"/>
        <w:u w:val="none"/>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10E4413D"/>
    <w:multiLevelType w:val="multilevel"/>
    <w:tmpl w:val="0F0ECC90"/>
    <w:lvl w:ilvl="0">
      <w:start w:val="1"/>
      <w:numFmt w:val="upperLetter"/>
      <w:lvlText w:val="%1"/>
      <w:lvlJc w:val="left"/>
      <w:pPr>
        <w:ind w:left="1080" w:hanging="720"/>
      </w:pPr>
      <w:rPr>
        <w:rFonts w:hint="default"/>
      </w:rPr>
    </w:lvl>
    <w:lvl w:ilvl="1">
      <w:start w:val="1"/>
      <w:numFmt w:val="none"/>
      <w:isLgl/>
      <w:lvlText w:val="A1"/>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13E319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3E55CFA"/>
    <w:multiLevelType w:val="multilevel"/>
    <w:tmpl w:val="B8C03C0C"/>
    <w:lvl w:ilvl="0">
      <w:start w:val="2"/>
      <w:numFmt w:val="decimal"/>
      <w:lvlText w:val="%1."/>
      <w:lvlJc w:val="left"/>
      <w:pPr>
        <w:ind w:left="1080" w:hanging="72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4CD41D1"/>
    <w:multiLevelType w:val="multilevel"/>
    <w:tmpl w:val="ED604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E13604"/>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C1170F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C13B59"/>
    <w:multiLevelType w:val="hybridMultilevel"/>
    <w:tmpl w:val="F52AD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94F47"/>
    <w:multiLevelType w:val="hybridMultilevel"/>
    <w:tmpl w:val="F56CDA76"/>
    <w:lvl w:ilvl="0" w:tplc="E4F8A0C4">
      <w:start w:val="2"/>
      <w:numFmt w:val="bullet"/>
      <w:lvlText w:val="-"/>
      <w:lvlJc w:val="left"/>
      <w:pPr>
        <w:ind w:left="720" w:hanging="360"/>
      </w:pPr>
      <w:rPr>
        <w:rFonts w:ascii="Candara" w:eastAsia="Times New Roman" w:hAnsi="Canda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67FAF"/>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BE244E"/>
    <w:multiLevelType w:val="hybridMultilevel"/>
    <w:tmpl w:val="1D269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02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7C07995"/>
    <w:multiLevelType w:val="multilevel"/>
    <w:tmpl w:val="44CCB0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FCF2D91"/>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431541EC"/>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146D0D"/>
    <w:multiLevelType w:val="multilevel"/>
    <w:tmpl w:val="C862CE66"/>
    <w:lvl w:ilvl="0">
      <w:start w:val="4"/>
      <w:numFmt w:val="decimal"/>
      <w:lvlText w:val="%1"/>
      <w:lvlJc w:val="left"/>
      <w:pPr>
        <w:ind w:left="440" w:hanging="440"/>
      </w:pPr>
      <w:rPr>
        <w:rFonts w:hint="default"/>
      </w:rPr>
    </w:lvl>
    <w:lvl w:ilvl="1">
      <w:start w:val="7"/>
      <w:numFmt w:val="decimal"/>
      <w:lvlText w:val="%1.%2"/>
      <w:lvlJc w:val="left"/>
      <w:pPr>
        <w:ind w:left="800" w:hanging="4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E961E89"/>
    <w:multiLevelType w:val="multilevel"/>
    <w:tmpl w:val="7A34ADF0"/>
    <w:lvl w:ilvl="0">
      <w:start w:val="1"/>
      <w:numFmt w:val="decimal"/>
      <w:lvlText w:val="%1."/>
      <w:lvlJc w:val="left"/>
      <w:pPr>
        <w:ind w:left="1080" w:hanging="72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EAA05DF"/>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EDA3E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6D225D"/>
    <w:multiLevelType w:val="singleLevel"/>
    <w:tmpl w:val="04090017"/>
    <w:lvl w:ilvl="0">
      <w:start w:val="1"/>
      <w:numFmt w:val="lowerLetter"/>
      <w:lvlText w:val="%1)"/>
      <w:lvlJc w:val="left"/>
      <w:pPr>
        <w:ind w:left="360" w:hanging="360"/>
      </w:pPr>
      <w:rPr>
        <w:rFonts w:hint="default"/>
      </w:rPr>
    </w:lvl>
  </w:abstractNum>
  <w:abstractNum w:abstractNumId="24" w15:restartNumberingAfterBreak="0">
    <w:nsid w:val="50FD5345"/>
    <w:multiLevelType w:val="multilevel"/>
    <w:tmpl w:val="AB4AC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3012401"/>
    <w:multiLevelType w:val="hybridMultilevel"/>
    <w:tmpl w:val="BF8288D2"/>
    <w:lvl w:ilvl="0" w:tplc="1A023A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3117C44"/>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BA5D3A"/>
    <w:multiLevelType w:val="hybridMultilevel"/>
    <w:tmpl w:val="64581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55A4C"/>
    <w:multiLevelType w:val="hybridMultilevel"/>
    <w:tmpl w:val="9DCE84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587126C0"/>
    <w:multiLevelType w:val="hybridMultilevel"/>
    <w:tmpl w:val="AA66ABF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0" w15:restartNumberingAfterBreak="0">
    <w:nsid w:val="5A301E6B"/>
    <w:multiLevelType w:val="hybridMultilevel"/>
    <w:tmpl w:val="4B40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7D615F"/>
    <w:multiLevelType w:val="multilevel"/>
    <w:tmpl w:val="A29CC03E"/>
    <w:lvl w:ilvl="0">
      <w:start w:val="5"/>
      <w:numFmt w:val="decimal"/>
      <w:lvlText w:val="%1"/>
      <w:lvlJc w:val="left"/>
      <w:pPr>
        <w:ind w:left="360" w:hanging="360"/>
      </w:pPr>
      <w:rPr>
        <w:rFonts w:hint="default"/>
      </w:rPr>
    </w:lvl>
    <w:lvl w:ilvl="1">
      <w:start w:val="3"/>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32" w15:restartNumberingAfterBreak="0">
    <w:nsid w:val="63F877F0"/>
    <w:multiLevelType w:val="multilevel"/>
    <w:tmpl w:val="0F0ECC90"/>
    <w:lvl w:ilvl="0">
      <w:start w:val="1"/>
      <w:numFmt w:val="upperLetter"/>
      <w:lvlText w:val="%1"/>
      <w:lvlJc w:val="left"/>
      <w:pPr>
        <w:ind w:left="1080" w:hanging="720"/>
      </w:pPr>
      <w:rPr>
        <w:rFonts w:hint="default"/>
      </w:rPr>
    </w:lvl>
    <w:lvl w:ilvl="1">
      <w:start w:val="1"/>
      <w:numFmt w:val="none"/>
      <w:isLgl/>
      <w:lvlText w:val="A1"/>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6B8D45C0"/>
    <w:multiLevelType w:val="singleLevel"/>
    <w:tmpl w:val="49221EBC"/>
    <w:lvl w:ilvl="0">
      <w:start w:val="1"/>
      <w:numFmt w:val="decimal"/>
      <w:lvlText w:val="4.%1"/>
      <w:legacy w:legacy="1" w:legacySpace="0" w:legacyIndent="567"/>
      <w:lvlJc w:val="left"/>
      <w:pPr>
        <w:ind w:left="1134" w:hanging="567"/>
      </w:pPr>
    </w:lvl>
  </w:abstractNum>
  <w:abstractNum w:abstractNumId="34" w15:restartNumberingAfterBreak="0">
    <w:nsid w:val="6BD93D23"/>
    <w:multiLevelType w:val="hybridMultilevel"/>
    <w:tmpl w:val="455EA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4C5EFB"/>
    <w:multiLevelType w:val="hybridMultilevel"/>
    <w:tmpl w:val="C95C86A2"/>
    <w:lvl w:ilvl="0" w:tplc="55F8A5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8A446C"/>
    <w:multiLevelType w:val="multilevel"/>
    <w:tmpl w:val="BADADA16"/>
    <w:lvl w:ilvl="0">
      <w:start w:val="1"/>
      <w:numFmt w:val="decimal"/>
      <w:lvlText w:val="%1."/>
      <w:lvlJc w:val="left"/>
      <w:pPr>
        <w:ind w:left="1080" w:hanging="720"/>
      </w:pPr>
      <w:rPr>
        <w:rFonts w:hint="default"/>
        <w:b/>
        <w:bCs/>
        <w:sz w:val="20"/>
        <w:szCs w:val="20"/>
      </w:rPr>
    </w:lvl>
    <w:lvl w:ilvl="1">
      <w:start w:val="1"/>
      <w:numFmt w:val="decimal"/>
      <w:isLgl/>
      <w:lvlText w:val="%1.%2"/>
      <w:lvlJc w:val="left"/>
      <w:pPr>
        <w:ind w:left="930" w:hanging="57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36030804">
    <w:abstractNumId w:val="4"/>
  </w:num>
  <w:num w:numId="2" w16cid:durableId="1525096632">
    <w:abstractNumId w:val="2"/>
  </w:num>
  <w:num w:numId="3" w16cid:durableId="1792551681">
    <w:abstractNumId w:val="33"/>
  </w:num>
  <w:num w:numId="4" w16cid:durableId="1374580028">
    <w:abstractNumId w:val="1"/>
  </w:num>
  <w:num w:numId="5" w16cid:durableId="2079209352">
    <w:abstractNumId w:val="31"/>
  </w:num>
  <w:num w:numId="6" w16cid:durableId="1660233169">
    <w:abstractNumId w:val="28"/>
  </w:num>
  <w:num w:numId="7" w16cid:durableId="706562839">
    <w:abstractNumId w:val="11"/>
  </w:num>
  <w:num w:numId="8" w16cid:durableId="1236009934">
    <w:abstractNumId w:val="30"/>
  </w:num>
  <w:num w:numId="9" w16cid:durableId="1505314143">
    <w:abstractNumId w:val="14"/>
  </w:num>
  <w:num w:numId="10" w16cid:durableId="1130051691">
    <w:abstractNumId w:val="20"/>
  </w:num>
  <w:num w:numId="11" w16cid:durableId="539512340">
    <w:abstractNumId w:val="7"/>
  </w:num>
  <w:num w:numId="12" w16cid:durableId="183520035">
    <w:abstractNumId w:val="3"/>
  </w:num>
  <w:num w:numId="13" w16cid:durableId="530844666">
    <w:abstractNumId w:val="22"/>
  </w:num>
  <w:num w:numId="14" w16cid:durableId="442382199">
    <w:abstractNumId w:val="21"/>
  </w:num>
  <w:num w:numId="15" w16cid:durableId="2096780057">
    <w:abstractNumId w:val="36"/>
  </w:num>
  <w:num w:numId="16" w16cid:durableId="1295212916">
    <w:abstractNumId w:val="0"/>
  </w:num>
  <w:num w:numId="17" w16cid:durableId="527453828">
    <w:abstractNumId w:val="29"/>
  </w:num>
  <w:num w:numId="18" w16cid:durableId="1813207877">
    <w:abstractNumId w:val="16"/>
  </w:num>
  <w:num w:numId="19" w16cid:durableId="554706328">
    <w:abstractNumId w:val="8"/>
  </w:num>
  <w:num w:numId="20" w16cid:durableId="1355375268">
    <w:abstractNumId w:val="6"/>
  </w:num>
  <w:num w:numId="21" w16cid:durableId="1697651753">
    <w:abstractNumId w:val="24"/>
  </w:num>
  <w:num w:numId="22" w16cid:durableId="928584671">
    <w:abstractNumId w:val="19"/>
  </w:num>
  <w:num w:numId="23" w16cid:durableId="2114014838">
    <w:abstractNumId w:val="25"/>
  </w:num>
  <w:num w:numId="24" w16cid:durableId="1374764653">
    <w:abstractNumId w:val="35"/>
  </w:num>
  <w:num w:numId="25" w16cid:durableId="1457679083">
    <w:abstractNumId w:val="23"/>
  </w:num>
  <w:num w:numId="26" w16cid:durableId="695470027">
    <w:abstractNumId w:val="27"/>
  </w:num>
  <w:num w:numId="27" w16cid:durableId="1621717322">
    <w:abstractNumId w:val="12"/>
  </w:num>
  <w:num w:numId="28" w16cid:durableId="1428311151">
    <w:abstractNumId w:val="10"/>
  </w:num>
  <w:num w:numId="29" w16cid:durableId="2038966088">
    <w:abstractNumId w:val="15"/>
  </w:num>
  <w:num w:numId="30" w16cid:durableId="1836922329">
    <w:abstractNumId w:val="9"/>
  </w:num>
  <w:num w:numId="31" w16cid:durableId="1404449010">
    <w:abstractNumId w:val="17"/>
  </w:num>
  <w:num w:numId="32" w16cid:durableId="664239932">
    <w:abstractNumId w:val="32"/>
  </w:num>
  <w:num w:numId="33" w16cid:durableId="1580865527">
    <w:abstractNumId w:val="5"/>
  </w:num>
  <w:num w:numId="34" w16cid:durableId="1535581087">
    <w:abstractNumId w:val="34"/>
  </w:num>
  <w:num w:numId="35" w16cid:durableId="1044672103">
    <w:abstractNumId w:val="13"/>
  </w:num>
  <w:num w:numId="36" w16cid:durableId="751898829">
    <w:abstractNumId w:val="18"/>
  </w:num>
  <w:num w:numId="37" w16cid:durableId="8658097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Riyami, Azza OLNG-SCC/12">
    <w15:presenceInfo w15:providerId="AD" w15:userId="S::QAZRI0@omanlng.co.om::cf958afe-5249-4de5-90be-4627d3a9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FE"/>
    <w:rsid w:val="00006726"/>
    <w:rsid w:val="00006B28"/>
    <w:rsid w:val="00011B83"/>
    <w:rsid w:val="00031D2E"/>
    <w:rsid w:val="0003250A"/>
    <w:rsid w:val="0003447C"/>
    <w:rsid w:val="00041FEA"/>
    <w:rsid w:val="00043BBB"/>
    <w:rsid w:val="000533D2"/>
    <w:rsid w:val="00053638"/>
    <w:rsid w:val="00057428"/>
    <w:rsid w:val="000672D5"/>
    <w:rsid w:val="00070F8A"/>
    <w:rsid w:val="00072727"/>
    <w:rsid w:val="000825FD"/>
    <w:rsid w:val="00096C38"/>
    <w:rsid w:val="000A1ED9"/>
    <w:rsid w:val="000A22F6"/>
    <w:rsid w:val="000A5794"/>
    <w:rsid w:val="000A7367"/>
    <w:rsid w:val="000B34ED"/>
    <w:rsid w:val="000B5C4D"/>
    <w:rsid w:val="000C125B"/>
    <w:rsid w:val="000C18C5"/>
    <w:rsid w:val="000C5AD3"/>
    <w:rsid w:val="000D7269"/>
    <w:rsid w:val="000E05FE"/>
    <w:rsid w:val="000E5CB2"/>
    <w:rsid w:val="000E6AB5"/>
    <w:rsid w:val="000F0B8F"/>
    <w:rsid w:val="000F1FE3"/>
    <w:rsid w:val="001140B7"/>
    <w:rsid w:val="00114291"/>
    <w:rsid w:val="0013242A"/>
    <w:rsid w:val="0013573B"/>
    <w:rsid w:val="00135EF6"/>
    <w:rsid w:val="00141E9A"/>
    <w:rsid w:val="00170163"/>
    <w:rsid w:val="00171CB2"/>
    <w:rsid w:val="0018738C"/>
    <w:rsid w:val="00187EB5"/>
    <w:rsid w:val="001945C4"/>
    <w:rsid w:val="001B484A"/>
    <w:rsid w:val="001C6DB9"/>
    <w:rsid w:val="001C7AE9"/>
    <w:rsid w:val="001D36F0"/>
    <w:rsid w:val="001F59C4"/>
    <w:rsid w:val="001F71B9"/>
    <w:rsid w:val="001F765B"/>
    <w:rsid w:val="00201EE8"/>
    <w:rsid w:val="0023371E"/>
    <w:rsid w:val="002374AD"/>
    <w:rsid w:val="00242714"/>
    <w:rsid w:val="00260BAE"/>
    <w:rsid w:val="00262F47"/>
    <w:rsid w:val="0026616E"/>
    <w:rsid w:val="00266EA7"/>
    <w:rsid w:val="00267772"/>
    <w:rsid w:val="00277A9D"/>
    <w:rsid w:val="002825F9"/>
    <w:rsid w:val="00282FD2"/>
    <w:rsid w:val="0029045E"/>
    <w:rsid w:val="002A5831"/>
    <w:rsid w:val="002F530B"/>
    <w:rsid w:val="00315B16"/>
    <w:rsid w:val="003219D4"/>
    <w:rsid w:val="00322770"/>
    <w:rsid w:val="00335881"/>
    <w:rsid w:val="0035056B"/>
    <w:rsid w:val="00360677"/>
    <w:rsid w:val="003762E3"/>
    <w:rsid w:val="00392889"/>
    <w:rsid w:val="003939CA"/>
    <w:rsid w:val="003A37A6"/>
    <w:rsid w:val="003A4B46"/>
    <w:rsid w:val="003A5FCC"/>
    <w:rsid w:val="003A73DD"/>
    <w:rsid w:val="003B6815"/>
    <w:rsid w:val="003C5376"/>
    <w:rsid w:val="003D421F"/>
    <w:rsid w:val="003D46B6"/>
    <w:rsid w:val="003E2149"/>
    <w:rsid w:val="003F1CD9"/>
    <w:rsid w:val="003F3566"/>
    <w:rsid w:val="003F67E3"/>
    <w:rsid w:val="003F7A4D"/>
    <w:rsid w:val="00415506"/>
    <w:rsid w:val="00432759"/>
    <w:rsid w:val="00433976"/>
    <w:rsid w:val="00440CB4"/>
    <w:rsid w:val="00456190"/>
    <w:rsid w:val="00470906"/>
    <w:rsid w:val="00471542"/>
    <w:rsid w:val="00476DF7"/>
    <w:rsid w:val="004777E2"/>
    <w:rsid w:val="0048413A"/>
    <w:rsid w:val="0048465B"/>
    <w:rsid w:val="004A3350"/>
    <w:rsid w:val="004B4BFC"/>
    <w:rsid w:val="004C0989"/>
    <w:rsid w:val="004E08AB"/>
    <w:rsid w:val="004E2F1B"/>
    <w:rsid w:val="004F054A"/>
    <w:rsid w:val="004F4F50"/>
    <w:rsid w:val="004F5C57"/>
    <w:rsid w:val="0050201D"/>
    <w:rsid w:val="00511776"/>
    <w:rsid w:val="00512F09"/>
    <w:rsid w:val="0051786B"/>
    <w:rsid w:val="0052188A"/>
    <w:rsid w:val="0052199F"/>
    <w:rsid w:val="00536154"/>
    <w:rsid w:val="005455EF"/>
    <w:rsid w:val="0055692F"/>
    <w:rsid w:val="00561E78"/>
    <w:rsid w:val="005721C7"/>
    <w:rsid w:val="0057429E"/>
    <w:rsid w:val="00594391"/>
    <w:rsid w:val="005A663D"/>
    <w:rsid w:val="005A6730"/>
    <w:rsid w:val="005B7C9B"/>
    <w:rsid w:val="005C0287"/>
    <w:rsid w:val="005C33CE"/>
    <w:rsid w:val="005C409F"/>
    <w:rsid w:val="005C527D"/>
    <w:rsid w:val="005F39FE"/>
    <w:rsid w:val="006008FD"/>
    <w:rsid w:val="00606727"/>
    <w:rsid w:val="00613FD4"/>
    <w:rsid w:val="00617ACD"/>
    <w:rsid w:val="006335C3"/>
    <w:rsid w:val="006374CB"/>
    <w:rsid w:val="00644432"/>
    <w:rsid w:val="00660AAE"/>
    <w:rsid w:val="00694197"/>
    <w:rsid w:val="006A4951"/>
    <w:rsid w:val="006C5A91"/>
    <w:rsid w:val="006D2339"/>
    <w:rsid w:val="006E4E0B"/>
    <w:rsid w:val="007004A4"/>
    <w:rsid w:val="00730465"/>
    <w:rsid w:val="007368E6"/>
    <w:rsid w:val="00742961"/>
    <w:rsid w:val="00747CAB"/>
    <w:rsid w:val="007504F6"/>
    <w:rsid w:val="00750F10"/>
    <w:rsid w:val="007A1254"/>
    <w:rsid w:val="007A5E3B"/>
    <w:rsid w:val="007C35C1"/>
    <w:rsid w:val="007C54C8"/>
    <w:rsid w:val="007D3142"/>
    <w:rsid w:val="007E03B2"/>
    <w:rsid w:val="007E3B54"/>
    <w:rsid w:val="007F4220"/>
    <w:rsid w:val="007F5133"/>
    <w:rsid w:val="007F6B7A"/>
    <w:rsid w:val="008151B2"/>
    <w:rsid w:val="00815BBC"/>
    <w:rsid w:val="0083376D"/>
    <w:rsid w:val="00864951"/>
    <w:rsid w:val="00867867"/>
    <w:rsid w:val="00880E50"/>
    <w:rsid w:val="00892DA6"/>
    <w:rsid w:val="008A34C4"/>
    <w:rsid w:val="008C73A5"/>
    <w:rsid w:val="008E0DFB"/>
    <w:rsid w:val="008E1E2E"/>
    <w:rsid w:val="008E52C3"/>
    <w:rsid w:val="008F59C5"/>
    <w:rsid w:val="008F6F69"/>
    <w:rsid w:val="009004D4"/>
    <w:rsid w:val="00917C14"/>
    <w:rsid w:val="00926955"/>
    <w:rsid w:val="009416BE"/>
    <w:rsid w:val="00944EB6"/>
    <w:rsid w:val="00944FF0"/>
    <w:rsid w:val="00947E4E"/>
    <w:rsid w:val="00962D7E"/>
    <w:rsid w:val="009759E8"/>
    <w:rsid w:val="00975E31"/>
    <w:rsid w:val="009925ED"/>
    <w:rsid w:val="009A4688"/>
    <w:rsid w:val="009C11B1"/>
    <w:rsid w:val="009C1EF5"/>
    <w:rsid w:val="009C6EBF"/>
    <w:rsid w:val="009D4762"/>
    <w:rsid w:val="009D5BBD"/>
    <w:rsid w:val="009E3035"/>
    <w:rsid w:val="009F1849"/>
    <w:rsid w:val="00A00815"/>
    <w:rsid w:val="00A01960"/>
    <w:rsid w:val="00A05C6A"/>
    <w:rsid w:val="00A11432"/>
    <w:rsid w:val="00A13095"/>
    <w:rsid w:val="00A20E67"/>
    <w:rsid w:val="00A2477F"/>
    <w:rsid w:val="00A411F9"/>
    <w:rsid w:val="00A41447"/>
    <w:rsid w:val="00A430AD"/>
    <w:rsid w:val="00A54C07"/>
    <w:rsid w:val="00A67E81"/>
    <w:rsid w:val="00A83A36"/>
    <w:rsid w:val="00A8601A"/>
    <w:rsid w:val="00A86DB9"/>
    <w:rsid w:val="00A86F04"/>
    <w:rsid w:val="00A963EC"/>
    <w:rsid w:val="00AD6669"/>
    <w:rsid w:val="00AD754A"/>
    <w:rsid w:val="00AE3202"/>
    <w:rsid w:val="00AE3EA8"/>
    <w:rsid w:val="00AF67AF"/>
    <w:rsid w:val="00B03559"/>
    <w:rsid w:val="00B06015"/>
    <w:rsid w:val="00B20670"/>
    <w:rsid w:val="00B2109E"/>
    <w:rsid w:val="00B36A5C"/>
    <w:rsid w:val="00B46D1F"/>
    <w:rsid w:val="00B66DA1"/>
    <w:rsid w:val="00B721B9"/>
    <w:rsid w:val="00B76FD2"/>
    <w:rsid w:val="00B86A28"/>
    <w:rsid w:val="00B92AF2"/>
    <w:rsid w:val="00B938BB"/>
    <w:rsid w:val="00BA578B"/>
    <w:rsid w:val="00BB141B"/>
    <w:rsid w:val="00BB25FF"/>
    <w:rsid w:val="00BC30B8"/>
    <w:rsid w:val="00BC4EBD"/>
    <w:rsid w:val="00BC5530"/>
    <w:rsid w:val="00BC68B2"/>
    <w:rsid w:val="00BC72A9"/>
    <w:rsid w:val="00BE2E8A"/>
    <w:rsid w:val="00BE3C34"/>
    <w:rsid w:val="00BF3496"/>
    <w:rsid w:val="00BF519C"/>
    <w:rsid w:val="00BF6162"/>
    <w:rsid w:val="00C15934"/>
    <w:rsid w:val="00C1658C"/>
    <w:rsid w:val="00C25C4F"/>
    <w:rsid w:val="00C41E27"/>
    <w:rsid w:val="00C42EF8"/>
    <w:rsid w:val="00C474EE"/>
    <w:rsid w:val="00C86B72"/>
    <w:rsid w:val="00C90800"/>
    <w:rsid w:val="00C95438"/>
    <w:rsid w:val="00C9757B"/>
    <w:rsid w:val="00CB1ACC"/>
    <w:rsid w:val="00CC037E"/>
    <w:rsid w:val="00CE7E7D"/>
    <w:rsid w:val="00CF0D3F"/>
    <w:rsid w:val="00CF3EBD"/>
    <w:rsid w:val="00D071E5"/>
    <w:rsid w:val="00D23F72"/>
    <w:rsid w:val="00D26BB7"/>
    <w:rsid w:val="00D2756D"/>
    <w:rsid w:val="00D42B1C"/>
    <w:rsid w:val="00DA1808"/>
    <w:rsid w:val="00DA6457"/>
    <w:rsid w:val="00DB2A57"/>
    <w:rsid w:val="00DC4E97"/>
    <w:rsid w:val="00DC7E76"/>
    <w:rsid w:val="00DD7EF2"/>
    <w:rsid w:val="00DE19D6"/>
    <w:rsid w:val="00DE6E12"/>
    <w:rsid w:val="00DF2882"/>
    <w:rsid w:val="00E06DD4"/>
    <w:rsid w:val="00E156D6"/>
    <w:rsid w:val="00E21633"/>
    <w:rsid w:val="00E474AA"/>
    <w:rsid w:val="00E70667"/>
    <w:rsid w:val="00E74D28"/>
    <w:rsid w:val="00E93F14"/>
    <w:rsid w:val="00EB24CD"/>
    <w:rsid w:val="00EB5F44"/>
    <w:rsid w:val="00EB6258"/>
    <w:rsid w:val="00EC2107"/>
    <w:rsid w:val="00ED3DA8"/>
    <w:rsid w:val="00EF0454"/>
    <w:rsid w:val="00F063DA"/>
    <w:rsid w:val="00F2509E"/>
    <w:rsid w:val="00F33A99"/>
    <w:rsid w:val="00F41293"/>
    <w:rsid w:val="00F61B10"/>
    <w:rsid w:val="00F67E49"/>
    <w:rsid w:val="00F76A4C"/>
    <w:rsid w:val="00F76C11"/>
    <w:rsid w:val="00FC01A6"/>
    <w:rsid w:val="00FD1271"/>
    <w:rsid w:val="00FD15CB"/>
    <w:rsid w:val="00FD3A5A"/>
    <w:rsid w:val="00FE24A4"/>
    <w:rsid w:val="00FE2904"/>
    <w:rsid w:val="00FE79D2"/>
    <w:rsid w:val="00FE7B36"/>
    <w:rsid w:val="00FF49CE"/>
    <w:rsid w:val="00FF7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DE885"/>
  <w15:chartTrackingRefBased/>
  <w15:docId w15:val="{92E926B3-A7EA-4337-8273-CF09A419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4A"/>
    <w:pPr>
      <w:spacing w:after="0" w:line="240" w:lineRule="auto"/>
    </w:pPr>
    <w:rPr>
      <w:rFonts w:ascii="Times New Roman" w:eastAsia="Times New Roman" w:hAnsi="Times New Roman" w:cs="Times New Roman"/>
      <w:szCs w:val="20"/>
      <w:lang w:val="en-GB"/>
    </w:rPr>
  </w:style>
  <w:style w:type="paragraph" w:styleId="Heading1">
    <w:name w:val="heading 1"/>
    <w:basedOn w:val="Normal"/>
    <w:next w:val="Normal"/>
    <w:link w:val="Heading1Char"/>
    <w:qFormat/>
    <w:rsid w:val="005F39FE"/>
    <w:pPr>
      <w:keepNext/>
      <w:jc w:val="center"/>
      <w:outlineLvl w:val="0"/>
    </w:pPr>
    <w:rPr>
      <w:b/>
      <w:bCs/>
      <w:sz w:val="28"/>
      <w:szCs w:val="28"/>
    </w:rPr>
  </w:style>
  <w:style w:type="paragraph" w:styleId="Heading2">
    <w:name w:val="heading 2"/>
    <w:basedOn w:val="Normal"/>
    <w:next w:val="Normal"/>
    <w:link w:val="Heading2Char"/>
    <w:qFormat/>
    <w:rsid w:val="005F39FE"/>
    <w:pPr>
      <w:keepNext/>
      <w:ind w:left="720" w:hanging="720"/>
      <w:jc w:val="center"/>
      <w:outlineLvl w:val="1"/>
    </w:pPr>
    <w:rPr>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9FE"/>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rsid w:val="005F39FE"/>
    <w:rPr>
      <w:rFonts w:ascii="Times New Roman" w:eastAsia="Times New Roman" w:hAnsi="Times New Roman" w:cs="Times New Roman"/>
      <w:b/>
      <w:bCs/>
      <w:sz w:val="32"/>
      <w:szCs w:val="32"/>
      <w:u w:val="single"/>
      <w:lang w:val="en-GB"/>
    </w:rPr>
  </w:style>
  <w:style w:type="paragraph" w:styleId="Header">
    <w:name w:val="header"/>
    <w:basedOn w:val="Normal"/>
    <w:link w:val="HeaderChar"/>
    <w:rsid w:val="005F39FE"/>
    <w:pPr>
      <w:tabs>
        <w:tab w:val="center" w:pos="4153"/>
        <w:tab w:val="right" w:pos="8306"/>
      </w:tabs>
    </w:pPr>
  </w:style>
  <w:style w:type="character" w:customStyle="1" w:styleId="HeaderChar">
    <w:name w:val="Header Char"/>
    <w:basedOn w:val="DefaultParagraphFont"/>
    <w:link w:val="Header"/>
    <w:rsid w:val="005F39FE"/>
    <w:rPr>
      <w:rFonts w:ascii="Times New Roman" w:eastAsia="Times New Roman" w:hAnsi="Times New Roman" w:cs="Times New Roman"/>
      <w:szCs w:val="20"/>
      <w:lang w:val="en-GB"/>
    </w:rPr>
  </w:style>
  <w:style w:type="paragraph" w:styleId="Footer">
    <w:name w:val="footer"/>
    <w:basedOn w:val="Normal"/>
    <w:link w:val="FooterChar"/>
    <w:rsid w:val="005F39FE"/>
    <w:pPr>
      <w:tabs>
        <w:tab w:val="center" w:pos="4153"/>
        <w:tab w:val="right" w:pos="8306"/>
      </w:tabs>
    </w:pPr>
  </w:style>
  <w:style w:type="character" w:customStyle="1" w:styleId="FooterChar">
    <w:name w:val="Footer Char"/>
    <w:basedOn w:val="DefaultParagraphFont"/>
    <w:link w:val="Footer"/>
    <w:rsid w:val="005F39FE"/>
    <w:rPr>
      <w:rFonts w:ascii="Times New Roman" w:eastAsia="Times New Roman" w:hAnsi="Times New Roman" w:cs="Times New Roman"/>
      <w:szCs w:val="20"/>
      <w:lang w:val="en-GB"/>
    </w:rPr>
  </w:style>
  <w:style w:type="paragraph" w:styleId="BodyTextIndent">
    <w:name w:val="Body Text Indent"/>
    <w:basedOn w:val="Normal"/>
    <w:link w:val="BodyTextIndentChar"/>
    <w:rsid w:val="005F39FE"/>
    <w:pPr>
      <w:ind w:left="567"/>
      <w:jc w:val="both"/>
    </w:pPr>
    <w:rPr>
      <w:sz w:val="24"/>
      <w:szCs w:val="24"/>
    </w:rPr>
  </w:style>
  <w:style w:type="character" w:customStyle="1" w:styleId="BodyTextIndentChar">
    <w:name w:val="Body Text Indent Char"/>
    <w:basedOn w:val="DefaultParagraphFont"/>
    <w:link w:val="BodyTextIndent"/>
    <w:rsid w:val="005F39FE"/>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5F39FE"/>
    <w:pPr>
      <w:ind w:left="567" w:hanging="567"/>
      <w:jc w:val="both"/>
    </w:pPr>
    <w:rPr>
      <w:sz w:val="24"/>
      <w:szCs w:val="24"/>
    </w:rPr>
  </w:style>
  <w:style w:type="character" w:customStyle="1" w:styleId="BodyTextIndent2Char">
    <w:name w:val="Body Text Indent 2 Char"/>
    <w:basedOn w:val="DefaultParagraphFont"/>
    <w:link w:val="BodyTextIndent2"/>
    <w:rsid w:val="005F39FE"/>
    <w:rPr>
      <w:rFonts w:ascii="Times New Roman" w:eastAsia="Times New Roman" w:hAnsi="Times New Roman" w:cs="Times New Roman"/>
      <w:sz w:val="24"/>
      <w:szCs w:val="24"/>
      <w:lang w:val="en-GB"/>
    </w:rPr>
  </w:style>
  <w:style w:type="character" w:styleId="Hyperlink">
    <w:name w:val="Hyperlink"/>
    <w:rsid w:val="005F39FE"/>
    <w:rPr>
      <w:color w:val="0000FF"/>
      <w:u w:val="single"/>
    </w:rPr>
  </w:style>
  <w:style w:type="paragraph" w:styleId="ListParagraph">
    <w:name w:val="List Paragraph"/>
    <w:aliases w:val="YC Bulet,Figure_name,lp1,Use Case List Paragraph Char,List Paragraph1,List Paragraph11,List Paragraph1 Char Char,Bullet List,List - bullets,Equipment,Bullet 1,List Paragraph Char Char,b1,Numbered Indented Text,Ref,List_TIS,List Paragraph2"/>
    <w:basedOn w:val="Normal"/>
    <w:link w:val="ListParagraphChar"/>
    <w:uiPriority w:val="34"/>
    <w:qFormat/>
    <w:rsid w:val="005F39FE"/>
    <w:pPr>
      <w:ind w:left="720"/>
    </w:pPr>
  </w:style>
  <w:style w:type="character" w:styleId="PlaceholderText">
    <w:name w:val="Placeholder Text"/>
    <w:basedOn w:val="DefaultParagraphFont"/>
    <w:uiPriority w:val="99"/>
    <w:semiHidden/>
    <w:rsid w:val="005F39FE"/>
    <w:rPr>
      <w:color w:val="808080"/>
    </w:rPr>
  </w:style>
  <w:style w:type="character" w:customStyle="1" w:styleId="ListParagraphChar">
    <w:name w:val="List Paragraph Char"/>
    <w:aliases w:val="YC Bulet Char,Figure_name Char,lp1 Char,Use Case List Paragraph Char Char,List Paragraph1 Char,List Paragraph11 Char,List Paragraph1 Char Char Char,Bullet List Char,List - bullets Char,Equipment Char,Bullet 1 Char,b1 Char,Ref Char"/>
    <w:link w:val="ListParagraph"/>
    <w:uiPriority w:val="34"/>
    <w:qFormat/>
    <w:locked/>
    <w:rsid w:val="00594391"/>
    <w:rPr>
      <w:rFonts w:ascii="Times New Roman" w:eastAsia="Times New Roman" w:hAnsi="Times New Roman" w:cs="Times New Roman"/>
      <w:szCs w:val="20"/>
      <w:lang w:val="en-GB"/>
    </w:rPr>
  </w:style>
  <w:style w:type="table" w:styleId="TableGrid">
    <w:name w:val="Table Grid"/>
    <w:basedOn w:val="TableNormal"/>
    <w:uiPriority w:val="59"/>
    <w:rsid w:val="0057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har"/>
    <w:uiPriority w:val="4"/>
    <w:qFormat/>
    <w:rsid w:val="00A05C6A"/>
    <w:pPr>
      <w:ind w:left="450" w:hanging="450"/>
    </w:pPr>
    <w:rPr>
      <w:sz w:val="24"/>
      <w:szCs w:val="24"/>
    </w:rPr>
  </w:style>
  <w:style w:type="paragraph" w:styleId="NormalIndent">
    <w:name w:val="Normal Indent"/>
    <w:aliases w:val="Normal Indent Char,Normal Indent Char1 Char,Normal Indent Char Char Char,Normal Indent Char1 Char Char Char,Normal Indent Char Char Char Char Char,Normal Indent Char2 Char Char Char Char,Normal Indent Char1 Char Char Char1 Char Char"/>
    <w:basedOn w:val="Normal"/>
    <w:link w:val="NormalIndentChar1"/>
    <w:rsid w:val="00A05C6A"/>
    <w:pPr>
      <w:keepLines/>
      <w:spacing w:before="60"/>
      <w:ind w:left="851"/>
      <w:jc w:val="both"/>
    </w:pPr>
    <w:rPr>
      <w:rFonts w:ascii="Tahoma" w:hAnsi="Tahoma" w:cs="Tahoma"/>
    </w:rPr>
  </w:style>
  <w:style w:type="character" w:customStyle="1" w:styleId="NormalIndentChar1">
    <w:name w:val="Normal Indent Char1"/>
    <w:aliases w:val="Normal Indent Char Char,Normal Indent Char1 Char Char,Normal Indent Char Char Char Char,Normal Indent Char1 Char Char Char Char,Normal Indent Char Char Char Char Char Char,Normal Indent Char2 Char Char Char Char Char"/>
    <w:link w:val="NormalIndent"/>
    <w:rsid w:val="00A05C6A"/>
    <w:rPr>
      <w:rFonts w:ascii="Tahoma" w:eastAsia="Times New Roman" w:hAnsi="Tahoma" w:cs="Tahoma"/>
      <w:szCs w:val="20"/>
      <w:lang w:val="en-GB"/>
    </w:rPr>
  </w:style>
  <w:style w:type="character" w:customStyle="1" w:styleId="NormalChar">
    <w:name w:val="Normal Char"/>
    <w:link w:val="Normal1"/>
    <w:uiPriority w:val="4"/>
    <w:rsid w:val="00A05C6A"/>
    <w:rPr>
      <w:rFonts w:ascii="Times New Roman" w:eastAsia="Times New Roman" w:hAnsi="Times New Roman" w:cs="Times New Roman"/>
      <w:sz w:val="24"/>
      <w:szCs w:val="24"/>
      <w:lang w:val="en-GB"/>
    </w:rPr>
  </w:style>
  <w:style w:type="paragraph" w:styleId="CommentText">
    <w:name w:val="annotation text"/>
    <w:basedOn w:val="Normal"/>
    <w:link w:val="CommentTextChar"/>
    <w:rsid w:val="00BA578B"/>
  </w:style>
  <w:style w:type="character" w:customStyle="1" w:styleId="CommentTextChar">
    <w:name w:val="Comment Text Char"/>
    <w:basedOn w:val="DefaultParagraphFont"/>
    <w:link w:val="CommentText"/>
    <w:rsid w:val="00BA578B"/>
    <w:rPr>
      <w:rFonts w:ascii="Times New Roman" w:eastAsia="Times New Roman" w:hAnsi="Times New Roman" w:cs="Times New Roman"/>
      <w:szCs w:val="20"/>
      <w:lang w:val="en-GB"/>
    </w:rPr>
  </w:style>
  <w:style w:type="paragraph" w:styleId="Revision">
    <w:name w:val="Revision"/>
    <w:hidden/>
    <w:uiPriority w:val="99"/>
    <w:semiHidden/>
    <w:rsid w:val="00360677"/>
    <w:pPr>
      <w:spacing w:after="0" w:line="240" w:lineRule="auto"/>
    </w:pPr>
    <w:rPr>
      <w:rFonts w:ascii="Times New Roman" w:eastAsia="Times New Roman" w:hAnsi="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74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B82F7CFE17405499D58B18570D42AE"/>
        <w:category>
          <w:name w:val="General"/>
          <w:gallery w:val="placeholder"/>
        </w:category>
        <w:types>
          <w:type w:val="bbPlcHdr"/>
        </w:types>
        <w:behaviors>
          <w:behavior w:val="content"/>
        </w:behaviors>
        <w:guid w:val="{15510784-EE6F-4A45-A115-2F7FB9A3CFCB}"/>
      </w:docPartPr>
      <w:docPartBody>
        <w:p w:rsidR="00823E53" w:rsidRDefault="00C71F4F">
          <w:r w:rsidRPr="004340DD">
            <w:rPr>
              <w:rStyle w:val="PlaceholderText"/>
            </w:rPr>
            <w:t>[Title]</w:t>
          </w:r>
        </w:p>
      </w:docPartBody>
    </w:docPart>
    <w:docPart>
      <w:docPartPr>
        <w:name w:val="E1056E6022B543C6BE0641F31A112F3B"/>
        <w:category>
          <w:name w:val="General"/>
          <w:gallery w:val="placeholder"/>
        </w:category>
        <w:types>
          <w:type w:val="bbPlcHdr"/>
        </w:types>
        <w:behaviors>
          <w:behavior w:val="content"/>
        </w:behaviors>
        <w:guid w:val="{60227D7A-477F-4233-BE79-B2A63997F273}"/>
      </w:docPartPr>
      <w:docPartBody>
        <w:p w:rsidR="00823E53" w:rsidRDefault="00C71F4F">
          <w:r w:rsidRPr="004340DD">
            <w:rPr>
              <w:rStyle w:val="PlaceholderText"/>
            </w:rPr>
            <w:t>[Title]</w:t>
          </w:r>
        </w:p>
      </w:docPartBody>
    </w:docPart>
    <w:docPart>
      <w:docPartPr>
        <w:name w:val="927ECA11EE0A45588D34EEE57C22B915"/>
        <w:category>
          <w:name w:val="General"/>
          <w:gallery w:val="placeholder"/>
        </w:category>
        <w:types>
          <w:type w:val="bbPlcHdr"/>
        </w:types>
        <w:behaviors>
          <w:behavior w:val="content"/>
        </w:behaviors>
        <w:guid w:val="{300EFE54-2A5B-494F-88D5-C88D0426D8CE}"/>
      </w:docPartPr>
      <w:docPartBody>
        <w:p w:rsidR="00823E53" w:rsidRDefault="00C71F4F">
          <w:r w:rsidRPr="004340DD">
            <w:rPr>
              <w:rStyle w:val="PlaceholderText"/>
            </w:rPr>
            <w:t>[Subject]</w:t>
          </w:r>
        </w:p>
      </w:docPartBody>
    </w:docPart>
    <w:docPart>
      <w:docPartPr>
        <w:name w:val="0C36053E5D774BEAB3D7AE79F27C28DB"/>
        <w:category>
          <w:name w:val="General"/>
          <w:gallery w:val="placeholder"/>
        </w:category>
        <w:types>
          <w:type w:val="bbPlcHdr"/>
        </w:types>
        <w:behaviors>
          <w:behavior w:val="content"/>
        </w:behaviors>
        <w:guid w:val="{FF16E269-08AB-4B22-9042-0FAAA1D5D804}"/>
      </w:docPartPr>
      <w:docPartBody>
        <w:p w:rsidR="00823E53" w:rsidRDefault="00C71F4F">
          <w:r w:rsidRPr="004340DD">
            <w:rPr>
              <w:rStyle w:val="PlaceholderText"/>
            </w:rPr>
            <w:t>[Subject]</w:t>
          </w:r>
        </w:p>
      </w:docPartBody>
    </w:docPart>
    <w:docPart>
      <w:docPartPr>
        <w:name w:val="7E2A573B41B846E1974761AA61FCFBDE"/>
        <w:category>
          <w:name w:val="General"/>
          <w:gallery w:val="placeholder"/>
        </w:category>
        <w:types>
          <w:type w:val="bbPlcHdr"/>
        </w:types>
        <w:behaviors>
          <w:behavior w:val="content"/>
        </w:behaviors>
        <w:guid w:val="{30BF5D09-2187-4243-9461-1311F9D725FE}"/>
      </w:docPartPr>
      <w:docPartBody>
        <w:p w:rsidR="00823E53" w:rsidRDefault="00C71F4F" w:rsidP="00C71F4F">
          <w:pPr>
            <w:pStyle w:val="7E2A573B41B846E1974761AA61FCFBDE"/>
          </w:pPr>
          <w:r w:rsidRPr="004340DD">
            <w:rPr>
              <w:rStyle w:val="PlaceholderText"/>
            </w:rPr>
            <w:t>[Subject]</w:t>
          </w:r>
        </w:p>
      </w:docPartBody>
    </w:docPart>
    <w:docPart>
      <w:docPartPr>
        <w:name w:val="169B318A804E4499BF2A996BD78F597E"/>
        <w:category>
          <w:name w:val="General"/>
          <w:gallery w:val="placeholder"/>
        </w:category>
        <w:types>
          <w:type w:val="bbPlcHdr"/>
        </w:types>
        <w:behaviors>
          <w:behavior w:val="content"/>
        </w:behaviors>
        <w:guid w:val="{AAE4A1AA-D994-4982-8BD2-74CC367546F0}"/>
      </w:docPartPr>
      <w:docPartBody>
        <w:p w:rsidR="00823E53" w:rsidRDefault="00C71F4F" w:rsidP="00C71F4F">
          <w:pPr>
            <w:pStyle w:val="169B318A804E4499BF2A996BD78F597E"/>
          </w:pPr>
          <w:r w:rsidRPr="004340D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4F"/>
    <w:rsid w:val="00003467"/>
    <w:rsid w:val="00135EF6"/>
    <w:rsid w:val="002510B1"/>
    <w:rsid w:val="003219D4"/>
    <w:rsid w:val="00327EC7"/>
    <w:rsid w:val="00432759"/>
    <w:rsid w:val="004E08AB"/>
    <w:rsid w:val="00610B7C"/>
    <w:rsid w:val="006B300B"/>
    <w:rsid w:val="008151B2"/>
    <w:rsid w:val="00823E53"/>
    <w:rsid w:val="00A13095"/>
    <w:rsid w:val="00B21C0B"/>
    <w:rsid w:val="00BC5530"/>
    <w:rsid w:val="00C71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7EC7"/>
    <w:rPr>
      <w:color w:val="808080"/>
    </w:rPr>
  </w:style>
  <w:style w:type="paragraph" w:customStyle="1" w:styleId="7E2A573B41B846E1974761AA61FCFBDE">
    <w:name w:val="7E2A573B41B846E1974761AA61FCFBDE"/>
    <w:rsid w:val="00C71F4F"/>
  </w:style>
  <w:style w:type="paragraph" w:customStyle="1" w:styleId="169B318A804E4499BF2A996BD78F597E">
    <w:name w:val="169B318A804E4499BF2A996BD78F597E"/>
    <w:rsid w:val="00C71F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5EDB-E73C-4F50-844D-28A1747B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5</Pages>
  <Words>1532</Words>
  <Characters>7723</Characters>
  <Application>Microsoft Office Word</Application>
  <DocSecurity>0</DocSecurity>
  <Lines>183</Lines>
  <Paragraphs>111</Paragraphs>
  <ScaleCrop>false</ScaleCrop>
  <HeadingPairs>
    <vt:vector size="2" baseType="variant">
      <vt:variant>
        <vt:lpstr>Title</vt:lpstr>
      </vt:variant>
      <vt:variant>
        <vt:i4>1</vt:i4>
      </vt:variant>
    </vt:vector>
  </HeadingPairs>
  <TitlesOfParts>
    <vt:vector size="1" baseType="lpstr">
      <vt:lpstr>Contract Title</vt:lpstr>
    </vt:vector>
  </TitlesOfParts>
  <Manager>Contract Engineer Name</Manager>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Contract Engineer Job Title &amp; Ref Ind</cp:keywords>
  <dc:description/>
  <cp:lastModifiedBy>Al Riyami, Azza OLNG-SCC/12</cp:lastModifiedBy>
  <cp:revision>279</cp:revision>
  <dcterms:created xsi:type="dcterms:W3CDTF">2026-03-04T10:34:00Z</dcterms:created>
  <dcterms:modified xsi:type="dcterms:W3CDTF">2026-05-05T11:43:00Z</dcterms:modified>
</cp:coreProperties>
</file>