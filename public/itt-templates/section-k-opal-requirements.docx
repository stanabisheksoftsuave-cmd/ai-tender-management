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91" w:type="dxa"/>
        <w:tblBorders>
          <w:bottom w:val="single" w:sz="6" w:space="0" w:color="auto"/>
        </w:tblBorders>
        <w:tblLayout w:type="fixed"/>
        <w:tblLook w:val="0000" w:firstRow="0" w:lastRow="0" w:firstColumn="0" w:lastColumn="0" w:noHBand="0" w:noVBand="0"/>
      </w:tblPr>
      <w:tblGrid>
        <w:gridCol w:w="1844"/>
        <w:gridCol w:w="6803"/>
      </w:tblGrid>
      <w:tr w:rsidR="005F39FE" w:rsidRPr="00B938BB" w14:paraId="17D850A0" w14:textId="77777777" w:rsidTr="00AC27A9">
        <w:trPr>
          <w:cantSplit/>
        </w:trPr>
        <w:tc>
          <w:tcPr>
            <w:tcW w:w="1844" w:type="dxa"/>
          </w:tcPr>
          <w:p w14:paraId="07412DBC" w14:textId="77777777" w:rsidR="005F39FE" w:rsidRPr="00B938BB" w:rsidRDefault="005F39FE" w:rsidP="00AC27A9">
            <w:pPr>
              <w:tabs>
                <w:tab w:val="left" w:pos="3960"/>
                <w:tab w:val="left" w:pos="6300"/>
                <w:tab w:val="left" w:pos="8640"/>
              </w:tabs>
              <w:spacing w:before="240" w:after="120"/>
              <w:jc w:val="center"/>
              <w:rPr>
                <w:rFonts w:ascii="Candara" w:hAnsi="Candara"/>
                <w:b/>
                <w:spacing w:val="-3"/>
                <w:sz w:val="44"/>
                <w:szCs w:val="24"/>
              </w:rPr>
            </w:pPr>
            <w:r w:rsidRPr="00B938BB">
              <w:rPr>
                <w:rFonts w:ascii="Candara" w:hAnsi="Candara"/>
              </w:rPr>
              <w:br w:type="page"/>
            </w:r>
            <w:r w:rsidRPr="00B938BB">
              <w:rPr>
                <w:rFonts w:ascii="Candara" w:hAnsi="Candara"/>
                <w:b/>
                <w:spacing w:val="-3"/>
                <w:szCs w:val="24"/>
              </w:rPr>
              <w:object w:dxaOrig="1576" w:dyaOrig="1606" w14:anchorId="2EC28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35pt;height:79.5pt" o:ole="" fillcolor="window">
                  <v:imagedata r:id="rId8" o:title=""/>
                </v:shape>
                <o:OLEObject Type="Embed" ProgID="Word.Picture.8" ShapeID="_x0000_i1025" DrawAspect="Content" ObjectID="_1838802949" r:id="rId9"/>
              </w:object>
            </w:r>
          </w:p>
        </w:tc>
        <w:tc>
          <w:tcPr>
            <w:tcW w:w="6803" w:type="dxa"/>
          </w:tcPr>
          <w:p w14:paraId="6A8444E9" w14:textId="77777777" w:rsidR="005F39FE" w:rsidRPr="00B938BB" w:rsidRDefault="005F39FE" w:rsidP="00AC27A9">
            <w:pPr>
              <w:tabs>
                <w:tab w:val="left" w:pos="3960"/>
                <w:tab w:val="left" w:pos="6300"/>
                <w:tab w:val="left" w:pos="8460"/>
                <w:tab w:val="left" w:pos="8640"/>
              </w:tabs>
              <w:spacing w:before="240"/>
              <w:ind w:right="-6"/>
              <w:jc w:val="center"/>
              <w:rPr>
                <w:rFonts w:ascii="Candara" w:hAnsi="Candara"/>
                <w:spacing w:val="-3"/>
                <w:sz w:val="52"/>
                <w:szCs w:val="24"/>
              </w:rPr>
            </w:pPr>
            <w:r w:rsidRPr="00B938BB">
              <w:rPr>
                <w:rFonts w:ascii="Candara" w:hAnsi="Candara"/>
                <w:spacing w:val="-3"/>
                <w:szCs w:val="24"/>
              </w:rPr>
              <w:object w:dxaOrig="8640" w:dyaOrig="996" w14:anchorId="7820393F">
                <v:shape id="_x0000_i1026" type="#_x0000_t75" style="width:255.15pt;height:40.3pt" o:ole="" fillcolor="window">
                  <v:imagedata r:id="rId10" o:title=""/>
                </v:shape>
                <o:OLEObject Type="Embed" ProgID="Word.Picture.8" ShapeID="_x0000_i1026" DrawAspect="Content" ObjectID="_1838802950" r:id="rId11"/>
              </w:object>
            </w:r>
          </w:p>
          <w:p w14:paraId="6F5480A6" w14:textId="77777777" w:rsidR="005F39FE" w:rsidRPr="00B938BB" w:rsidRDefault="005F39FE" w:rsidP="00AC27A9">
            <w:pPr>
              <w:tabs>
                <w:tab w:val="left" w:pos="3960"/>
                <w:tab w:val="left" w:pos="6300"/>
                <w:tab w:val="left" w:pos="8460"/>
                <w:tab w:val="left" w:pos="8640"/>
              </w:tabs>
              <w:spacing w:before="240"/>
              <w:ind w:right="-6"/>
              <w:jc w:val="center"/>
              <w:rPr>
                <w:rFonts w:ascii="Candara" w:hAnsi="Candara"/>
                <w:b/>
                <w:spacing w:val="-3"/>
                <w:sz w:val="52"/>
                <w:szCs w:val="24"/>
              </w:rPr>
            </w:pPr>
            <w:r w:rsidRPr="00B938BB">
              <w:rPr>
                <w:rFonts w:ascii="Candara" w:hAnsi="Candara"/>
                <w:b/>
                <w:spacing w:val="-3"/>
                <w:sz w:val="52"/>
                <w:szCs w:val="24"/>
              </w:rPr>
              <w:t xml:space="preserve">Oman LNG LLC </w:t>
            </w:r>
            <w:proofErr w:type="spellStart"/>
            <w:r w:rsidRPr="00B938BB">
              <w:rPr>
                <w:rFonts w:ascii="Candara" w:hAnsi="Candara"/>
                <w:b/>
                <w:spacing w:val="-3"/>
                <w:sz w:val="52"/>
                <w:szCs w:val="24"/>
              </w:rPr>
              <w:t>Qalhat</w:t>
            </w:r>
            <w:proofErr w:type="spellEnd"/>
          </w:p>
        </w:tc>
      </w:tr>
    </w:tbl>
    <w:p w14:paraId="6099C864" w14:textId="77777777" w:rsidR="005F39FE" w:rsidRPr="00B938BB" w:rsidRDefault="005F39FE" w:rsidP="005F39FE">
      <w:pPr>
        <w:jc w:val="center"/>
        <w:rPr>
          <w:rFonts w:ascii="Candara" w:hAnsi="Candara"/>
          <w:b/>
          <w:spacing w:val="-3"/>
          <w:sz w:val="24"/>
          <w:szCs w:val="24"/>
        </w:rPr>
      </w:pPr>
    </w:p>
    <w:p w14:paraId="06A97C00" w14:textId="77777777" w:rsidR="005F39FE" w:rsidRPr="00B938BB" w:rsidRDefault="005F39FE" w:rsidP="005F39FE">
      <w:pPr>
        <w:jc w:val="center"/>
        <w:rPr>
          <w:rFonts w:ascii="Candara" w:hAnsi="Candara"/>
          <w:b/>
          <w:spacing w:val="-3"/>
          <w:sz w:val="24"/>
          <w:szCs w:val="24"/>
        </w:rPr>
      </w:pPr>
    </w:p>
    <w:p w14:paraId="2F06AD0B" w14:textId="77777777" w:rsidR="005F39FE" w:rsidRPr="00B938BB" w:rsidRDefault="005F39FE" w:rsidP="005F39FE">
      <w:pPr>
        <w:jc w:val="center"/>
        <w:rPr>
          <w:rFonts w:ascii="Candara" w:hAnsi="Candara"/>
          <w:b/>
          <w:color w:val="0000FF"/>
          <w:spacing w:val="-3"/>
          <w:sz w:val="44"/>
          <w:szCs w:val="24"/>
        </w:rPr>
      </w:pPr>
    </w:p>
    <w:p w14:paraId="2E295CCF" w14:textId="77777777" w:rsidR="005F39FE" w:rsidRPr="00B938BB" w:rsidRDefault="005F39FE" w:rsidP="005F39FE">
      <w:pPr>
        <w:rPr>
          <w:rFonts w:ascii="Candara" w:hAnsi="Candara"/>
          <w:sz w:val="40"/>
        </w:rPr>
      </w:pPr>
    </w:p>
    <w:p w14:paraId="02081F1E" w14:textId="5F3BB0E4" w:rsidR="005F39FE" w:rsidRPr="00B938BB" w:rsidRDefault="005F39FE" w:rsidP="005F39FE">
      <w:pPr>
        <w:jc w:val="center"/>
        <w:rPr>
          <w:rFonts w:ascii="Candara" w:hAnsi="Candara"/>
          <w:b/>
          <w:sz w:val="40"/>
          <w:szCs w:val="40"/>
          <w:u w:val="single"/>
        </w:rPr>
      </w:pPr>
    </w:p>
    <w:p w14:paraId="0FFE0109" w14:textId="77777777" w:rsidR="005F39FE" w:rsidRPr="00B938BB" w:rsidRDefault="005F39FE" w:rsidP="005F39FE">
      <w:pPr>
        <w:rPr>
          <w:rFonts w:ascii="Candara" w:hAnsi="Candara"/>
          <w:b/>
          <w:sz w:val="40"/>
          <w:szCs w:val="40"/>
          <w:u w:val="single"/>
        </w:rPr>
      </w:pPr>
    </w:p>
    <w:sdt>
      <w:sdtPr>
        <w:rPr>
          <w:rFonts w:ascii="Candara" w:hAnsi="Candara"/>
          <w:b/>
          <w:bCs/>
          <w:smallCaps/>
          <w:color w:val="008000"/>
          <w:sz w:val="56"/>
          <w:szCs w:val="56"/>
          <w:highlight w:val="yellow"/>
        </w:rPr>
        <w:alias w:val="Title"/>
        <w:tag w:val=""/>
        <w:id w:val="-914163756"/>
        <w:placeholder>
          <w:docPart w:val="C3B82F7CFE17405499D58B18570D42AE"/>
        </w:placeholder>
        <w:dataBinding w:prefixMappings="xmlns:ns0='http://purl.org/dc/elements/1.1/' xmlns:ns1='http://schemas.openxmlformats.org/package/2006/metadata/core-properties' " w:xpath="/ns1:coreProperties[1]/ns0:title[1]" w:storeItemID="{6C3C8BC8-F283-45AE-878A-BAB7291924A1}"/>
        <w:text/>
      </w:sdtPr>
      <w:sdtEndPr/>
      <w:sdtContent>
        <w:p w14:paraId="32F618FC" w14:textId="4BB62B7C" w:rsidR="005F39FE" w:rsidRPr="00B938BB" w:rsidRDefault="005F39FE" w:rsidP="005F39FE">
          <w:pPr>
            <w:jc w:val="center"/>
            <w:rPr>
              <w:rFonts w:ascii="Candara" w:hAnsi="Candara"/>
              <w:b/>
              <w:bCs/>
              <w:smallCaps/>
              <w:color w:val="008000"/>
              <w:sz w:val="56"/>
              <w:szCs w:val="56"/>
              <w:highlight w:val="yellow"/>
            </w:rPr>
          </w:pPr>
          <w:r w:rsidRPr="00B938BB">
            <w:rPr>
              <w:rFonts w:ascii="Candara" w:hAnsi="Candara"/>
              <w:b/>
              <w:bCs/>
              <w:smallCaps/>
              <w:color w:val="008000"/>
              <w:sz w:val="56"/>
              <w:szCs w:val="56"/>
              <w:highlight w:val="yellow"/>
            </w:rPr>
            <w:t>Contract Title</w:t>
          </w:r>
        </w:p>
      </w:sdtContent>
    </w:sdt>
    <w:p w14:paraId="1ADCCB3E" w14:textId="77777777" w:rsidR="005F39FE" w:rsidRPr="00B938BB" w:rsidRDefault="005F39FE" w:rsidP="005F39FE">
      <w:pPr>
        <w:jc w:val="center"/>
        <w:rPr>
          <w:rFonts w:ascii="Candara" w:hAnsi="Candara"/>
          <w:b/>
          <w:sz w:val="40"/>
          <w:szCs w:val="40"/>
          <w:u w:val="single"/>
        </w:rPr>
      </w:pPr>
    </w:p>
    <w:p w14:paraId="45F0F3FA" w14:textId="77777777" w:rsidR="005F39FE" w:rsidRPr="00B938BB" w:rsidRDefault="005F39FE" w:rsidP="005F39FE">
      <w:pPr>
        <w:jc w:val="center"/>
        <w:rPr>
          <w:rFonts w:ascii="Candara" w:hAnsi="Candara"/>
          <w:b/>
          <w:sz w:val="40"/>
          <w:szCs w:val="40"/>
          <w:u w:val="single"/>
        </w:rPr>
      </w:pPr>
    </w:p>
    <w:p w14:paraId="0CCAE83A" w14:textId="77777777" w:rsidR="005F39FE" w:rsidRPr="00B938BB" w:rsidRDefault="005F39FE" w:rsidP="005F39FE">
      <w:pPr>
        <w:jc w:val="center"/>
        <w:rPr>
          <w:rFonts w:ascii="Candara" w:hAnsi="Candara"/>
          <w:b/>
          <w:sz w:val="40"/>
          <w:szCs w:val="40"/>
          <w:u w:val="single"/>
        </w:rPr>
      </w:pPr>
    </w:p>
    <w:p w14:paraId="7CC05435" w14:textId="4C06766C" w:rsidR="000533D2" w:rsidRPr="00B938BB" w:rsidRDefault="000533D2" w:rsidP="000533D2">
      <w:pPr>
        <w:jc w:val="center"/>
        <w:rPr>
          <w:rFonts w:ascii="Candara" w:hAnsi="Candara"/>
          <w:b/>
          <w:sz w:val="44"/>
          <w:szCs w:val="44"/>
          <w:u w:val="single"/>
        </w:rPr>
      </w:pPr>
      <w:r w:rsidRPr="00B938BB">
        <w:rPr>
          <w:rFonts w:ascii="Candara" w:hAnsi="Candara"/>
          <w:b/>
          <w:sz w:val="44"/>
          <w:szCs w:val="44"/>
          <w:u w:val="single"/>
        </w:rPr>
        <w:t xml:space="preserve">SECTION </w:t>
      </w:r>
      <w:r w:rsidR="003B4115">
        <w:rPr>
          <w:rFonts w:ascii="Candara" w:hAnsi="Candara"/>
          <w:b/>
          <w:sz w:val="44"/>
          <w:szCs w:val="44"/>
          <w:u w:val="single"/>
        </w:rPr>
        <w:t>K</w:t>
      </w:r>
    </w:p>
    <w:p w14:paraId="7991C286" w14:textId="2B01050C" w:rsidR="005F39FE" w:rsidRPr="00B938BB" w:rsidRDefault="003B4115" w:rsidP="000533D2">
      <w:pPr>
        <w:jc w:val="center"/>
        <w:rPr>
          <w:rFonts w:ascii="Candara" w:hAnsi="Candara"/>
          <w:b/>
          <w:color w:val="0000FF"/>
          <w:sz w:val="40"/>
        </w:rPr>
      </w:pPr>
      <w:r>
        <w:rPr>
          <w:rFonts w:ascii="Candara" w:hAnsi="Candara"/>
          <w:b/>
          <w:sz w:val="44"/>
          <w:szCs w:val="44"/>
          <w:u w:val="single"/>
        </w:rPr>
        <w:t>OPLAL REQUIREMENTS</w:t>
      </w:r>
    </w:p>
    <w:p w14:paraId="67E085F7" w14:textId="77777777" w:rsidR="005F39FE" w:rsidRPr="00B938BB" w:rsidRDefault="005F39FE" w:rsidP="005F39FE">
      <w:pPr>
        <w:rPr>
          <w:rFonts w:ascii="Candara" w:hAnsi="Candara"/>
          <w:b/>
          <w:color w:val="0000FF"/>
          <w:sz w:val="40"/>
        </w:rPr>
      </w:pPr>
    </w:p>
    <w:p w14:paraId="2B80352A" w14:textId="77777777" w:rsidR="005F39FE" w:rsidRPr="00B938BB" w:rsidRDefault="005F39FE" w:rsidP="005F39FE">
      <w:pPr>
        <w:rPr>
          <w:rFonts w:ascii="Candara" w:hAnsi="Candara"/>
          <w:b/>
          <w:color w:val="0000FF"/>
          <w:sz w:val="40"/>
        </w:rPr>
      </w:pPr>
    </w:p>
    <w:p w14:paraId="30A1C65F" w14:textId="77777777" w:rsidR="005F39FE" w:rsidRPr="00B938BB" w:rsidRDefault="005F39FE" w:rsidP="005F39FE">
      <w:pPr>
        <w:rPr>
          <w:rFonts w:ascii="Candara" w:hAnsi="Candara"/>
          <w:b/>
          <w:color w:val="0000FF"/>
          <w:sz w:val="40"/>
        </w:rPr>
      </w:pPr>
    </w:p>
    <w:p w14:paraId="4943FA3C" w14:textId="77777777" w:rsidR="005F39FE" w:rsidRPr="00B938BB" w:rsidRDefault="005F39FE" w:rsidP="005F39FE">
      <w:pPr>
        <w:jc w:val="center"/>
        <w:rPr>
          <w:rFonts w:ascii="Candara" w:hAnsi="Candara"/>
          <w:b/>
          <w:color w:val="0000FF"/>
          <w:sz w:val="40"/>
        </w:rPr>
      </w:pPr>
    </w:p>
    <w:p w14:paraId="4FE3B3D3" w14:textId="77777777" w:rsidR="005F39FE" w:rsidRPr="00B938BB" w:rsidRDefault="005F39FE" w:rsidP="005F39FE">
      <w:pPr>
        <w:rPr>
          <w:rFonts w:ascii="Candara" w:hAnsi="Candara"/>
          <w:b/>
          <w:color w:val="0000FF"/>
          <w:sz w:val="40"/>
        </w:rPr>
      </w:pPr>
    </w:p>
    <w:p w14:paraId="6D76924C" w14:textId="7959A07B" w:rsidR="005F39FE" w:rsidRPr="00B938BB" w:rsidRDefault="005F39FE" w:rsidP="005F39FE">
      <w:pPr>
        <w:jc w:val="center"/>
        <w:rPr>
          <w:rFonts w:ascii="Candara" w:hAnsi="Candara"/>
          <w:b/>
          <w:color w:val="0000FF"/>
          <w:sz w:val="44"/>
          <w:szCs w:val="44"/>
        </w:rPr>
      </w:pPr>
      <w:r w:rsidRPr="00B938BB">
        <w:rPr>
          <w:rFonts w:ascii="Candara" w:hAnsi="Candara"/>
          <w:b/>
          <w:bCs/>
          <w:smallCaps/>
          <w:color w:val="008000"/>
          <w:sz w:val="44"/>
          <w:szCs w:val="44"/>
        </w:rPr>
        <w:t xml:space="preserve">Contract Number: </w:t>
      </w:r>
      <w:sdt>
        <w:sdtPr>
          <w:rPr>
            <w:rFonts w:ascii="Candara" w:hAnsi="Candara"/>
            <w:b/>
            <w:bCs/>
            <w:smallCaps/>
            <w:color w:val="008000"/>
            <w:sz w:val="44"/>
            <w:szCs w:val="44"/>
            <w:highlight w:val="yellow"/>
          </w:rPr>
          <w:alias w:val="Subject"/>
          <w:tag w:val=""/>
          <w:id w:val="813214143"/>
          <w:placeholder>
            <w:docPart w:val="927ECA11EE0A45588D34EEE57C22B915"/>
          </w:placeholder>
          <w:dataBinding w:prefixMappings="xmlns:ns0='http://purl.org/dc/elements/1.1/' xmlns:ns1='http://schemas.openxmlformats.org/package/2006/metadata/core-properties' " w:xpath="/ns1:coreProperties[1]/ns0:subject[1]" w:storeItemID="{6C3C8BC8-F283-45AE-878A-BAB7291924A1}"/>
          <w:text/>
        </w:sdtPr>
        <w:sdtEndPr/>
        <w:sdtContent>
          <w:r w:rsidRPr="00B938BB">
            <w:rPr>
              <w:rFonts w:ascii="Candara" w:hAnsi="Candara"/>
              <w:b/>
              <w:bCs/>
              <w:smallCaps/>
              <w:color w:val="008000"/>
              <w:sz w:val="44"/>
              <w:szCs w:val="44"/>
              <w:highlight w:val="yellow"/>
            </w:rPr>
            <w:t>Contract No.</w:t>
          </w:r>
        </w:sdtContent>
      </w:sdt>
    </w:p>
    <w:p w14:paraId="78D755FB" w14:textId="77777777" w:rsidR="005F39FE" w:rsidRPr="00B938BB" w:rsidRDefault="005F39FE" w:rsidP="005F39FE">
      <w:pPr>
        <w:rPr>
          <w:rFonts w:ascii="Candara" w:hAnsi="Candara"/>
        </w:rPr>
      </w:pPr>
    </w:p>
    <w:p w14:paraId="780A7F6F" w14:textId="77777777" w:rsidR="005F39FE" w:rsidRPr="00B938BB" w:rsidRDefault="005F39FE" w:rsidP="005F39FE">
      <w:pPr>
        <w:rPr>
          <w:rFonts w:ascii="Candara" w:hAnsi="Candara"/>
        </w:rPr>
      </w:pPr>
    </w:p>
    <w:p w14:paraId="45C7ABE7" w14:textId="77777777" w:rsidR="005F39FE" w:rsidRPr="00B938BB" w:rsidRDefault="005F39FE" w:rsidP="005F39FE">
      <w:pPr>
        <w:rPr>
          <w:rFonts w:ascii="Candara" w:hAnsi="Candara"/>
        </w:rPr>
      </w:pPr>
    </w:p>
    <w:p w14:paraId="181A8A06" w14:textId="77777777" w:rsidR="005F39FE" w:rsidRPr="00B938BB" w:rsidRDefault="005F39FE" w:rsidP="005F39FE">
      <w:pPr>
        <w:pStyle w:val="Heading1"/>
        <w:rPr>
          <w:rFonts w:ascii="Candara" w:hAnsi="Candara"/>
          <w:sz w:val="22"/>
          <w:szCs w:val="22"/>
        </w:rPr>
      </w:pPr>
    </w:p>
    <w:p w14:paraId="4D2DB822" w14:textId="77777777" w:rsidR="005F39FE" w:rsidRPr="00B938BB" w:rsidRDefault="005F39FE" w:rsidP="005F39FE">
      <w:pPr>
        <w:pStyle w:val="Heading1"/>
        <w:rPr>
          <w:rFonts w:ascii="Candara" w:hAnsi="Candara"/>
          <w:sz w:val="22"/>
          <w:szCs w:val="22"/>
        </w:rPr>
      </w:pPr>
    </w:p>
    <w:p w14:paraId="6DFDD3C7" w14:textId="77777777" w:rsidR="005F39FE" w:rsidRPr="00B938BB" w:rsidRDefault="005F39FE" w:rsidP="005F39FE">
      <w:pPr>
        <w:pStyle w:val="Heading1"/>
        <w:rPr>
          <w:rFonts w:ascii="Candara" w:hAnsi="Candara"/>
          <w:sz w:val="22"/>
          <w:szCs w:val="22"/>
        </w:rPr>
      </w:pPr>
    </w:p>
    <w:p w14:paraId="3DB27AEB" w14:textId="77777777" w:rsidR="005F39FE" w:rsidRPr="00B938BB" w:rsidRDefault="005F39FE" w:rsidP="005F39FE">
      <w:pPr>
        <w:pStyle w:val="Heading1"/>
        <w:rPr>
          <w:rFonts w:ascii="Candara" w:hAnsi="Candara"/>
          <w:sz w:val="22"/>
          <w:szCs w:val="22"/>
        </w:rPr>
      </w:pPr>
    </w:p>
    <w:p w14:paraId="79BADAD3" w14:textId="026C2EAB" w:rsidR="005F39FE" w:rsidRPr="00BA41BB" w:rsidRDefault="005F39FE" w:rsidP="007F6B7A">
      <w:pPr>
        <w:pStyle w:val="ListParagraph"/>
        <w:numPr>
          <w:ilvl w:val="0"/>
          <w:numId w:val="15"/>
        </w:numPr>
        <w:spacing w:after="160" w:line="259" w:lineRule="auto"/>
        <w:ind w:left="540" w:hanging="540"/>
        <w:rPr>
          <w:rFonts w:ascii="Candara" w:hAnsi="Candara"/>
          <w:sz w:val="22"/>
          <w:szCs w:val="22"/>
        </w:rPr>
      </w:pPr>
      <w:r w:rsidRPr="00B938BB">
        <w:rPr>
          <w:rFonts w:ascii="Candara" w:hAnsi="Candara"/>
          <w:sz w:val="22"/>
          <w:szCs w:val="22"/>
        </w:rPr>
        <w:br w:type="page"/>
      </w:r>
    </w:p>
    <w:p w14:paraId="7DCC7C0A" w14:textId="5C99F601" w:rsidR="00BA41BB" w:rsidRPr="00BA41BB" w:rsidRDefault="00BA41BB" w:rsidP="00556190">
      <w:pPr>
        <w:pStyle w:val="ListParagraph"/>
        <w:numPr>
          <w:ilvl w:val="0"/>
          <w:numId w:val="38"/>
        </w:numPr>
        <w:spacing w:after="160" w:line="259" w:lineRule="auto"/>
        <w:ind w:left="720"/>
        <w:rPr>
          <w:rFonts w:ascii="Candara" w:hAnsi="Candara"/>
          <w:b/>
          <w:sz w:val="22"/>
          <w:szCs w:val="22"/>
        </w:rPr>
      </w:pPr>
      <w:r w:rsidRPr="00BA41BB">
        <w:rPr>
          <w:rFonts w:ascii="Candara" w:hAnsi="Candara"/>
          <w:b/>
          <w:sz w:val="22"/>
          <w:szCs w:val="22"/>
        </w:rPr>
        <w:lastRenderedPageBreak/>
        <w:t>OPAL Compliance Verification Certification</w:t>
      </w:r>
    </w:p>
    <w:p w14:paraId="31DA12A9" w14:textId="77777777" w:rsidR="00556190" w:rsidRDefault="00BA41BB" w:rsidP="00556190">
      <w:pPr>
        <w:pStyle w:val="ListParagraph"/>
        <w:numPr>
          <w:ilvl w:val="1"/>
          <w:numId w:val="15"/>
        </w:numPr>
        <w:spacing w:after="160" w:line="259" w:lineRule="auto"/>
        <w:ind w:left="720" w:hanging="720"/>
        <w:jc w:val="both"/>
        <w:rPr>
          <w:rFonts w:ascii="Candara" w:hAnsi="Candara"/>
          <w:sz w:val="22"/>
          <w:szCs w:val="22"/>
        </w:rPr>
      </w:pPr>
      <w:r w:rsidRPr="00BA41BB">
        <w:rPr>
          <w:rFonts w:ascii="Candara" w:hAnsi="Candara"/>
          <w:sz w:val="22"/>
          <w:szCs w:val="22"/>
        </w:rPr>
        <w:t>In addition to the foregoing, COMPANY shall only award CONTRACT to those CONTRACTOR who already have, or intend to achieve, OPAL Compliance Verification Certification (OPAL CVC).</w:t>
      </w:r>
    </w:p>
    <w:p w14:paraId="26AF9A3A" w14:textId="77777777" w:rsidR="00556190" w:rsidRDefault="00BA41BB" w:rsidP="00556190">
      <w:pPr>
        <w:pStyle w:val="ListParagraph"/>
        <w:numPr>
          <w:ilvl w:val="1"/>
          <w:numId w:val="15"/>
        </w:numPr>
        <w:spacing w:after="160" w:line="259" w:lineRule="auto"/>
        <w:ind w:left="720" w:hanging="720"/>
        <w:jc w:val="both"/>
        <w:rPr>
          <w:rFonts w:ascii="Candara" w:hAnsi="Candara"/>
          <w:sz w:val="22"/>
          <w:szCs w:val="22"/>
        </w:rPr>
      </w:pPr>
      <w:r w:rsidRPr="00556190">
        <w:rPr>
          <w:rFonts w:ascii="Candara" w:hAnsi="Candara"/>
          <w:sz w:val="22"/>
          <w:szCs w:val="22"/>
        </w:rPr>
        <w:t>Should COMPANY award CONTRACT to CONTRACTOR who does not yet hold a current OPAL Compliance Verification Certification, CONTRACTOR shall have a grace period of 6 months in which to achieve Certification.</w:t>
      </w:r>
    </w:p>
    <w:p w14:paraId="3B7C837F" w14:textId="77777777" w:rsidR="00556190" w:rsidRDefault="00BA41BB" w:rsidP="00556190">
      <w:pPr>
        <w:pStyle w:val="ListParagraph"/>
        <w:numPr>
          <w:ilvl w:val="1"/>
          <w:numId w:val="15"/>
        </w:numPr>
        <w:spacing w:after="160" w:line="259" w:lineRule="auto"/>
        <w:ind w:left="720" w:hanging="720"/>
        <w:jc w:val="both"/>
        <w:rPr>
          <w:rFonts w:ascii="Candara" w:hAnsi="Candara"/>
          <w:sz w:val="22"/>
          <w:szCs w:val="22"/>
        </w:rPr>
      </w:pPr>
      <w:r w:rsidRPr="00556190">
        <w:rPr>
          <w:rFonts w:ascii="Candara" w:hAnsi="Candara"/>
          <w:sz w:val="22"/>
          <w:szCs w:val="22"/>
        </w:rPr>
        <w:t>In the event of CONTRACTOR failing to achieve OPAL Compliance Verification Certification within this grace period, CONTRACTOR shall be contra-charged at a rate of RO 500.000 for each subsequent month, or part thereof, without OPAL Compliance Verification Certification, for a further period of 6 months.</w:t>
      </w:r>
    </w:p>
    <w:p w14:paraId="70E616A3" w14:textId="095275C4" w:rsidR="00BA41BB" w:rsidRPr="00556190" w:rsidRDefault="00BA41BB" w:rsidP="00556190">
      <w:pPr>
        <w:pStyle w:val="ListParagraph"/>
        <w:numPr>
          <w:ilvl w:val="1"/>
          <w:numId w:val="15"/>
        </w:numPr>
        <w:spacing w:after="160" w:line="259" w:lineRule="auto"/>
        <w:ind w:left="720" w:hanging="720"/>
        <w:jc w:val="both"/>
        <w:rPr>
          <w:rFonts w:ascii="Candara" w:hAnsi="Candara"/>
          <w:sz w:val="22"/>
          <w:szCs w:val="22"/>
        </w:rPr>
      </w:pPr>
      <w:r w:rsidRPr="00556190">
        <w:rPr>
          <w:rFonts w:ascii="Candara" w:hAnsi="Candara"/>
          <w:sz w:val="22"/>
          <w:szCs w:val="22"/>
        </w:rPr>
        <w:t>At the expiry of this second period (total 12 months from CONTRACT award), COMPANY shall have the right to Terminate CONTRACT on the grounds of CONTRACTOR default.</w:t>
      </w:r>
    </w:p>
    <w:p w14:paraId="45FF5262" w14:textId="77777777" w:rsidR="00BA41BB" w:rsidRPr="00BA41BB" w:rsidRDefault="00BA41BB" w:rsidP="00556190">
      <w:pPr>
        <w:pStyle w:val="ListParagraph"/>
        <w:spacing w:after="160" w:line="259" w:lineRule="auto"/>
        <w:ind w:left="1080"/>
        <w:rPr>
          <w:rFonts w:ascii="Candara" w:hAnsi="Candara"/>
          <w:sz w:val="22"/>
          <w:szCs w:val="22"/>
        </w:rPr>
      </w:pPr>
    </w:p>
    <w:p w14:paraId="2BDDBA17" w14:textId="78A71714" w:rsidR="00BA41BB" w:rsidRPr="00ED16BA" w:rsidRDefault="00BA41BB" w:rsidP="00ED16BA">
      <w:pPr>
        <w:pStyle w:val="ListParagraph"/>
        <w:numPr>
          <w:ilvl w:val="0"/>
          <w:numId w:val="38"/>
        </w:numPr>
        <w:spacing w:after="160" w:line="259" w:lineRule="auto"/>
        <w:ind w:left="720"/>
        <w:rPr>
          <w:rFonts w:ascii="Candara" w:hAnsi="Candara"/>
          <w:sz w:val="22"/>
          <w:szCs w:val="22"/>
        </w:rPr>
      </w:pPr>
      <w:r w:rsidRPr="00556190">
        <w:rPr>
          <w:rFonts w:ascii="Candara" w:hAnsi="Candara"/>
          <w:b/>
          <w:sz w:val="22"/>
          <w:szCs w:val="22"/>
        </w:rPr>
        <w:t>OPAL Recertification</w:t>
      </w:r>
    </w:p>
    <w:p w14:paraId="3E46FD40" w14:textId="77777777" w:rsidR="008B502F" w:rsidRPr="008B502F" w:rsidRDefault="008B502F" w:rsidP="008B502F">
      <w:pPr>
        <w:pStyle w:val="ListParagraph"/>
        <w:numPr>
          <w:ilvl w:val="0"/>
          <w:numId w:val="15"/>
        </w:numPr>
        <w:spacing w:after="160" w:line="259" w:lineRule="auto"/>
        <w:jc w:val="both"/>
        <w:rPr>
          <w:ins w:id="0" w:author="Al Riyami, Azza OLNG-SCC/12" w:date="2026-04-19T12:18:00Z" w16du:dateUtc="2026-04-19T08:18:00Z"/>
          <w:rFonts w:ascii="Candara" w:hAnsi="Candara"/>
          <w:vanish/>
          <w:sz w:val="22"/>
          <w:szCs w:val="22"/>
        </w:rPr>
      </w:pPr>
    </w:p>
    <w:p w14:paraId="4055A804" w14:textId="078CC3FA" w:rsidR="00BA41BB" w:rsidRPr="00B03C80" w:rsidRDefault="00BA41BB" w:rsidP="008B502F">
      <w:pPr>
        <w:pStyle w:val="ListParagraph"/>
        <w:numPr>
          <w:ilvl w:val="1"/>
          <w:numId w:val="15"/>
        </w:numPr>
        <w:spacing w:after="160" w:line="259" w:lineRule="auto"/>
        <w:ind w:left="720" w:hanging="720"/>
        <w:jc w:val="both"/>
        <w:rPr>
          <w:rFonts w:ascii="Candara" w:hAnsi="Candara"/>
          <w:sz w:val="22"/>
          <w:szCs w:val="22"/>
        </w:rPr>
      </w:pPr>
      <w:r w:rsidRPr="00BA41BB">
        <w:rPr>
          <w:rFonts w:ascii="Candara" w:hAnsi="Candara"/>
          <w:sz w:val="22"/>
          <w:szCs w:val="22"/>
        </w:rPr>
        <w:t>CONTRACTOR is required to maintain their OPAL Compliance Verification Certification throughout CONTACT period.</w:t>
      </w:r>
    </w:p>
    <w:p w14:paraId="0472D3A6" w14:textId="764D4AEF" w:rsidR="00BA41BB" w:rsidRPr="00B03C80" w:rsidRDefault="00BA41BB" w:rsidP="00B03C80">
      <w:pPr>
        <w:pStyle w:val="ListParagraph"/>
        <w:numPr>
          <w:ilvl w:val="1"/>
          <w:numId w:val="15"/>
        </w:numPr>
        <w:spacing w:after="160" w:line="259" w:lineRule="auto"/>
        <w:ind w:left="720" w:hanging="720"/>
        <w:jc w:val="both"/>
        <w:rPr>
          <w:rFonts w:ascii="Candara" w:hAnsi="Candara"/>
          <w:sz w:val="22"/>
          <w:szCs w:val="22"/>
        </w:rPr>
      </w:pPr>
      <w:r w:rsidRPr="00BA41BB">
        <w:rPr>
          <w:rFonts w:ascii="Candara" w:hAnsi="Candara"/>
          <w:sz w:val="22"/>
          <w:szCs w:val="22"/>
        </w:rPr>
        <w:t xml:space="preserve">Should CONTRACTOR fail to maintain their OPAL Compliance Verification Certification during the CONTRACT period, then upon the expiry of the OPAL Compliance Verification Certification CONTRACTOR shall accrue contra-charges as described in Clause 1.8 above, for a </w:t>
      </w:r>
      <w:r w:rsidR="008B502F" w:rsidRPr="00BA41BB">
        <w:rPr>
          <w:rFonts w:ascii="Candara" w:hAnsi="Candara"/>
          <w:sz w:val="22"/>
          <w:szCs w:val="22"/>
        </w:rPr>
        <w:t>6-month</w:t>
      </w:r>
      <w:r w:rsidRPr="00BA41BB">
        <w:rPr>
          <w:rFonts w:ascii="Candara" w:hAnsi="Candara"/>
          <w:sz w:val="22"/>
          <w:szCs w:val="22"/>
        </w:rPr>
        <w:t xml:space="preserve"> period.</w:t>
      </w:r>
    </w:p>
    <w:p w14:paraId="442E3C21" w14:textId="6EF14DF1" w:rsidR="00BA41BB" w:rsidRDefault="00BA41BB" w:rsidP="00CC6B30">
      <w:pPr>
        <w:pStyle w:val="ListParagraph"/>
        <w:numPr>
          <w:ilvl w:val="1"/>
          <w:numId w:val="15"/>
        </w:numPr>
        <w:spacing w:after="160" w:line="259" w:lineRule="auto"/>
        <w:ind w:left="720" w:hanging="720"/>
        <w:jc w:val="both"/>
        <w:rPr>
          <w:rFonts w:ascii="Candara" w:hAnsi="Candara"/>
          <w:sz w:val="22"/>
          <w:szCs w:val="22"/>
        </w:rPr>
      </w:pPr>
      <w:r w:rsidRPr="00BA41BB">
        <w:rPr>
          <w:rFonts w:ascii="Candara" w:hAnsi="Candara"/>
          <w:sz w:val="22"/>
          <w:szCs w:val="22"/>
        </w:rPr>
        <w:t xml:space="preserve">If CONTRACTOR fails to achieve recertification during this </w:t>
      </w:r>
      <w:r w:rsidR="008B502F" w:rsidRPr="00BA41BB">
        <w:rPr>
          <w:rFonts w:ascii="Candara" w:hAnsi="Candara"/>
          <w:sz w:val="22"/>
          <w:szCs w:val="22"/>
        </w:rPr>
        <w:t>6-month</w:t>
      </w:r>
      <w:r w:rsidRPr="00BA41BB">
        <w:rPr>
          <w:rFonts w:ascii="Candara" w:hAnsi="Candara"/>
          <w:sz w:val="22"/>
          <w:szCs w:val="22"/>
        </w:rPr>
        <w:t xml:space="preserve"> period, then COMPANY shall have the right to Terminate CONTRACT on the grounds of CONTRACTOR default.</w:t>
      </w:r>
    </w:p>
    <w:p w14:paraId="0C3E0042" w14:textId="77777777" w:rsidR="008B502F" w:rsidRPr="00BA41BB" w:rsidRDefault="008B502F" w:rsidP="008B502F">
      <w:pPr>
        <w:pStyle w:val="ListParagraph"/>
        <w:spacing w:after="160" w:line="259" w:lineRule="auto"/>
        <w:jc w:val="both"/>
        <w:rPr>
          <w:rFonts w:ascii="Candara" w:hAnsi="Candara"/>
          <w:sz w:val="22"/>
          <w:szCs w:val="22"/>
        </w:rPr>
      </w:pPr>
    </w:p>
    <w:p w14:paraId="3CC59A00" w14:textId="49A23F69" w:rsidR="00BA41BB" w:rsidRPr="008B502F" w:rsidRDefault="008B502F">
      <w:pPr>
        <w:pStyle w:val="ListParagraph"/>
        <w:numPr>
          <w:ilvl w:val="0"/>
          <w:numId w:val="38"/>
        </w:numPr>
        <w:spacing w:after="160" w:line="259" w:lineRule="auto"/>
        <w:ind w:left="720"/>
        <w:rPr>
          <w:ins w:id="1" w:author="Al Riyami, Azza OLNG-SCC/12" w:date="2026-04-19T12:17:00Z" w16du:dateUtc="2026-04-19T08:17:00Z"/>
          <w:rFonts w:ascii="Candara" w:hAnsi="Candara"/>
          <w:b/>
          <w:sz w:val="22"/>
          <w:szCs w:val="22"/>
          <w:rPrChange w:id="2" w:author="Al Riyami, Azza OLNG-SCC/12" w:date="2026-04-19T12:17:00Z" w16du:dateUtc="2026-04-19T08:17:00Z">
            <w:rPr>
              <w:ins w:id="3" w:author="Al Riyami, Azza OLNG-SCC/12" w:date="2026-04-19T12:17:00Z" w16du:dateUtc="2026-04-19T08:17:00Z"/>
              <w:rFonts w:ascii="Candara" w:hAnsi="Candara"/>
              <w:sz w:val="22"/>
              <w:szCs w:val="22"/>
            </w:rPr>
          </w:rPrChange>
        </w:rPr>
        <w:pPrChange w:id="4" w:author="Al Riyami, Azza OLNG-SCC/12" w:date="2026-04-19T12:17:00Z" w16du:dateUtc="2026-04-19T08:17:00Z">
          <w:pPr>
            <w:spacing w:after="160" w:line="259" w:lineRule="auto"/>
          </w:pPr>
        </w:pPrChange>
      </w:pPr>
      <w:ins w:id="5" w:author="Al Riyami, Azza OLNG-SCC/12" w:date="2026-04-19T12:17:00Z" w16du:dateUtc="2026-04-19T08:17:00Z">
        <w:r w:rsidRPr="008B502F">
          <w:rPr>
            <w:rFonts w:ascii="Candara" w:hAnsi="Candara"/>
            <w:b/>
            <w:sz w:val="22"/>
            <w:szCs w:val="22"/>
            <w:rPrChange w:id="6" w:author="Al Riyami, Azza OLNG-SCC/12" w:date="2026-04-19T12:17:00Z" w16du:dateUtc="2026-04-19T08:17:00Z">
              <w:rPr>
                <w:rFonts w:ascii="Candara" w:hAnsi="Candara"/>
                <w:sz w:val="22"/>
                <w:szCs w:val="22"/>
              </w:rPr>
            </w:rPrChange>
          </w:rPr>
          <w:t>Licensing Requirements for Practising Certain Professions</w:t>
        </w:r>
      </w:ins>
    </w:p>
    <w:p w14:paraId="3A9B7F78" w14:textId="77777777" w:rsidR="00CB370D" w:rsidRPr="00CB370D" w:rsidRDefault="00CB370D" w:rsidP="00CB370D">
      <w:pPr>
        <w:pStyle w:val="ListParagraph"/>
        <w:numPr>
          <w:ilvl w:val="0"/>
          <w:numId w:val="15"/>
        </w:numPr>
        <w:spacing w:after="160" w:line="259" w:lineRule="auto"/>
        <w:jc w:val="both"/>
        <w:rPr>
          <w:ins w:id="7" w:author="Al Riyami, Azza OLNG-SCC/12" w:date="2026-04-19T12:25:00Z" w16du:dateUtc="2026-04-19T08:25:00Z"/>
          <w:rFonts w:ascii="Candara" w:hAnsi="Candara"/>
          <w:vanish/>
          <w:sz w:val="22"/>
          <w:szCs w:val="22"/>
        </w:rPr>
      </w:pPr>
    </w:p>
    <w:p w14:paraId="317B9A71" w14:textId="618807AE" w:rsidR="00CB370D" w:rsidRDefault="00CB370D" w:rsidP="00CB370D">
      <w:pPr>
        <w:pStyle w:val="ListParagraph"/>
        <w:numPr>
          <w:ilvl w:val="1"/>
          <w:numId w:val="15"/>
        </w:numPr>
        <w:spacing w:after="160" w:line="259" w:lineRule="auto"/>
        <w:ind w:left="720" w:hanging="720"/>
        <w:jc w:val="both"/>
        <w:rPr>
          <w:ins w:id="8" w:author="Al Riyami, Azza OLNG-SCC/12" w:date="2026-04-19T12:24:00Z" w16du:dateUtc="2026-04-19T08:24:00Z"/>
          <w:rFonts w:ascii="Candara" w:hAnsi="Candara"/>
          <w:sz w:val="22"/>
          <w:szCs w:val="22"/>
        </w:rPr>
      </w:pPr>
      <w:ins w:id="9" w:author="Al Riyami, Azza OLNG-SCC/12" w:date="2026-04-19T12:24:00Z" w16du:dateUtc="2026-04-19T08:24:00Z">
        <w:r w:rsidRPr="00CB370D">
          <w:rPr>
            <w:rFonts w:ascii="Candara" w:hAnsi="Candara"/>
            <w:sz w:val="22"/>
            <w:szCs w:val="22"/>
          </w:rPr>
          <w:t>The CONTRACTOR shall comply with all applicable requirements issued by the Ministry of Labour and the Oman Energy Association (OPAL) regarding licensing for practising designated professions.</w:t>
        </w:r>
        <w:r>
          <w:rPr>
            <w:rFonts w:ascii="Candara" w:hAnsi="Candara"/>
            <w:sz w:val="22"/>
            <w:szCs w:val="22"/>
          </w:rPr>
          <w:t xml:space="preserve"> </w:t>
        </w:r>
      </w:ins>
    </w:p>
    <w:p w14:paraId="14FA81E2" w14:textId="0BE0286D" w:rsidR="00CB370D" w:rsidRPr="00CB370D" w:rsidRDefault="00CB370D">
      <w:pPr>
        <w:pStyle w:val="ListParagraph"/>
        <w:numPr>
          <w:ilvl w:val="1"/>
          <w:numId w:val="15"/>
        </w:numPr>
        <w:spacing w:after="160" w:line="259" w:lineRule="auto"/>
        <w:ind w:left="720" w:hanging="720"/>
        <w:jc w:val="both"/>
        <w:rPr>
          <w:ins w:id="10" w:author="Al Riyami, Azza OLNG-SCC/12" w:date="2026-04-19T12:24:00Z" w16du:dateUtc="2026-04-19T08:24:00Z"/>
          <w:rFonts w:ascii="Candara" w:hAnsi="Candara"/>
          <w:sz w:val="22"/>
          <w:szCs w:val="22"/>
          <w:rPrChange w:id="11" w:author="Al Riyami, Azza OLNG-SCC/12" w:date="2026-04-19T12:24:00Z" w16du:dateUtc="2026-04-19T08:24:00Z">
            <w:rPr>
              <w:ins w:id="12" w:author="Al Riyami, Azza OLNG-SCC/12" w:date="2026-04-19T12:24:00Z" w16du:dateUtc="2026-04-19T08:24:00Z"/>
            </w:rPr>
          </w:rPrChange>
        </w:rPr>
        <w:pPrChange w:id="13" w:author="Al Riyami, Azza OLNG-SCC/12" w:date="2026-04-19T12:24:00Z" w16du:dateUtc="2026-04-19T08:24:00Z">
          <w:pPr>
            <w:spacing w:after="160" w:line="259" w:lineRule="auto"/>
          </w:pPr>
        </w:pPrChange>
      </w:pPr>
      <w:ins w:id="14" w:author="Al Riyami, Azza OLNG-SCC/12" w:date="2026-04-19T12:24:00Z" w16du:dateUtc="2026-04-19T08:24:00Z">
        <w:r w:rsidRPr="00CB370D">
          <w:rPr>
            <w:rFonts w:ascii="Candara" w:hAnsi="Candara"/>
            <w:sz w:val="22"/>
            <w:szCs w:val="22"/>
            <w:rPrChange w:id="15" w:author="Al Riyami, Azza OLNG-SCC/12" w:date="2026-04-19T12:24:00Z" w16du:dateUtc="2026-04-19T08:24:00Z">
              <w:rPr/>
            </w:rPrChange>
          </w:rPr>
          <w:t>Without prejudice to the generality of the foregoing, the CONTRACTOR shall:</w:t>
        </w:r>
      </w:ins>
    </w:p>
    <w:p w14:paraId="29A30710" w14:textId="3915FACB" w:rsidR="00CB370D" w:rsidRPr="00CB370D" w:rsidRDefault="00CB370D">
      <w:pPr>
        <w:pStyle w:val="ListParagraph"/>
        <w:numPr>
          <w:ilvl w:val="0"/>
          <w:numId w:val="39"/>
        </w:numPr>
        <w:spacing w:after="160" w:line="259" w:lineRule="auto"/>
        <w:ind w:left="1440"/>
        <w:rPr>
          <w:ins w:id="16" w:author="Al Riyami, Azza OLNG-SCC/12" w:date="2026-04-19T12:24:00Z" w16du:dateUtc="2026-04-19T08:24:00Z"/>
          <w:rFonts w:ascii="Candara" w:hAnsi="Candara"/>
          <w:sz w:val="22"/>
          <w:szCs w:val="22"/>
          <w:rPrChange w:id="17" w:author="Al Riyami, Azza OLNG-SCC/12" w:date="2026-04-19T12:24:00Z" w16du:dateUtc="2026-04-19T08:24:00Z">
            <w:rPr>
              <w:ins w:id="18" w:author="Al Riyami, Azza OLNG-SCC/12" w:date="2026-04-19T12:24:00Z" w16du:dateUtc="2026-04-19T08:24:00Z"/>
            </w:rPr>
          </w:rPrChange>
        </w:rPr>
        <w:pPrChange w:id="19" w:author="Al Riyami, Azza OLNG-SCC/12" w:date="2026-04-19T12:24:00Z" w16du:dateUtc="2026-04-19T08:24:00Z">
          <w:pPr>
            <w:spacing w:after="160" w:line="259" w:lineRule="auto"/>
          </w:pPr>
        </w:pPrChange>
      </w:pPr>
      <w:ins w:id="20" w:author="Al Riyami, Azza OLNG-SCC/12" w:date="2026-04-19T12:24:00Z" w16du:dateUtc="2026-04-19T08:24:00Z">
        <w:r w:rsidRPr="00CB370D">
          <w:rPr>
            <w:rFonts w:ascii="Candara" w:hAnsi="Candara"/>
            <w:sz w:val="22"/>
            <w:szCs w:val="22"/>
            <w:rPrChange w:id="21" w:author="Al Riyami, Azza OLNG-SCC/12" w:date="2026-04-19T12:24:00Z" w16du:dateUtc="2026-04-19T08:24:00Z">
              <w:rPr/>
            </w:rPrChange>
          </w:rPr>
          <w:t>Ensure that all personnel (Omani and expatriate) assigned to perform the WORK in regulated professional categories obtain and maintain valid OPAL professional licenses prior to mobilization and throughout the CONTRACT duration.</w:t>
        </w:r>
      </w:ins>
    </w:p>
    <w:p w14:paraId="6E52AEB3" w14:textId="7E739311" w:rsidR="00CB370D" w:rsidRPr="00CB370D" w:rsidRDefault="00CB370D">
      <w:pPr>
        <w:pStyle w:val="ListParagraph"/>
        <w:numPr>
          <w:ilvl w:val="0"/>
          <w:numId w:val="39"/>
        </w:numPr>
        <w:spacing w:after="160" w:line="259" w:lineRule="auto"/>
        <w:ind w:left="1440"/>
        <w:rPr>
          <w:ins w:id="22" w:author="Al Riyami, Azza OLNG-SCC/12" w:date="2026-04-19T12:24:00Z" w16du:dateUtc="2026-04-19T08:24:00Z"/>
          <w:rFonts w:ascii="Candara" w:hAnsi="Candara"/>
          <w:sz w:val="22"/>
          <w:szCs w:val="22"/>
          <w:rPrChange w:id="23" w:author="Al Riyami, Azza OLNG-SCC/12" w:date="2026-04-19T12:24:00Z" w16du:dateUtc="2026-04-19T08:24:00Z">
            <w:rPr>
              <w:ins w:id="24" w:author="Al Riyami, Azza OLNG-SCC/12" w:date="2026-04-19T12:24:00Z" w16du:dateUtc="2026-04-19T08:24:00Z"/>
            </w:rPr>
          </w:rPrChange>
        </w:rPr>
        <w:pPrChange w:id="25" w:author="Al Riyami, Azza OLNG-SCC/12" w:date="2026-04-19T12:24:00Z" w16du:dateUtc="2026-04-19T08:24:00Z">
          <w:pPr>
            <w:spacing w:after="160" w:line="259" w:lineRule="auto"/>
          </w:pPr>
        </w:pPrChange>
      </w:pPr>
      <w:ins w:id="26" w:author="Al Riyami, Azza OLNG-SCC/12" w:date="2026-04-19T12:24:00Z" w16du:dateUtc="2026-04-19T08:24:00Z">
        <w:r w:rsidRPr="00CB370D">
          <w:rPr>
            <w:rFonts w:ascii="Candara" w:hAnsi="Candara"/>
            <w:sz w:val="22"/>
            <w:szCs w:val="22"/>
            <w:rPrChange w:id="27" w:author="Al Riyami, Azza OLNG-SCC/12" w:date="2026-04-19T12:24:00Z" w16du:dateUtc="2026-04-19T08:24:00Z">
              <w:rPr/>
            </w:rPrChange>
          </w:rPr>
          <w:t>Ensure that no personnel requiring OPAL certification are deployed, mobilized, or allowed to perform the WORK unless such certification has been obtained and is valid.</w:t>
        </w:r>
      </w:ins>
    </w:p>
    <w:p w14:paraId="3994AD2D" w14:textId="14BE71E2" w:rsidR="00CB370D" w:rsidRPr="00CB370D" w:rsidRDefault="00CB370D">
      <w:pPr>
        <w:pStyle w:val="ListParagraph"/>
        <w:numPr>
          <w:ilvl w:val="0"/>
          <w:numId w:val="39"/>
        </w:numPr>
        <w:spacing w:after="160" w:line="259" w:lineRule="auto"/>
        <w:ind w:left="1440"/>
        <w:rPr>
          <w:ins w:id="28" w:author="Al Riyami, Azza OLNG-SCC/12" w:date="2026-04-19T12:24:00Z" w16du:dateUtc="2026-04-19T08:24:00Z"/>
          <w:rFonts w:ascii="Candara" w:hAnsi="Candara"/>
          <w:sz w:val="22"/>
          <w:szCs w:val="22"/>
          <w:rPrChange w:id="29" w:author="Al Riyami, Azza OLNG-SCC/12" w:date="2026-04-19T12:24:00Z" w16du:dateUtc="2026-04-19T08:24:00Z">
            <w:rPr>
              <w:ins w:id="30" w:author="Al Riyami, Azza OLNG-SCC/12" w:date="2026-04-19T12:24:00Z" w16du:dateUtc="2026-04-19T08:24:00Z"/>
            </w:rPr>
          </w:rPrChange>
        </w:rPr>
        <w:pPrChange w:id="31" w:author="Al Riyami, Azza OLNG-SCC/12" w:date="2026-04-19T12:24:00Z" w16du:dateUtc="2026-04-19T08:24:00Z">
          <w:pPr>
            <w:spacing w:after="160" w:line="259" w:lineRule="auto"/>
          </w:pPr>
        </w:pPrChange>
      </w:pPr>
      <w:ins w:id="32" w:author="Al Riyami, Azza OLNG-SCC/12" w:date="2026-04-19T12:24:00Z" w16du:dateUtc="2026-04-19T08:24:00Z">
        <w:r w:rsidRPr="00CB370D">
          <w:rPr>
            <w:rFonts w:ascii="Candara" w:hAnsi="Candara"/>
            <w:sz w:val="22"/>
            <w:szCs w:val="22"/>
            <w:rPrChange w:id="33" w:author="Al Riyami, Azza OLNG-SCC/12" w:date="2026-04-19T12:24:00Z" w16du:dateUtc="2026-04-19T08:24:00Z">
              <w:rPr/>
            </w:rPrChange>
          </w:rPr>
          <w:t>Comply with all applicable timelines, assessment requirements, and regulatory updates issued by the relevant authorities.</w:t>
        </w:r>
      </w:ins>
    </w:p>
    <w:p w14:paraId="65E97399" w14:textId="653A4327" w:rsidR="00CB370D" w:rsidRPr="00CB370D" w:rsidRDefault="00CB370D">
      <w:pPr>
        <w:pStyle w:val="ListParagraph"/>
        <w:numPr>
          <w:ilvl w:val="0"/>
          <w:numId w:val="39"/>
        </w:numPr>
        <w:spacing w:after="160" w:line="259" w:lineRule="auto"/>
        <w:ind w:left="1440"/>
        <w:rPr>
          <w:ins w:id="34" w:author="Al Riyami, Azza OLNG-SCC/12" w:date="2026-04-19T12:24:00Z" w16du:dateUtc="2026-04-19T08:24:00Z"/>
          <w:rFonts w:ascii="Candara" w:hAnsi="Candara"/>
          <w:sz w:val="22"/>
          <w:szCs w:val="22"/>
          <w:rPrChange w:id="35" w:author="Al Riyami, Azza OLNG-SCC/12" w:date="2026-04-19T12:24:00Z" w16du:dateUtc="2026-04-19T08:24:00Z">
            <w:rPr>
              <w:ins w:id="36" w:author="Al Riyami, Azza OLNG-SCC/12" w:date="2026-04-19T12:24:00Z" w16du:dateUtc="2026-04-19T08:24:00Z"/>
            </w:rPr>
          </w:rPrChange>
        </w:rPr>
        <w:pPrChange w:id="37" w:author="Al Riyami, Azza OLNG-SCC/12" w:date="2026-04-19T12:24:00Z" w16du:dateUtc="2026-04-19T08:24:00Z">
          <w:pPr>
            <w:spacing w:after="160" w:line="259" w:lineRule="auto"/>
          </w:pPr>
        </w:pPrChange>
      </w:pPr>
      <w:ins w:id="38" w:author="Al Riyami, Azza OLNG-SCC/12" w:date="2026-04-19T12:24:00Z" w16du:dateUtc="2026-04-19T08:24:00Z">
        <w:r w:rsidRPr="00CB370D">
          <w:rPr>
            <w:rFonts w:ascii="Candara" w:hAnsi="Candara"/>
            <w:sz w:val="22"/>
            <w:szCs w:val="22"/>
            <w:rPrChange w:id="39" w:author="Al Riyami, Azza OLNG-SCC/12" w:date="2026-04-19T12:24:00Z" w16du:dateUtc="2026-04-19T08:24:00Z">
              <w:rPr/>
            </w:rPrChange>
          </w:rPr>
          <w:lastRenderedPageBreak/>
          <w:t>Ensure that all job titles used in submissions, mobilization requests, and CONTRACT documentation are fully aligned with OPAL-approved job titles.</w:t>
        </w:r>
      </w:ins>
    </w:p>
    <w:p w14:paraId="76F47C0F" w14:textId="5AC65703" w:rsidR="00CB370D" w:rsidRPr="00CB370D" w:rsidRDefault="00CB370D">
      <w:pPr>
        <w:pStyle w:val="ListParagraph"/>
        <w:numPr>
          <w:ilvl w:val="0"/>
          <w:numId w:val="39"/>
        </w:numPr>
        <w:spacing w:after="160" w:line="259" w:lineRule="auto"/>
        <w:ind w:left="1440"/>
        <w:rPr>
          <w:ins w:id="40" w:author="Al Riyami, Azza OLNG-SCC/12" w:date="2026-04-19T12:24:00Z" w16du:dateUtc="2026-04-19T08:24:00Z"/>
          <w:rFonts w:ascii="Candara" w:hAnsi="Candara"/>
          <w:sz w:val="22"/>
          <w:szCs w:val="22"/>
          <w:rPrChange w:id="41" w:author="Al Riyami, Azza OLNG-SCC/12" w:date="2026-04-19T12:24:00Z" w16du:dateUtc="2026-04-19T08:24:00Z">
            <w:rPr>
              <w:ins w:id="42" w:author="Al Riyami, Azza OLNG-SCC/12" w:date="2026-04-19T12:24:00Z" w16du:dateUtc="2026-04-19T08:24:00Z"/>
            </w:rPr>
          </w:rPrChange>
        </w:rPr>
        <w:pPrChange w:id="43" w:author="Al Riyami, Azza OLNG-SCC/12" w:date="2026-04-19T12:24:00Z" w16du:dateUtc="2026-04-19T08:24:00Z">
          <w:pPr>
            <w:spacing w:after="160" w:line="259" w:lineRule="auto"/>
          </w:pPr>
        </w:pPrChange>
      </w:pPr>
      <w:ins w:id="44" w:author="Al Riyami, Azza OLNG-SCC/12" w:date="2026-04-19T12:24:00Z" w16du:dateUtc="2026-04-19T08:24:00Z">
        <w:r w:rsidRPr="00CB370D">
          <w:rPr>
            <w:rFonts w:ascii="Candara" w:hAnsi="Candara"/>
            <w:sz w:val="22"/>
            <w:szCs w:val="22"/>
            <w:rPrChange w:id="45" w:author="Al Riyami, Azza OLNG-SCC/12" w:date="2026-04-19T12:24:00Z" w16du:dateUtc="2026-04-19T08:24:00Z">
              <w:rPr/>
            </w:rPrChange>
          </w:rPr>
          <w:t>Upon request by COMPANY, provide evidence of compliance, including copies of valid OPAL licenses and a compliance plan, within the timeframe specified by COMPANY.</w:t>
        </w:r>
      </w:ins>
    </w:p>
    <w:p w14:paraId="1C484FED" w14:textId="69FDC249" w:rsidR="00CB370D" w:rsidRPr="00CB370D" w:rsidRDefault="00CB370D">
      <w:pPr>
        <w:pStyle w:val="ListParagraph"/>
        <w:numPr>
          <w:ilvl w:val="0"/>
          <w:numId w:val="39"/>
        </w:numPr>
        <w:spacing w:after="160" w:line="259" w:lineRule="auto"/>
        <w:ind w:left="1440"/>
        <w:rPr>
          <w:ins w:id="46" w:author="Al Riyami, Azza OLNG-SCC/12" w:date="2026-04-19T12:24:00Z" w16du:dateUtc="2026-04-19T08:24:00Z"/>
          <w:rFonts w:ascii="Candara" w:hAnsi="Candara"/>
          <w:sz w:val="22"/>
          <w:szCs w:val="22"/>
          <w:rPrChange w:id="47" w:author="Al Riyami, Azza OLNG-SCC/12" w:date="2026-04-19T12:24:00Z" w16du:dateUtc="2026-04-19T08:24:00Z">
            <w:rPr>
              <w:ins w:id="48" w:author="Al Riyami, Azza OLNG-SCC/12" w:date="2026-04-19T12:24:00Z" w16du:dateUtc="2026-04-19T08:24:00Z"/>
            </w:rPr>
          </w:rPrChange>
        </w:rPr>
        <w:pPrChange w:id="49" w:author="Al Riyami, Azza OLNG-SCC/12" w:date="2026-04-19T12:24:00Z" w16du:dateUtc="2026-04-19T08:24:00Z">
          <w:pPr>
            <w:spacing w:after="160" w:line="259" w:lineRule="auto"/>
          </w:pPr>
        </w:pPrChange>
      </w:pPr>
      <w:ins w:id="50" w:author="Al Riyami, Azza OLNG-SCC/12" w:date="2026-04-19T12:24:00Z" w16du:dateUtc="2026-04-19T08:24:00Z">
        <w:r w:rsidRPr="00CB370D">
          <w:rPr>
            <w:rFonts w:ascii="Candara" w:hAnsi="Candara"/>
            <w:sz w:val="22"/>
            <w:szCs w:val="22"/>
            <w:rPrChange w:id="51" w:author="Al Riyami, Azza OLNG-SCC/12" w:date="2026-04-19T12:24:00Z" w16du:dateUtc="2026-04-19T08:24:00Z">
              <w:rPr/>
            </w:rPrChange>
          </w:rPr>
          <w:t>Immediately remove and replace any personnel found to be non-compliant with OPAL requirements, at no additional cost to COMPANY.</w:t>
        </w:r>
      </w:ins>
    </w:p>
    <w:p w14:paraId="4CF2586D" w14:textId="2CB8D1C4" w:rsidR="008B502F" w:rsidRDefault="00CB370D">
      <w:pPr>
        <w:pStyle w:val="ListParagraph"/>
        <w:numPr>
          <w:ilvl w:val="1"/>
          <w:numId w:val="15"/>
        </w:numPr>
        <w:spacing w:after="160" w:line="259" w:lineRule="auto"/>
        <w:ind w:left="720" w:hanging="720"/>
        <w:jc w:val="both"/>
        <w:rPr>
          <w:ins w:id="52" w:author="Al Riyami, Azza OLNG-SCC/12" w:date="2026-04-19T12:25:00Z" w16du:dateUtc="2026-04-19T08:25:00Z"/>
          <w:rFonts w:ascii="Candara" w:hAnsi="Candara"/>
          <w:sz w:val="22"/>
          <w:szCs w:val="22"/>
        </w:rPr>
        <w:pPrChange w:id="53" w:author="Al Riyami, Azza OLNG-SCC/12" w:date="2026-04-19T12:25:00Z" w16du:dateUtc="2026-04-19T08:25:00Z">
          <w:pPr>
            <w:spacing w:after="160" w:line="259" w:lineRule="auto"/>
          </w:pPr>
        </w:pPrChange>
      </w:pPr>
      <w:ins w:id="54" w:author="Al Riyami, Azza OLNG-SCC/12" w:date="2026-04-19T12:24:00Z" w16du:dateUtc="2026-04-19T08:24:00Z">
        <w:r w:rsidRPr="00CB370D">
          <w:rPr>
            <w:rFonts w:ascii="Candara" w:hAnsi="Candara"/>
            <w:sz w:val="22"/>
            <w:szCs w:val="22"/>
          </w:rPr>
          <w:t>Failure to comply with this Clause shall constitute a material breach of CONTRACT and may result in contractual remedies, including rejection, suspension, or demobilization of non-compliant personnel, without entitlement to additional cost or time.</w:t>
        </w:r>
      </w:ins>
    </w:p>
    <w:p w14:paraId="1BF1F792" w14:textId="77777777" w:rsidR="00CB370D" w:rsidRPr="008B502F" w:rsidRDefault="00CB370D" w:rsidP="00CB370D">
      <w:pPr>
        <w:spacing w:after="160" w:line="259" w:lineRule="auto"/>
        <w:rPr>
          <w:rFonts w:ascii="Candara" w:hAnsi="Candara"/>
          <w:sz w:val="22"/>
          <w:szCs w:val="22"/>
        </w:rPr>
      </w:pPr>
    </w:p>
    <w:p w14:paraId="57364528" w14:textId="2C59FED8" w:rsidR="00BA41BB" w:rsidRPr="00ED16BA" w:rsidRDefault="00BA41BB" w:rsidP="00ED16BA">
      <w:pPr>
        <w:pStyle w:val="ListParagraph"/>
        <w:numPr>
          <w:ilvl w:val="0"/>
          <w:numId w:val="38"/>
        </w:numPr>
        <w:spacing w:after="160" w:line="259" w:lineRule="auto"/>
        <w:ind w:left="720"/>
        <w:rPr>
          <w:rFonts w:ascii="Candara" w:hAnsi="Candara"/>
          <w:b/>
          <w:sz w:val="22"/>
          <w:szCs w:val="22"/>
        </w:rPr>
      </w:pPr>
      <w:r w:rsidRPr="00ED16BA">
        <w:rPr>
          <w:rFonts w:ascii="Candara" w:hAnsi="Candara"/>
          <w:b/>
          <w:sz w:val="22"/>
          <w:szCs w:val="22"/>
        </w:rPr>
        <w:t>General</w:t>
      </w:r>
    </w:p>
    <w:p w14:paraId="61E98AD9" w14:textId="77777777" w:rsidR="00CB370D" w:rsidRPr="00CB370D" w:rsidRDefault="00CB370D" w:rsidP="00CB370D">
      <w:pPr>
        <w:pStyle w:val="ListParagraph"/>
        <w:numPr>
          <w:ilvl w:val="0"/>
          <w:numId w:val="15"/>
        </w:numPr>
        <w:spacing w:after="160" w:line="259" w:lineRule="auto"/>
        <w:jc w:val="both"/>
        <w:rPr>
          <w:ins w:id="55" w:author="Al Riyami, Azza OLNG-SCC/12" w:date="2026-04-19T12:25:00Z" w16du:dateUtc="2026-04-19T08:25:00Z"/>
          <w:rFonts w:ascii="Candara" w:hAnsi="Candara"/>
          <w:vanish/>
          <w:sz w:val="22"/>
          <w:szCs w:val="22"/>
        </w:rPr>
      </w:pPr>
    </w:p>
    <w:p w14:paraId="5807E89F" w14:textId="1164C516" w:rsidR="00BA41BB" w:rsidRPr="00BA41BB" w:rsidRDefault="00BA41BB" w:rsidP="00CB370D">
      <w:pPr>
        <w:pStyle w:val="ListParagraph"/>
        <w:numPr>
          <w:ilvl w:val="1"/>
          <w:numId w:val="15"/>
        </w:numPr>
        <w:spacing w:after="160" w:line="259" w:lineRule="auto"/>
        <w:ind w:left="720" w:hanging="720"/>
        <w:jc w:val="both"/>
        <w:rPr>
          <w:rFonts w:ascii="Candara" w:hAnsi="Candara"/>
          <w:sz w:val="22"/>
          <w:szCs w:val="22"/>
        </w:rPr>
      </w:pPr>
      <w:r w:rsidRPr="00BA41BB">
        <w:rPr>
          <w:rFonts w:ascii="Candara" w:hAnsi="Candara"/>
          <w:sz w:val="22"/>
          <w:szCs w:val="22"/>
        </w:rPr>
        <w:t>CONTRACTOR is reminded that the Conditions of Contract grants audit rights to COMPANY to ensure CONTRACTOR is in full compliance with both the Labour Law, and Contract Requirements.</w:t>
      </w:r>
    </w:p>
    <w:p w14:paraId="7576C88E" w14:textId="687E7888" w:rsidR="00BA41BB" w:rsidRPr="00ED16BA" w:rsidRDefault="00BA41BB" w:rsidP="00ED16BA">
      <w:pPr>
        <w:pStyle w:val="ListParagraph"/>
        <w:numPr>
          <w:ilvl w:val="0"/>
          <w:numId w:val="38"/>
        </w:numPr>
        <w:spacing w:after="160" w:line="259" w:lineRule="auto"/>
        <w:ind w:left="720"/>
        <w:rPr>
          <w:rFonts w:ascii="Candara" w:hAnsi="Candara"/>
          <w:sz w:val="22"/>
          <w:szCs w:val="22"/>
        </w:rPr>
      </w:pPr>
      <w:r w:rsidRPr="00ED16BA">
        <w:rPr>
          <w:rFonts w:ascii="Candara" w:hAnsi="Candara"/>
          <w:b/>
          <w:sz w:val="22"/>
          <w:szCs w:val="22"/>
        </w:rPr>
        <w:t>OPAL Details</w:t>
      </w:r>
    </w:p>
    <w:p w14:paraId="18F00B26" w14:textId="77777777" w:rsidR="008B502F" w:rsidRPr="008B502F" w:rsidRDefault="008B502F" w:rsidP="008B502F">
      <w:pPr>
        <w:pStyle w:val="ListParagraph"/>
        <w:numPr>
          <w:ilvl w:val="0"/>
          <w:numId w:val="15"/>
        </w:numPr>
        <w:spacing w:after="160" w:line="259" w:lineRule="auto"/>
        <w:jc w:val="both"/>
        <w:rPr>
          <w:rFonts w:ascii="Candara" w:hAnsi="Candara"/>
          <w:vanish/>
          <w:sz w:val="22"/>
          <w:szCs w:val="22"/>
        </w:rPr>
      </w:pPr>
    </w:p>
    <w:p w14:paraId="68F8E06D" w14:textId="27C057AB" w:rsidR="00BA41BB" w:rsidRPr="00BA41BB" w:rsidRDefault="00BA41BB" w:rsidP="008B502F">
      <w:pPr>
        <w:pStyle w:val="ListParagraph"/>
        <w:numPr>
          <w:ilvl w:val="1"/>
          <w:numId w:val="15"/>
        </w:numPr>
        <w:spacing w:after="160" w:line="259" w:lineRule="auto"/>
        <w:ind w:left="720" w:hanging="720"/>
        <w:jc w:val="both"/>
        <w:rPr>
          <w:rFonts w:ascii="Candara" w:hAnsi="Candara"/>
          <w:sz w:val="22"/>
          <w:szCs w:val="22"/>
        </w:rPr>
      </w:pPr>
      <w:r w:rsidRPr="00BA41BB">
        <w:rPr>
          <w:rFonts w:ascii="Candara" w:hAnsi="Candara"/>
          <w:sz w:val="22"/>
          <w:szCs w:val="22"/>
        </w:rPr>
        <w:t xml:space="preserve">Should CONTRACTOR require further details regarding the OPAL Compliance Verification Certification process or other conditions, clarification may be obtained from the </w:t>
      </w:r>
      <w:proofErr w:type="gramStart"/>
      <w:r w:rsidRPr="00BA41BB">
        <w:rPr>
          <w:rFonts w:ascii="Candara" w:hAnsi="Candara"/>
          <w:sz w:val="22"/>
          <w:szCs w:val="22"/>
        </w:rPr>
        <w:t>following;</w:t>
      </w:r>
      <w:proofErr w:type="gramEnd"/>
    </w:p>
    <w:p w14:paraId="15A9E8A2" w14:textId="77777777" w:rsidR="00BA41BB" w:rsidRPr="00BA41BB" w:rsidRDefault="00BA41BB" w:rsidP="00777A28">
      <w:pPr>
        <w:pStyle w:val="ListParagraph"/>
        <w:ind w:left="1080"/>
        <w:jc w:val="center"/>
        <w:rPr>
          <w:rFonts w:ascii="Candara" w:hAnsi="Candara"/>
          <w:sz w:val="22"/>
          <w:szCs w:val="22"/>
        </w:rPr>
      </w:pPr>
      <w:r w:rsidRPr="00BA41BB">
        <w:rPr>
          <w:rFonts w:ascii="Candara" w:hAnsi="Candara"/>
          <w:sz w:val="22"/>
          <w:szCs w:val="22"/>
        </w:rPr>
        <w:t>OPAL</w:t>
      </w:r>
    </w:p>
    <w:p w14:paraId="324E54C3" w14:textId="77777777" w:rsidR="00BA41BB" w:rsidRPr="00BA41BB" w:rsidRDefault="00BA41BB" w:rsidP="00777A28">
      <w:pPr>
        <w:pStyle w:val="ListParagraph"/>
        <w:ind w:left="1080"/>
        <w:jc w:val="center"/>
        <w:rPr>
          <w:rFonts w:ascii="Candara" w:hAnsi="Candara"/>
          <w:sz w:val="22"/>
          <w:szCs w:val="22"/>
        </w:rPr>
      </w:pPr>
      <w:r w:rsidRPr="00BA41BB">
        <w:rPr>
          <w:rFonts w:ascii="Candara" w:hAnsi="Candara"/>
          <w:sz w:val="22"/>
          <w:szCs w:val="22"/>
        </w:rPr>
        <w:t>PO Box 493,</w:t>
      </w:r>
    </w:p>
    <w:p w14:paraId="02168261" w14:textId="77777777" w:rsidR="00BA41BB" w:rsidRPr="00BA41BB" w:rsidRDefault="00BA41BB" w:rsidP="00777A28">
      <w:pPr>
        <w:pStyle w:val="ListParagraph"/>
        <w:ind w:left="1080"/>
        <w:jc w:val="center"/>
        <w:rPr>
          <w:rFonts w:ascii="Candara" w:hAnsi="Candara"/>
          <w:sz w:val="22"/>
          <w:szCs w:val="22"/>
        </w:rPr>
      </w:pPr>
      <w:r w:rsidRPr="00BA41BB">
        <w:rPr>
          <w:rFonts w:ascii="Candara" w:hAnsi="Candara"/>
          <w:sz w:val="22"/>
          <w:szCs w:val="22"/>
        </w:rPr>
        <w:t xml:space="preserve">Postal Code 133, Al </w:t>
      </w:r>
      <w:proofErr w:type="spellStart"/>
      <w:r w:rsidRPr="00BA41BB">
        <w:rPr>
          <w:rFonts w:ascii="Candara" w:hAnsi="Candara"/>
          <w:sz w:val="22"/>
          <w:szCs w:val="22"/>
        </w:rPr>
        <w:t>Khuwair</w:t>
      </w:r>
      <w:proofErr w:type="spellEnd"/>
    </w:p>
    <w:p w14:paraId="349465EE" w14:textId="77777777" w:rsidR="00BA41BB" w:rsidRPr="00BA41BB" w:rsidRDefault="00BA41BB" w:rsidP="00777A28">
      <w:pPr>
        <w:pStyle w:val="ListParagraph"/>
        <w:ind w:left="1080"/>
        <w:jc w:val="center"/>
        <w:rPr>
          <w:rFonts w:ascii="Candara" w:hAnsi="Candara"/>
          <w:sz w:val="22"/>
          <w:szCs w:val="22"/>
        </w:rPr>
      </w:pPr>
      <w:r w:rsidRPr="00BA41BB">
        <w:rPr>
          <w:rFonts w:ascii="Candara" w:hAnsi="Candara"/>
          <w:sz w:val="22"/>
          <w:szCs w:val="22"/>
        </w:rPr>
        <w:t>Sultanate of Oman</w:t>
      </w:r>
    </w:p>
    <w:p w14:paraId="3C173920" w14:textId="77777777" w:rsidR="00BA41BB" w:rsidRPr="00BA41BB" w:rsidRDefault="00BA41BB" w:rsidP="00777A28">
      <w:pPr>
        <w:pStyle w:val="ListParagraph"/>
        <w:ind w:left="1080"/>
        <w:jc w:val="center"/>
        <w:rPr>
          <w:rFonts w:ascii="Candara" w:hAnsi="Candara"/>
          <w:sz w:val="22"/>
          <w:szCs w:val="22"/>
        </w:rPr>
      </w:pPr>
      <w:r w:rsidRPr="00BA41BB">
        <w:rPr>
          <w:rFonts w:ascii="Candara" w:hAnsi="Candara"/>
          <w:sz w:val="22"/>
          <w:szCs w:val="22"/>
        </w:rPr>
        <w:t>Tel. 24605700</w:t>
      </w:r>
    </w:p>
    <w:p w14:paraId="61F74D0D" w14:textId="13FC82B4" w:rsidR="00BA41BB" w:rsidRPr="00BA41BB" w:rsidRDefault="00BA41BB" w:rsidP="00777A28">
      <w:pPr>
        <w:pStyle w:val="ListParagraph"/>
        <w:ind w:left="1080"/>
        <w:jc w:val="center"/>
        <w:rPr>
          <w:rFonts w:ascii="Candara" w:hAnsi="Candara"/>
          <w:sz w:val="22"/>
          <w:szCs w:val="22"/>
        </w:rPr>
      </w:pPr>
      <w:r w:rsidRPr="00BA41BB">
        <w:rPr>
          <w:rFonts w:ascii="Candara" w:hAnsi="Candara"/>
          <w:sz w:val="22"/>
          <w:szCs w:val="22"/>
        </w:rPr>
        <w:t>Fax. 24604255</w:t>
      </w:r>
    </w:p>
    <w:p w14:paraId="58CD83B6" w14:textId="5F672B7F" w:rsidR="00BA41BB" w:rsidRPr="00777A28" w:rsidRDefault="00BA41BB" w:rsidP="00777A28">
      <w:pPr>
        <w:pStyle w:val="ListParagraph"/>
        <w:ind w:left="1080"/>
        <w:jc w:val="center"/>
        <w:rPr>
          <w:rFonts w:ascii="Candara" w:hAnsi="Candara"/>
          <w:sz w:val="22"/>
          <w:szCs w:val="22"/>
        </w:rPr>
      </w:pPr>
      <w:r w:rsidRPr="00BA41BB">
        <w:rPr>
          <w:rFonts w:ascii="Candara" w:hAnsi="Candara"/>
          <w:sz w:val="22"/>
          <w:szCs w:val="22"/>
        </w:rPr>
        <w:t>E-mail. soud@opaloman.org</w:t>
      </w:r>
    </w:p>
    <w:sectPr w:rsidR="00BA41BB" w:rsidRPr="00777A28" w:rsidSect="00556190">
      <w:headerReference w:type="default" r:id="rId12"/>
      <w:footerReference w:type="default" r:id="rId13"/>
      <w:headerReference w:type="first" r:id="rId14"/>
      <w:footerReference w:type="first" r:id="rId15"/>
      <w:pgSz w:w="11907" w:h="16840" w:code="9"/>
      <w:pgMar w:top="1530" w:right="1557" w:bottom="1440" w:left="1260" w:header="737" w:footer="851"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90616" w14:textId="77777777" w:rsidR="002C778E" w:rsidRDefault="002C778E" w:rsidP="005F39FE">
      <w:r>
        <w:separator/>
      </w:r>
    </w:p>
  </w:endnote>
  <w:endnote w:type="continuationSeparator" w:id="0">
    <w:p w14:paraId="71369035" w14:textId="77777777" w:rsidR="002C778E" w:rsidRDefault="002C778E" w:rsidP="005F3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9BAD0" w14:textId="745AADDC" w:rsidR="007F5133" w:rsidRPr="00BC30B8" w:rsidRDefault="00AF4569">
    <w:pPr>
      <w:pStyle w:val="Footer"/>
      <w:pBdr>
        <w:top w:val="single" w:sz="6" w:space="1" w:color="auto"/>
      </w:pBdr>
      <w:tabs>
        <w:tab w:val="clear" w:pos="4153"/>
        <w:tab w:val="clear" w:pos="8306"/>
        <w:tab w:val="right" w:pos="9072"/>
      </w:tabs>
      <w:rPr>
        <w:rFonts w:ascii="Candara" w:hAnsi="Candara"/>
        <w:sz w:val="18"/>
        <w:szCs w:val="18"/>
      </w:rPr>
    </w:pPr>
    <w:r w:rsidRPr="000533D2">
      <w:rPr>
        <w:rFonts w:ascii="Candara" w:hAnsi="Candara"/>
        <w:sz w:val="18"/>
        <w:szCs w:val="18"/>
      </w:rPr>
      <w:fldChar w:fldCharType="begin"/>
    </w:r>
    <w:r w:rsidRPr="000533D2">
      <w:rPr>
        <w:rFonts w:ascii="Candara" w:hAnsi="Candara"/>
        <w:sz w:val="18"/>
        <w:szCs w:val="18"/>
      </w:rPr>
      <w:instrText xml:space="preserve"> FILENAME  \* MERGEFORMAT </w:instrText>
    </w:r>
    <w:r w:rsidRPr="000533D2">
      <w:rPr>
        <w:rFonts w:ascii="Candara" w:hAnsi="Candara"/>
        <w:sz w:val="18"/>
        <w:szCs w:val="18"/>
      </w:rPr>
      <w:fldChar w:fldCharType="separate"/>
    </w:r>
    <w:r w:rsidRPr="000533D2">
      <w:rPr>
        <w:rFonts w:ascii="Candara" w:hAnsi="Candara"/>
        <w:noProof/>
        <w:sz w:val="18"/>
        <w:szCs w:val="18"/>
      </w:rPr>
      <w:t xml:space="preserve">Section </w:t>
    </w:r>
    <w:r>
      <w:rPr>
        <w:rFonts w:ascii="Candara" w:hAnsi="Candara"/>
        <w:noProof/>
        <w:sz w:val="18"/>
        <w:szCs w:val="18"/>
      </w:rPr>
      <w:t>K</w:t>
    </w:r>
    <w:r w:rsidRPr="000533D2">
      <w:rPr>
        <w:rFonts w:ascii="Candara" w:hAnsi="Candara"/>
        <w:noProof/>
        <w:sz w:val="18"/>
        <w:szCs w:val="18"/>
      </w:rPr>
      <w:t xml:space="preserve"> - </w:t>
    </w:r>
    <w:r>
      <w:rPr>
        <w:rFonts w:ascii="Candara" w:hAnsi="Candara"/>
        <w:noProof/>
        <w:sz w:val="18"/>
        <w:szCs w:val="18"/>
      </w:rPr>
      <w:t>OPAL Requirements</w:t>
    </w:r>
    <w:r w:rsidRPr="000533D2">
      <w:rPr>
        <w:rFonts w:ascii="Candara" w:hAnsi="Candara"/>
        <w:noProof/>
        <w:sz w:val="18"/>
        <w:szCs w:val="18"/>
      </w:rPr>
      <w:fldChar w:fldCharType="end"/>
    </w:r>
    <w:r w:rsidR="00AD6669" w:rsidRPr="00867867">
      <w:rPr>
        <w:rFonts w:ascii="Candara" w:hAnsi="Candara"/>
      </w:rPr>
      <w:tab/>
    </w:r>
    <w:r w:rsidR="00AD6669" w:rsidRPr="00BC30B8">
      <w:rPr>
        <w:rFonts w:ascii="Candara" w:hAnsi="Candara"/>
        <w:snapToGrid w:val="0"/>
        <w:sz w:val="18"/>
        <w:szCs w:val="18"/>
      </w:rPr>
      <w:t xml:space="preserve">Page </w:t>
    </w:r>
    <w:r w:rsidR="00AD6669" w:rsidRPr="00BC30B8">
      <w:rPr>
        <w:rFonts w:ascii="Candara" w:hAnsi="Candara"/>
        <w:snapToGrid w:val="0"/>
        <w:sz w:val="18"/>
        <w:szCs w:val="18"/>
      </w:rPr>
      <w:fldChar w:fldCharType="begin"/>
    </w:r>
    <w:r w:rsidR="00AD6669" w:rsidRPr="00BC30B8">
      <w:rPr>
        <w:rFonts w:ascii="Candara" w:hAnsi="Candara"/>
        <w:snapToGrid w:val="0"/>
        <w:sz w:val="18"/>
        <w:szCs w:val="18"/>
      </w:rPr>
      <w:instrText xml:space="preserve"> PAGE </w:instrText>
    </w:r>
    <w:r w:rsidR="00AD6669" w:rsidRPr="00BC30B8">
      <w:rPr>
        <w:rFonts w:ascii="Candara" w:hAnsi="Candara"/>
        <w:snapToGrid w:val="0"/>
        <w:sz w:val="18"/>
        <w:szCs w:val="18"/>
      </w:rPr>
      <w:fldChar w:fldCharType="separate"/>
    </w:r>
    <w:r w:rsidR="00AD6669" w:rsidRPr="00BC30B8">
      <w:rPr>
        <w:rFonts w:ascii="Candara" w:hAnsi="Candara"/>
        <w:noProof/>
        <w:snapToGrid w:val="0"/>
        <w:sz w:val="18"/>
        <w:szCs w:val="18"/>
      </w:rPr>
      <w:t>4</w:t>
    </w:r>
    <w:r w:rsidR="00AD6669" w:rsidRPr="00BC30B8">
      <w:rPr>
        <w:rFonts w:ascii="Candara" w:hAnsi="Candara"/>
        <w:snapToGrid w:val="0"/>
        <w:sz w:val="18"/>
        <w:szCs w:val="18"/>
      </w:rPr>
      <w:fldChar w:fldCharType="end"/>
    </w:r>
    <w:r w:rsidR="00AD6669" w:rsidRPr="00BC30B8">
      <w:rPr>
        <w:rFonts w:ascii="Candara" w:hAnsi="Candara"/>
        <w:snapToGrid w:val="0"/>
        <w:sz w:val="18"/>
        <w:szCs w:val="18"/>
      </w:rPr>
      <w:t xml:space="preserve"> of </w:t>
    </w:r>
    <w:r w:rsidR="00AD6669" w:rsidRPr="00BC30B8">
      <w:rPr>
        <w:rFonts w:ascii="Candara" w:hAnsi="Candara"/>
        <w:snapToGrid w:val="0"/>
        <w:sz w:val="18"/>
        <w:szCs w:val="18"/>
      </w:rPr>
      <w:fldChar w:fldCharType="begin"/>
    </w:r>
    <w:r w:rsidR="00AD6669" w:rsidRPr="00BC30B8">
      <w:rPr>
        <w:rFonts w:ascii="Candara" w:hAnsi="Candara"/>
        <w:snapToGrid w:val="0"/>
        <w:sz w:val="18"/>
        <w:szCs w:val="18"/>
      </w:rPr>
      <w:instrText xml:space="preserve"> NUMPAGES </w:instrText>
    </w:r>
    <w:r w:rsidR="00AD6669" w:rsidRPr="00BC30B8">
      <w:rPr>
        <w:rFonts w:ascii="Candara" w:hAnsi="Candara"/>
        <w:snapToGrid w:val="0"/>
        <w:sz w:val="18"/>
        <w:szCs w:val="18"/>
      </w:rPr>
      <w:fldChar w:fldCharType="separate"/>
    </w:r>
    <w:r w:rsidR="00AD6669" w:rsidRPr="00BC30B8">
      <w:rPr>
        <w:rFonts w:ascii="Candara" w:hAnsi="Candara"/>
        <w:noProof/>
        <w:snapToGrid w:val="0"/>
        <w:sz w:val="18"/>
        <w:szCs w:val="18"/>
      </w:rPr>
      <w:t>4</w:t>
    </w:r>
    <w:r w:rsidR="00AD6669" w:rsidRPr="00BC30B8">
      <w:rPr>
        <w:rFonts w:ascii="Candara" w:hAnsi="Candara"/>
        <w:snapToGrid w:val="0"/>
        <w:sz w:val="18"/>
        <w:szCs w:val="18"/>
      </w:rPr>
      <w:fldChar w:fldCharType="end"/>
    </w:r>
  </w:p>
  <w:p w14:paraId="37E08352" w14:textId="77777777" w:rsidR="007F5133" w:rsidRPr="00867867" w:rsidRDefault="007F5133">
    <w:pPr>
      <w:pStyle w:val="Footer"/>
      <w:rPr>
        <w:rFonts w:ascii="Candara" w:hAnsi="Candar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E3E5" w14:textId="1502BBE0" w:rsidR="007F5133" w:rsidRPr="000533D2" w:rsidRDefault="008E52C3">
    <w:pPr>
      <w:pStyle w:val="Footer"/>
      <w:pBdr>
        <w:top w:val="single" w:sz="6" w:space="1" w:color="auto"/>
      </w:pBdr>
      <w:tabs>
        <w:tab w:val="clear" w:pos="4153"/>
        <w:tab w:val="clear" w:pos="8306"/>
        <w:tab w:val="right" w:pos="9072"/>
      </w:tabs>
      <w:rPr>
        <w:rFonts w:ascii="Candara" w:hAnsi="Candara"/>
        <w:sz w:val="18"/>
        <w:szCs w:val="18"/>
      </w:rPr>
    </w:pPr>
    <w:r w:rsidRPr="000533D2">
      <w:rPr>
        <w:rFonts w:ascii="Candara" w:hAnsi="Candara"/>
        <w:sz w:val="18"/>
        <w:szCs w:val="18"/>
      </w:rPr>
      <w:fldChar w:fldCharType="begin"/>
    </w:r>
    <w:r w:rsidRPr="000533D2">
      <w:rPr>
        <w:rFonts w:ascii="Candara" w:hAnsi="Candara"/>
        <w:sz w:val="18"/>
        <w:szCs w:val="18"/>
      </w:rPr>
      <w:instrText xml:space="preserve"> FILENAME  \* MERGEFORMAT </w:instrText>
    </w:r>
    <w:r w:rsidRPr="000533D2">
      <w:rPr>
        <w:rFonts w:ascii="Candara" w:hAnsi="Candara"/>
        <w:sz w:val="18"/>
        <w:szCs w:val="18"/>
      </w:rPr>
      <w:fldChar w:fldCharType="separate"/>
    </w:r>
    <w:r w:rsidR="00AD6669" w:rsidRPr="000533D2">
      <w:rPr>
        <w:rFonts w:ascii="Candara" w:hAnsi="Candara"/>
        <w:noProof/>
        <w:sz w:val="18"/>
        <w:szCs w:val="18"/>
      </w:rPr>
      <w:t xml:space="preserve">Section </w:t>
    </w:r>
    <w:r w:rsidR="00B54612">
      <w:rPr>
        <w:rFonts w:ascii="Candara" w:hAnsi="Candara"/>
        <w:noProof/>
        <w:sz w:val="18"/>
        <w:szCs w:val="18"/>
      </w:rPr>
      <w:t>K</w:t>
    </w:r>
    <w:r w:rsidR="00AD6669" w:rsidRPr="000533D2">
      <w:rPr>
        <w:rFonts w:ascii="Candara" w:hAnsi="Candara"/>
        <w:noProof/>
        <w:sz w:val="18"/>
        <w:szCs w:val="18"/>
      </w:rPr>
      <w:t xml:space="preserve"> - </w:t>
    </w:r>
    <w:r w:rsidR="00B54612">
      <w:rPr>
        <w:rFonts w:ascii="Candara" w:hAnsi="Candara"/>
        <w:noProof/>
        <w:sz w:val="18"/>
        <w:szCs w:val="18"/>
      </w:rPr>
      <w:t>OPAL Requirements</w:t>
    </w:r>
    <w:r w:rsidRPr="000533D2">
      <w:rPr>
        <w:rFonts w:ascii="Candara" w:hAnsi="Candara"/>
        <w:noProof/>
        <w:sz w:val="18"/>
        <w:szCs w:val="18"/>
      </w:rPr>
      <w:fldChar w:fldCharType="end"/>
    </w:r>
    <w:proofErr w:type="gramStart"/>
    <w:r w:rsidR="00AD6669" w:rsidRPr="000533D2">
      <w:rPr>
        <w:rFonts w:ascii="Candara" w:hAnsi="Candara"/>
        <w:sz w:val="18"/>
        <w:szCs w:val="18"/>
      </w:rPr>
      <w:tab/>
    </w:r>
    <w:r w:rsidR="000533D2">
      <w:rPr>
        <w:rFonts w:ascii="Candara" w:hAnsi="Candara"/>
        <w:sz w:val="18"/>
        <w:szCs w:val="18"/>
      </w:rPr>
      <w:t xml:space="preserve">  </w:t>
    </w:r>
    <w:r w:rsidR="00AD6669" w:rsidRPr="000533D2">
      <w:rPr>
        <w:rFonts w:ascii="Candara" w:hAnsi="Candara"/>
        <w:snapToGrid w:val="0"/>
        <w:sz w:val="18"/>
        <w:szCs w:val="18"/>
      </w:rPr>
      <w:t>Page</w:t>
    </w:r>
    <w:proofErr w:type="gramEnd"/>
    <w:r w:rsidR="00AD6669" w:rsidRPr="000533D2">
      <w:rPr>
        <w:rFonts w:ascii="Candara" w:hAnsi="Candara"/>
        <w:snapToGrid w:val="0"/>
        <w:sz w:val="18"/>
        <w:szCs w:val="18"/>
      </w:rPr>
      <w:t xml:space="preserve"> </w:t>
    </w:r>
    <w:r w:rsidR="00AD6669" w:rsidRPr="000533D2">
      <w:rPr>
        <w:rFonts w:ascii="Candara" w:hAnsi="Candara"/>
        <w:snapToGrid w:val="0"/>
        <w:sz w:val="18"/>
        <w:szCs w:val="18"/>
      </w:rPr>
      <w:fldChar w:fldCharType="begin"/>
    </w:r>
    <w:r w:rsidR="00AD6669" w:rsidRPr="000533D2">
      <w:rPr>
        <w:rFonts w:ascii="Candara" w:hAnsi="Candara"/>
        <w:snapToGrid w:val="0"/>
        <w:sz w:val="18"/>
        <w:szCs w:val="18"/>
      </w:rPr>
      <w:instrText xml:space="preserve"> PAGE </w:instrText>
    </w:r>
    <w:r w:rsidR="00AD6669" w:rsidRPr="000533D2">
      <w:rPr>
        <w:rFonts w:ascii="Candara" w:hAnsi="Candara"/>
        <w:snapToGrid w:val="0"/>
        <w:sz w:val="18"/>
        <w:szCs w:val="18"/>
      </w:rPr>
      <w:fldChar w:fldCharType="separate"/>
    </w:r>
    <w:r w:rsidR="00AD6669" w:rsidRPr="000533D2">
      <w:rPr>
        <w:rFonts w:ascii="Candara" w:hAnsi="Candara"/>
        <w:noProof/>
        <w:snapToGrid w:val="0"/>
        <w:sz w:val="18"/>
        <w:szCs w:val="18"/>
      </w:rPr>
      <w:t>1</w:t>
    </w:r>
    <w:r w:rsidR="00AD6669" w:rsidRPr="000533D2">
      <w:rPr>
        <w:rFonts w:ascii="Candara" w:hAnsi="Candara"/>
        <w:snapToGrid w:val="0"/>
        <w:sz w:val="18"/>
        <w:szCs w:val="18"/>
      </w:rPr>
      <w:fldChar w:fldCharType="end"/>
    </w:r>
    <w:r w:rsidR="00AD6669" w:rsidRPr="000533D2">
      <w:rPr>
        <w:rFonts w:ascii="Candara" w:hAnsi="Candara"/>
        <w:snapToGrid w:val="0"/>
        <w:sz w:val="18"/>
        <w:szCs w:val="18"/>
      </w:rPr>
      <w:t xml:space="preserve"> of </w:t>
    </w:r>
    <w:r w:rsidR="00AD6669" w:rsidRPr="000533D2">
      <w:rPr>
        <w:rFonts w:ascii="Candara" w:hAnsi="Candara"/>
        <w:snapToGrid w:val="0"/>
        <w:sz w:val="18"/>
        <w:szCs w:val="18"/>
      </w:rPr>
      <w:fldChar w:fldCharType="begin"/>
    </w:r>
    <w:r w:rsidR="00AD6669" w:rsidRPr="000533D2">
      <w:rPr>
        <w:rFonts w:ascii="Candara" w:hAnsi="Candara"/>
        <w:snapToGrid w:val="0"/>
        <w:sz w:val="18"/>
        <w:szCs w:val="18"/>
      </w:rPr>
      <w:instrText xml:space="preserve"> NUMPAGES </w:instrText>
    </w:r>
    <w:r w:rsidR="00AD6669" w:rsidRPr="000533D2">
      <w:rPr>
        <w:rFonts w:ascii="Candara" w:hAnsi="Candara"/>
        <w:snapToGrid w:val="0"/>
        <w:sz w:val="18"/>
        <w:szCs w:val="18"/>
      </w:rPr>
      <w:fldChar w:fldCharType="separate"/>
    </w:r>
    <w:r w:rsidR="00AD6669" w:rsidRPr="000533D2">
      <w:rPr>
        <w:rFonts w:ascii="Candara" w:hAnsi="Candara"/>
        <w:noProof/>
        <w:snapToGrid w:val="0"/>
        <w:sz w:val="18"/>
        <w:szCs w:val="18"/>
      </w:rPr>
      <w:t>4</w:t>
    </w:r>
    <w:r w:rsidR="00AD6669" w:rsidRPr="000533D2">
      <w:rPr>
        <w:rFonts w:ascii="Candara" w:hAnsi="Candara"/>
        <w:snapToGrid w:val="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21F35" w14:textId="77777777" w:rsidR="002C778E" w:rsidRDefault="002C778E" w:rsidP="005F39FE">
      <w:r>
        <w:separator/>
      </w:r>
    </w:p>
  </w:footnote>
  <w:footnote w:type="continuationSeparator" w:id="0">
    <w:p w14:paraId="50A0D23D" w14:textId="77777777" w:rsidR="002C778E" w:rsidRDefault="002C778E" w:rsidP="005F3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8"/>
        <w:szCs w:val="18"/>
      </w:rPr>
      <w:alias w:val="Subject"/>
      <w:tag w:val=""/>
      <w:id w:val="1395235576"/>
      <w:placeholder>
        <w:docPart w:val="7E2A573B41B846E1974761AA61FCFBDE"/>
      </w:placeholder>
      <w:dataBinding w:prefixMappings="xmlns:ns0='http://purl.org/dc/elements/1.1/' xmlns:ns1='http://schemas.openxmlformats.org/package/2006/metadata/core-properties' " w:xpath="/ns1:coreProperties[1]/ns0:subject[1]" w:storeItemID="{6C3C8BC8-F283-45AE-878A-BAB7291924A1}"/>
      <w:text/>
    </w:sdtPr>
    <w:sdtEndPr/>
    <w:sdtContent>
      <w:p w14:paraId="434DF7E7" w14:textId="77777777" w:rsidR="003A5FCC" w:rsidRPr="00F063DA" w:rsidRDefault="003A5FCC" w:rsidP="003A5FCC">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1937281962"/>
      <w:placeholder>
        <w:docPart w:val="169B318A804E4499BF2A996BD78F597E"/>
      </w:placeholder>
      <w:dataBinding w:prefixMappings="xmlns:ns0='http://purl.org/dc/elements/1.1/' xmlns:ns1='http://schemas.openxmlformats.org/package/2006/metadata/core-properties' " w:xpath="/ns1:coreProperties[1]/ns0:title[1]" w:storeItemID="{6C3C8BC8-F283-45AE-878A-BAB7291924A1}"/>
      <w:text/>
    </w:sdtPr>
    <w:sdtEndPr/>
    <w:sdtContent>
      <w:p w14:paraId="5E3A853F" w14:textId="195C611E" w:rsidR="007F5133" w:rsidRPr="00F063DA" w:rsidRDefault="003A5FCC" w:rsidP="003A5FCC">
        <w:pPr>
          <w:pStyle w:val="Header"/>
          <w:rPr>
            <w:rFonts w:ascii="Candara" w:hAnsi="Candara"/>
            <w:sz w:val="18"/>
            <w:szCs w:val="18"/>
          </w:rPr>
        </w:pPr>
        <w:r w:rsidRPr="00F063DA">
          <w:rPr>
            <w:rFonts w:ascii="Candara" w:hAnsi="Candara"/>
            <w:sz w:val="18"/>
            <w:szCs w:val="18"/>
          </w:rPr>
          <w:t>Contract Title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8"/>
        <w:szCs w:val="18"/>
      </w:rPr>
      <w:alias w:val="Subject"/>
      <w:tag w:val=""/>
      <w:id w:val="1660120633"/>
      <w:placeholder>
        <w:docPart w:val="0C36053E5D774BEAB3D7AE79F27C28DB"/>
      </w:placeholder>
      <w:dataBinding w:prefixMappings="xmlns:ns0='http://purl.org/dc/elements/1.1/' xmlns:ns1='http://schemas.openxmlformats.org/package/2006/metadata/core-properties' " w:xpath="/ns1:coreProperties[1]/ns0:subject[1]" w:storeItemID="{6C3C8BC8-F283-45AE-878A-BAB7291924A1}"/>
      <w:text/>
    </w:sdtPr>
    <w:sdtEndPr/>
    <w:sdtContent>
      <w:p w14:paraId="0C149D0D" w14:textId="7D323B19" w:rsidR="007F5133" w:rsidRPr="00F063DA" w:rsidRDefault="005F39FE">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358945325"/>
      <w:placeholder>
        <w:docPart w:val="E1056E6022B543C6BE0641F31A112F3B"/>
      </w:placeholder>
      <w:dataBinding w:prefixMappings="xmlns:ns0='http://purl.org/dc/elements/1.1/' xmlns:ns1='http://schemas.openxmlformats.org/package/2006/metadata/core-properties' " w:xpath="/ns1:coreProperties[1]/ns0:title[1]" w:storeItemID="{6C3C8BC8-F283-45AE-878A-BAB7291924A1}"/>
      <w:text/>
    </w:sdtPr>
    <w:sdtEndPr/>
    <w:sdtContent>
      <w:p w14:paraId="2E116740" w14:textId="44032841" w:rsidR="005F39FE" w:rsidRPr="00F063DA" w:rsidRDefault="005F39FE">
        <w:pPr>
          <w:pStyle w:val="Header"/>
          <w:rPr>
            <w:rFonts w:ascii="Candara" w:hAnsi="Candara"/>
            <w:sz w:val="18"/>
            <w:szCs w:val="18"/>
          </w:rPr>
        </w:pPr>
        <w:r w:rsidRPr="00F063DA">
          <w:rPr>
            <w:rFonts w:ascii="Candara" w:hAnsi="Candara"/>
            <w:sz w:val="18"/>
            <w:szCs w:val="18"/>
          </w:rPr>
          <w:t>Contract Title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617"/>
    <w:multiLevelType w:val="hybridMultilevel"/>
    <w:tmpl w:val="928CB102"/>
    <w:lvl w:ilvl="0" w:tplc="04090017">
      <w:start w:val="1"/>
      <w:numFmt w:val="lowerLetter"/>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2064FF8"/>
    <w:multiLevelType w:val="singleLevel"/>
    <w:tmpl w:val="8B3C086A"/>
    <w:lvl w:ilvl="0">
      <w:start w:val="1"/>
      <w:numFmt w:val="bullet"/>
      <w:lvlText w:val=""/>
      <w:lvlJc w:val="left"/>
      <w:pPr>
        <w:tabs>
          <w:tab w:val="num" w:pos="1728"/>
        </w:tabs>
        <w:ind w:left="1728" w:hanging="576"/>
      </w:pPr>
      <w:rPr>
        <w:rFonts w:ascii="Wingdings" w:hAnsi="Wingdings" w:hint="default"/>
      </w:rPr>
    </w:lvl>
  </w:abstractNum>
  <w:abstractNum w:abstractNumId="2" w15:restartNumberingAfterBreak="0">
    <w:nsid w:val="082113C4"/>
    <w:multiLevelType w:val="singleLevel"/>
    <w:tmpl w:val="4C1410BA"/>
    <w:lvl w:ilvl="0">
      <w:start w:val="1"/>
      <w:numFmt w:val="decimal"/>
      <w:lvlText w:val="3.%1 "/>
      <w:legacy w:legacy="1" w:legacySpace="0" w:legacyIndent="567"/>
      <w:lvlJc w:val="left"/>
      <w:pPr>
        <w:ind w:left="1134" w:hanging="567"/>
      </w:pPr>
      <w:rPr>
        <w:rFonts w:ascii="Times New Roman" w:hAnsi="Times New Roman" w:hint="default"/>
        <w:b w:val="0"/>
        <w:i w:val="0"/>
        <w:sz w:val="22"/>
        <w:szCs w:val="22"/>
        <w:u w:val="none"/>
      </w:rPr>
    </w:lvl>
  </w:abstractNum>
  <w:abstractNum w:abstractNumId="3" w15:restartNumberingAfterBreak="0">
    <w:nsid w:val="0A6E4408"/>
    <w:multiLevelType w:val="hybridMultilevel"/>
    <w:tmpl w:val="488C9612"/>
    <w:lvl w:ilvl="0" w:tplc="BA5E3DA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B14BA"/>
    <w:multiLevelType w:val="multilevel"/>
    <w:tmpl w:val="2188D4B2"/>
    <w:lvl w:ilvl="0">
      <w:start w:val="1"/>
      <w:numFmt w:val="decimal"/>
      <w:lvlText w:val="%1."/>
      <w:legacy w:legacy="1" w:legacySpace="0" w:legacyIndent="567"/>
      <w:lvlJc w:val="left"/>
      <w:pPr>
        <w:ind w:left="1134" w:hanging="567"/>
      </w:pPr>
      <w:rPr>
        <w:rFonts w:ascii="Candara" w:eastAsia="Times New Roman" w:hAnsi="Candara" w:cs="Times New Roman"/>
        <w:b/>
        <w:bCs/>
        <w:i w:val="0"/>
        <w:sz w:val="22"/>
        <w:szCs w:val="20"/>
        <w:u w:val="none"/>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5" w15:restartNumberingAfterBreak="0">
    <w:nsid w:val="10E4413D"/>
    <w:multiLevelType w:val="multilevel"/>
    <w:tmpl w:val="0F0ECC90"/>
    <w:lvl w:ilvl="0">
      <w:start w:val="1"/>
      <w:numFmt w:val="upperLetter"/>
      <w:lvlText w:val="%1"/>
      <w:lvlJc w:val="left"/>
      <w:pPr>
        <w:ind w:left="1080" w:hanging="720"/>
      </w:pPr>
      <w:rPr>
        <w:rFonts w:hint="default"/>
      </w:rPr>
    </w:lvl>
    <w:lvl w:ilvl="1">
      <w:start w:val="1"/>
      <w:numFmt w:val="none"/>
      <w:isLgl/>
      <w:lvlText w:val="A1"/>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113E3197"/>
    <w:multiLevelType w:val="hybridMultilevel"/>
    <w:tmpl w:val="928CB102"/>
    <w:lvl w:ilvl="0" w:tplc="04090017">
      <w:start w:val="1"/>
      <w:numFmt w:val="lowerLetter"/>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13E55CFA"/>
    <w:multiLevelType w:val="multilevel"/>
    <w:tmpl w:val="B8C03C0C"/>
    <w:lvl w:ilvl="0">
      <w:start w:val="2"/>
      <w:numFmt w:val="decimal"/>
      <w:lvlText w:val="%1."/>
      <w:lvlJc w:val="left"/>
      <w:pPr>
        <w:ind w:left="1080" w:hanging="720"/>
      </w:pPr>
      <w:rPr>
        <w:rFonts w:hint="default"/>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14CD41D1"/>
    <w:multiLevelType w:val="multilevel"/>
    <w:tmpl w:val="ED6041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4E13604"/>
    <w:multiLevelType w:val="multilevel"/>
    <w:tmpl w:val="74C65444"/>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C1170F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0C13B59"/>
    <w:multiLevelType w:val="hybridMultilevel"/>
    <w:tmpl w:val="F52AD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094F47"/>
    <w:multiLevelType w:val="hybridMultilevel"/>
    <w:tmpl w:val="F56CDA76"/>
    <w:lvl w:ilvl="0" w:tplc="E4F8A0C4">
      <w:start w:val="2"/>
      <w:numFmt w:val="bullet"/>
      <w:lvlText w:val="-"/>
      <w:lvlJc w:val="left"/>
      <w:pPr>
        <w:ind w:left="720" w:hanging="360"/>
      </w:pPr>
      <w:rPr>
        <w:rFonts w:ascii="Candara" w:eastAsia="Times New Roman" w:hAnsi="Candar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267FAF"/>
    <w:multiLevelType w:val="hybridMultilevel"/>
    <w:tmpl w:val="455EA9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9BE244E"/>
    <w:multiLevelType w:val="hybridMultilevel"/>
    <w:tmpl w:val="1D269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A024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7C07995"/>
    <w:multiLevelType w:val="multilevel"/>
    <w:tmpl w:val="44CCB0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FCF2D91"/>
    <w:multiLevelType w:val="multilevel"/>
    <w:tmpl w:val="74C65444"/>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431541EC"/>
    <w:multiLevelType w:val="hybridMultilevel"/>
    <w:tmpl w:val="455EA9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146D0D"/>
    <w:multiLevelType w:val="multilevel"/>
    <w:tmpl w:val="C862CE66"/>
    <w:lvl w:ilvl="0">
      <w:start w:val="4"/>
      <w:numFmt w:val="decimal"/>
      <w:lvlText w:val="%1"/>
      <w:lvlJc w:val="left"/>
      <w:pPr>
        <w:ind w:left="440" w:hanging="440"/>
      </w:pPr>
      <w:rPr>
        <w:rFonts w:hint="default"/>
      </w:rPr>
    </w:lvl>
    <w:lvl w:ilvl="1">
      <w:start w:val="7"/>
      <w:numFmt w:val="decimal"/>
      <w:lvlText w:val="%1.%2"/>
      <w:lvlJc w:val="left"/>
      <w:pPr>
        <w:ind w:left="800" w:hanging="4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A9F7E5D"/>
    <w:multiLevelType w:val="multilevel"/>
    <w:tmpl w:val="8F44BC00"/>
    <w:lvl w:ilvl="0">
      <w:start w:val="1"/>
      <w:numFmt w:val="decimal"/>
      <w:lvlText w:val="%1."/>
      <w:lvlJc w:val="left"/>
      <w:pPr>
        <w:ind w:left="1080" w:hanging="720"/>
      </w:pPr>
      <w:rPr>
        <w:rFonts w:hint="default"/>
        <w:b/>
        <w:bCs/>
        <w:sz w:val="22"/>
        <w:szCs w:val="22"/>
      </w:rPr>
    </w:lvl>
    <w:lvl w:ilvl="1">
      <w:start w:val="1"/>
      <w:numFmt w:val="decimal"/>
      <w:isLgl/>
      <w:lvlText w:val="%1.%2"/>
      <w:lvlJc w:val="left"/>
      <w:pPr>
        <w:ind w:left="930" w:hanging="57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4E961E89"/>
    <w:multiLevelType w:val="multilevel"/>
    <w:tmpl w:val="7A34ADF0"/>
    <w:lvl w:ilvl="0">
      <w:start w:val="1"/>
      <w:numFmt w:val="decimal"/>
      <w:lvlText w:val="%1."/>
      <w:lvlJc w:val="left"/>
      <w:pPr>
        <w:ind w:left="1080" w:hanging="720"/>
      </w:pPr>
      <w:rPr>
        <w:rFonts w:hint="default"/>
      </w:rPr>
    </w:lvl>
    <w:lvl w:ilvl="1">
      <w:start w:val="3"/>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EAA05DF"/>
    <w:multiLevelType w:val="multilevel"/>
    <w:tmpl w:val="74C65444"/>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4EDA3E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06D225D"/>
    <w:multiLevelType w:val="singleLevel"/>
    <w:tmpl w:val="04090017"/>
    <w:lvl w:ilvl="0">
      <w:start w:val="1"/>
      <w:numFmt w:val="lowerLetter"/>
      <w:lvlText w:val="%1)"/>
      <w:lvlJc w:val="left"/>
      <w:pPr>
        <w:ind w:left="360" w:hanging="360"/>
      </w:pPr>
      <w:rPr>
        <w:rFonts w:hint="default"/>
      </w:rPr>
    </w:lvl>
  </w:abstractNum>
  <w:abstractNum w:abstractNumId="25" w15:restartNumberingAfterBreak="0">
    <w:nsid w:val="50FD5345"/>
    <w:multiLevelType w:val="multilevel"/>
    <w:tmpl w:val="AB4AC0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3012401"/>
    <w:multiLevelType w:val="hybridMultilevel"/>
    <w:tmpl w:val="BF8288D2"/>
    <w:lvl w:ilvl="0" w:tplc="1A023A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3117C44"/>
    <w:multiLevelType w:val="hybridMultilevel"/>
    <w:tmpl w:val="455EA9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3BA5D3A"/>
    <w:multiLevelType w:val="hybridMultilevel"/>
    <w:tmpl w:val="64581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D55A4C"/>
    <w:multiLevelType w:val="hybridMultilevel"/>
    <w:tmpl w:val="9DCE848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0" w15:restartNumberingAfterBreak="0">
    <w:nsid w:val="587126C0"/>
    <w:multiLevelType w:val="hybridMultilevel"/>
    <w:tmpl w:val="AA66ABF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1" w15:restartNumberingAfterBreak="0">
    <w:nsid w:val="58F630E9"/>
    <w:multiLevelType w:val="hybridMultilevel"/>
    <w:tmpl w:val="939E89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301E6B"/>
    <w:multiLevelType w:val="hybridMultilevel"/>
    <w:tmpl w:val="4B403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7D615F"/>
    <w:multiLevelType w:val="multilevel"/>
    <w:tmpl w:val="A29CC03E"/>
    <w:lvl w:ilvl="0">
      <w:start w:val="5"/>
      <w:numFmt w:val="decimal"/>
      <w:lvlText w:val="%1"/>
      <w:lvlJc w:val="left"/>
      <w:pPr>
        <w:ind w:left="360" w:hanging="360"/>
      </w:pPr>
      <w:rPr>
        <w:rFonts w:hint="default"/>
      </w:rPr>
    </w:lvl>
    <w:lvl w:ilvl="1">
      <w:start w:val="3"/>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176" w:hanging="1440"/>
      </w:pPr>
      <w:rPr>
        <w:rFonts w:hint="default"/>
      </w:rPr>
    </w:lvl>
  </w:abstractNum>
  <w:abstractNum w:abstractNumId="34" w15:restartNumberingAfterBreak="0">
    <w:nsid w:val="605F6A59"/>
    <w:multiLevelType w:val="hybridMultilevel"/>
    <w:tmpl w:val="689814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F877F0"/>
    <w:multiLevelType w:val="multilevel"/>
    <w:tmpl w:val="0F0ECC90"/>
    <w:lvl w:ilvl="0">
      <w:start w:val="1"/>
      <w:numFmt w:val="upperLetter"/>
      <w:lvlText w:val="%1"/>
      <w:lvlJc w:val="left"/>
      <w:pPr>
        <w:ind w:left="1080" w:hanging="720"/>
      </w:pPr>
      <w:rPr>
        <w:rFonts w:hint="default"/>
      </w:rPr>
    </w:lvl>
    <w:lvl w:ilvl="1">
      <w:start w:val="1"/>
      <w:numFmt w:val="none"/>
      <w:isLgl/>
      <w:lvlText w:val="A1"/>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6B8D45C0"/>
    <w:multiLevelType w:val="singleLevel"/>
    <w:tmpl w:val="49221EBC"/>
    <w:lvl w:ilvl="0">
      <w:start w:val="1"/>
      <w:numFmt w:val="decimal"/>
      <w:lvlText w:val="4.%1"/>
      <w:legacy w:legacy="1" w:legacySpace="0" w:legacyIndent="567"/>
      <w:lvlJc w:val="left"/>
      <w:pPr>
        <w:ind w:left="1134" w:hanging="567"/>
      </w:pPr>
    </w:lvl>
  </w:abstractNum>
  <w:abstractNum w:abstractNumId="37" w15:restartNumberingAfterBreak="0">
    <w:nsid w:val="6BD93D23"/>
    <w:multiLevelType w:val="hybridMultilevel"/>
    <w:tmpl w:val="455EA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4C5EFB"/>
    <w:multiLevelType w:val="hybridMultilevel"/>
    <w:tmpl w:val="C95C86A2"/>
    <w:lvl w:ilvl="0" w:tplc="55F8A5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8A446C"/>
    <w:multiLevelType w:val="multilevel"/>
    <w:tmpl w:val="BADADA16"/>
    <w:lvl w:ilvl="0">
      <w:start w:val="1"/>
      <w:numFmt w:val="decimal"/>
      <w:lvlText w:val="%1."/>
      <w:lvlJc w:val="left"/>
      <w:pPr>
        <w:ind w:left="1080" w:hanging="720"/>
      </w:pPr>
      <w:rPr>
        <w:rFonts w:hint="default"/>
        <w:b/>
        <w:bCs/>
        <w:sz w:val="20"/>
        <w:szCs w:val="20"/>
      </w:rPr>
    </w:lvl>
    <w:lvl w:ilvl="1">
      <w:start w:val="1"/>
      <w:numFmt w:val="decimal"/>
      <w:isLgl/>
      <w:lvlText w:val="%1.%2"/>
      <w:lvlJc w:val="left"/>
      <w:pPr>
        <w:ind w:left="930" w:hanging="57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636030804">
    <w:abstractNumId w:val="4"/>
  </w:num>
  <w:num w:numId="2" w16cid:durableId="1525096632">
    <w:abstractNumId w:val="2"/>
  </w:num>
  <w:num w:numId="3" w16cid:durableId="1792551681">
    <w:abstractNumId w:val="36"/>
  </w:num>
  <w:num w:numId="4" w16cid:durableId="1374580028">
    <w:abstractNumId w:val="1"/>
  </w:num>
  <w:num w:numId="5" w16cid:durableId="2079209352">
    <w:abstractNumId w:val="33"/>
  </w:num>
  <w:num w:numId="6" w16cid:durableId="1660233169">
    <w:abstractNumId w:val="29"/>
  </w:num>
  <w:num w:numId="7" w16cid:durableId="706562839">
    <w:abstractNumId w:val="11"/>
  </w:num>
  <w:num w:numId="8" w16cid:durableId="1236009934">
    <w:abstractNumId w:val="32"/>
  </w:num>
  <w:num w:numId="9" w16cid:durableId="1505314143">
    <w:abstractNumId w:val="14"/>
  </w:num>
  <w:num w:numId="10" w16cid:durableId="1130051691">
    <w:abstractNumId w:val="21"/>
  </w:num>
  <w:num w:numId="11" w16cid:durableId="539512340">
    <w:abstractNumId w:val="7"/>
  </w:num>
  <w:num w:numId="12" w16cid:durableId="183520035">
    <w:abstractNumId w:val="3"/>
  </w:num>
  <w:num w:numId="13" w16cid:durableId="530844666">
    <w:abstractNumId w:val="23"/>
  </w:num>
  <w:num w:numId="14" w16cid:durableId="442382199">
    <w:abstractNumId w:val="22"/>
  </w:num>
  <w:num w:numId="15" w16cid:durableId="2096780057">
    <w:abstractNumId w:val="39"/>
  </w:num>
  <w:num w:numId="16" w16cid:durableId="1295212916">
    <w:abstractNumId w:val="0"/>
  </w:num>
  <w:num w:numId="17" w16cid:durableId="527453828">
    <w:abstractNumId w:val="30"/>
  </w:num>
  <w:num w:numId="18" w16cid:durableId="1813207877">
    <w:abstractNumId w:val="16"/>
  </w:num>
  <w:num w:numId="19" w16cid:durableId="554706328">
    <w:abstractNumId w:val="8"/>
  </w:num>
  <w:num w:numId="20" w16cid:durableId="1355375268">
    <w:abstractNumId w:val="6"/>
  </w:num>
  <w:num w:numId="21" w16cid:durableId="1697651753">
    <w:abstractNumId w:val="25"/>
  </w:num>
  <w:num w:numId="22" w16cid:durableId="928584671">
    <w:abstractNumId w:val="19"/>
  </w:num>
  <w:num w:numId="23" w16cid:durableId="2114014838">
    <w:abstractNumId w:val="26"/>
  </w:num>
  <w:num w:numId="24" w16cid:durableId="1374764653">
    <w:abstractNumId w:val="38"/>
  </w:num>
  <w:num w:numId="25" w16cid:durableId="1457679083">
    <w:abstractNumId w:val="24"/>
  </w:num>
  <w:num w:numId="26" w16cid:durableId="695470027">
    <w:abstractNumId w:val="28"/>
  </w:num>
  <w:num w:numId="27" w16cid:durableId="1621717322">
    <w:abstractNumId w:val="12"/>
  </w:num>
  <w:num w:numId="28" w16cid:durableId="1428311151">
    <w:abstractNumId w:val="10"/>
  </w:num>
  <w:num w:numId="29" w16cid:durableId="2038966088">
    <w:abstractNumId w:val="15"/>
  </w:num>
  <w:num w:numId="30" w16cid:durableId="1836922329">
    <w:abstractNumId w:val="9"/>
  </w:num>
  <w:num w:numId="31" w16cid:durableId="1404449010">
    <w:abstractNumId w:val="17"/>
  </w:num>
  <w:num w:numId="32" w16cid:durableId="664239932">
    <w:abstractNumId w:val="35"/>
  </w:num>
  <w:num w:numId="33" w16cid:durableId="1580865527">
    <w:abstractNumId w:val="5"/>
  </w:num>
  <w:num w:numId="34" w16cid:durableId="1535581087">
    <w:abstractNumId w:val="37"/>
  </w:num>
  <w:num w:numId="35" w16cid:durableId="1044672103">
    <w:abstractNumId w:val="13"/>
  </w:num>
  <w:num w:numId="36" w16cid:durableId="751898829">
    <w:abstractNumId w:val="18"/>
  </w:num>
  <w:num w:numId="37" w16cid:durableId="86580970">
    <w:abstractNumId w:val="27"/>
  </w:num>
  <w:num w:numId="38" w16cid:durableId="1833064562">
    <w:abstractNumId w:val="20"/>
  </w:num>
  <w:num w:numId="39" w16cid:durableId="1128624277">
    <w:abstractNumId w:val="34"/>
  </w:num>
  <w:num w:numId="40" w16cid:durableId="473835937">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 Riyami, Azza OLNG-SCC/12">
    <w15:presenceInfo w15:providerId="AD" w15:userId="S::QAZRI0@omanlng.co.om::cf958afe-5249-4de5-90be-4627d3a92b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9FE"/>
    <w:rsid w:val="00006726"/>
    <w:rsid w:val="00006B28"/>
    <w:rsid w:val="00011B83"/>
    <w:rsid w:val="00011E77"/>
    <w:rsid w:val="00031D2E"/>
    <w:rsid w:val="0003250A"/>
    <w:rsid w:val="0003447C"/>
    <w:rsid w:val="00041FEA"/>
    <w:rsid w:val="00043BBB"/>
    <w:rsid w:val="000533D2"/>
    <w:rsid w:val="00053638"/>
    <w:rsid w:val="00057428"/>
    <w:rsid w:val="00070F8A"/>
    <w:rsid w:val="00072727"/>
    <w:rsid w:val="00096C38"/>
    <w:rsid w:val="000A1ED9"/>
    <w:rsid w:val="000A22F6"/>
    <w:rsid w:val="000A5794"/>
    <w:rsid w:val="000A7367"/>
    <w:rsid w:val="000B34ED"/>
    <w:rsid w:val="000B5C4D"/>
    <w:rsid w:val="000C125B"/>
    <w:rsid w:val="000C18C5"/>
    <w:rsid w:val="000C5AD3"/>
    <w:rsid w:val="000D7269"/>
    <w:rsid w:val="000E05FE"/>
    <w:rsid w:val="000E5CB2"/>
    <w:rsid w:val="000E6AB5"/>
    <w:rsid w:val="000F0B8F"/>
    <w:rsid w:val="000F1FE3"/>
    <w:rsid w:val="001140B7"/>
    <w:rsid w:val="00114291"/>
    <w:rsid w:val="0013242A"/>
    <w:rsid w:val="0013573B"/>
    <w:rsid w:val="00135EF6"/>
    <w:rsid w:val="00141E9A"/>
    <w:rsid w:val="00170163"/>
    <w:rsid w:val="00171CB2"/>
    <w:rsid w:val="0018738C"/>
    <w:rsid w:val="00187EB5"/>
    <w:rsid w:val="001945C4"/>
    <w:rsid w:val="001B484A"/>
    <w:rsid w:val="001C0932"/>
    <w:rsid w:val="001C6DB9"/>
    <w:rsid w:val="001C7AE9"/>
    <w:rsid w:val="001D36F0"/>
    <w:rsid w:val="001F59C4"/>
    <w:rsid w:val="001F71B9"/>
    <w:rsid w:val="001F765B"/>
    <w:rsid w:val="00201EE8"/>
    <w:rsid w:val="0023371E"/>
    <w:rsid w:val="002374AD"/>
    <w:rsid w:val="00242714"/>
    <w:rsid w:val="00260BAE"/>
    <w:rsid w:val="00262F47"/>
    <w:rsid w:val="0026616E"/>
    <w:rsid w:val="00266EA7"/>
    <w:rsid w:val="00267772"/>
    <w:rsid w:val="00277A9D"/>
    <w:rsid w:val="002825F9"/>
    <w:rsid w:val="00282FD2"/>
    <w:rsid w:val="0029045E"/>
    <w:rsid w:val="002A5831"/>
    <w:rsid w:val="002C778E"/>
    <w:rsid w:val="002F530B"/>
    <w:rsid w:val="00315B16"/>
    <w:rsid w:val="003219D4"/>
    <w:rsid w:val="00322770"/>
    <w:rsid w:val="00335881"/>
    <w:rsid w:val="0035056B"/>
    <w:rsid w:val="003762E3"/>
    <w:rsid w:val="00392889"/>
    <w:rsid w:val="003939CA"/>
    <w:rsid w:val="003A37A6"/>
    <w:rsid w:val="003A4B46"/>
    <w:rsid w:val="003A5FCC"/>
    <w:rsid w:val="003A73DD"/>
    <w:rsid w:val="003B4115"/>
    <w:rsid w:val="003B6815"/>
    <w:rsid w:val="003C424A"/>
    <w:rsid w:val="003C5376"/>
    <w:rsid w:val="003D421F"/>
    <w:rsid w:val="003D46B6"/>
    <w:rsid w:val="003D63F9"/>
    <w:rsid w:val="003E2149"/>
    <w:rsid w:val="003F1CD9"/>
    <w:rsid w:val="003F3566"/>
    <w:rsid w:val="003F67E3"/>
    <w:rsid w:val="003F7A4D"/>
    <w:rsid w:val="00415506"/>
    <w:rsid w:val="00432759"/>
    <w:rsid w:val="00433976"/>
    <w:rsid w:val="00440CB4"/>
    <w:rsid w:val="00456190"/>
    <w:rsid w:val="00470906"/>
    <w:rsid w:val="00471542"/>
    <w:rsid w:val="00476DF7"/>
    <w:rsid w:val="004777E2"/>
    <w:rsid w:val="0048413A"/>
    <w:rsid w:val="0048465B"/>
    <w:rsid w:val="004A3350"/>
    <w:rsid w:val="004B4BFC"/>
    <w:rsid w:val="004C0989"/>
    <w:rsid w:val="004E08AB"/>
    <w:rsid w:val="004E2F1B"/>
    <w:rsid w:val="004F054A"/>
    <w:rsid w:val="004F4F50"/>
    <w:rsid w:val="004F5C57"/>
    <w:rsid w:val="0050201D"/>
    <w:rsid w:val="00511776"/>
    <w:rsid w:val="00512F09"/>
    <w:rsid w:val="00515370"/>
    <w:rsid w:val="0051786B"/>
    <w:rsid w:val="0052188A"/>
    <w:rsid w:val="0052199F"/>
    <w:rsid w:val="00536154"/>
    <w:rsid w:val="005455EF"/>
    <w:rsid w:val="00556190"/>
    <w:rsid w:val="0055692F"/>
    <w:rsid w:val="00561E78"/>
    <w:rsid w:val="005721C7"/>
    <w:rsid w:val="0057429E"/>
    <w:rsid w:val="00594391"/>
    <w:rsid w:val="005A663D"/>
    <w:rsid w:val="005A6730"/>
    <w:rsid w:val="005B7C9B"/>
    <w:rsid w:val="005C0287"/>
    <w:rsid w:val="005C33CE"/>
    <w:rsid w:val="005C409F"/>
    <w:rsid w:val="005C527D"/>
    <w:rsid w:val="005F39FE"/>
    <w:rsid w:val="006008FD"/>
    <w:rsid w:val="00606727"/>
    <w:rsid w:val="00610EE5"/>
    <w:rsid w:val="00613FD4"/>
    <w:rsid w:val="00617ACD"/>
    <w:rsid w:val="006335C3"/>
    <w:rsid w:val="006374CB"/>
    <w:rsid w:val="00644432"/>
    <w:rsid w:val="00660AAE"/>
    <w:rsid w:val="00694197"/>
    <w:rsid w:val="006A4951"/>
    <w:rsid w:val="006C5A91"/>
    <w:rsid w:val="006D2339"/>
    <w:rsid w:val="006E4E0B"/>
    <w:rsid w:val="00730465"/>
    <w:rsid w:val="007368E6"/>
    <w:rsid w:val="00742961"/>
    <w:rsid w:val="00747CAB"/>
    <w:rsid w:val="007504F6"/>
    <w:rsid w:val="00750F10"/>
    <w:rsid w:val="00777A28"/>
    <w:rsid w:val="007A1254"/>
    <w:rsid w:val="007A5E3B"/>
    <w:rsid w:val="007C35C1"/>
    <w:rsid w:val="007C54C8"/>
    <w:rsid w:val="007D3142"/>
    <w:rsid w:val="007E03B2"/>
    <w:rsid w:val="007E3B54"/>
    <w:rsid w:val="007F4220"/>
    <w:rsid w:val="007F5133"/>
    <w:rsid w:val="007F6B7A"/>
    <w:rsid w:val="00815BBC"/>
    <w:rsid w:val="00822D34"/>
    <w:rsid w:val="0083376D"/>
    <w:rsid w:val="00854205"/>
    <w:rsid w:val="00864951"/>
    <w:rsid w:val="00867867"/>
    <w:rsid w:val="00880E50"/>
    <w:rsid w:val="00892DA6"/>
    <w:rsid w:val="008A34C4"/>
    <w:rsid w:val="008B502F"/>
    <w:rsid w:val="008C73A5"/>
    <w:rsid w:val="008E0DFB"/>
    <w:rsid w:val="008E1E2E"/>
    <w:rsid w:val="008E52C3"/>
    <w:rsid w:val="008F4995"/>
    <w:rsid w:val="008F59C5"/>
    <w:rsid w:val="008F6F69"/>
    <w:rsid w:val="009004D4"/>
    <w:rsid w:val="00917C14"/>
    <w:rsid w:val="00926955"/>
    <w:rsid w:val="009416BE"/>
    <w:rsid w:val="00944EB6"/>
    <w:rsid w:val="00944FF0"/>
    <w:rsid w:val="00947E4E"/>
    <w:rsid w:val="00962D7E"/>
    <w:rsid w:val="00975E31"/>
    <w:rsid w:val="009925ED"/>
    <w:rsid w:val="009A4688"/>
    <w:rsid w:val="009C11B1"/>
    <w:rsid w:val="009C1EF5"/>
    <w:rsid w:val="009C6EBF"/>
    <w:rsid w:val="009D4762"/>
    <w:rsid w:val="009D5BBD"/>
    <w:rsid w:val="009E3035"/>
    <w:rsid w:val="009F1849"/>
    <w:rsid w:val="00A00815"/>
    <w:rsid w:val="00A01960"/>
    <w:rsid w:val="00A05C6A"/>
    <w:rsid w:val="00A11432"/>
    <w:rsid w:val="00A13095"/>
    <w:rsid w:val="00A20E67"/>
    <w:rsid w:val="00A2477F"/>
    <w:rsid w:val="00A411F9"/>
    <w:rsid w:val="00A41447"/>
    <w:rsid w:val="00A430AD"/>
    <w:rsid w:val="00A54C07"/>
    <w:rsid w:val="00A67E81"/>
    <w:rsid w:val="00A83A36"/>
    <w:rsid w:val="00A8601A"/>
    <w:rsid w:val="00A86F04"/>
    <w:rsid w:val="00A963EC"/>
    <w:rsid w:val="00AD6669"/>
    <w:rsid w:val="00AD754A"/>
    <w:rsid w:val="00AE3202"/>
    <w:rsid w:val="00AE3EA8"/>
    <w:rsid w:val="00AF4569"/>
    <w:rsid w:val="00AF67AF"/>
    <w:rsid w:val="00B03559"/>
    <w:rsid w:val="00B03C80"/>
    <w:rsid w:val="00B06015"/>
    <w:rsid w:val="00B20670"/>
    <w:rsid w:val="00B2109E"/>
    <w:rsid w:val="00B36A5C"/>
    <w:rsid w:val="00B46D1F"/>
    <w:rsid w:val="00B54612"/>
    <w:rsid w:val="00B66DA1"/>
    <w:rsid w:val="00B721B9"/>
    <w:rsid w:val="00B76FD2"/>
    <w:rsid w:val="00B86A28"/>
    <w:rsid w:val="00B92AF2"/>
    <w:rsid w:val="00B938BB"/>
    <w:rsid w:val="00BA41BB"/>
    <w:rsid w:val="00BA578B"/>
    <w:rsid w:val="00BB141B"/>
    <w:rsid w:val="00BB25FF"/>
    <w:rsid w:val="00BC30B8"/>
    <w:rsid w:val="00BC4EBD"/>
    <w:rsid w:val="00BC5530"/>
    <w:rsid w:val="00BC68B2"/>
    <w:rsid w:val="00BC72A9"/>
    <w:rsid w:val="00BE2E8A"/>
    <w:rsid w:val="00BE3C34"/>
    <w:rsid w:val="00BF3496"/>
    <w:rsid w:val="00BF519C"/>
    <w:rsid w:val="00BF6162"/>
    <w:rsid w:val="00C15934"/>
    <w:rsid w:val="00C1658C"/>
    <w:rsid w:val="00C25C4F"/>
    <w:rsid w:val="00C41E27"/>
    <w:rsid w:val="00C42EF8"/>
    <w:rsid w:val="00C474EE"/>
    <w:rsid w:val="00C86B72"/>
    <w:rsid w:val="00C90800"/>
    <w:rsid w:val="00C95438"/>
    <w:rsid w:val="00C9757B"/>
    <w:rsid w:val="00CB1ACC"/>
    <w:rsid w:val="00CB370D"/>
    <w:rsid w:val="00CC037E"/>
    <w:rsid w:val="00CC63C0"/>
    <w:rsid w:val="00CC6B30"/>
    <w:rsid w:val="00CE7E7D"/>
    <w:rsid w:val="00CF0D3F"/>
    <w:rsid w:val="00CF3EBD"/>
    <w:rsid w:val="00D071E5"/>
    <w:rsid w:val="00D23F72"/>
    <w:rsid w:val="00D26BB7"/>
    <w:rsid w:val="00D2756D"/>
    <w:rsid w:val="00D30948"/>
    <w:rsid w:val="00D30BF8"/>
    <w:rsid w:val="00D42B1C"/>
    <w:rsid w:val="00DA1808"/>
    <w:rsid w:val="00DA6457"/>
    <w:rsid w:val="00DB2A57"/>
    <w:rsid w:val="00DC4E97"/>
    <w:rsid w:val="00DC7E76"/>
    <w:rsid w:val="00DD7EF2"/>
    <w:rsid w:val="00DE19D6"/>
    <w:rsid w:val="00DE6E12"/>
    <w:rsid w:val="00DF2882"/>
    <w:rsid w:val="00E06DD4"/>
    <w:rsid w:val="00E156D6"/>
    <w:rsid w:val="00E21633"/>
    <w:rsid w:val="00E474AA"/>
    <w:rsid w:val="00E70667"/>
    <w:rsid w:val="00E74D28"/>
    <w:rsid w:val="00E93F14"/>
    <w:rsid w:val="00EB24CD"/>
    <w:rsid w:val="00EB5F44"/>
    <w:rsid w:val="00EB6258"/>
    <w:rsid w:val="00EC2107"/>
    <w:rsid w:val="00ED16BA"/>
    <w:rsid w:val="00ED3DA8"/>
    <w:rsid w:val="00EF0454"/>
    <w:rsid w:val="00F063DA"/>
    <w:rsid w:val="00F2509E"/>
    <w:rsid w:val="00F33A99"/>
    <w:rsid w:val="00F41293"/>
    <w:rsid w:val="00F61B10"/>
    <w:rsid w:val="00F67E49"/>
    <w:rsid w:val="00F76A4C"/>
    <w:rsid w:val="00F76C11"/>
    <w:rsid w:val="00FC01A6"/>
    <w:rsid w:val="00FD1271"/>
    <w:rsid w:val="00FD15CB"/>
    <w:rsid w:val="00FD3A5A"/>
    <w:rsid w:val="00FE24A4"/>
    <w:rsid w:val="00FE2904"/>
    <w:rsid w:val="00FE79D2"/>
    <w:rsid w:val="00FE7B36"/>
    <w:rsid w:val="00FF49CE"/>
    <w:rsid w:val="00FF74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DE885"/>
  <w15:chartTrackingRefBased/>
  <w15:docId w15:val="{92E926B3-A7EA-4337-8273-CF09A4199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ndara" w:eastAsiaTheme="minorHAnsi" w:hAnsi="Candara"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54A"/>
    <w:pPr>
      <w:spacing w:after="0" w:line="240" w:lineRule="auto"/>
    </w:pPr>
    <w:rPr>
      <w:rFonts w:ascii="Times New Roman" w:eastAsia="Times New Roman" w:hAnsi="Times New Roman" w:cs="Times New Roman"/>
      <w:szCs w:val="20"/>
      <w:lang w:val="en-GB"/>
    </w:rPr>
  </w:style>
  <w:style w:type="paragraph" w:styleId="Heading1">
    <w:name w:val="heading 1"/>
    <w:basedOn w:val="Normal"/>
    <w:next w:val="Normal"/>
    <w:link w:val="Heading1Char"/>
    <w:qFormat/>
    <w:rsid w:val="005F39FE"/>
    <w:pPr>
      <w:keepNext/>
      <w:jc w:val="center"/>
      <w:outlineLvl w:val="0"/>
    </w:pPr>
    <w:rPr>
      <w:b/>
      <w:bCs/>
      <w:sz w:val="28"/>
      <w:szCs w:val="28"/>
    </w:rPr>
  </w:style>
  <w:style w:type="paragraph" w:styleId="Heading2">
    <w:name w:val="heading 2"/>
    <w:basedOn w:val="Normal"/>
    <w:next w:val="Normal"/>
    <w:link w:val="Heading2Char"/>
    <w:qFormat/>
    <w:rsid w:val="005F39FE"/>
    <w:pPr>
      <w:keepNext/>
      <w:ind w:left="720" w:hanging="720"/>
      <w:jc w:val="center"/>
      <w:outlineLvl w:val="1"/>
    </w:pPr>
    <w:rPr>
      <w:b/>
      <w:bCs/>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F39FE"/>
    <w:rPr>
      <w:rFonts w:ascii="Times New Roman" w:eastAsia="Times New Roman" w:hAnsi="Times New Roman" w:cs="Times New Roman"/>
      <w:b/>
      <w:bCs/>
      <w:sz w:val="28"/>
      <w:szCs w:val="28"/>
      <w:lang w:val="en-GB"/>
    </w:rPr>
  </w:style>
  <w:style w:type="character" w:customStyle="1" w:styleId="Heading2Char">
    <w:name w:val="Heading 2 Char"/>
    <w:basedOn w:val="DefaultParagraphFont"/>
    <w:link w:val="Heading2"/>
    <w:rsid w:val="005F39FE"/>
    <w:rPr>
      <w:rFonts w:ascii="Times New Roman" w:eastAsia="Times New Roman" w:hAnsi="Times New Roman" w:cs="Times New Roman"/>
      <w:b/>
      <w:bCs/>
      <w:sz w:val="32"/>
      <w:szCs w:val="32"/>
      <w:u w:val="single"/>
      <w:lang w:val="en-GB"/>
    </w:rPr>
  </w:style>
  <w:style w:type="paragraph" w:styleId="Header">
    <w:name w:val="header"/>
    <w:basedOn w:val="Normal"/>
    <w:link w:val="HeaderChar"/>
    <w:rsid w:val="005F39FE"/>
    <w:pPr>
      <w:tabs>
        <w:tab w:val="center" w:pos="4153"/>
        <w:tab w:val="right" w:pos="8306"/>
      </w:tabs>
    </w:pPr>
  </w:style>
  <w:style w:type="character" w:customStyle="1" w:styleId="HeaderChar">
    <w:name w:val="Header Char"/>
    <w:basedOn w:val="DefaultParagraphFont"/>
    <w:link w:val="Header"/>
    <w:rsid w:val="005F39FE"/>
    <w:rPr>
      <w:rFonts w:ascii="Times New Roman" w:eastAsia="Times New Roman" w:hAnsi="Times New Roman" w:cs="Times New Roman"/>
      <w:szCs w:val="20"/>
      <w:lang w:val="en-GB"/>
    </w:rPr>
  </w:style>
  <w:style w:type="paragraph" w:styleId="Footer">
    <w:name w:val="footer"/>
    <w:basedOn w:val="Normal"/>
    <w:link w:val="FooterChar"/>
    <w:rsid w:val="005F39FE"/>
    <w:pPr>
      <w:tabs>
        <w:tab w:val="center" w:pos="4153"/>
        <w:tab w:val="right" w:pos="8306"/>
      </w:tabs>
    </w:pPr>
  </w:style>
  <w:style w:type="character" w:customStyle="1" w:styleId="FooterChar">
    <w:name w:val="Footer Char"/>
    <w:basedOn w:val="DefaultParagraphFont"/>
    <w:link w:val="Footer"/>
    <w:rsid w:val="005F39FE"/>
    <w:rPr>
      <w:rFonts w:ascii="Times New Roman" w:eastAsia="Times New Roman" w:hAnsi="Times New Roman" w:cs="Times New Roman"/>
      <w:szCs w:val="20"/>
      <w:lang w:val="en-GB"/>
    </w:rPr>
  </w:style>
  <w:style w:type="paragraph" w:styleId="BodyTextIndent">
    <w:name w:val="Body Text Indent"/>
    <w:basedOn w:val="Normal"/>
    <w:link w:val="BodyTextIndentChar"/>
    <w:rsid w:val="005F39FE"/>
    <w:pPr>
      <w:ind w:left="567"/>
      <w:jc w:val="both"/>
    </w:pPr>
    <w:rPr>
      <w:sz w:val="24"/>
      <w:szCs w:val="24"/>
    </w:rPr>
  </w:style>
  <w:style w:type="character" w:customStyle="1" w:styleId="BodyTextIndentChar">
    <w:name w:val="Body Text Indent Char"/>
    <w:basedOn w:val="DefaultParagraphFont"/>
    <w:link w:val="BodyTextIndent"/>
    <w:rsid w:val="005F39FE"/>
    <w:rPr>
      <w:rFonts w:ascii="Times New Roman" w:eastAsia="Times New Roman" w:hAnsi="Times New Roman" w:cs="Times New Roman"/>
      <w:sz w:val="24"/>
      <w:szCs w:val="24"/>
      <w:lang w:val="en-GB"/>
    </w:rPr>
  </w:style>
  <w:style w:type="paragraph" w:styleId="BodyTextIndent2">
    <w:name w:val="Body Text Indent 2"/>
    <w:basedOn w:val="Normal"/>
    <w:link w:val="BodyTextIndent2Char"/>
    <w:rsid w:val="005F39FE"/>
    <w:pPr>
      <w:ind w:left="567" w:hanging="567"/>
      <w:jc w:val="both"/>
    </w:pPr>
    <w:rPr>
      <w:sz w:val="24"/>
      <w:szCs w:val="24"/>
    </w:rPr>
  </w:style>
  <w:style w:type="character" w:customStyle="1" w:styleId="BodyTextIndent2Char">
    <w:name w:val="Body Text Indent 2 Char"/>
    <w:basedOn w:val="DefaultParagraphFont"/>
    <w:link w:val="BodyTextIndent2"/>
    <w:rsid w:val="005F39FE"/>
    <w:rPr>
      <w:rFonts w:ascii="Times New Roman" w:eastAsia="Times New Roman" w:hAnsi="Times New Roman" w:cs="Times New Roman"/>
      <w:sz w:val="24"/>
      <w:szCs w:val="24"/>
      <w:lang w:val="en-GB"/>
    </w:rPr>
  </w:style>
  <w:style w:type="character" w:styleId="Hyperlink">
    <w:name w:val="Hyperlink"/>
    <w:rsid w:val="005F39FE"/>
    <w:rPr>
      <w:color w:val="0000FF"/>
      <w:u w:val="single"/>
    </w:rPr>
  </w:style>
  <w:style w:type="paragraph" w:styleId="ListParagraph">
    <w:name w:val="List Paragraph"/>
    <w:aliases w:val="YC Bulet,Figure_name,lp1,Use Case List Paragraph Char,List Paragraph1,List Paragraph11,List Paragraph1 Char Char,Bullet List,List - bullets,Equipment,Bullet 1,List Paragraph Char Char,b1,Numbered Indented Text,Ref,List_TIS,List Paragraph2"/>
    <w:basedOn w:val="Normal"/>
    <w:link w:val="ListParagraphChar"/>
    <w:uiPriority w:val="34"/>
    <w:qFormat/>
    <w:rsid w:val="005F39FE"/>
    <w:pPr>
      <w:ind w:left="720"/>
    </w:pPr>
  </w:style>
  <w:style w:type="character" w:styleId="PlaceholderText">
    <w:name w:val="Placeholder Text"/>
    <w:basedOn w:val="DefaultParagraphFont"/>
    <w:uiPriority w:val="99"/>
    <w:semiHidden/>
    <w:rsid w:val="005F39FE"/>
    <w:rPr>
      <w:color w:val="808080"/>
    </w:rPr>
  </w:style>
  <w:style w:type="character" w:customStyle="1" w:styleId="ListParagraphChar">
    <w:name w:val="List Paragraph Char"/>
    <w:aliases w:val="YC Bulet Char,Figure_name Char,lp1 Char,Use Case List Paragraph Char Char,List Paragraph1 Char,List Paragraph11 Char,List Paragraph1 Char Char Char,Bullet List Char,List - bullets Char,Equipment Char,Bullet 1 Char,b1 Char,Ref Char"/>
    <w:link w:val="ListParagraph"/>
    <w:uiPriority w:val="34"/>
    <w:qFormat/>
    <w:locked/>
    <w:rsid w:val="00594391"/>
    <w:rPr>
      <w:rFonts w:ascii="Times New Roman" w:eastAsia="Times New Roman" w:hAnsi="Times New Roman" w:cs="Times New Roman"/>
      <w:szCs w:val="20"/>
      <w:lang w:val="en-GB"/>
    </w:rPr>
  </w:style>
  <w:style w:type="table" w:styleId="TableGrid">
    <w:name w:val="Table Grid"/>
    <w:basedOn w:val="TableNormal"/>
    <w:uiPriority w:val="59"/>
    <w:rsid w:val="00574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link w:val="NormalChar"/>
    <w:uiPriority w:val="4"/>
    <w:qFormat/>
    <w:rsid w:val="00A05C6A"/>
    <w:pPr>
      <w:ind w:left="450" w:hanging="450"/>
    </w:pPr>
    <w:rPr>
      <w:sz w:val="24"/>
      <w:szCs w:val="24"/>
    </w:rPr>
  </w:style>
  <w:style w:type="paragraph" w:styleId="NormalIndent">
    <w:name w:val="Normal Indent"/>
    <w:aliases w:val="Normal Indent Char,Normal Indent Char1 Char,Normal Indent Char Char Char,Normal Indent Char1 Char Char Char,Normal Indent Char Char Char Char Char,Normal Indent Char2 Char Char Char Char,Normal Indent Char1 Char Char Char1 Char Char"/>
    <w:basedOn w:val="Normal"/>
    <w:link w:val="NormalIndentChar1"/>
    <w:rsid w:val="00A05C6A"/>
    <w:pPr>
      <w:keepLines/>
      <w:spacing w:before="60"/>
      <w:ind w:left="851"/>
      <w:jc w:val="both"/>
    </w:pPr>
    <w:rPr>
      <w:rFonts w:ascii="Tahoma" w:hAnsi="Tahoma" w:cs="Tahoma"/>
    </w:rPr>
  </w:style>
  <w:style w:type="character" w:customStyle="1" w:styleId="NormalIndentChar1">
    <w:name w:val="Normal Indent Char1"/>
    <w:aliases w:val="Normal Indent Char Char,Normal Indent Char1 Char Char,Normal Indent Char Char Char Char,Normal Indent Char1 Char Char Char Char,Normal Indent Char Char Char Char Char Char,Normal Indent Char2 Char Char Char Char Char"/>
    <w:link w:val="NormalIndent"/>
    <w:rsid w:val="00A05C6A"/>
    <w:rPr>
      <w:rFonts w:ascii="Tahoma" w:eastAsia="Times New Roman" w:hAnsi="Tahoma" w:cs="Tahoma"/>
      <w:szCs w:val="20"/>
      <w:lang w:val="en-GB"/>
    </w:rPr>
  </w:style>
  <w:style w:type="character" w:customStyle="1" w:styleId="NormalChar">
    <w:name w:val="Normal Char"/>
    <w:link w:val="Normal1"/>
    <w:uiPriority w:val="4"/>
    <w:rsid w:val="00A05C6A"/>
    <w:rPr>
      <w:rFonts w:ascii="Times New Roman" w:eastAsia="Times New Roman" w:hAnsi="Times New Roman" w:cs="Times New Roman"/>
      <w:sz w:val="24"/>
      <w:szCs w:val="24"/>
      <w:lang w:val="en-GB"/>
    </w:rPr>
  </w:style>
  <w:style w:type="paragraph" w:styleId="CommentText">
    <w:name w:val="annotation text"/>
    <w:basedOn w:val="Normal"/>
    <w:link w:val="CommentTextChar"/>
    <w:rsid w:val="00BA578B"/>
  </w:style>
  <w:style w:type="character" w:customStyle="1" w:styleId="CommentTextChar">
    <w:name w:val="Comment Text Char"/>
    <w:basedOn w:val="DefaultParagraphFont"/>
    <w:link w:val="CommentText"/>
    <w:rsid w:val="00BA578B"/>
    <w:rPr>
      <w:rFonts w:ascii="Times New Roman" w:eastAsia="Times New Roman" w:hAnsi="Times New Roman" w:cs="Times New Roman"/>
      <w:szCs w:val="20"/>
      <w:lang w:val="en-GB"/>
    </w:rPr>
  </w:style>
  <w:style w:type="paragraph" w:styleId="BodyText">
    <w:name w:val="Body Text"/>
    <w:basedOn w:val="Normal"/>
    <w:link w:val="BodyTextChar"/>
    <w:uiPriority w:val="99"/>
    <w:semiHidden/>
    <w:unhideWhenUsed/>
    <w:rsid w:val="00BA41BB"/>
    <w:pPr>
      <w:spacing w:after="120"/>
    </w:pPr>
  </w:style>
  <w:style w:type="character" w:customStyle="1" w:styleId="BodyTextChar">
    <w:name w:val="Body Text Char"/>
    <w:basedOn w:val="DefaultParagraphFont"/>
    <w:link w:val="BodyText"/>
    <w:uiPriority w:val="99"/>
    <w:semiHidden/>
    <w:rsid w:val="00BA41BB"/>
    <w:rPr>
      <w:rFonts w:ascii="Times New Roman" w:eastAsia="Times New Roman" w:hAnsi="Times New Roman" w:cs="Times New Roman"/>
      <w:szCs w:val="20"/>
      <w:lang w:val="en-GB"/>
    </w:rPr>
  </w:style>
  <w:style w:type="paragraph" w:styleId="Revision">
    <w:name w:val="Revision"/>
    <w:hidden/>
    <w:uiPriority w:val="99"/>
    <w:semiHidden/>
    <w:rsid w:val="008B502F"/>
    <w:pPr>
      <w:spacing w:after="0" w:line="240" w:lineRule="auto"/>
    </w:pPr>
    <w:rPr>
      <w:rFonts w:ascii="Times New Roman" w:eastAsia="Times New Roman" w:hAnsi="Times New Roman" w:cs="Times New Roman"/>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74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B82F7CFE17405499D58B18570D42AE"/>
        <w:category>
          <w:name w:val="General"/>
          <w:gallery w:val="placeholder"/>
        </w:category>
        <w:types>
          <w:type w:val="bbPlcHdr"/>
        </w:types>
        <w:behaviors>
          <w:behavior w:val="content"/>
        </w:behaviors>
        <w:guid w:val="{15510784-EE6F-4A45-A115-2F7FB9A3CFCB}"/>
      </w:docPartPr>
      <w:docPartBody>
        <w:p w:rsidR="00823E53" w:rsidRDefault="00C71F4F">
          <w:r w:rsidRPr="004340DD">
            <w:rPr>
              <w:rStyle w:val="PlaceholderText"/>
            </w:rPr>
            <w:t>[Title]</w:t>
          </w:r>
        </w:p>
      </w:docPartBody>
    </w:docPart>
    <w:docPart>
      <w:docPartPr>
        <w:name w:val="E1056E6022B543C6BE0641F31A112F3B"/>
        <w:category>
          <w:name w:val="General"/>
          <w:gallery w:val="placeholder"/>
        </w:category>
        <w:types>
          <w:type w:val="bbPlcHdr"/>
        </w:types>
        <w:behaviors>
          <w:behavior w:val="content"/>
        </w:behaviors>
        <w:guid w:val="{60227D7A-477F-4233-BE79-B2A63997F273}"/>
      </w:docPartPr>
      <w:docPartBody>
        <w:p w:rsidR="00823E53" w:rsidRDefault="00C71F4F">
          <w:r w:rsidRPr="004340DD">
            <w:rPr>
              <w:rStyle w:val="PlaceholderText"/>
            </w:rPr>
            <w:t>[Title]</w:t>
          </w:r>
        </w:p>
      </w:docPartBody>
    </w:docPart>
    <w:docPart>
      <w:docPartPr>
        <w:name w:val="927ECA11EE0A45588D34EEE57C22B915"/>
        <w:category>
          <w:name w:val="General"/>
          <w:gallery w:val="placeholder"/>
        </w:category>
        <w:types>
          <w:type w:val="bbPlcHdr"/>
        </w:types>
        <w:behaviors>
          <w:behavior w:val="content"/>
        </w:behaviors>
        <w:guid w:val="{300EFE54-2A5B-494F-88D5-C88D0426D8CE}"/>
      </w:docPartPr>
      <w:docPartBody>
        <w:p w:rsidR="00823E53" w:rsidRDefault="00C71F4F">
          <w:r w:rsidRPr="004340DD">
            <w:rPr>
              <w:rStyle w:val="PlaceholderText"/>
            </w:rPr>
            <w:t>[Subject]</w:t>
          </w:r>
        </w:p>
      </w:docPartBody>
    </w:docPart>
    <w:docPart>
      <w:docPartPr>
        <w:name w:val="0C36053E5D774BEAB3D7AE79F27C28DB"/>
        <w:category>
          <w:name w:val="General"/>
          <w:gallery w:val="placeholder"/>
        </w:category>
        <w:types>
          <w:type w:val="bbPlcHdr"/>
        </w:types>
        <w:behaviors>
          <w:behavior w:val="content"/>
        </w:behaviors>
        <w:guid w:val="{FF16E269-08AB-4B22-9042-0FAAA1D5D804}"/>
      </w:docPartPr>
      <w:docPartBody>
        <w:p w:rsidR="00823E53" w:rsidRDefault="00C71F4F">
          <w:r w:rsidRPr="004340DD">
            <w:rPr>
              <w:rStyle w:val="PlaceholderText"/>
            </w:rPr>
            <w:t>[Subject]</w:t>
          </w:r>
        </w:p>
      </w:docPartBody>
    </w:docPart>
    <w:docPart>
      <w:docPartPr>
        <w:name w:val="7E2A573B41B846E1974761AA61FCFBDE"/>
        <w:category>
          <w:name w:val="General"/>
          <w:gallery w:val="placeholder"/>
        </w:category>
        <w:types>
          <w:type w:val="bbPlcHdr"/>
        </w:types>
        <w:behaviors>
          <w:behavior w:val="content"/>
        </w:behaviors>
        <w:guid w:val="{30BF5D09-2187-4243-9461-1311F9D725FE}"/>
      </w:docPartPr>
      <w:docPartBody>
        <w:p w:rsidR="00823E53" w:rsidRDefault="00C71F4F" w:rsidP="00C71F4F">
          <w:pPr>
            <w:pStyle w:val="7E2A573B41B846E1974761AA61FCFBDE"/>
          </w:pPr>
          <w:r w:rsidRPr="004340DD">
            <w:rPr>
              <w:rStyle w:val="PlaceholderText"/>
            </w:rPr>
            <w:t>[Subject]</w:t>
          </w:r>
        </w:p>
      </w:docPartBody>
    </w:docPart>
    <w:docPart>
      <w:docPartPr>
        <w:name w:val="169B318A804E4499BF2A996BD78F597E"/>
        <w:category>
          <w:name w:val="General"/>
          <w:gallery w:val="placeholder"/>
        </w:category>
        <w:types>
          <w:type w:val="bbPlcHdr"/>
        </w:types>
        <w:behaviors>
          <w:behavior w:val="content"/>
        </w:behaviors>
        <w:guid w:val="{AAE4A1AA-D994-4982-8BD2-74CC367546F0}"/>
      </w:docPartPr>
      <w:docPartBody>
        <w:p w:rsidR="00823E53" w:rsidRDefault="00C71F4F" w:rsidP="00C71F4F">
          <w:pPr>
            <w:pStyle w:val="169B318A804E4499BF2A996BD78F597E"/>
          </w:pPr>
          <w:r w:rsidRPr="004340D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F4F"/>
    <w:rsid w:val="00011E77"/>
    <w:rsid w:val="00135EF6"/>
    <w:rsid w:val="001D6AC3"/>
    <w:rsid w:val="002510B1"/>
    <w:rsid w:val="003219D4"/>
    <w:rsid w:val="00327EC7"/>
    <w:rsid w:val="00432759"/>
    <w:rsid w:val="004E08AB"/>
    <w:rsid w:val="006B300B"/>
    <w:rsid w:val="00795624"/>
    <w:rsid w:val="007C54A5"/>
    <w:rsid w:val="00823E53"/>
    <w:rsid w:val="00854205"/>
    <w:rsid w:val="00A13095"/>
    <w:rsid w:val="00AD1758"/>
    <w:rsid w:val="00B21C0B"/>
    <w:rsid w:val="00BC5530"/>
    <w:rsid w:val="00C71F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7EC7"/>
    <w:rPr>
      <w:color w:val="808080"/>
    </w:rPr>
  </w:style>
  <w:style w:type="paragraph" w:customStyle="1" w:styleId="7E2A573B41B846E1974761AA61FCFBDE">
    <w:name w:val="7E2A573B41B846E1974761AA61FCFBDE"/>
    <w:rsid w:val="00C71F4F"/>
  </w:style>
  <w:style w:type="paragraph" w:customStyle="1" w:styleId="169B318A804E4499BF2A996BD78F597E">
    <w:name w:val="169B318A804E4499BF2A996BD78F597E"/>
    <w:rsid w:val="00C71F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A5EDB-E73C-4F50-844D-28A1747B9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3</Pages>
  <Words>530</Words>
  <Characters>3148</Characters>
  <Application>Microsoft Office Word</Application>
  <DocSecurity>0</DocSecurity>
  <Lines>91</Lines>
  <Paragraphs>39</Paragraphs>
  <ScaleCrop>false</ScaleCrop>
  <HeadingPairs>
    <vt:vector size="2" baseType="variant">
      <vt:variant>
        <vt:lpstr>Title</vt:lpstr>
      </vt:variant>
      <vt:variant>
        <vt:i4>1</vt:i4>
      </vt:variant>
    </vt:vector>
  </HeadingPairs>
  <TitlesOfParts>
    <vt:vector size="1" baseType="lpstr">
      <vt:lpstr>Contract Title</vt:lpstr>
    </vt:vector>
  </TitlesOfParts>
  <Manager>Contract Engineer Name</Manager>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Title</dc:title>
  <dc:subject>Contract No.</dc:subject>
  <dc:creator>Al Riyami, Azza OLNG-SCC/12</dc:creator>
  <cp:keywords>Contract Engineer Job Title &amp; Ref Ind</cp:keywords>
  <dc:description/>
  <cp:lastModifiedBy>Al Riyami, Azza OLNG-SCC/12</cp:lastModifiedBy>
  <cp:revision>291</cp:revision>
  <dcterms:created xsi:type="dcterms:W3CDTF">2026-03-04T10:34:00Z</dcterms:created>
  <dcterms:modified xsi:type="dcterms:W3CDTF">2026-04-27T09:49:00Z</dcterms:modified>
</cp:coreProperties>
</file>