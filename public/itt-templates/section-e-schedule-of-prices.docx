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5F39FE" w:rsidRPr="00F063DA" w14:paraId="17D850A0" w14:textId="77777777" w:rsidTr="00AC27A9">
        <w:trPr>
          <w:cantSplit/>
        </w:trPr>
        <w:tc>
          <w:tcPr>
            <w:tcW w:w="1844" w:type="dxa"/>
          </w:tcPr>
          <w:p w14:paraId="07412DBC" w14:textId="77777777" w:rsidR="005F39FE" w:rsidRPr="00F063DA" w:rsidRDefault="005F39FE" w:rsidP="00AC27A9">
            <w:pPr>
              <w:tabs>
                <w:tab w:val="left" w:pos="3960"/>
                <w:tab w:val="left" w:pos="6300"/>
                <w:tab w:val="left" w:pos="8640"/>
              </w:tabs>
              <w:spacing w:before="240" w:after="120"/>
              <w:jc w:val="center"/>
              <w:rPr>
                <w:rFonts w:ascii="Candara" w:hAnsi="Candara"/>
                <w:b/>
                <w:spacing w:val="-3"/>
                <w:sz w:val="44"/>
                <w:szCs w:val="24"/>
              </w:rPr>
            </w:pPr>
            <w:r w:rsidRPr="00F063DA">
              <w:rPr>
                <w:rFonts w:ascii="Candara" w:hAnsi="Candara"/>
              </w:rPr>
              <w:br w:type="page"/>
            </w:r>
            <w:r w:rsidRPr="00F063DA">
              <w:rPr>
                <w:rFonts w:ascii="Candara" w:hAnsi="Candara"/>
                <w:b/>
                <w:spacing w:val="-3"/>
                <w:szCs w:val="24"/>
              </w:rPr>
              <w:object w:dxaOrig="1576" w:dyaOrig="1606" w14:anchorId="2EC28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25pt;height:80.75pt" o:ole="" fillcolor="window">
                  <v:imagedata r:id="rId8" o:title=""/>
                </v:shape>
                <o:OLEObject Type="Embed" ProgID="Word.Picture.8" ShapeID="_x0000_i1025" DrawAspect="Content" ObjectID="_1838714129" r:id="rId9"/>
              </w:object>
            </w:r>
          </w:p>
        </w:tc>
        <w:tc>
          <w:tcPr>
            <w:tcW w:w="6803" w:type="dxa"/>
          </w:tcPr>
          <w:p w14:paraId="6A8444E9" w14:textId="77777777" w:rsidR="005F39FE" w:rsidRPr="00F063DA" w:rsidRDefault="005F39FE" w:rsidP="00AC27A9">
            <w:pPr>
              <w:tabs>
                <w:tab w:val="left" w:pos="3960"/>
                <w:tab w:val="left" w:pos="6300"/>
                <w:tab w:val="left" w:pos="8460"/>
                <w:tab w:val="left" w:pos="8640"/>
              </w:tabs>
              <w:spacing w:before="240"/>
              <w:ind w:right="-6"/>
              <w:jc w:val="center"/>
              <w:rPr>
                <w:rFonts w:ascii="Candara" w:hAnsi="Candara"/>
                <w:spacing w:val="-3"/>
                <w:sz w:val="52"/>
                <w:szCs w:val="24"/>
              </w:rPr>
            </w:pPr>
            <w:r w:rsidRPr="00F063DA">
              <w:rPr>
                <w:rFonts w:ascii="Candara" w:hAnsi="Candara"/>
                <w:spacing w:val="-3"/>
                <w:szCs w:val="24"/>
              </w:rPr>
              <w:object w:dxaOrig="8640" w:dyaOrig="996" w14:anchorId="7820393F">
                <v:shape id="_x0000_i1026" type="#_x0000_t75" style="width:255.45pt;height:40.05pt" o:ole="" fillcolor="window">
                  <v:imagedata r:id="rId10" o:title=""/>
                </v:shape>
                <o:OLEObject Type="Embed" ProgID="Word.Picture.8" ShapeID="_x0000_i1026" DrawAspect="Content" ObjectID="_1838714130" r:id="rId11"/>
              </w:object>
            </w:r>
          </w:p>
          <w:p w14:paraId="6F5480A6" w14:textId="77777777" w:rsidR="005F39FE" w:rsidRPr="00F063DA" w:rsidRDefault="005F39FE" w:rsidP="00AC27A9">
            <w:pPr>
              <w:tabs>
                <w:tab w:val="left" w:pos="3960"/>
                <w:tab w:val="left" w:pos="6300"/>
                <w:tab w:val="left" w:pos="8460"/>
                <w:tab w:val="left" w:pos="8640"/>
              </w:tabs>
              <w:spacing w:before="240"/>
              <w:ind w:right="-6"/>
              <w:jc w:val="center"/>
              <w:rPr>
                <w:rFonts w:ascii="Candara" w:hAnsi="Candara"/>
                <w:b/>
                <w:spacing w:val="-3"/>
                <w:sz w:val="52"/>
                <w:szCs w:val="24"/>
              </w:rPr>
            </w:pPr>
            <w:r w:rsidRPr="00F063DA">
              <w:rPr>
                <w:rFonts w:ascii="Candara" w:hAnsi="Candara"/>
                <w:b/>
                <w:spacing w:val="-3"/>
                <w:sz w:val="52"/>
                <w:szCs w:val="24"/>
              </w:rPr>
              <w:t>Oman LNG LLC Qalhat</w:t>
            </w:r>
          </w:p>
        </w:tc>
      </w:tr>
    </w:tbl>
    <w:p w14:paraId="6099C864" w14:textId="77777777" w:rsidR="005F39FE" w:rsidRPr="00F063DA" w:rsidRDefault="005F39FE" w:rsidP="005F39FE">
      <w:pPr>
        <w:jc w:val="center"/>
        <w:rPr>
          <w:rFonts w:ascii="Candara" w:hAnsi="Candara"/>
          <w:b/>
          <w:spacing w:val="-3"/>
          <w:sz w:val="24"/>
          <w:szCs w:val="24"/>
        </w:rPr>
      </w:pPr>
    </w:p>
    <w:p w14:paraId="06A97C00" w14:textId="77777777" w:rsidR="005F39FE" w:rsidRPr="00F063DA" w:rsidRDefault="005F39FE" w:rsidP="005F39FE">
      <w:pPr>
        <w:jc w:val="center"/>
        <w:rPr>
          <w:rFonts w:ascii="Candara" w:hAnsi="Candara"/>
          <w:b/>
          <w:spacing w:val="-3"/>
          <w:sz w:val="24"/>
          <w:szCs w:val="24"/>
        </w:rPr>
      </w:pPr>
    </w:p>
    <w:p w14:paraId="2F06AD0B" w14:textId="77777777" w:rsidR="005F39FE" w:rsidRPr="00F063DA" w:rsidRDefault="005F39FE" w:rsidP="005F39FE">
      <w:pPr>
        <w:jc w:val="center"/>
        <w:rPr>
          <w:rFonts w:ascii="Candara" w:hAnsi="Candara"/>
          <w:b/>
          <w:color w:val="0000FF"/>
          <w:spacing w:val="-3"/>
          <w:sz w:val="44"/>
          <w:szCs w:val="24"/>
        </w:rPr>
      </w:pPr>
    </w:p>
    <w:p w14:paraId="2E295CCF" w14:textId="77777777" w:rsidR="005F39FE" w:rsidRPr="00F063DA" w:rsidRDefault="005F39FE" w:rsidP="005F39FE">
      <w:pPr>
        <w:rPr>
          <w:rFonts w:ascii="Candara" w:hAnsi="Candara"/>
          <w:sz w:val="40"/>
        </w:rPr>
      </w:pPr>
    </w:p>
    <w:p w14:paraId="02081F1E" w14:textId="5F3BB0E4" w:rsidR="005F39FE" w:rsidRPr="00F063DA" w:rsidRDefault="005F39FE" w:rsidP="005F39FE">
      <w:pPr>
        <w:jc w:val="center"/>
        <w:rPr>
          <w:rFonts w:ascii="Candara" w:hAnsi="Candara"/>
          <w:b/>
          <w:sz w:val="40"/>
          <w:szCs w:val="40"/>
          <w:u w:val="single"/>
        </w:rPr>
      </w:pPr>
    </w:p>
    <w:p w14:paraId="0FFE0109" w14:textId="77777777" w:rsidR="005F39FE" w:rsidRPr="00F063DA" w:rsidRDefault="005F39FE" w:rsidP="005F39FE">
      <w:pPr>
        <w:rPr>
          <w:rFonts w:ascii="Candara" w:hAnsi="Candara"/>
          <w:b/>
          <w:sz w:val="40"/>
          <w:szCs w:val="40"/>
          <w:u w:val="single"/>
        </w:rPr>
      </w:pPr>
    </w:p>
    <w:sdt>
      <w:sdtPr>
        <w:rPr>
          <w:rFonts w:ascii="Candara" w:hAnsi="Candara"/>
          <w:b/>
          <w:bCs/>
          <w:smallCaps/>
          <w:color w:val="008000"/>
          <w:sz w:val="56"/>
          <w:szCs w:val="56"/>
          <w:highlight w:val="yellow"/>
        </w:rPr>
        <w:alias w:val="Title"/>
        <w:tag w:val=""/>
        <w:id w:val="-914163756"/>
        <w:placeholder>
          <w:docPart w:val="C3B82F7CFE17405499D58B18570D42AE"/>
        </w:placeholder>
        <w:dataBinding w:prefixMappings="xmlns:ns0='http://purl.org/dc/elements/1.1/' xmlns:ns1='http://schemas.openxmlformats.org/package/2006/metadata/core-properties' " w:xpath="/ns1:coreProperties[1]/ns0:title[1]" w:storeItemID="{6C3C8BC8-F283-45AE-878A-BAB7291924A1}"/>
        <w:text/>
      </w:sdtPr>
      <w:sdtContent>
        <w:p w14:paraId="32F618FC" w14:textId="4BB62B7C" w:rsidR="005F39FE" w:rsidRPr="00BB141B" w:rsidRDefault="005F39FE" w:rsidP="005F39FE">
          <w:pPr>
            <w:jc w:val="center"/>
            <w:rPr>
              <w:rFonts w:ascii="Candara" w:hAnsi="Candara"/>
              <w:b/>
              <w:bCs/>
              <w:smallCaps/>
              <w:color w:val="008000"/>
              <w:sz w:val="56"/>
              <w:szCs w:val="56"/>
              <w:highlight w:val="yellow"/>
            </w:rPr>
          </w:pPr>
          <w:r w:rsidRPr="00BB141B">
            <w:rPr>
              <w:rFonts w:ascii="Candara" w:hAnsi="Candara"/>
              <w:b/>
              <w:bCs/>
              <w:smallCaps/>
              <w:color w:val="008000"/>
              <w:sz w:val="56"/>
              <w:szCs w:val="56"/>
              <w:highlight w:val="yellow"/>
            </w:rPr>
            <w:t>Contract Title</w:t>
          </w:r>
        </w:p>
      </w:sdtContent>
    </w:sdt>
    <w:p w14:paraId="1ADCCB3E" w14:textId="77777777" w:rsidR="005F39FE" w:rsidRPr="00F063DA" w:rsidRDefault="005F39FE" w:rsidP="005F39FE">
      <w:pPr>
        <w:jc w:val="center"/>
        <w:rPr>
          <w:rFonts w:ascii="Candara" w:hAnsi="Candara"/>
          <w:b/>
          <w:sz w:val="40"/>
          <w:szCs w:val="40"/>
          <w:u w:val="single"/>
        </w:rPr>
      </w:pPr>
    </w:p>
    <w:p w14:paraId="45F0F3FA" w14:textId="77777777" w:rsidR="005F39FE" w:rsidRPr="00F063DA" w:rsidRDefault="005F39FE" w:rsidP="005F39FE">
      <w:pPr>
        <w:jc w:val="center"/>
        <w:rPr>
          <w:rFonts w:ascii="Candara" w:hAnsi="Candara"/>
          <w:b/>
          <w:sz w:val="40"/>
          <w:szCs w:val="40"/>
          <w:u w:val="single"/>
        </w:rPr>
      </w:pPr>
    </w:p>
    <w:p w14:paraId="0CCAE83A" w14:textId="77777777" w:rsidR="005F39FE" w:rsidRPr="00F063DA" w:rsidRDefault="005F39FE" w:rsidP="005F39FE">
      <w:pPr>
        <w:jc w:val="center"/>
        <w:rPr>
          <w:rFonts w:ascii="Candara" w:hAnsi="Candara"/>
          <w:b/>
          <w:sz w:val="40"/>
          <w:szCs w:val="40"/>
          <w:u w:val="single"/>
        </w:rPr>
      </w:pPr>
    </w:p>
    <w:p w14:paraId="03DA3490" w14:textId="0C1DFCF4" w:rsidR="005F39FE" w:rsidRPr="00F063DA" w:rsidRDefault="005F39FE" w:rsidP="005F39FE">
      <w:pPr>
        <w:jc w:val="center"/>
        <w:rPr>
          <w:rFonts w:ascii="Candara" w:hAnsi="Candara"/>
          <w:b/>
          <w:sz w:val="44"/>
          <w:szCs w:val="44"/>
          <w:u w:val="single"/>
        </w:rPr>
      </w:pPr>
      <w:commentRangeStart w:id="0"/>
      <w:r w:rsidRPr="00F063DA">
        <w:rPr>
          <w:rFonts w:ascii="Candara" w:hAnsi="Candara"/>
          <w:b/>
          <w:sz w:val="44"/>
          <w:szCs w:val="44"/>
          <w:u w:val="single"/>
        </w:rPr>
        <w:t xml:space="preserve">Section </w:t>
      </w:r>
      <w:r w:rsidR="00D33A6D">
        <w:rPr>
          <w:rFonts w:ascii="Candara" w:hAnsi="Candara"/>
          <w:b/>
          <w:sz w:val="44"/>
          <w:szCs w:val="44"/>
          <w:u w:val="single"/>
        </w:rPr>
        <w:t>E</w:t>
      </w:r>
    </w:p>
    <w:p w14:paraId="651F371A" w14:textId="49DDBCB0" w:rsidR="005F39FE" w:rsidRPr="0065299B" w:rsidRDefault="0065299B" w:rsidP="005F39FE">
      <w:pPr>
        <w:jc w:val="center"/>
        <w:rPr>
          <w:rFonts w:ascii="Candara" w:hAnsi="Candara"/>
          <w:b/>
          <w:sz w:val="44"/>
          <w:szCs w:val="44"/>
          <w:u w:val="single"/>
        </w:rPr>
      </w:pPr>
      <w:r w:rsidRPr="0065299B">
        <w:rPr>
          <w:rFonts w:ascii="Candara" w:hAnsi="Candara"/>
          <w:b/>
          <w:sz w:val="44"/>
          <w:szCs w:val="44"/>
          <w:u w:val="single"/>
        </w:rPr>
        <w:t>SCHEDULE OF PRICES</w:t>
      </w:r>
      <w:commentRangeEnd w:id="0"/>
      <w:r w:rsidR="00794E29" w:rsidRPr="0065299B">
        <w:rPr>
          <w:rStyle w:val="CommentReference"/>
          <w:rFonts w:ascii="Candara" w:hAnsi="Candara"/>
          <w:b/>
          <w:sz w:val="44"/>
          <w:szCs w:val="44"/>
          <w:u w:val="single"/>
        </w:rPr>
        <w:commentReference w:id="0"/>
      </w:r>
    </w:p>
    <w:p w14:paraId="7991C286" w14:textId="77777777" w:rsidR="005F39FE" w:rsidRPr="00F063DA" w:rsidRDefault="005F39FE" w:rsidP="005F39FE">
      <w:pPr>
        <w:rPr>
          <w:rFonts w:ascii="Candara" w:hAnsi="Candara"/>
          <w:b/>
          <w:color w:val="0000FF"/>
          <w:sz w:val="40"/>
        </w:rPr>
      </w:pPr>
    </w:p>
    <w:p w14:paraId="67E085F7" w14:textId="77777777" w:rsidR="005F39FE" w:rsidRPr="00F063DA" w:rsidRDefault="005F39FE" w:rsidP="005F39FE">
      <w:pPr>
        <w:rPr>
          <w:rFonts w:ascii="Candara" w:hAnsi="Candara"/>
          <w:b/>
          <w:color w:val="0000FF"/>
          <w:sz w:val="40"/>
        </w:rPr>
      </w:pPr>
    </w:p>
    <w:p w14:paraId="2B80352A" w14:textId="77777777" w:rsidR="005F39FE" w:rsidRPr="00F063DA" w:rsidRDefault="005F39FE" w:rsidP="005F39FE">
      <w:pPr>
        <w:rPr>
          <w:rFonts w:ascii="Candara" w:hAnsi="Candara"/>
          <w:b/>
          <w:color w:val="0000FF"/>
          <w:sz w:val="40"/>
        </w:rPr>
      </w:pPr>
    </w:p>
    <w:p w14:paraId="30A1C65F" w14:textId="77777777" w:rsidR="005F39FE" w:rsidRPr="00F063DA" w:rsidRDefault="005F39FE" w:rsidP="005F39FE">
      <w:pPr>
        <w:rPr>
          <w:rFonts w:ascii="Candara" w:hAnsi="Candara"/>
          <w:b/>
          <w:color w:val="0000FF"/>
          <w:sz w:val="40"/>
        </w:rPr>
      </w:pPr>
    </w:p>
    <w:p w14:paraId="4943FA3C" w14:textId="77777777" w:rsidR="005F39FE" w:rsidRPr="00F063DA" w:rsidRDefault="005F39FE" w:rsidP="005F39FE">
      <w:pPr>
        <w:jc w:val="center"/>
        <w:rPr>
          <w:rFonts w:ascii="Candara" w:hAnsi="Candara"/>
          <w:b/>
          <w:color w:val="0000FF"/>
          <w:sz w:val="40"/>
        </w:rPr>
      </w:pPr>
    </w:p>
    <w:p w14:paraId="4FE3B3D3" w14:textId="77777777" w:rsidR="005F39FE" w:rsidRPr="00F063DA" w:rsidRDefault="005F39FE" w:rsidP="005F39FE">
      <w:pPr>
        <w:rPr>
          <w:rFonts w:ascii="Candara" w:hAnsi="Candara"/>
          <w:b/>
          <w:color w:val="0000FF"/>
          <w:sz w:val="40"/>
        </w:rPr>
      </w:pPr>
    </w:p>
    <w:p w14:paraId="6D76924C" w14:textId="7959A07B" w:rsidR="005F39FE" w:rsidRPr="00F063DA" w:rsidRDefault="005F39FE" w:rsidP="005F39FE">
      <w:pPr>
        <w:jc w:val="center"/>
        <w:rPr>
          <w:rFonts w:ascii="Candara" w:hAnsi="Candara"/>
          <w:b/>
          <w:color w:val="0000FF"/>
          <w:sz w:val="44"/>
          <w:szCs w:val="44"/>
        </w:rPr>
      </w:pPr>
      <w:r w:rsidRPr="00F063DA">
        <w:rPr>
          <w:rFonts w:ascii="Candara" w:hAnsi="Candara"/>
          <w:b/>
          <w:bCs/>
          <w:smallCaps/>
          <w:color w:val="008000"/>
          <w:sz w:val="44"/>
          <w:szCs w:val="44"/>
        </w:rPr>
        <w:t xml:space="preserve">Contract Number: </w:t>
      </w:r>
      <w:sdt>
        <w:sdtPr>
          <w:rPr>
            <w:rFonts w:ascii="Candara" w:hAnsi="Candara"/>
            <w:b/>
            <w:bCs/>
            <w:smallCaps/>
            <w:color w:val="008000"/>
            <w:sz w:val="44"/>
            <w:szCs w:val="44"/>
            <w:highlight w:val="yellow"/>
          </w:rPr>
          <w:alias w:val="Subject"/>
          <w:tag w:val=""/>
          <w:id w:val="813214143"/>
          <w:placeholder>
            <w:docPart w:val="927ECA11EE0A45588D34EEE57C22B915"/>
          </w:placeholder>
          <w:dataBinding w:prefixMappings="xmlns:ns0='http://purl.org/dc/elements/1.1/' xmlns:ns1='http://schemas.openxmlformats.org/package/2006/metadata/core-properties' " w:xpath="/ns1:coreProperties[1]/ns0:subject[1]" w:storeItemID="{6C3C8BC8-F283-45AE-878A-BAB7291924A1}"/>
          <w:text/>
        </w:sdtPr>
        <w:sdtContent>
          <w:r w:rsidRPr="00BB141B">
            <w:rPr>
              <w:rFonts w:ascii="Candara" w:hAnsi="Candara"/>
              <w:b/>
              <w:bCs/>
              <w:smallCaps/>
              <w:color w:val="008000"/>
              <w:sz w:val="44"/>
              <w:szCs w:val="44"/>
              <w:highlight w:val="yellow"/>
            </w:rPr>
            <w:t>Contract No.</w:t>
          </w:r>
        </w:sdtContent>
      </w:sdt>
    </w:p>
    <w:p w14:paraId="78D755FB" w14:textId="77777777" w:rsidR="005F39FE" w:rsidRPr="00F063DA" w:rsidRDefault="005F39FE" w:rsidP="005F39FE">
      <w:pPr>
        <w:rPr>
          <w:rFonts w:ascii="Candara" w:hAnsi="Candara"/>
        </w:rPr>
      </w:pPr>
    </w:p>
    <w:p w14:paraId="780A7F6F" w14:textId="77777777" w:rsidR="005F39FE" w:rsidRPr="00F063DA" w:rsidRDefault="005F39FE" w:rsidP="001753E8"/>
    <w:p w14:paraId="45C7ABE7" w14:textId="77777777" w:rsidR="005F39FE" w:rsidRPr="00F063DA" w:rsidRDefault="005F39FE" w:rsidP="001753E8"/>
    <w:p w14:paraId="181A8A06" w14:textId="77777777" w:rsidR="005F39FE" w:rsidRPr="00F063DA" w:rsidRDefault="005F39FE" w:rsidP="001753E8">
      <w:pPr>
        <w:rPr>
          <w:sz w:val="22"/>
          <w:szCs w:val="22"/>
        </w:rPr>
      </w:pPr>
    </w:p>
    <w:p w14:paraId="4D2DB822" w14:textId="77777777" w:rsidR="005F39FE" w:rsidRPr="00F063DA" w:rsidRDefault="005F39FE" w:rsidP="001753E8">
      <w:pPr>
        <w:rPr>
          <w:sz w:val="22"/>
          <w:szCs w:val="22"/>
        </w:rPr>
      </w:pPr>
    </w:p>
    <w:p w14:paraId="6DFDD3C7" w14:textId="77777777" w:rsidR="005F39FE" w:rsidRPr="00F063DA" w:rsidRDefault="005F39FE" w:rsidP="001753E8">
      <w:pPr>
        <w:rPr>
          <w:sz w:val="22"/>
          <w:szCs w:val="22"/>
        </w:rPr>
      </w:pPr>
    </w:p>
    <w:p w14:paraId="3DB27AEB" w14:textId="77777777" w:rsidR="005F39FE" w:rsidRPr="00F063DA" w:rsidRDefault="005F39FE" w:rsidP="001753E8">
      <w:pPr>
        <w:rPr>
          <w:sz w:val="22"/>
          <w:szCs w:val="22"/>
        </w:rPr>
      </w:pPr>
    </w:p>
    <w:p w14:paraId="11F0C738" w14:textId="77777777" w:rsidR="001753E8" w:rsidRDefault="001753E8" w:rsidP="001753E8">
      <w:pPr>
        <w:rPr>
          <w:sz w:val="22"/>
          <w:szCs w:val="22"/>
        </w:rPr>
      </w:pPr>
    </w:p>
    <w:p w14:paraId="66E050D2" w14:textId="46896593" w:rsidR="001753E8" w:rsidRDefault="001753E8" w:rsidP="001753E8">
      <w:pPr>
        <w:tabs>
          <w:tab w:val="left" w:pos="1063"/>
        </w:tabs>
        <w:rPr>
          <w:sz w:val="22"/>
          <w:szCs w:val="22"/>
        </w:rPr>
      </w:pPr>
      <w:r>
        <w:rPr>
          <w:sz w:val="22"/>
          <w:szCs w:val="22"/>
        </w:rPr>
        <w:tab/>
      </w:r>
    </w:p>
    <w:p w14:paraId="516AFCC1" w14:textId="77777777" w:rsidR="001753E8" w:rsidRDefault="001753E8" w:rsidP="001753E8">
      <w:pPr>
        <w:tabs>
          <w:tab w:val="left" w:pos="1063"/>
        </w:tabs>
        <w:rPr>
          <w:sz w:val="22"/>
          <w:szCs w:val="22"/>
        </w:rPr>
      </w:pPr>
    </w:p>
    <w:sdt>
      <w:sdtPr>
        <w:rPr>
          <w:rFonts w:ascii="Times New Roman" w:eastAsia="Times New Roman" w:hAnsi="Times New Roman" w:cs="Times New Roman"/>
          <w:color w:val="auto"/>
          <w:sz w:val="20"/>
          <w:szCs w:val="20"/>
          <w:lang w:val="en-GB"/>
        </w:rPr>
        <w:id w:val="762876966"/>
        <w:docPartObj>
          <w:docPartGallery w:val="Table of Contents"/>
          <w:docPartUnique/>
        </w:docPartObj>
      </w:sdtPr>
      <w:sdtEndPr>
        <w:rPr>
          <w:b/>
          <w:bCs/>
          <w:noProof/>
        </w:rPr>
      </w:sdtEndPr>
      <w:sdtContent>
        <w:p w14:paraId="15DCDBA3" w14:textId="7D03D2D5" w:rsidR="00053EE6" w:rsidRDefault="00053EE6">
          <w:pPr>
            <w:pStyle w:val="TOCHeading"/>
          </w:pPr>
          <w:r>
            <w:t>Table of Contents</w:t>
          </w:r>
        </w:p>
        <w:p w14:paraId="06721FE3" w14:textId="41ACB219" w:rsidR="00053EE6" w:rsidRDefault="00053EE6">
          <w:pPr>
            <w:pStyle w:val="TOC1"/>
            <w:tabs>
              <w:tab w:val="left" w:pos="440"/>
              <w:tab w:val="right" w:leader="dot" w:pos="944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503758" w:history="1">
            <w:r w:rsidRPr="00FB7006">
              <w:rPr>
                <w:rStyle w:val="Hyperlink"/>
                <w:rFonts w:ascii="Candara" w:hAnsi="Candara"/>
                <w:noProof/>
              </w:rPr>
              <w:t>1.</w:t>
            </w:r>
            <w:r>
              <w:rPr>
                <w:rFonts w:cstheme="minorBidi"/>
                <w:noProof/>
                <w:kern w:val="2"/>
                <w:sz w:val="24"/>
                <w:szCs w:val="24"/>
                <w14:ligatures w14:val="standardContextual"/>
              </w:rPr>
              <w:tab/>
            </w:r>
            <w:r w:rsidRPr="00FB7006">
              <w:rPr>
                <w:rStyle w:val="Hyperlink"/>
                <w:rFonts w:ascii="Candara" w:hAnsi="Candara"/>
                <w:noProof/>
              </w:rPr>
              <w:t>General Preamble</w:t>
            </w:r>
            <w:r>
              <w:rPr>
                <w:noProof/>
                <w:webHidden/>
              </w:rPr>
              <w:tab/>
            </w:r>
            <w:r>
              <w:rPr>
                <w:noProof/>
                <w:webHidden/>
              </w:rPr>
              <w:fldChar w:fldCharType="begin"/>
            </w:r>
            <w:r>
              <w:rPr>
                <w:noProof/>
                <w:webHidden/>
              </w:rPr>
              <w:instrText xml:space="preserve"> PAGEREF _Toc227503758 \h </w:instrText>
            </w:r>
            <w:r>
              <w:rPr>
                <w:noProof/>
                <w:webHidden/>
              </w:rPr>
            </w:r>
            <w:r>
              <w:rPr>
                <w:noProof/>
                <w:webHidden/>
              </w:rPr>
              <w:fldChar w:fldCharType="separate"/>
            </w:r>
            <w:r>
              <w:rPr>
                <w:noProof/>
                <w:webHidden/>
              </w:rPr>
              <w:t>3</w:t>
            </w:r>
            <w:r>
              <w:rPr>
                <w:noProof/>
                <w:webHidden/>
              </w:rPr>
              <w:fldChar w:fldCharType="end"/>
            </w:r>
          </w:hyperlink>
        </w:p>
        <w:p w14:paraId="633DFF0F" w14:textId="21994C08" w:rsidR="00053EE6" w:rsidRDefault="00053EE6">
          <w:pPr>
            <w:pStyle w:val="TOC1"/>
            <w:tabs>
              <w:tab w:val="left" w:pos="440"/>
              <w:tab w:val="right" w:leader="dot" w:pos="9440"/>
            </w:tabs>
            <w:rPr>
              <w:rFonts w:cstheme="minorBidi"/>
              <w:noProof/>
              <w:kern w:val="2"/>
              <w:sz w:val="24"/>
              <w:szCs w:val="24"/>
              <w14:ligatures w14:val="standardContextual"/>
            </w:rPr>
          </w:pPr>
          <w:hyperlink w:anchor="_Toc227503759" w:history="1">
            <w:r w:rsidRPr="00FB7006">
              <w:rPr>
                <w:rStyle w:val="Hyperlink"/>
                <w:rFonts w:ascii="Candara" w:hAnsi="Candara"/>
                <w:noProof/>
              </w:rPr>
              <w:t>2.</w:t>
            </w:r>
            <w:r>
              <w:rPr>
                <w:rFonts w:cstheme="minorBidi"/>
                <w:noProof/>
                <w:kern w:val="2"/>
                <w:sz w:val="24"/>
                <w:szCs w:val="24"/>
                <w14:ligatures w14:val="standardContextual"/>
              </w:rPr>
              <w:tab/>
            </w:r>
            <w:r w:rsidRPr="00FB7006">
              <w:rPr>
                <w:rStyle w:val="Hyperlink"/>
                <w:rFonts w:ascii="Candara" w:hAnsi="Candara"/>
                <w:noProof/>
              </w:rPr>
              <w:t xml:space="preserve">Particular Preamble </w:t>
            </w:r>
            <w:r>
              <w:rPr>
                <w:noProof/>
                <w:webHidden/>
              </w:rPr>
              <w:tab/>
            </w:r>
            <w:r>
              <w:rPr>
                <w:noProof/>
                <w:webHidden/>
              </w:rPr>
              <w:fldChar w:fldCharType="begin"/>
            </w:r>
            <w:r>
              <w:rPr>
                <w:noProof/>
                <w:webHidden/>
              </w:rPr>
              <w:instrText xml:space="preserve"> PAGEREF _Toc227503759 \h </w:instrText>
            </w:r>
            <w:r>
              <w:rPr>
                <w:noProof/>
                <w:webHidden/>
              </w:rPr>
            </w:r>
            <w:r>
              <w:rPr>
                <w:noProof/>
                <w:webHidden/>
              </w:rPr>
              <w:fldChar w:fldCharType="separate"/>
            </w:r>
            <w:r>
              <w:rPr>
                <w:noProof/>
                <w:webHidden/>
              </w:rPr>
              <w:t>4</w:t>
            </w:r>
            <w:r>
              <w:rPr>
                <w:noProof/>
                <w:webHidden/>
              </w:rPr>
              <w:fldChar w:fldCharType="end"/>
            </w:r>
          </w:hyperlink>
        </w:p>
        <w:p w14:paraId="5C6EDA1C" w14:textId="5E21C814" w:rsidR="00053EE6" w:rsidRDefault="00053EE6">
          <w:pPr>
            <w:pStyle w:val="TOC1"/>
            <w:tabs>
              <w:tab w:val="left" w:pos="440"/>
              <w:tab w:val="right" w:leader="dot" w:pos="9440"/>
            </w:tabs>
            <w:rPr>
              <w:rFonts w:cstheme="minorBidi"/>
              <w:noProof/>
              <w:kern w:val="2"/>
              <w:sz w:val="24"/>
              <w:szCs w:val="24"/>
              <w14:ligatures w14:val="standardContextual"/>
            </w:rPr>
          </w:pPr>
          <w:hyperlink w:anchor="_Toc227503760" w:history="1">
            <w:r w:rsidRPr="00FB7006">
              <w:rPr>
                <w:rStyle w:val="Hyperlink"/>
                <w:rFonts w:ascii="Candara" w:hAnsi="Candara"/>
                <w:noProof/>
              </w:rPr>
              <w:t>3.</w:t>
            </w:r>
            <w:r>
              <w:rPr>
                <w:rFonts w:cstheme="minorBidi"/>
                <w:noProof/>
                <w:kern w:val="2"/>
                <w:sz w:val="24"/>
                <w:szCs w:val="24"/>
                <w14:ligatures w14:val="standardContextual"/>
              </w:rPr>
              <w:tab/>
            </w:r>
            <w:r w:rsidRPr="00FB7006">
              <w:rPr>
                <w:rStyle w:val="Hyperlink"/>
                <w:rFonts w:ascii="Candara" w:hAnsi="Candara"/>
                <w:noProof/>
              </w:rPr>
              <w:t xml:space="preserve">Pricing Schedules </w:t>
            </w:r>
            <w:r>
              <w:rPr>
                <w:noProof/>
                <w:webHidden/>
              </w:rPr>
              <w:tab/>
            </w:r>
            <w:r>
              <w:rPr>
                <w:noProof/>
                <w:webHidden/>
              </w:rPr>
              <w:fldChar w:fldCharType="begin"/>
            </w:r>
            <w:r>
              <w:rPr>
                <w:noProof/>
                <w:webHidden/>
              </w:rPr>
              <w:instrText xml:space="preserve"> PAGEREF _Toc227503760 \h </w:instrText>
            </w:r>
            <w:r>
              <w:rPr>
                <w:noProof/>
                <w:webHidden/>
              </w:rPr>
            </w:r>
            <w:r>
              <w:rPr>
                <w:noProof/>
                <w:webHidden/>
              </w:rPr>
              <w:fldChar w:fldCharType="separate"/>
            </w:r>
            <w:r>
              <w:rPr>
                <w:noProof/>
                <w:webHidden/>
              </w:rPr>
              <w:t>5</w:t>
            </w:r>
            <w:r>
              <w:rPr>
                <w:noProof/>
                <w:webHidden/>
              </w:rPr>
              <w:fldChar w:fldCharType="end"/>
            </w:r>
          </w:hyperlink>
        </w:p>
        <w:p w14:paraId="23B24116" w14:textId="5565B848" w:rsidR="00053EE6" w:rsidRDefault="00053EE6">
          <w:pPr>
            <w:pStyle w:val="TOC1"/>
            <w:tabs>
              <w:tab w:val="left" w:pos="440"/>
              <w:tab w:val="right" w:leader="dot" w:pos="9440"/>
            </w:tabs>
            <w:rPr>
              <w:rFonts w:cstheme="minorBidi"/>
              <w:noProof/>
              <w:kern w:val="2"/>
              <w:sz w:val="24"/>
              <w:szCs w:val="24"/>
              <w14:ligatures w14:val="standardContextual"/>
            </w:rPr>
          </w:pPr>
          <w:hyperlink w:anchor="_Toc227503761" w:history="1">
            <w:r w:rsidRPr="00FB7006">
              <w:rPr>
                <w:rStyle w:val="Hyperlink"/>
                <w:rFonts w:ascii="Candara" w:hAnsi="Candara"/>
                <w:noProof/>
                <w:highlight w:val="cyan"/>
              </w:rPr>
              <w:t>4.</w:t>
            </w:r>
            <w:r>
              <w:rPr>
                <w:rFonts w:cstheme="minorBidi"/>
                <w:noProof/>
                <w:kern w:val="2"/>
                <w:sz w:val="24"/>
                <w:szCs w:val="24"/>
                <w14:ligatures w14:val="standardContextual"/>
              </w:rPr>
              <w:tab/>
            </w:r>
            <w:r w:rsidRPr="00FB7006">
              <w:rPr>
                <w:rStyle w:val="Hyperlink"/>
                <w:rFonts w:ascii="Candara" w:hAnsi="Candara"/>
                <w:noProof/>
                <w:highlight w:val="cyan"/>
              </w:rPr>
              <w:t>Provision of Third-Party Materials and Services (TPM/TPS)</w:t>
            </w:r>
            <w:r>
              <w:rPr>
                <w:noProof/>
                <w:webHidden/>
              </w:rPr>
              <w:tab/>
            </w:r>
            <w:r>
              <w:rPr>
                <w:noProof/>
                <w:webHidden/>
              </w:rPr>
              <w:fldChar w:fldCharType="begin"/>
            </w:r>
            <w:r>
              <w:rPr>
                <w:noProof/>
                <w:webHidden/>
              </w:rPr>
              <w:instrText xml:space="preserve"> PAGEREF _Toc227503761 \h </w:instrText>
            </w:r>
            <w:r>
              <w:rPr>
                <w:noProof/>
                <w:webHidden/>
              </w:rPr>
            </w:r>
            <w:r>
              <w:rPr>
                <w:noProof/>
                <w:webHidden/>
              </w:rPr>
              <w:fldChar w:fldCharType="separate"/>
            </w:r>
            <w:r>
              <w:rPr>
                <w:noProof/>
                <w:webHidden/>
              </w:rPr>
              <w:t>5</w:t>
            </w:r>
            <w:r>
              <w:rPr>
                <w:noProof/>
                <w:webHidden/>
              </w:rPr>
              <w:fldChar w:fldCharType="end"/>
            </w:r>
          </w:hyperlink>
        </w:p>
        <w:p w14:paraId="0877A577" w14:textId="35EB9D11" w:rsidR="00053EE6" w:rsidRDefault="00053EE6">
          <w:pPr>
            <w:pStyle w:val="TOC1"/>
            <w:tabs>
              <w:tab w:val="left" w:pos="440"/>
              <w:tab w:val="right" w:leader="dot" w:pos="9440"/>
            </w:tabs>
            <w:rPr>
              <w:rFonts w:cstheme="minorBidi"/>
              <w:noProof/>
              <w:kern w:val="2"/>
              <w:sz w:val="24"/>
              <w:szCs w:val="24"/>
              <w14:ligatures w14:val="standardContextual"/>
            </w:rPr>
          </w:pPr>
          <w:hyperlink w:anchor="_Toc227503762" w:history="1">
            <w:r w:rsidRPr="00FB7006">
              <w:rPr>
                <w:rStyle w:val="Hyperlink"/>
                <w:rFonts w:ascii="Candara" w:hAnsi="Candara"/>
                <w:noProof/>
                <w:highlight w:val="cyan"/>
              </w:rPr>
              <w:t>5.</w:t>
            </w:r>
            <w:r>
              <w:rPr>
                <w:rFonts w:cstheme="minorBidi"/>
                <w:noProof/>
                <w:kern w:val="2"/>
                <w:sz w:val="24"/>
                <w:szCs w:val="24"/>
                <w14:ligatures w14:val="standardContextual"/>
              </w:rPr>
              <w:tab/>
            </w:r>
            <w:r w:rsidRPr="00FB7006">
              <w:rPr>
                <w:rStyle w:val="Hyperlink"/>
                <w:rFonts w:ascii="Candara" w:hAnsi="Candara"/>
                <w:noProof/>
                <w:highlight w:val="cyan"/>
              </w:rPr>
              <w:t>Price Escalation / Adjustment</w:t>
            </w:r>
            <w:r>
              <w:rPr>
                <w:noProof/>
                <w:webHidden/>
              </w:rPr>
              <w:tab/>
            </w:r>
            <w:r>
              <w:rPr>
                <w:noProof/>
                <w:webHidden/>
              </w:rPr>
              <w:fldChar w:fldCharType="begin"/>
            </w:r>
            <w:r>
              <w:rPr>
                <w:noProof/>
                <w:webHidden/>
              </w:rPr>
              <w:instrText xml:space="preserve"> PAGEREF _Toc227503762 \h </w:instrText>
            </w:r>
            <w:r>
              <w:rPr>
                <w:noProof/>
                <w:webHidden/>
              </w:rPr>
            </w:r>
            <w:r>
              <w:rPr>
                <w:noProof/>
                <w:webHidden/>
              </w:rPr>
              <w:fldChar w:fldCharType="separate"/>
            </w:r>
            <w:r>
              <w:rPr>
                <w:noProof/>
                <w:webHidden/>
              </w:rPr>
              <w:t>6</w:t>
            </w:r>
            <w:r>
              <w:rPr>
                <w:noProof/>
                <w:webHidden/>
              </w:rPr>
              <w:fldChar w:fldCharType="end"/>
            </w:r>
          </w:hyperlink>
        </w:p>
        <w:p w14:paraId="711369BE" w14:textId="688137CF" w:rsidR="00053EE6" w:rsidRDefault="00053EE6">
          <w:pPr>
            <w:pStyle w:val="TOC1"/>
            <w:tabs>
              <w:tab w:val="left" w:pos="440"/>
              <w:tab w:val="right" w:leader="dot" w:pos="9440"/>
            </w:tabs>
            <w:rPr>
              <w:rFonts w:cstheme="minorBidi"/>
              <w:noProof/>
              <w:kern w:val="2"/>
              <w:sz w:val="24"/>
              <w:szCs w:val="24"/>
              <w14:ligatures w14:val="standardContextual"/>
            </w:rPr>
          </w:pPr>
          <w:hyperlink w:anchor="_Toc227503763" w:history="1">
            <w:r w:rsidRPr="00FB7006">
              <w:rPr>
                <w:rStyle w:val="Hyperlink"/>
                <w:rFonts w:ascii="Candara" w:hAnsi="Candara"/>
                <w:noProof/>
                <w:highlight w:val="cyan"/>
              </w:rPr>
              <w:t>6.</w:t>
            </w:r>
            <w:r>
              <w:rPr>
                <w:rFonts w:cstheme="minorBidi"/>
                <w:noProof/>
                <w:kern w:val="2"/>
                <w:sz w:val="24"/>
                <w:szCs w:val="24"/>
                <w14:ligatures w14:val="standardContextual"/>
              </w:rPr>
              <w:tab/>
            </w:r>
            <w:r w:rsidRPr="00FB7006">
              <w:rPr>
                <w:rStyle w:val="Hyperlink"/>
                <w:rFonts w:ascii="Candara" w:hAnsi="Candara"/>
                <w:noProof/>
                <w:highlight w:val="cyan"/>
              </w:rPr>
              <w:t xml:space="preserve">Performance Bond </w:t>
            </w:r>
            <w:r>
              <w:rPr>
                <w:noProof/>
                <w:webHidden/>
              </w:rPr>
              <w:tab/>
            </w:r>
            <w:r>
              <w:rPr>
                <w:noProof/>
                <w:webHidden/>
              </w:rPr>
              <w:fldChar w:fldCharType="begin"/>
            </w:r>
            <w:r>
              <w:rPr>
                <w:noProof/>
                <w:webHidden/>
              </w:rPr>
              <w:instrText xml:space="preserve"> PAGEREF _Toc227503763 \h </w:instrText>
            </w:r>
            <w:r>
              <w:rPr>
                <w:noProof/>
                <w:webHidden/>
              </w:rPr>
            </w:r>
            <w:r>
              <w:rPr>
                <w:noProof/>
                <w:webHidden/>
              </w:rPr>
              <w:fldChar w:fldCharType="separate"/>
            </w:r>
            <w:r>
              <w:rPr>
                <w:noProof/>
                <w:webHidden/>
              </w:rPr>
              <w:t>6</w:t>
            </w:r>
            <w:r>
              <w:rPr>
                <w:noProof/>
                <w:webHidden/>
              </w:rPr>
              <w:fldChar w:fldCharType="end"/>
            </w:r>
          </w:hyperlink>
        </w:p>
        <w:p w14:paraId="10CCA1FA" w14:textId="75378BAD" w:rsidR="00053EE6" w:rsidRDefault="00053EE6">
          <w:pPr>
            <w:pStyle w:val="TOC1"/>
            <w:tabs>
              <w:tab w:val="left" w:pos="440"/>
              <w:tab w:val="right" w:leader="dot" w:pos="9440"/>
            </w:tabs>
            <w:rPr>
              <w:rFonts w:cstheme="minorBidi"/>
              <w:noProof/>
              <w:kern w:val="2"/>
              <w:sz w:val="24"/>
              <w:szCs w:val="24"/>
              <w14:ligatures w14:val="standardContextual"/>
            </w:rPr>
          </w:pPr>
          <w:hyperlink w:anchor="_Toc227503764" w:history="1">
            <w:r w:rsidRPr="00FB7006">
              <w:rPr>
                <w:rStyle w:val="Hyperlink"/>
                <w:rFonts w:ascii="Candara" w:hAnsi="Candara"/>
                <w:noProof/>
                <w:highlight w:val="cyan"/>
              </w:rPr>
              <w:t>7.</w:t>
            </w:r>
            <w:r>
              <w:rPr>
                <w:rFonts w:cstheme="minorBidi"/>
                <w:noProof/>
                <w:kern w:val="2"/>
                <w:sz w:val="24"/>
                <w:szCs w:val="24"/>
                <w14:ligatures w14:val="standardContextual"/>
              </w:rPr>
              <w:tab/>
            </w:r>
            <w:r w:rsidRPr="00FB7006">
              <w:rPr>
                <w:rStyle w:val="Hyperlink"/>
                <w:rFonts w:ascii="Candara" w:hAnsi="Candara"/>
                <w:noProof/>
                <w:highlight w:val="cyan"/>
              </w:rPr>
              <w:t>Liquidated Damages (LD) and Penalties</w:t>
            </w:r>
            <w:r>
              <w:rPr>
                <w:noProof/>
                <w:webHidden/>
              </w:rPr>
              <w:tab/>
            </w:r>
            <w:r>
              <w:rPr>
                <w:noProof/>
                <w:webHidden/>
              </w:rPr>
              <w:fldChar w:fldCharType="begin"/>
            </w:r>
            <w:r>
              <w:rPr>
                <w:noProof/>
                <w:webHidden/>
              </w:rPr>
              <w:instrText xml:space="preserve"> PAGEREF _Toc227503764 \h </w:instrText>
            </w:r>
            <w:r>
              <w:rPr>
                <w:noProof/>
                <w:webHidden/>
              </w:rPr>
            </w:r>
            <w:r>
              <w:rPr>
                <w:noProof/>
                <w:webHidden/>
              </w:rPr>
              <w:fldChar w:fldCharType="separate"/>
            </w:r>
            <w:r>
              <w:rPr>
                <w:noProof/>
                <w:webHidden/>
              </w:rPr>
              <w:t>7</w:t>
            </w:r>
            <w:r>
              <w:rPr>
                <w:noProof/>
                <w:webHidden/>
              </w:rPr>
              <w:fldChar w:fldCharType="end"/>
            </w:r>
          </w:hyperlink>
        </w:p>
        <w:p w14:paraId="54E2C6FE" w14:textId="6EF66168" w:rsidR="00053EE6" w:rsidRDefault="00053EE6">
          <w:r>
            <w:rPr>
              <w:b/>
              <w:bCs/>
              <w:noProof/>
            </w:rPr>
            <w:fldChar w:fldCharType="end"/>
          </w:r>
        </w:p>
      </w:sdtContent>
    </w:sdt>
    <w:p w14:paraId="136DCB60" w14:textId="77777777" w:rsidR="00B241C5" w:rsidRDefault="005F39FE" w:rsidP="00B241C5">
      <w:r w:rsidRPr="001753E8">
        <w:br w:type="page"/>
      </w:r>
    </w:p>
    <w:p w14:paraId="79BADAD3" w14:textId="0841FB62" w:rsidR="005F39FE" w:rsidRPr="00F46593" w:rsidRDefault="00B041C0" w:rsidP="008C5333">
      <w:pPr>
        <w:pStyle w:val="Heading1"/>
        <w:numPr>
          <w:ilvl w:val="0"/>
          <w:numId w:val="14"/>
        </w:numPr>
        <w:spacing w:after="240"/>
        <w:ind w:left="540" w:hanging="540"/>
        <w:jc w:val="left"/>
        <w:rPr>
          <w:rFonts w:ascii="Candara" w:hAnsi="Candara"/>
          <w:sz w:val="22"/>
          <w:szCs w:val="22"/>
        </w:rPr>
      </w:pPr>
      <w:bookmarkStart w:id="1" w:name="_Toc227503758"/>
      <w:r>
        <w:rPr>
          <w:rFonts w:ascii="Candara" w:hAnsi="Candara"/>
        </w:rPr>
        <w:lastRenderedPageBreak/>
        <w:t>General Preamble</w:t>
      </w:r>
      <w:bookmarkEnd w:id="1"/>
    </w:p>
    <w:p w14:paraId="60A383D2" w14:textId="39E4AA08" w:rsidR="00560009" w:rsidRPr="00934D60" w:rsidRDefault="00560009" w:rsidP="00CA72D3">
      <w:pPr>
        <w:pStyle w:val="ListParagraph"/>
        <w:numPr>
          <w:ilvl w:val="1"/>
          <w:numId w:val="14"/>
        </w:numPr>
        <w:spacing w:after="120" w:line="276" w:lineRule="auto"/>
        <w:ind w:left="547" w:hanging="576"/>
        <w:jc w:val="both"/>
        <w:rPr>
          <w:rFonts w:ascii="Candara" w:hAnsi="Candara"/>
          <w:sz w:val="22"/>
          <w:szCs w:val="22"/>
          <w:highlight w:val="cyan"/>
        </w:rPr>
      </w:pPr>
      <w:commentRangeStart w:id="2"/>
      <w:r w:rsidRPr="00934D60">
        <w:rPr>
          <w:rFonts w:ascii="Candara" w:hAnsi="Candara"/>
          <w:sz w:val="22"/>
          <w:szCs w:val="22"/>
          <w:highlight w:val="cyan"/>
        </w:rPr>
        <w:t xml:space="preserve">CONTRACTOR must read </w:t>
      </w:r>
      <w:commentRangeEnd w:id="2"/>
      <w:r w:rsidR="004D4E85" w:rsidRPr="00934D60">
        <w:rPr>
          <w:rStyle w:val="CommentReference"/>
          <w:rFonts w:ascii="Candara" w:hAnsi="Candara"/>
          <w:sz w:val="22"/>
          <w:szCs w:val="22"/>
          <w:highlight w:val="cyan"/>
        </w:rPr>
        <w:commentReference w:id="2"/>
      </w:r>
      <w:r w:rsidRPr="00934D60">
        <w:rPr>
          <w:rFonts w:ascii="Candara" w:hAnsi="Candara"/>
          <w:sz w:val="22"/>
          <w:szCs w:val="22"/>
          <w:highlight w:val="cyan"/>
        </w:rPr>
        <w:t>the general pricing preamble in conjunction with the particular pricing preamble.</w:t>
      </w:r>
    </w:p>
    <w:p w14:paraId="3530F196" w14:textId="77777777" w:rsidR="008D6ACE" w:rsidRDefault="008D6ACE" w:rsidP="008D6ACE">
      <w:pPr>
        <w:pStyle w:val="ListParagraph"/>
        <w:numPr>
          <w:ilvl w:val="1"/>
          <w:numId w:val="14"/>
        </w:numPr>
        <w:spacing w:after="120" w:line="276" w:lineRule="auto"/>
        <w:ind w:left="547" w:hanging="576"/>
        <w:jc w:val="both"/>
        <w:rPr>
          <w:ins w:id="3" w:author="Al Riyami, Azza OLNG-SCC/12" w:date="2026-04-05T12:15:00Z" w16du:dateUtc="2026-04-05T08:15:00Z"/>
          <w:rFonts w:ascii="Candara" w:hAnsi="Candara"/>
          <w:sz w:val="22"/>
          <w:szCs w:val="22"/>
        </w:rPr>
      </w:pPr>
      <w:ins w:id="4" w:author="Al Riyami, Azza OLNG-SCC/12" w:date="2026-04-05T12:15:00Z" w16du:dateUtc="2026-04-05T08:15:00Z">
        <w:r w:rsidRPr="00934D60">
          <w:rPr>
            <w:rFonts w:ascii="Candara" w:hAnsi="Candara"/>
            <w:sz w:val="22"/>
            <w:szCs w:val="22"/>
          </w:rPr>
          <w:t>CONTRACTOR shall state in Section E, their prices for the provision of the WORK as detailed in all the Sections of this CONTRACT. The quoted prices shall include but not limited to all cost to CONTRACTOR for the full and complete performance of the WORK and any other items not specifically mentioned but reasonably implied by the nature of the WORK as set forth herein unless specifically noted otherwise in the item description.</w:t>
        </w:r>
      </w:ins>
    </w:p>
    <w:p w14:paraId="2457EBD2" w14:textId="15395268" w:rsidR="00811284" w:rsidRDefault="00687240" w:rsidP="00CA72D3">
      <w:pPr>
        <w:pStyle w:val="ListParagraph"/>
        <w:numPr>
          <w:ilvl w:val="1"/>
          <w:numId w:val="14"/>
        </w:numPr>
        <w:spacing w:after="120" w:line="276" w:lineRule="auto"/>
        <w:ind w:left="547" w:hanging="576"/>
        <w:jc w:val="both"/>
        <w:rPr>
          <w:rFonts w:ascii="Candara" w:hAnsi="Candara"/>
          <w:sz w:val="22"/>
          <w:szCs w:val="22"/>
        </w:rPr>
      </w:pPr>
      <w:r w:rsidRPr="00934D60">
        <w:rPr>
          <w:rFonts w:ascii="Candara" w:hAnsi="Candara"/>
          <w:sz w:val="22"/>
          <w:szCs w:val="22"/>
        </w:rPr>
        <w:t xml:space="preserve">CONTRACTOR shall state in Section E, </w:t>
      </w:r>
      <w:ins w:id="5" w:author="Al Riyami, Azza OLNG-SCC/12" w:date="2026-04-05T13:03:00Z" w16du:dateUtc="2026-04-05T09:03:00Z">
        <w:r w:rsidR="00C66CBE" w:rsidRPr="00934D60">
          <w:rPr>
            <w:rFonts w:ascii="Candara" w:hAnsi="Candara"/>
            <w:sz w:val="22"/>
            <w:szCs w:val="22"/>
          </w:rPr>
          <w:t>all-inclusive rates for provision of WORK irrespective of actual resources expended by CONTRACTOR as CONTRACTOR shall fully satisfy itself as to all pertinent requirements described in CONTRACT</w:t>
        </w:r>
      </w:ins>
      <w:r w:rsidRPr="00934D60">
        <w:rPr>
          <w:rFonts w:ascii="Candara" w:hAnsi="Candara"/>
          <w:sz w:val="22"/>
          <w:szCs w:val="22"/>
        </w:rPr>
        <w:t>, including but not limited to, securing such items as visas, domestic travel in home country, insurance, personal protective equipment, subsistence, other overheads, profit, taxes, duties or other levies, etc.</w:t>
      </w:r>
    </w:p>
    <w:p w14:paraId="7EE2101B" w14:textId="75597108" w:rsidR="00811284" w:rsidRPr="00811284" w:rsidRDefault="00811284" w:rsidP="00CA72D3">
      <w:pPr>
        <w:pStyle w:val="ListParagraph"/>
        <w:numPr>
          <w:ilvl w:val="1"/>
          <w:numId w:val="14"/>
        </w:numPr>
        <w:spacing w:after="120" w:line="276" w:lineRule="auto"/>
        <w:ind w:left="547" w:hanging="576"/>
        <w:jc w:val="both"/>
        <w:rPr>
          <w:rFonts w:ascii="Candara" w:hAnsi="Candara"/>
          <w:sz w:val="22"/>
          <w:szCs w:val="22"/>
        </w:rPr>
      </w:pPr>
      <w:r w:rsidRPr="00811284">
        <w:rPr>
          <w:rFonts w:ascii="Candara" w:hAnsi="Candara"/>
          <w:sz w:val="22"/>
          <w:szCs w:val="22"/>
        </w:rPr>
        <w:t xml:space="preserve">CONTRACTOR </w:t>
      </w:r>
      <w:r w:rsidR="001120E7">
        <w:rPr>
          <w:rFonts w:ascii="Candara" w:hAnsi="Candara"/>
          <w:sz w:val="22"/>
          <w:szCs w:val="22"/>
        </w:rPr>
        <w:t xml:space="preserve">shall be </w:t>
      </w:r>
      <w:r w:rsidRPr="00811284">
        <w:rPr>
          <w:rFonts w:ascii="Candara" w:hAnsi="Candara"/>
          <w:sz w:val="22"/>
          <w:szCs w:val="22"/>
        </w:rPr>
        <w:t xml:space="preserve">responsible for </w:t>
      </w:r>
      <w:del w:id="6" w:author="Al Riyami, Azza OLNG-SCC/12" w:date="2026-04-05T13:07:00Z" w16du:dateUtc="2026-04-05T09:07:00Z">
        <w:r w:rsidRPr="00811284" w:rsidDel="0052412E">
          <w:rPr>
            <w:rFonts w:ascii="Candara" w:hAnsi="Candara"/>
            <w:sz w:val="22"/>
            <w:szCs w:val="22"/>
          </w:rPr>
          <w:delText xml:space="preserve">acquiring </w:delText>
        </w:r>
      </w:del>
      <w:ins w:id="7" w:author="Al Riyami, Azza OLNG-SCC/12" w:date="2026-04-05T13:07:00Z" w16du:dateUtc="2026-04-05T09:07:00Z">
        <w:r w:rsidR="0052412E">
          <w:rPr>
            <w:rFonts w:ascii="Candara" w:hAnsi="Candara"/>
            <w:sz w:val="22"/>
            <w:szCs w:val="22"/>
          </w:rPr>
          <w:t>complying with</w:t>
        </w:r>
        <w:r w:rsidR="0052412E" w:rsidRPr="00811284">
          <w:rPr>
            <w:rFonts w:ascii="Candara" w:hAnsi="Candara"/>
            <w:sz w:val="22"/>
            <w:szCs w:val="22"/>
          </w:rPr>
          <w:t xml:space="preserve"> </w:t>
        </w:r>
      </w:ins>
      <w:r w:rsidR="001120E7">
        <w:rPr>
          <w:rFonts w:ascii="Candara" w:hAnsi="Candara"/>
          <w:sz w:val="22"/>
          <w:szCs w:val="22"/>
        </w:rPr>
        <w:t>any/</w:t>
      </w:r>
      <w:r w:rsidRPr="00811284">
        <w:rPr>
          <w:rFonts w:ascii="Candara" w:hAnsi="Candara"/>
          <w:sz w:val="22"/>
          <w:szCs w:val="22"/>
        </w:rPr>
        <w:t xml:space="preserve">all licenses (applicable CONTRACTOR license, business license, etc.), permits, </w:t>
      </w:r>
      <w:ins w:id="8" w:author="Al Riyami, Azza OLNG-SCC/12" w:date="2026-04-05T13:08:00Z" w16du:dateUtc="2026-04-05T09:08:00Z">
        <w:r w:rsidR="0052412E" w:rsidRPr="00811284">
          <w:rPr>
            <w:rFonts w:ascii="Candara" w:hAnsi="Candara"/>
            <w:sz w:val="22"/>
            <w:szCs w:val="22"/>
          </w:rPr>
          <w:t xml:space="preserve">procedures, rules and regulations </w:t>
        </w:r>
      </w:ins>
      <w:r w:rsidRPr="00811284">
        <w:rPr>
          <w:rFonts w:ascii="Candara" w:hAnsi="Candara"/>
          <w:sz w:val="22"/>
          <w:szCs w:val="22"/>
        </w:rPr>
        <w:t xml:space="preserve">required to perform WORK. Expenses incurred in securing these licenses and permits </w:t>
      </w:r>
      <w:r w:rsidR="00EA60E4" w:rsidRPr="00EA60E4">
        <w:rPr>
          <w:rFonts w:ascii="Candara" w:hAnsi="Candara"/>
          <w:sz w:val="22"/>
          <w:szCs w:val="22"/>
        </w:rPr>
        <w:t>shall be deemed to be included in the quoted</w:t>
      </w:r>
      <w:r w:rsidR="00214EF8">
        <w:rPr>
          <w:rFonts w:ascii="Candara" w:hAnsi="Candara"/>
          <w:sz w:val="22"/>
          <w:szCs w:val="22"/>
        </w:rPr>
        <w:t xml:space="preserve"> prices</w:t>
      </w:r>
      <w:r w:rsidRPr="00811284">
        <w:rPr>
          <w:rFonts w:ascii="Candara" w:hAnsi="Candara"/>
          <w:sz w:val="22"/>
          <w:szCs w:val="22"/>
        </w:rPr>
        <w:t>.</w:t>
      </w:r>
    </w:p>
    <w:p w14:paraId="43F01D39" w14:textId="77777777" w:rsidR="00703512" w:rsidRPr="00934D60" w:rsidRDefault="00703512" w:rsidP="00703512">
      <w:pPr>
        <w:pStyle w:val="ListParagraph"/>
        <w:numPr>
          <w:ilvl w:val="1"/>
          <w:numId w:val="14"/>
        </w:numPr>
        <w:spacing w:after="120" w:line="276" w:lineRule="auto"/>
        <w:ind w:left="547" w:hanging="576"/>
        <w:jc w:val="both"/>
        <w:rPr>
          <w:ins w:id="9" w:author="Al Riyami, Azza OLNG-SCC/12" w:date="2026-04-05T13:10:00Z" w16du:dateUtc="2026-04-05T09:10:00Z"/>
          <w:rFonts w:ascii="Candara" w:hAnsi="Candara"/>
          <w:sz w:val="22"/>
          <w:szCs w:val="22"/>
        </w:rPr>
      </w:pPr>
      <w:ins w:id="10" w:author="Al Riyami, Azza OLNG-SCC/12" w:date="2026-04-05T13:10:00Z" w16du:dateUtc="2026-04-05T09:10:00Z">
        <w:r w:rsidRPr="00934D60">
          <w:rPr>
            <w:rFonts w:ascii="Candara" w:hAnsi="Candara"/>
            <w:sz w:val="22"/>
            <w:szCs w:val="22"/>
          </w:rPr>
          <w:t>Value-added tax (VAT) cost shall not be included in the price, but to be invoiced separately as applicable and the COMPANY shall pay it on top of the Purchase Order price, if applicable.</w:t>
        </w:r>
      </w:ins>
    </w:p>
    <w:p w14:paraId="6CD852E8" w14:textId="7EA57371" w:rsidR="0043553F" w:rsidRPr="001B6295" w:rsidRDefault="0043553F" w:rsidP="00CA72D3">
      <w:pPr>
        <w:pStyle w:val="ListParagraph"/>
        <w:numPr>
          <w:ilvl w:val="1"/>
          <w:numId w:val="14"/>
        </w:numPr>
        <w:spacing w:after="120" w:line="276" w:lineRule="auto"/>
        <w:ind w:left="547" w:hanging="576"/>
        <w:jc w:val="both"/>
        <w:rPr>
          <w:rFonts w:ascii="Candara" w:hAnsi="Candara"/>
          <w:sz w:val="22"/>
          <w:szCs w:val="22"/>
        </w:rPr>
      </w:pPr>
      <w:r w:rsidRPr="001B6295">
        <w:rPr>
          <w:rFonts w:ascii="Candara" w:hAnsi="Candara"/>
          <w:sz w:val="22"/>
          <w:szCs w:val="22"/>
        </w:rPr>
        <w:t>CONTRACTOR is reminded that this CONTRACT shall be non-exclusive, and COMPANY shall retain the right to obtain similar services from another supplier.</w:t>
      </w:r>
    </w:p>
    <w:p w14:paraId="2CA6CADD" w14:textId="77777777" w:rsidR="00B71B8B" w:rsidRPr="002E7933" w:rsidRDefault="00B71B8B" w:rsidP="00B71B8B">
      <w:pPr>
        <w:pStyle w:val="ListParagraph"/>
        <w:numPr>
          <w:ilvl w:val="1"/>
          <w:numId w:val="14"/>
        </w:numPr>
        <w:spacing w:after="120" w:line="276" w:lineRule="auto"/>
        <w:ind w:left="547" w:hanging="576"/>
        <w:jc w:val="both"/>
        <w:rPr>
          <w:ins w:id="11" w:author="Al Riyami, Azza OLNG-SCC/12" w:date="2026-04-05T13:11:00Z" w16du:dateUtc="2026-04-05T09:11:00Z"/>
          <w:rFonts w:ascii="Candara" w:hAnsi="Candara"/>
          <w:sz w:val="22"/>
          <w:szCs w:val="22"/>
        </w:rPr>
      </w:pPr>
      <w:ins w:id="12" w:author="Al Riyami, Azza OLNG-SCC/12" w:date="2026-04-05T13:11:00Z" w16du:dateUtc="2026-04-05T09:11:00Z">
        <w:r w:rsidRPr="002E7933">
          <w:rPr>
            <w:rFonts w:ascii="Candara" w:hAnsi="Candara"/>
            <w:sz w:val="22"/>
            <w:szCs w:val="22"/>
          </w:rPr>
          <w:t>COMPANY reserves the full right to award WORK in whole or in part at its entire discretion.</w:t>
        </w:r>
      </w:ins>
    </w:p>
    <w:p w14:paraId="4123430D" w14:textId="22258CCD" w:rsidR="002E7933" w:rsidRPr="002E7933" w:rsidRDefault="002E7933" w:rsidP="00CA72D3">
      <w:pPr>
        <w:pStyle w:val="ListParagraph"/>
        <w:numPr>
          <w:ilvl w:val="1"/>
          <w:numId w:val="14"/>
        </w:numPr>
        <w:spacing w:after="120" w:line="276" w:lineRule="auto"/>
        <w:ind w:left="547" w:hanging="576"/>
        <w:jc w:val="both"/>
        <w:rPr>
          <w:rFonts w:ascii="Candara" w:hAnsi="Candara"/>
          <w:sz w:val="22"/>
          <w:szCs w:val="22"/>
        </w:rPr>
      </w:pPr>
      <w:r w:rsidRPr="002E7933">
        <w:rPr>
          <w:rFonts w:ascii="Candara" w:hAnsi="Candara"/>
          <w:sz w:val="22"/>
          <w:szCs w:val="22"/>
        </w:rPr>
        <w:t xml:space="preserve">All </w:t>
      </w:r>
      <w:r w:rsidR="00824FF9">
        <w:rPr>
          <w:rFonts w:ascii="Candara" w:hAnsi="Candara"/>
          <w:sz w:val="22"/>
          <w:szCs w:val="22"/>
        </w:rPr>
        <w:t xml:space="preserve">submitted </w:t>
      </w:r>
      <w:r w:rsidRPr="002E7933">
        <w:rPr>
          <w:rFonts w:ascii="Candara" w:hAnsi="Candara"/>
          <w:sz w:val="22"/>
          <w:szCs w:val="22"/>
        </w:rPr>
        <w:t xml:space="preserve">rates must be in Omani Rials (OMR) and are fixed for CONTRACT </w:t>
      </w:r>
      <w:r w:rsidR="00B067F6" w:rsidRPr="002E7933">
        <w:rPr>
          <w:rFonts w:ascii="Candara" w:hAnsi="Candara"/>
          <w:sz w:val="22"/>
          <w:szCs w:val="22"/>
        </w:rPr>
        <w:t>DURATION</w:t>
      </w:r>
      <w:r w:rsidRPr="002E7933">
        <w:rPr>
          <w:rFonts w:ascii="Candara" w:hAnsi="Candara"/>
          <w:sz w:val="22"/>
          <w:szCs w:val="22"/>
        </w:rPr>
        <w:t>, unless a mechanism for adjustment is included in CONTRACT.</w:t>
      </w:r>
    </w:p>
    <w:p w14:paraId="00D023A4" w14:textId="77777777" w:rsidR="002E7933" w:rsidRPr="002E7933" w:rsidRDefault="002E7933" w:rsidP="00CA72D3">
      <w:pPr>
        <w:pStyle w:val="ListParagraph"/>
        <w:numPr>
          <w:ilvl w:val="1"/>
          <w:numId w:val="14"/>
        </w:numPr>
        <w:spacing w:after="120" w:line="276" w:lineRule="auto"/>
        <w:ind w:left="547" w:hanging="576"/>
        <w:jc w:val="both"/>
        <w:rPr>
          <w:rFonts w:ascii="Candara" w:hAnsi="Candara"/>
          <w:sz w:val="22"/>
          <w:szCs w:val="22"/>
        </w:rPr>
      </w:pPr>
      <w:r w:rsidRPr="002E7933">
        <w:rPr>
          <w:rFonts w:ascii="Candara" w:hAnsi="Candara"/>
          <w:sz w:val="22"/>
          <w:szCs w:val="22"/>
        </w:rPr>
        <w:t>Any quoted rate requested in Section E (whether as a unit or for a specific item of WORK), but not inserted, will be deemed by COMPANY to have been included by CONTRACTOR elsewhere.</w:t>
      </w:r>
    </w:p>
    <w:p w14:paraId="4BF3FCDB" w14:textId="777F03FE" w:rsidR="002E7933" w:rsidRPr="002E7933" w:rsidRDefault="002E7933" w:rsidP="00CA72D3">
      <w:pPr>
        <w:pStyle w:val="ListParagraph"/>
        <w:numPr>
          <w:ilvl w:val="1"/>
          <w:numId w:val="14"/>
        </w:numPr>
        <w:spacing w:after="120" w:line="276" w:lineRule="auto"/>
        <w:ind w:left="547" w:hanging="576"/>
        <w:jc w:val="both"/>
        <w:rPr>
          <w:rFonts w:ascii="Candara" w:hAnsi="Candara"/>
          <w:sz w:val="22"/>
          <w:szCs w:val="22"/>
        </w:rPr>
      </w:pPr>
      <w:r w:rsidRPr="002E7933">
        <w:rPr>
          <w:rFonts w:ascii="Candara" w:hAnsi="Candara"/>
          <w:sz w:val="22"/>
          <w:szCs w:val="22"/>
        </w:rPr>
        <w:t xml:space="preserve">In case of errors in addition or extension, the </w:t>
      </w:r>
      <w:r w:rsidR="00D438EC">
        <w:rPr>
          <w:rFonts w:ascii="Candara" w:hAnsi="Candara"/>
          <w:sz w:val="22"/>
          <w:szCs w:val="22"/>
        </w:rPr>
        <w:t xml:space="preserve">submitted </w:t>
      </w:r>
      <w:r w:rsidRPr="002E7933">
        <w:rPr>
          <w:rFonts w:ascii="Candara" w:hAnsi="Candara"/>
          <w:sz w:val="22"/>
          <w:szCs w:val="22"/>
        </w:rPr>
        <w:t xml:space="preserve">rates prevail. </w:t>
      </w:r>
    </w:p>
    <w:p w14:paraId="1EB1C2D9" w14:textId="77777777" w:rsidR="00472F58" w:rsidRDefault="00472F58" w:rsidP="00472F58">
      <w:pPr>
        <w:pStyle w:val="ListParagraph"/>
        <w:numPr>
          <w:ilvl w:val="1"/>
          <w:numId w:val="14"/>
        </w:numPr>
        <w:spacing w:after="120" w:line="276" w:lineRule="auto"/>
        <w:ind w:left="547" w:hanging="576"/>
        <w:jc w:val="both"/>
        <w:rPr>
          <w:ins w:id="13" w:author="Al Riyami, Azza OLNG-SCC/12" w:date="2026-04-05T13:13:00Z" w16du:dateUtc="2026-04-05T09:13:00Z"/>
          <w:rFonts w:ascii="Candara" w:hAnsi="Candara"/>
          <w:sz w:val="22"/>
          <w:szCs w:val="22"/>
        </w:rPr>
      </w:pPr>
      <w:ins w:id="14" w:author="Al Riyami, Azza OLNG-SCC/12" w:date="2026-04-05T13:13:00Z" w16du:dateUtc="2026-04-05T09:13:00Z">
        <w:r w:rsidRPr="002E7933">
          <w:rPr>
            <w:rFonts w:ascii="Candara" w:hAnsi="Candara"/>
            <w:sz w:val="22"/>
            <w:szCs w:val="22"/>
          </w:rPr>
          <w:t>Unless specifically stated otherwise in the item description, prices shall be applicable regardless of size or quantity of WORK.</w:t>
        </w:r>
      </w:ins>
    </w:p>
    <w:p w14:paraId="79D4C8A1" w14:textId="77777777" w:rsidR="00C075C2" w:rsidRDefault="00C075C2" w:rsidP="00C075C2">
      <w:pPr>
        <w:pStyle w:val="ListParagraph"/>
        <w:numPr>
          <w:ilvl w:val="1"/>
          <w:numId w:val="14"/>
        </w:numPr>
        <w:spacing w:after="120" w:line="276" w:lineRule="auto"/>
        <w:ind w:left="547" w:hanging="576"/>
        <w:jc w:val="both"/>
        <w:rPr>
          <w:ins w:id="15" w:author="Al Riyami, Azza OLNG-SCC/12" w:date="2026-04-05T13:15:00Z" w16du:dateUtc="2026-04-05T09:15:00Z"/>
          <w:rFonts w:ascii="Candara" w:hAnsi="Candara"/>
          <w:sz w:val="22"/>
          <w:szCs w:val="22"/>
        </w:rPr>
      </w:pPr>
      <w:ins w:id="16" w:author="Al Riyami, Azza OLNG-SCC/12" w:date="2026-04-05T13:15:00Z" w16du:dateUtc="2026-04-05T09:15:00Z">
        <w:r w:rsidRPr="005B55BA">
          <w:rPr>
            <w:rFonts w:ascii="Candara" w:hAnsi="Candara"/>
            <w:sz w:val="22"/>
            <w:szCs w:val="22"/>
          </w:rPr>
          <w:t>CONTRACTOR agrees to present all rates to a maximum of 2 decimal places only. Should CONTRACTOR fail to price in this manner, COMPANY will round down rates to 2 decimal places, irrespective of presented value, for evaluation and award basis.</w:t>
        </w:r>
      </w:ins>
    </w:p>
    <w:p w14:paraId="57781725" w14:textId="3C948E64" w:rsidR="00053EE6" w:rsidRPr="00485E1D" w:rsidRDefault="009C0E55" w:rsidP="00485E1D">
      <w:pPr>
        <w:pStyle w:val="ListParagraph"/>
        <w:numPr>
          <w:ilvl w:val="1"/>
          <w:numId w:val="14"/>
        </w:numPr>
        <w:spacing w:after="120" w:line="276" w:lineRule="auto"/>
        <w:ind w:left="547" w:hanging="576"/>
        <w:jc w:val="both"/>
        <w:rPr>
          <w:ins w:id="17" w:author="Al Riyami, Azza OLNG-SCC/12" w:date="2026-04-19T15:08:00Z" w16du:dateUtc="2026-04-19T11:08:00Z"/>
          <w:rFonts w:ascii="Candara" w:hAnsi="Candara"/>
          <w:sz w:val="22"/>
          <w:szCs w:val="22"/>
        </w:rPr>
      </w:pPr>
      <w:ins w:id="18" w:author="Al Riyami, Azza OLNG-SCC/12" w:date="2026-04-05T13:16:00Z" w16du:dateUtc="2026-04-05T09:16:00Z">
        <w:r w:rsidRPr="005B55BA">
          <w:rPr>
            <w:rFonts w:ascii="Candara" w:hAnsi="Candara"/>
            <w:sz w:val="22"/>
            <w:szCs w:val="22"/>
          </w:rPr>
          <w:t>COMPANY reserves the full right to request a detailed breakdown, of any rate submitted in connection with TENDER PROPOSAL, from CONTRACTOR. Refusal by CONTRACTOR to submit such information may result in rejection of its Tender Proposal.</w:t>
        </w:r>
      </w:ins>
    </w:p>
    <w:p w14:paraId="3229091C" w14:textId="0CE170A8" w:rsidR="004E138B" w:rsidRPr="004E138B" w:rsidRDefault="004E138B" w:rsidP="004E138B">
      <w:pPr>
        <w:pStyle w:val="ListParagraph"/>
        <w:numPr>
          <w:ilvl w:val="1"/>
          <w:numId w:val="14"/>
        </w:numPr>
        <w:spacing w:after="120" w:line="276" w:lineRule="auto"/>
        <w:ind w:left="547" w:hanging="576"/>
        <w:jc w:val="both"/>
        <w:rPr>
          <w:ins w:id="19" w:author="Al Riyami, Azza OLNG-SCC/12" w:date="2026-04-05T13:16:00Z" w16du:dateUtc="2026-04-05T09:16:00Z"/>
          <w:rFonts w:ascii="Candara" w:hAnsi="Candara"/>
          <w:sz w:val="22"/>
          <w:szCs w:val="22"/>
          <w:rPrChange w:id="20" w:author="Al Riyami, Azza OLNG-SCC/12" w:date="2026-04-19T13:54:00Z" w16du:dateUtc="2026-04-19T09:54:00Z">
            <w:rPr>
              <w:ins w:id="21" w:author="Al Riyami, Azza OLNG-SCC/12" w:date="2026-04-05T13:16:00Z" w16du:dateUtc="2026-04-05T09:16:00Z"/>
            </w:rPr>
          </w:rPrChange>
        </w:rPr>
      </w:pPr>
      <w:ins w:id="22" w:author="Al Riyami, Azza OLNG-SCC/12" w:date="2026-04-19T13:54:00Z" w16du:dateUtc="2026-04-19T09:54:00Z">
        <w:r w:rsidRPr="004E138B">
          <w:rPr>
            <w:rFonts w:ascii="Candara" w:hAnsi="Candara"/>
            <w:sz w:val="22"/>
            <w:szCs w:val="22"/>
            <w:rPrChange w:id="23" w:author="Al Riyami, Azza OLNG-SCC/12" w:date="2026-04-19T13:54:00Z" w16du:dateUtc="2026-04-19T09:54:00Z">
              <w:rPr/>
            </w:rPrChange>
          </w:rPr>
          <w:t xml:space="preserve">The descriptions attached to the various items are intended as brief summary of the WORK involved. They are sufficient for identification only and not an exhaustive list detailing every operation involved in carrying out the WORK. The descriptions have been prepared on the basis </w:t>
        </w:r>
        <w:r w:rsidRPr="004E138B">
          <w:rPr>
            <w:rFonts w:ascii="Candara" w:hAnsi="Candara"/>
            <w:sz w:val="22"/>
            <w:szCs w:val="22"/>
            <w:rPrChange w:id="24" w:author="Al Riyami, Azza OLNG-SCC/12" w:date="2026-04-19T13:54:00Z" w16du:dateUtc="2026-04-19T09:54:00Z">
              <w:rPr/>
            </w:rPrChange>
          </w:rPr>
          <w:lastRenderedPageBreak/>
          <w:t>that CONTRACTOR is experienced in the requirements of the WORK to be executed and has full knowledge of the Site.</w:t>
        </w:r>
      </w:ins>
    </w:p>
    <w:p w14:paraId="1D7196EE" w14:textId="261E8A76" w:rsidR="00022D90" w:rsidRPr="006379BE" w:rsidRDefault="00113030" w:rsidP="00CA72D3">
      <w:pPr>
        <w:pStyle w:val="ListParagraph"/>
        <w:numPr>
          <w:ilvl w:val="1"/>
          <w:numId w:val="14"/>
        </w:numPr>
        <w:spacing w:after="120" w:line="276" w:lineRule="auto"/>
        <w:ind w:left="547" w:hanging="576"/>
        <w:jc w:val="both"/>
        <w:rPr>
          <w:rFonts w:ascii="Candara" w:hAnsi="Candara"/>
          <w:sz w:val="22"/>
          <w:szCs w:val="22"/>
        </w:rPr>
      </w:pPr>
      <w:r w:rsidRPr="00113030">
        <w:rPr>
          <w:rFonts w:ascii="Candara" w:hAnsi="Candara"/>
          <w:sz w:val="22"/>
          <w:szCs w:val="22"/>
        </w:rPr>
        <w:t>COMPANY shall deduct 1.2% as training levy (“</w:t>
      </w:r>
      <w:r w:rsidR="0011437C" w:rsidRPr="00113030">
        <w:rPr>
          <w:rFonts w:ascii="Candara" w:hAnsi="Candara"/>
          <w:sz w:val="22"/>
          <w:szCs w:val="22"/>
        </w:rPr>
        <w:t>Training Levy</w:t>
      </w:r>
      <w:r w:rsidRPr="00113030">
        <w:rPr>
          <w:rFonts w:ascii="Candara" w:hAnsi="Candara"/>
          <w:sz w:val="22"/>
          <w:szCs w:val="22"/>
        </w:rPr>
        <w:t>”) from the gross amount of each CONTRACTOR’s invoices submitted against the satisfactory executed WORK under this CONTRACT. COMPANY shall not compensate CONTRACTOR separately for this Training levy.</w:t>
      </w:r>
    </w:p>
    <w:p w14:paraId="13DF296F" w14:textId="537C6F52" w:rsidR="00B94985" w:rsidRPr="008C5333" w:rsidRDefault="00904708" w:rsidP="008C5333">
      <w:pPr>
        <w:pStyle w:val="Heading1"/>
        <w:numPr>
          <w:ilvl w:val="0"/>
          <w:numId w:val="14"/>
        </w:numPr>
        <w:spacing w:after="240"/>
        <w:ind w:left="540" w:hanging="540"/>
        <w:jc w:val="left"/>
        <w:rPr>
          <w:rFonts w:ascii="Candara" w:hAnsi="Candara"/>
        </w:rPr>
      </w:pPr>
      <w:bookmarkStart w:id="25" w:name="_Toc227503759"/>
      <w:commentRangeStart w:id="26"/>
      <w:r>
        <w:rPr>
          <w:rFonts w:ascii="Candara" w:hAnsi="Candara"/>
        </w:rPr>
        <w:t>Particular Prea</w:t>
      </w:r>
      <w:r w:rsidR="00B041C0">
        <w:rPr>
          <w:rFonts w:ascii="Candara" w:hAnsi="Candara"/>
        </w:rPr>
        <w:t>mble</w:t>
      </w:r>
      <w:r w:rsidR="00B94985" w:rsidRPr="008C5333">
        <w:rPr>
          <w:rFonts w:ascii="Candara" w:hAnsi="Candara"/>
        </w:rPr>
        <w:t xml:space="preserve"> </w:t>
      </w:r>
      <w:bookmarkEnd w:id="25"/>
      <w:commentRangeEnd w:id="26"/>
      <w:r w:rsidR="00C4361A" w:rsidRPr="008C5333">
        <w:rPr>
          <w:rStyle w:val="CommentReference"/>
          <w:rFonts w:ascii="Candara" w:hAnsi="Candara"/>
          <w:sz w:val="28"/>
          <w:szCs w:val="28"/>
        </w:rPr>
        <w:commentReference w:id="26"/>
      </w:r>
    </w:p>
    <w:p w14:paraId="38A66D83" w14:textId="77777777" w:rsidR="0048518C" w:rsidRPr="009534C0" w:rsidRDefault="0048518C" w:rsidP="0048518C">
      <w:pPr>
        <w:pStyle w:val="ListParagraph"/>
        <w:numPr>
          <w:ilvl w:val="1"/>
          <w:numId w:val="14"/>
        </w:numPr>
        <w:tabs>
          <w:tab w:val="left" w:pos="9450"/>
        </w:tabs>
        <w:spacing w:after="120" w:line="276" w:lineRule="auto"/>
        <w:ind w:left="547" w:hanging="576"/>
        <w:jc w:val="both"/>
        <w:rPr>
          <w:ins w:id="27" w:author="Al Riyami, Azza OLNG-SCC/12" w:date="2026-04-05T13:28:00Z" w16du:dateUtc="2026-04-05T09:28:00Z"/>
          <w:rFonts w:ascii="Candara" w:hAnsi="Candara"/>
          <w:sz w:val="22"/>
          <w:szCs w:val="22"/>
          <w:highlight w:val="cyan"/>
        </w:rPr>
      </w:pPr>
      <w:ins w:id="28" w:author="Al Riyami, Azza OLNG-SCC/12" w:date="2026-04-05T13:28:00Z" w16du:dateUtc="2026-04-05T09:28:00Z">
        <w:r w:rsidRPr="00D01D32">
          <w:rPr>
            <w:rFonts w:ascii="Candara" w:hAnsi="Candara"/>
            <w:sz w:val="22"/>
            <w:szCs w:val="22"/>
            <w:highlight w:val="cyan"/>
          </w:rPr>
          <w:t>The Lump Sum Schedule of Prices shall cover the full scope of services and deliverables related to WORK. The CONTRACTOR shall be deemed to have reviewed and understood the detailed list of required services and materials associated with the WORK, as specified in Section D.</w:t>
        </w:r>
      </w:ins>
    </w:p>
    <w:p w14:paraId="63C41F37" w14:textId="77777777" w:rsidR="0048518C" w:rsidRPr="009534C0" w:rsidRDefault="0048518C" w:rsidP="0048518C">
      <w:pPr>
        <w:pStyle w:val="ListParagraph"/>
        <w:numPr>
          <w:ilvl w:val="1"/>
          <w:numId w:val="14"/>
        </w:numPr>
        <w:tabs>
          <w:tab w:val="left" w:pos="9450"/>
        </w:tabs>
        <w:spacing w:after="120" w:line="276" w:lineRule="auto"/>
        <w:ind w:left="547" w:hanging="576"/>
        <w:jc w:val="both"/>
        <w:rPr>
          <w:ins w:id="29" w:author="Al Riyami, Azza OLNG-SCC/12" w:date="2026-04-05T13:28:00Z" w16du:dateUtc="2026-04-05T09:28:00Z"/>
          <w:rFonts w:ascii="Candara" w:hAnsi="Candara"/>
          <w:sz w:val="22"/>
          <w:szCs w:val="22"/>
          <w:highlight w:val="cyan"/>
        </w:rPr>
      </w:pPr>
      <w:ins w:id="30" w:author="Al Riyami, Azza OLNG-SCC/12" w:date="2026-04-05T13:28:00Z" w16du:dateUtc="2026-04-05T09:28:00Z">
        <w:r w:rsidRPr="009534C0">
          <w:rPr>
            <w:rFonts w:ascii="Candara" w:hAnsi="Candara"/>
            <w:sz w:val="22"/>
            <w:szCs w:val="22"/>
            <w:highlight w:val="cyan"/>
          </w:rPr>
          <w:t xml:space="preserve">Lump sum rates shall be inclusive of manpower costs, equipment, tool, accommodation, transportation, visa charges and all mobilization and demobilization costs. </w:t>
        </w:r>
      </w:ins>
    </w:p>
    <w:p w14:paraId="75EE7F02" w14:textId="77777777" w:rsidR="0048518C" w:rsidRPr="002723DA" w:rsidRDefault="0048518C" w:rsidP="0048518C">
      <w:pPr>
        <w:pStyle w:val="ListParagraph"/>
        <w:numPr>
          <w:ilvl w:val="1"/>
          <w:numId w:val="14"/>
        </w:numPr>
        <w:tabs>
          <w:tab w:val="left" w:pos="9450"/>
        </w:tabs>
        <w:spacing w:after="120" w:line="276" w:lineRule="auto"/>
        <w:ind w:left="547" w:hanging="576"/>
        <w:jc w:val="both"/>
        <w:rPr>
          <w:ins w:id="31" w:author="Al Riyami, Azza OLNG-SCC/12" w:date="2026-04-05T13:28:00Z" w16du:dateUtc="2026-04-05T09:28:00Z"/>
          <w:rFonts w:ascii="Candara" w:hAnsi="Candara"/>
          <w:sz w:val="22"/>
          <w:szCs w:val="22"/>
          <w:highlight w:val="cyan"/>
        </w:rPr>
      </w:pPr>
      <w:ins w:id="32" w:author="Al Riyami, Azza OLNG-SCC/12" w:date="2026-04-05T13:28:00Z" w16du:dateUtc="2026-04-05T09:28:00Z">
        <w:r w:rsidRPr="00D01D32">
          <w:rPr>
            <w:rFonts w:ascii="Candara" w:hAnsi="Candara"/>
            <w:sz w:val="22"/>
            <w:szCs w:val="22"/>
            <w:highlight w:val="cyan"/>
          </w:rPr>
          <w:t xml:space="preserve">The CONTRACTOR’s pricing shall be fully inclusive cost to cover all CONTRACTOR cost which includes but is not limited to direct/ indirect costs, labour, idle/ waiting time, rest days, meals, travel, PPE, personnel and EQUIPMENT mobilisation and demobilisation for every shutdown event, supervision, coordination, tools, insurances, taxes, levies, duties, consumables, equipment required to do the WORK, transport costs to/ from for delivery at COMPANY site, accommodation, daily transportation to and from the WORKSITE, Permit and Job Hazard Analysis preparation, equipment process isolation and de-isolation including spading and blinding work, equipment access like heavy lifting excluding crane, HP cleaning, hydro-tensioning &amp; torquing, collection/ drop off of items at COMPANY storage locations, box-up permit receiving and signing from COMPANY field operation personnel, Toolbox talk, overheads, profit etc. and any other items not specifically mentioned but reasonably implied by the nature of the WORK incurred to carry out the WORKS stated in Section D. </w:t>
        </w:r>
      </w:ins>
    </w:p>
    <w:p w14:paraId="598B5D7F" w14:textId="77777777" w:rsidR="0048518C" w:rsidRPr="005E03E9" w:rsidRDefault="0048518C" w:rsidP="0048518C">
      <w:pPr>
        <w:pStyle w:val="ListParagraph"/>
        <w:numPr>
          <w:ilvl w:val="1"/>
          <w:numId w:val="14"/>
        </w:numPr>
        <w:tabs>
          <w:tab w:val="left" w:pos="9450"/>
        </w:tabs>
        <w:spacing w:after="120" w:line="276" w:lineRule="auto"/>
        <w:ind w:left="547" w:hanging="576"/>
        <w:jc w:val="both"/>
        <w:rPr>
          <w:ins w:id="33" w:author="Al Riyami, Azza OLNG-SCC/12" w:date="2026-04-05T13:28:00Z" w16du:dateUtc="2026-04-05T09:28:00Z"/>
          <w:rFonts w:ascii="Candara" w:hAnsi="Candara"/>
          <w:sz w:val="22"/>
          <w:szCs w:val="22"/>
          <w:highlight w:val="cyan"/>
        </w:rPr>
      </w:pPr>
      <w:ins w:id="34" w:author="Al Riyami, Azza OLNG-SCC/12" w:date="2026-04-05T13:28:00Z" w16du:dateUtc="2026-04-05T09:28:00Z">
        <w:r w:rsidRPr="005E03E9">
          <w:rPr>
            <w:rFonts w:ascii="Candara" w:hAnsi="Candara"/>
            <w:sz w:val="22"/>
            <w:szCs w:val="22"/>
            <w:highlight w:val="cyan"/>
          </w:rPr>
          <w:t>The CONTRACTOR’s pricing shall be fully inclusive of all labour, equipment, consumables, and materials necessary for the execution of these inspections, based on the requirements outlined in Section D.</w:t>
        </w:r>
      </w:ins>
    </w:p>
    <w:p w14:paraId="46DD4382" w14:textId="77777777" w:rsidR="0048518C" w:rsidRPr="00D77385" w:rsidRDefault="0048518C" w:rsidP="0048518C">
      <w:pPr>
        <w:pStyle w:val="ListParagraph"/>
        <w:numPr>
          <w:ilvl w:val="1"/>
          <w:numId w:val="14"/>
        </w:numPr>
        <w:tabs>
          <w:tab w:val="left" w:pos="9450"/>
        </w:tabs>
        <w:spacing w:after="120" w:line="276" w:lineRule="auto"/>
        <w:ind w:left="547" w:hanging="576"/>
        <w:jc w:val="both"/>
        <w:rPr>
          <w:ins w:id="35" w:author="Al Riyami, Azza OLNG-SCC/12" w:date="2026-04-05T13:28:00Z" w16du:dateUtc="2026-04-05T09:28:00Z"/>
          <w:rFonts w:ascii="Candara" w:hAnsi="Candara"/>
          <w:sz w:val="22"/>
          <w:szCs w:val="22"/>
          <w:highlight w:val="cyan"/>
        </w:rPr>
      </w:pPr>
      <w:ins w:id="36" w:author="Al Riyami, Azza OLNG-SCC/12" w:date="2026-04-05T13:28:00Z" w16du:dateUtc="2026-04-05T09:28:00Z">
        <w:r w:rsidRPr="00D10A1D">
          <w:rPr>
            <w:rFonts w:ascii="Candara" w:hAnsi="Candara"/>
            <w:sz w:val="22"/>
            <w:szCs w:val="22"/>
            <w:highlight w:val="cyan"/>
          </w:rPr>
          <w:t>No overtime shall be paid by COMPANY for the WORK. CONTRACTOR is responsible to manage and execute the WORK during the shutdown shift working hours. Any overtime incurred by CONTRACTOR in order to meet the agreed schedules shall be at CONTRACTOR’s account.</w:t>
        </w:r>
      </w:ins>
    </w:p>
    <w:p w14:paraId="3173B343" w14:textId="77777777" w:rsidR="0048518C" w:rsidRPr="00AF6553" w:rsidRDefault="0048518C" w:rsidP="0048518C">
      <w:pPr>
        <w:pStyle w:val="ListParagraph"/>
        <w:numPr>
          <w:ilvl w:val="1"/>
          <w:numId w:val="14"/>
        </w:numPr>
        <w:tabs>
          <w:tab w:val="left" w:pos="9450"/>
        </w:tabs>
        <w:spacing w:after="120" w:line="276" w:lineRule="auto"/>
        <w:ind w:left="547" w:hanging="576"/>
        <w:jc w:val="both"/>
        <w:rPr>
          <w:ins w:id="37" w:author="Al Riyami, Azza OLNG-SCC/12" w:date="2026-04-05T13:28:00Z" w16du:dateUtc="2026-04-05T09:28:00Z"/>
          <w:rFonts w:ascii="Candara" w:hAnsi="Candara"/>
          <w:sz w:val="22"/>
          <w:szCs w:val="22"/>
          <w:highlight w:val="cyan"/>
        </w:rPr>
      </w:pPr>
      <w:ins w:id="38" w:author="Al Riyami, Azza OLNG-SCC/12" w:date="2026-04-05T13:28:00Z" w16du:dateUtc="2026-04-05T09:28:00Z">
        <w:r w:rsidRPr="00AF6553">
          <w:rPr>
            <w:rFonts w:ascii="Candara" w:hAnsi="Candara"/>
            <w:sz w:val="22"/>
            <w:szCs w:val="22"/>
            <w:highlight w:val="cyan"/>
          </w:rPr>
          <w:t>Notwithstanding any omission from the descriptions given in this Section of any operation included within CONTRACT Sections, the cost of all operations that may be ascribed to the WORK shall be included in the rates. All WORK that can be reasonably ascribed to an item description shall be deemed to be included with that item. No liability will be accepted by the COMPANY for defective description or further operations, other than those described, being required to complete the WORK.</w:t>
        </w:r>
      </w:ins>
    </w:p>
    <w:p w14:paraId="3EB0CD6F" w14:textId="77777777" w:rsidR="0048518C" w:rsidRDefault="0048518C" w:rsidP="0048518C">
      <w:pPr>
        <w:pStyle w:val="ListParagraph"/>
        <w:numPr>
          <w:ilvl w:val="1"/>
          <w:numId w:val="14"/>
        </w:numPr>
        <w:tabs>
          <w:tab w:val="left" w:pos="9450"/>
        </w:tabs>
        <w:spacing w:after="120" w:line="276" w:lineRule="auto"/>
        <w:ind w:left="547" w:hanging="576"/>
        <w:jc w:val="both"/>
        <w:rPr>
          <w:ins w:id="39" w:author="Al Riyami, Azza OLNG-SCC/12" w:date="2026-04-05T13:28:00Z" w16du:dateUtc="2026-04-05T09:28:00Z"/>
          <w:rFonts w:ascii="Candara" w:hAnsi="Candara"/>
          <w:sz w:val="22"/>
          <w:szCs w:val="22"/>
          <w:highlight w:val="cyan"/>
        </w:rPr>
      </w:pPr>
      <w:ins w:id="40" w:author="Al Riyami, Azza OLNG-SCC/12" w:date="2026-04-05T13:28:00Z" w16du:dateUtc="2026-04-05T09:28:00Z">
        <w:r w:rsidRPr="00AF6553">
          <w:rPr>
            <w:rFonts w:ascii="Candara" w:hAnsi="Candara"/>
            <w:sz w:val="22"/>
            <w:szCs w:val="22"/>
            <w:highlight w:val="cyan"/>
          </w:rPr>
          <w:t>The CONTRACTOR quoted prices shall be applicable to all its personnel (Omani nationals and expatriates).</w:t>
        </w:r>
      </w:ins>
    </w:p>
    <w:p w14:paraId="1FC5E8BA" w14:textId="77777777" w:rsidR="0048518C" w:rsidRPr="00E628A1" w:rsidRDefault="0048518C" w:rsidP="0048518C">
      <w:pPr>
        <w:pStyle w:val="ListParagraph"/>
        <w:numPr>
          <w:ilvl w:val="1"/>
          <w:numId w:val="14"/>
        </w:numPr>
        <w:spacing w:after="120" w:line="276" w:lineRule="auto"/>
        <w:ind w:left="547" w:hanging="576"/>
        <w:jc w:val="both"/>
        <w:rPr>
          <w:ins w:id="41" w:author="Al Riyami, Azza OLNG-SCC/12" w:date="2026-04-05T13:28:00Z" w16du:dateUtc="2026-04-05T09:28:00Z"/>
          <w:rFonts w:ascii="Candara" w:hAnsi="Candara"/>
          <w:sz w:val="22"/>
          <w:szCs w:val="22"/>
          <w:highlight w:val="cyan"/>
        </w:rPr>
      </w:pPr>
      <w:ins w:id="42" w:author="Al Riyami, Azza OLNG-SCC/12" w:date="2026-04-05T13:28:00Z" w16du:dateUtc="2026-04-05T09:28:00Z">
        <w:r w:rsidRPr="00E628A1">
          <w:rPr>
            <w:rFonts w:ascii="Candara" w:hAnsi="Candara"/>
            <w:sz w:val="22"/>
            <w:szCs w:val="22"/>
            <w:highlight w:val="cyan"/>
          </w:rPr>
          <w:t xml:space="preserve">In view of the nature of the WORK, execution shall generally be carried out on a continuous, round-the-clock basis until completion, including shift work as necessary. The CONTRACTOR shall </w:t>
        </w:r>
        <w:r w:rsidRPr="00E628A1">
          <w:rPr>
            <w:rFonts w:ascii="Candara" w:hAnsi="Candara"/>
            <w:sz w:val="22"/>
            <w:szCs w:val="22"/>
            <w:highlight w:val="cyan"/>
          </w:rPr>
          <w:lastRenderedPageBreak/>
          <w:t>also align the execution schedule with Oman LNG’s shutdown requirements to minimize plant downtime. Accordingly, all quoted pricing shall fully account for this execution approach.</w:t>
        </w:r>
      </w:ins>
    </w:p>
    <w:p w14:paraId="243EC847" w14:textId="699F66B6" w:rsidR="009C3A83" w:rsidRPr="008C5333" w:rsidRDefault="001625F0" w:rsidP="008C5333">
      <w:pPr>
        <w:pStyle w:val="Heading1"/>
        <w:numPr>
          <w:ilvl w:val="0"/>
          <w:numId w:val="14"/>
        </w:numPr>
        <w:spacing w:after="240"/>
        <w:ind w:left="540" w:hanging="540"/>
        <w:jc w:val="left"/>
        <w:rPr>
          <w:rFonts w:ascii="Candara" w:hAnsi="Candara"/>
        </w:rPr>
      </w:pPr>
      <w:bookmarkStart w:id="43" w:name="_Toc227503760"/>
      <w:commentRangeStart w:id="44"/>
      <w:r w:rsidRPr="008C5333">
        <w:rPr>
          <w:rFonts w:ascii="Candara" w:hAnsi="Candara"/>
        </w:rPr>
        <w:t xml:space="preserve">Pricing Schedules </w:t>
      </w:r>
      <w:bookmarkEnd w:id="43"/>
      <w:commentRangeEnd w:id="44"/>
      <w:r w:rsidR="008A0878" w:rsidRPr="008C5333">
        <w:rPr>
          <w:rStyle w:val="CommentReference"/>
          <w:rFonts w:ascii="Candara" w:hAnsi="Candara"/>
          <w:sz w:val="28"/>
          <w:szCs w:val="28"/>
        </w:rPr>
        <w:commentReference w:id="44"/>
      </w:r>
    </w:p>
    <w:p w14:paraId="4C78F711" w14:textId="77F55CAB" w:rsidR="00CB34B6" w:rsidRPr="00AF6553" w:rsidRDefault="00CB34B6" w:rsidP="00AF6553">
      <w:pPr>
        <w:pStyle w:val="ListParagraph"/>
        <w:numPr>
          <w:ilvl w:val="1"/>
          <w:numId w:val="14"/>
        </w:numPr>
        <w:tabs>
          <w:tab w:val="left" w:pos="9450"/>
        </w:tabs>
        <w:spacing w:after="120"/>
        <w:ind w:left="547" w:hanging="576"/>
        <w:jc w:val="both"/>
        <w:rPr>
          <w:rFonts w:ascii="Candara" w:hAnsi="Candara"/>
          <w:sz w:val="22"/>
          <w:szCs w:val="22"/>
          <w:highlight w:val="cyan"/>
        </w:rPr>
      </w:pPr>
      <w:r w:rsidRPr="00AF6553">
        <w:rPr>
          <w:rFonts w:ascii="Candara" w:hAnsi="Candara"/>
          <w:sz w:val="22"/>
          <w:szCs w:val="22"/>
          <w:highlight w:val="cyan"/>
        </w:rPr>
        <w:t>Schedule A</w:t>
      </w:r>
      <w:r w:rsidR="00C74D14" w:rsidRPr="00AF6553">
        <w:rPr>
          <w:rFonts w:ascii="Candara" w:hAnsi="Candara"/>
          <w:sz w:val="22"/>
          <w:szCs w:val="22"/>
          <w:highlight w:val="cyan"/>
        </w:rPr>
        <w:t xml:space="preserve"> </w:t>
      </w:r>
      <w:r w:rsidRPr="00AF6553">
        <w:rPr>
          <w:rFonts w:ascii="Candara" w:hAnsi="Candara"/>
          <w:sz w:val="22"/>
          <w:szCs w:val="22"/>
          <w:highlight w:val="cyan"/>
        </w:rPr>
        <w:t>– Unit Rates or Call-Off Rates [Please replace the with the title of the table]</w:t>
      </w:r>
    </w:p>
    <w:p w14:paraId="57AB16C0" w14:textId="77777777" w:rsidR="00CB34B6" w:rsidRPr="001B6295" w:rsidRDefault="00CB34B6" w:rsidP="00CB34B6">
      <w:pPr>
        <w:rPr>
          <w:rFonts w:ascii="Candara" w:hAnsi="Candara" w:cstheme="majorBidi"/>
          <w:b/>
          <w:bCs/>
          <w:sz w:val="22"/>
          <w:szCs w:val="22"/>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5"/>
        <w:gridCol w:w="5220"/>
        <w:gridCol w:w="1890"/>
        <w:gridCol w:w="1620"/>
      </w:tblGrid>
      <w:tr w:rsidR="00CB34B6" w:rsidRPr="00423DA0" w14:paraId="6906A786" w14:textId="77777777" w:rsidTr="005B3932">
        <w:trPr>
          <w:trHeight w:val="454"/>
        </w:trPr>
        <w:tc>
          <w:tcPr>
            <w:tcW w:w="535" w:type="dxa"/>
            <w:shd w:val="clear" w:color="auto" w:fill="D9D9D9" w:themeFill="background1" w:themeFillShade="D9"/>
          </w:tcPr>
          <w:p w14:paraId="599499D7" w14:textId="3327F94C" w:rsidR="00CB34B6" w:rsidRPr="00423DA0" w:rsidRDefault="00CB34B6" w:rsidP="00423DA0">
            <w:pPr>
              <w:rPr>
                <w:rFonts w:ascii="Candara" w:hAnsi="Candara"/>
              </w:rPr>
            </w:pPr>
            <w:r w:rsidRPr="00423DA0">
              <w:rPr>
                <w:rFonts w:ascii="Candara" w:hAnsi="Candara"/>
              </w:rPr>
              <w:t>SN.</w:t>
            </w:r>
          </w:p>
        </w:tc>
        <w:tc>
          <w:tcPr>
            <w:tcW w:w="5220" w:type="dxa"/>
            <w:shd w:val="clear" w:color="auto" w:fill="D9D9D9" w:themeFill="background1" w:themeFillShade="D9"/>
          </w:tcPr>
          <w:p w14:paraId="34DEC1FF" w14:textId="77777777" w:rsidR="00CB34B6" w:rsidRPr="00423DA0" w:rsidRDefault="00CB34B6" w:rsidP="00423DA0">
            <w:pPr>
              <w:rPr>
                <w:rFonts w:ascii="Candara" w:hAnsi="Candara"/>
              </w:rPr>
            </w:pPr>
            <w:r w:rsidRPr="00423DA0">
              <w:rPr>
                <w:rFonts w:ascii="Candara" w:hAnsi="Candara"/>
              </w:rPr>
              <w:t>Item Description</w:t>
            </w:r>
          </w:p>
        </w:tc>
        <w:tc>
          <w:tcPr>
            <w:tcW w:w="1890" w:type="dxa"/>
            <w:shd w:val="clear" w:color="auto" w:fill="D9D9D9" w:themeFill="background1" w:themeFillShade="D9"/>
          </w:tcPr>
          <w:p w14:paraId="60C514E6" w14:textId="77777777" w:rsidR="00CB34B6" w:rsidRPr="00423DA0" w:rsidRDefault="00CB34B6" w:rsidP="00423DA0">
            <w:pPr>
              <w:rPr>
                <w:rFonts w:ascii="Candara" w:hAnsi="Candara"/>
              </w:rPr>
            </w:pPr>
            <w:r w:rsidRPr="00423DA0">
              <w:rPr>
                <w:rFonts w:ascii="Candara" w:hAnsi="Candara"/>
              </w:rPr>
              <w:t>Unit of Measure</w:t>
            </w:r>
          </w:p>
        </w:tc>
        <w:tc>
          <w:tcPr>
            <w:tcW w:w="1620" w:type="dxa"/>
            <w:shd w:val="clear" w:color="auto" w:fill="D9D9D9" w:themeFill="background1" w:themeFillShade="D9"/>
          </w:tcPr>
          <w:p w14:paraId="03BF9D6A" w14:textId="77777777" w:rsidR="00CB34B6" w:rsidRPr="00423DA0" w:rsidRDefault="00CB34B6" w:rsidP="00423DA0">
            <w:pPr>
              <w:rPr>
                <w:rFonts w:ascii="Candara" w:hAnsi="Candara"/>
              </w:rPr>
            </w:pPr>
            <w:r w:rsidRPr="00423DA0">
              <w:rPr>
                <w:rFonts w:ascii="Candara" w:hAnsi="Candara"/>
              </w:rPr>
              <w:t xml:space="preserve">Amount in </w:t>
            </w:r>
            <w:r w:rsidRPr="00423DA0">
              <w:rPr>
                <w:rFonts w:ascii="Candara" w:hAnsi="Candara"/>
                <w:highlight w:val="yellow"/>
              </w:rPr>
              <w:t>OMR or USD</w:t>
            </w:r>
          </w:p>
        </w:tc>
      </w:tr>
      <w:tr w:rsidR="00CB34B6" w:rsidRPr="00423DA0" w14:paraId="3E0FFFA3" w14:textId="77777777" w:rsidTr="005F659A">
        <w:trPr>
          <w:trHeight w:val="454"/>
        </w:trPr>
        <w:tc>
          <w:tcPr>
            <w:tcW w:w="535" w:type="dxa"/>
          </w:tcPr>
          <w:p w14:paraId="3F55AC7A" w14:textId="77777777" w:rsidR="00CB34B6" w:rsidRPr="00423DA0" w:rsidRDefault="00CB34B6" w:rsidP="00423DA0">
            <w:pPr>
              <w:rPr>
                <w:rFonts w:ascii="Candara" w:hAnsi="Candara"/>
              </w:rPr>
            </w:pPr>
            <w:r w:rsidRPr="00423DA0">
              <w:rPr>
                <w:rFonts w:ascii="Candara" w:hAnsi="Candara"/>
              </w:rPr>
              <w:t>1</w:t>
            </w:r>
          </w:p>
        </w:tc>
        <w:tc>
          <w:tcPr>
            <w:tcW w:w="5220" w:type="dxa"/>
          </w:tcPr>
          <w:p w14:paraId="54C69445" w14:textId="77777777" w:rsidR="00CB34B6" w:rsidRPr="00423DA0" w:rsidRDefault="00CB34B6" w:rsidP="00423DA0">
            <w:pPr>
              <w:rPr>
                <w:rFonts w:ascii="Candara" w:hAnsi="Candara"/>
              </w:rPr>
            </w:pPr>
          </w:p>
        </w:tc>
        <w:tc>
          <w:tcPr>
            <w:tcW w:w="1890" w:type="dxa"/>
          </w:tcPr>
          <w:p w14:paraId="6132EDA3" w14:textId="1AF10249" w:rsidR="00CB34B6" w:rsidRPr="00423DA0" w:rsidRDefault="00CB34B6" w:rsidP="00423DA0">
            <w:pPr>
              <w:rPr>
                <w:rFonts w:ascii="Candara" w:hAnsi="Candara"/>
                <w:smallCaps/>
              </w:rPr>
            </w:pPr>
          </w:p>
        </w:tc>
        <w:tc>
          <w:tcPr>
            <w:tcW w:w="1620" w:type="dxa"/>
          </w:tcPr>
          <w:p w14:paraId="79D3667F" w14:textId="77777777" w:rsidR="00CB34B6" w:rsidRPr="00423DA0" w:rsidRDefault="00CB34B6" w:rsidP="00423DA0">
            <w:pPr>
              <w:rPr>
                <w:rFonts w:ascii="Candara" w:hAnsi="Candara"/>
              </w:rPr>
            </w:pPr>
          </w:p>
        </w:tc>
      </w:tr>
      <w:tr w:rsidR="00CB34B6" w:rsidRPr="00423DA0" w14:paraId="37C156E6" w14:textId="77777777" w:rsidTr="005F659A">
        <w:trPr>
          <w:trHeight w:val="454"/>
        </w:trPr>
        <w:tc>
          <w:tcPr>
            <w:tcW w:w="535" w:type="dxa"/>
          </w:tcPr>
          <w:p w14:paraId="06CEE078" w14:textId="77777777" w:rsidR="00CB34B6" w:rsidRPr="00423DA0" w:rsidRDefault="00CB34B6" w:rsidP="00423DA0">
            <w:pPr>
              <w:rPr>
                <w:rFonts w:ascii="Candara" w:hAnsi="Candara"/>
              </w:rPr>
            </w:pPr>
            <w:r w:rsidRPr="00423DA0">
              <w:rPr>
                <w:rFonts w:ascii="Candara" w:hAnsi="Candara"/>
              </w:rPr>
              <w:t>2</w:t>
            </w:r>
          </w:p>
        </w:tc>
        <w:tc>
          <w:tcPr>
            <w:tcW w:w="5220" w:type="dxa"/>
          </w:tcPr>
          <w:p w14:paraId="4985FD50" w14:textId="77777777" w:rsidR="00CB34B6" w:rsidRPr="00423DA0" w:rsidRDefault="00CB34B6" w:rsidP="00423DA0">
            <w:pPr>
              <w:rPr>
                <w:rFonts w:ascii="Candara" w:hAnsi="Candara"/>
                <w:smallCaps/>
              </w:rPr>
            </w:pPr>
          </w:p>
        </w:tc>
        <w:tc>
          <w:tcPr>
            <w:tcW w:w="1890" w:type="dxa"/>
          </w:tcPr>
          <w:p w14:paraId="3453B5DD" w14:textId="2AF16F3B" w:rsidR="00CB34B6" w:rsidRPr="00423DA0" w:rsidRDefault="00CB34B6" w:rsidP="00423DA0">
            <w:pPr>
              <w:rPr>
                <w:rFonts w:ascii="Candara" w:hAnsi="Candara"/>
                <w:smallCaps/>
              </w:rPr>
            </w:pPr>
          </w:p>
        </w:tc>
        <w:tc>
          <w:tcPr>
            <w:tcW w:w="1620" w:type="dxa"/>
          </w:tcPr>
          <w:p w14:paraId="0A74A3EC" w14:textId="77777777" w:rsidR="00CB34B6" w:rsidRPr="00423DA0" w:rsidRDefault="00CB34B6" w:rsidP="00423DA0">
            <w:pPr>
              <w:rPr>
                <w:rFonts w:ascii="Candara" w:hAnsi="Candara"/>
              </w:rPr>
            </w:pPr>
          </w:p>
        </w:tc>
      </w:tr>
    </w:tbl>
    <w:p w14:paraId="0F2F77F2" w14:textId="77777777" w:rsidR="00CB34B6" w:rsidRPr="001B6295" w:rsidRDefault="00CB34B6" w:rsidP="00CB34B6">
      <w:pPr>
        <w:rPr>
          <w:rFonts w:ascii="Candara" w:hAnsi="Candara" w:cstheme="majorBidi"/>
          <w:sz w:val="22"/>
          <w:szCs w:val="22"/>
        </w:rPr>
      </w:pPr>
    </w:p>
    <w:p w14:paraId="2B192FD8" w14:textId="77777777" w:rsidR="00CB34B6" w:rsidRPr="00F00C2C" w:rsidRDefault="00CB34B6" w:rsidP="00E75706">
      <w:pPr>
        <w:pStyle w:val="ListParagraph"/>
        <w:numPr>
          <w:ilvl w:val="1"/>
          <w:numId w:val="14"/>
        </w:numPr>
        <w:tabs>
          <w:tab w:val="left" w:pos="9450"/>
        </w:tabs>
        <w:spacing w:after="120"/>
        <w:ind w:left="547" w:hanging="576"/>
        <w:jc w:val="both"/>
        <w:rPr>
          <w:rFonts w:ascii="Candara" w:hAnsi="Candara"/>
          <w:sz w:val="22"/>
          <w:szCs w:val="22"/>
          <w:highlight w:val="cyan"/>
        </w:rPr>
      </w:pPr>
      <w:r w:rsidRPr="00F00C2C">
        <w:rPr>
          <w:rFonts w:ascii="Candara" w:hAnsi="Candara"/>
          <w:sz w:val="22"/>
          <w:szCs w:val="22"/>
          <w:highlight w:val="cyan"/>
        </w:rPr>
        <w:t>Schedule B – Fixed Fees/ Lump Sum Price Breakdown (Delete if N/A)</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5"/>
        <w:gridCol w:w="3873"/>
        <w:gridCol w:w="1347"/>
        <w:gridCol w:w="1080"/>
        <w:gridCol w:w="810"/>
        <w:gridCol w:w="1620"/>
      </w:tblGrid>
      <w:tr w:rsidR="00CB34B6" w:rsidRPr="00423DA0" w14:paraId="2876D70A" w14:textId="77777777" w:rsidTr="005B3932">
        <w:trPr>
          <w:trHeight w:val="454"/>
        </w:trPr>
        <w:tc>
          <w:tcPr>
            <w:tcW w:w="535" w:type="dxa"/>
            <w:shd w:val="clear" w:color="auto" w:fill="D9D9D9" w:themeFill="background1" w:themeFillShade="D9"/>
          </w:tcPr>
          <w:p w14:paraId="004D3C67" w14:textId="77777777" w:rsidR="00CB34B6" w:rsidRPr="00423DA0" w:rsidRDefault="00CB34B6" w:rsidP="00423DA0">
            <w:pPr>
              <w:rPr>
                <w:rFonts w:ascii="Candara" w:hAnsi="Candara"/>
              </w:rPr>
            </w:pPr>
            <w:r w:rsidRPr="00423DA0">
              <w:rPr>
                <w:rFonts w:ascii="Candara" w:hAnsi="Candara"/>
              </w:rPr>
              <w:t>SN.</w:t>
            </w:r>
          </w:p>
        </w:tc>
        <w:tc>
          <w:tcPr>
            <w:tcW w:w="3873" w:type="dxa"/>
            <w:shd w:val="clear" w:color="auto" w:fill="D9D9D9" w:themeFill="background1" w:themeFillShade="D9"/>
          </w:tcPr>
          <w:p w14:paraId="2E12E11C" w14:textId="77777777" w:rsidR="00CB34B6" w:rsidRPr="00423DA0" w:rsidRDefault="00CB34B6" w:rsidP="00423DA0">
            <w:pPr>
              <w:rPr>
                <w:rFonts w:ascii="Candara" w:hAnsi="Candara"/>
              </w:rPr>
            </w:pPr>
            <w:r w:rsidRPr="00423DA0">
              <w:rPr>
                <w:rFonts w:ascii="Candara" w:hAnsi="Candara"/>
              </w:rPr>
              <w:t>Item Description</w:t>
            </w:r>
          </w:p>
        </w:tc>
        <w:tc>
          <w:tcPr>
            <w:tcW w:w="1347" w:type="dxa"/>
            <w:shd w:val="clear" w:color="auto" w:fill="D9D9D9" w:themeFill="background1" w:themeFillShade="D9"/>
          </w:tcPr>
          <w:p w14:paraId="2552B0AA" w14:textId="77777777" w:rsidR="00CB34B6" w:rsidRPr="00423DA0" w:rsidRDefault="00CB34B6" w:rsidP="00423DA0">
            <w:pPr>
              <w:rPr>
                <w:rFonts w:ascii="Candara" w:hAnsi="Candara"/>
              </w:rPr>
            </w:pPr>
            <w:r w:rsidRPr="00423DA0">
              <w:rPr>
                <w:rFonts w:ascii="Candara" w:hAnsi="Candara"/>
              </w:rPr>
              <w:t>Unit of Measure</w:t>
            </w:r>
          </w:p>
        </w:tc>
        <w:tc>
          <w:tcPr>
            <w:tcW w:w="1080" w:type="dxa"/>
            <w:shd w:val="clear" w:color="auto" w:fill="D9D9D9" w:themeFill="background1" w:themeFillShade="D9"/>
          </w:tcPr>
          <w:p w14:paraId="7050222D" w14:textId="77777777" w:rsidR="00CB34B6" w:rsidRPr="00423DA0" w:rsidRDefault="00CB34B6" w:rsidP="00423DA0">
            <w:pPr>
              <w:rPr>
                <w:rFonts w:ascii="Candara" w:hAnsi="Candara"/>
              </w:rPr>
            </w:pPr>
            <w:r w:rsidRPr="00423DA0">
              <w:rPr>
                <w:rFonts w:ascii="Candara" w:hAnsi="Candara"/>
              </w:rPr>
              <w:t>Unit</w:t>
            </w:r>
          </w:p>
          <w:p w14:paraId="4D3C0FEF" w14:textId="77777777" w:rsidR="00CB34B6" w:rsidRPr="00423DA0" w:rsidRDefault="00CB34B6" w:rsidP="00423DA0">
            <w:pPr>
              <w:rPr>
                <w:rFonts w:ascii="Candara" w:hAnsi="Candara"/>
              </w:rPr>
            </w:pPr>
            <w:r w:rsidRPr="00423DA0">
              <w:rPr>
                <w:rFonts w:ascii="Candara" w:hAnsi="Candara"/>
              </w:rPr>
              <w:t>Rates</w:t>
            </w:r>
          </w:p>
        </w:tc>
        <w:tc>
          <w:tcPr>
            <w:tcW w:w="810" w:type="dxa"/>
            <w:shd w:val="clear" w:color="auto" w:fill="D9D9D9" w:themeFill="background1" w:themeFillShade="D9"/>
          </w:tcPr>
          <w:p w14:paraId="143C19C5" w14:textId="77777777" w:rsidR="00CB34B6" w:rsidRPr="00423DA0" w:rsidRDefault="00CB34B6" w:rsidP="00423DA0">
            <w:pPr>
              <w:rPr>
                <w:rFonts w:ascii="Candara" w:hAnsi="Candara"/>
              </w:rPr>
            </w:pPr>
            <w:r w:rsidRPr="00423DA0">
              <w:rPr>
                <w:rFonts w:ascii="Candara" w:hAnsi="Candara"/>
              </w:rPr>
              <w:t>Est. Qty</w:t>
            </w:r>
          </w:p>
        </w:tc>
        <w:tc>
          <w:tcPr>
            <w:tcW w:w="1620" w:type="dxa"/>
            <w:shd w:val="clear" w:color="auto" w:fill="D9D9D9" w:themeFill="background1" w:themeFillShade="D9"/>
          </w:tcPr>
          <w:p w14:paraId="60B55B27" w14:textId="77777777" w:rsidR="00CB34B6" w:rsidRPr="00423DA0" w:rsidRDefault="00CB34B6" w:rsidP="00423DA0">
            <w:pPr>
              <w:rPr>
                <w:rFonts w:ascii="Candara" w:hAnsi="Candara"/>
              </w:rPr>
            </w:pPr>
            <w:r w:rsidRPr="00423DA0">
              <w:rPr>
                <w:rFonts w:ascii="Candara" w:hAnsi="Candara"/>
              </w:rPr>
              <w:t xml:space="preserve">Total Amount in </w:t>
            </w:r>
            <w:r w:rsidRPr="00423DA0">
              <w:rPr>
                <w:rFonts w:ascii="Candara" w:hAnsi="Candara"/>
                <w:highlight w:val="yellow"/>
              </w:rPr>
              <w:t>USD or OMR</w:t>
            </w:r>
          </w:p>
        </w:tc>
      </w:tr>
      <w:tr w:rsidR="00CB34B6" w:rsidRPr="00423DA0" w14:paraId="622B5F88" w14:textId="77777777" w:rsidTr="005F659A">
        <w:trPr>
          <w:trHeight w:val="454"/>
        </w:trPr>
        <w:tc>
          <w:tcPr>
            <w:tcW w:w="535" w:type="dxa"/>
          </w:tcPr>
          <w:p w14:paraId="72245560" w14:textId="77777777" w:rsidR="00CB34B6" w:rsidRPr="00423DA0" w:rsidRDefault="00CB34B6" w:rsidP="00423DA0">
            <w:pPr>
              <w:rPr>
                <w:rFonts w:ascii="Candara" w:hAnsi="Candara"/>
              </w:rPr>
            </w:pPr>
            <w:r w:rsidRPr="00423DA0">
              <w:rPr>
                <w:rFonts w:ascii="Candara" w:hAnsi="Candara"/>
              </w:rPr>
              <w:t>1</w:t>
            </w:r>
          </w:p>
        </w:tc>
        <w:tc>
          <w:tcPr>
            <w:tcW w:w="3873" w:type="dxa"/>
          </w:tcPr>
          <w:p w14:paraId="76EC2D4C" w14:textId="77777777" w:rsidR="00CB34B6" w:rsidRPr="00423DA0" w:rsidRDefault="00CB34B6" w:rsidP="00423DA0">
            <w:pPr>
              <w:rPr>
                <w:rFonts w:ascii="Candara" w:hAnsi="Candara"/>
              </w:rPr>
            </w:pPr>
          </w:p>
        </w:tc>
        <w:tc>
          <w:tcPr>
            <w:tcW w:w="1347" w:type="dxa"/>
          </w:tcPr>
          <w:p w14:paraId="5D92AC53" w14:textId="36126A1F" w:rsidR="00CB34B6" w:rsidRPr="00423DA0" w:rsidRDefault="00CB34B6" w:rsidP="00423DA0">
            <w:pPr>
              <w:rPr>
                <w:rFonts w:ascii="Candara" w:hAnsi="Candara"/>
              </w:rPr>
            </w:pPr>
          </w:p>
        </w:tc>
        <w:tc>
          <w:tcPr>
            <w:tcW w:w="1080" w:type="dxa"/>
          </w:tcPr>
          <w:p w14:paraId="5EE9E5C2" w14:textId="77777777" w:rsidR="00CB34B6" w:rsidRPr="00423DA0" w:rsidRDefault="00CB34B6" w:rsidP="00423DA0">
            <w:pPr>
              <w:rPr>
                <w:rFonts w:ascii="Candara" w:hAnsi="Candara"/>
              </w:rPr>
            </w:pPr>
          </w:p>
        </w:tc>
        <w:tc>
          <w:tcPr>
            <w:tcW w:w="810" w:type="dxa"/>
          </w:tcPr>
          <w:p w14:paraId="4E203C1C" w14:textId="77777777" w:rsidR="00CB34B6" w:rsidRPr="00423DA0" w:rsidRDefault="00CB34B6" w:rsidP="00423DA0">
            <w:pPr>
              <w:rPr>
                <w:rFonts w:ascii="Candara" w:hAnsi="Candara"/>
              </w:rPr>
            </w:pPr>
          </w:p>
        </w:tc>
        <w:tc>
          <w:tcPr>
            <w:tcW w:w="1620" w:type="dxa"/>
          </w:tcPr>
          <w:p w14:paraId="45AEE8F2" w14:textId="77777777" w:rsidR="00CB34B6" w:rsidRPr="00423DA0" w:rsidRDefault="00CB34B6" w:rsidP="00423DA0">
            <w:pPr>
              <w:rPr>
                <w:rFonts w:ascii="Candara" w:hAnsi="Candara"/>
              </w:rPr>
            </w:pPr>
          </w:p>
        </w:tc>
      </w:tr>
      <w:tr w:rsidR="00CB34B6" w:rsidRPr="00423DA0" w14:paraId="4108D0D5" w14:textId="77777777" w:rsidTr="005F659A">
        <w:trPr>
          <w:trHeight w:val="454"/>
        </w:trPr>
        <w:tc>
          <w:tcPr>
            <w:tcW w:w="535" w:type="dxa"/>
          </w:tcPr>
          <w:p w14:paraId="34FCD985" w14:textId="77777777" w:rsidR="00CB34B6" w:rsidRPr="00423DA0" w:rsidRDefault="00CB34B6" w:rsidP="00423DA0">
            <w:pPr>
              <w:rPr>
                <w:rFonts w:ascii="Candara" w:hAnsi="Candara"/>
              </w:rPr>
            </w:pPr>
            <w:r w:rsidRPr="00423DA0">
              <w:rPr>
                <w:rFonts w:ascii="Candara" w:hAnsi="Candara"/>
              </w:rPr>
              <w:t>2</w:t>
            </w:r>
          </w:p>
        </w:tc>
        <w:tc>
          <w:tcPr>
            <w:tcW w:w="3873" w:type="dxa"/>
          </w:tcPr>
          <w:p w14:paraId="6331997B" w14:textId="77777777" w:rsidR="00CB34B6" w:rsidRPr="00423DA0" w:rsidRDefault="00CB34B6" w:rsidP="00423DA0">
            <w:pPr>
              <w:rPr>
                <w:rFonts w:ascii="Candara" w:hAnsi="Candara"/>
              </w:rPr>
            </w:pPr>
          </w:p>
        </w:tc>
        <w:tc>
          <w:tcPr>
            <w:tcW w:w="1347" w:type="dxa"/>
          </w:tcPr>
          <w:p w14:paraId="00D9FF8B" w14:textId="2C02D3DC" w:rsidR="00CB34B6" w:rsidRPr="00423DA0" w:rsidRDefault="00CB34B6" w:rsidP="00423DA0">
            <w:pPr>
              <w:rPr>
                <w:rFonts w:ascii="Candara" w:hAnsi="Candara"/>
              </w:rPr>
            </w:pPr>
          </w:p>
        </w:tc>
        <w:tc>
          <w:tcPr>
            <w:tcW w:w="1080" w:type="dxa"/>
          </w:tcPr>
          <w:p w14:paraId="462D34A3" w14:textId="77777777" w:rsidR="00CB34B6" w:rsidRPr="00423DA0" w:rsidRDefault="00CB34B6" w:rsidP="00423DA0">
            <w:pPr>
              <w:rPr>
                <w:rFonts w:ascii="Candara" w:hAnsi="Candara"/>
              </w:rPr>
            </w:pPr>
          </w:p>
        </w:tc>
        <w:tc>
          <w:tcPr>
            <w:tcW w:w="810" w:type="dxa"/>
          </w:tcPr>
          <w:p w14:paraId="4F493372" w14:textId="77777777" w:rsidR="00CB34B6" w:rsidRPr="00423DA0" w:rsidRDefault="00CB34B6" w:rsidP="00423DA0">
            <w:pPr>
              <w:rPr>
                <w:rFonts w:ascii="Candara" w:hAnsi="Candara"/>
              </w:rPr>
            </w:pPr>
          </w:p>
        </w:tc>
        <w:tc>
          <w:tcPr>
            <w:tcW w:w="1620" w:type="dxa"/>
          </w:tcPr>
          <w:p w14:paraId="464786BD" w14:textId="77777777" w:rsidR="00CB34B6" w:rsidRPr="00423DA0" w:rsidRDefault="00CB34B6" w:rsidP="00423DA0">
            <w:pPr>
              <w:rPr>
                <w:rFonts w:ascii="Candara" w:hAnsi="Candara"/>
              </w:rPr>
            </w:pPr>
          </w:p>
        </w:tc>
      </w:tr>
      <w:tr w:rsidR="001B6295" w:rsidRPr="00423DA0" w14:paraId="1866974C" w14:textId="77777777" w:rsidTr="007B4049">
        <w:trPr>
          <w:trHeight w:val="454"/>
        </w:trPr>
        <w:tc>
          <w:tcPr>
            <w:tcW w:w="535" w:type="dxa"/>
          </w:tcPr>
          <w:p w14:paraId="1EBA4159" w14:textId="77777777" w:rsidR="001B6295" w:rsidRPr="00423DA0" w:rsidRDefault="001B6295" w:rsidP="00423DA0">
            <w:pPr>
              <w:rPr>
                <w:rFonts w:ascii="Candara" w:hAnsi="Candara"/>
              </w:rPr>
            </w:pPr>
          </w:p>
        </w:tc>
        <w:tc>
          <w:tcPr>
            <w:tcW w:w="3873" w:type="dxa"/>
          </w:tcPr>
          <w:p w14:paraId="6A69BD82" w14:textId="64265159" w:rsidR="001B6295" w:rsidRPr="00423DA0" w:rsidRDefault="001B6295" w:rsidP="00423DA0">
            <w:pPr>
              <w:rPr>
                <w:rFonts w:ascii="Candara" w:hAnsi="Candara"/>
              </w:rPr>
            </w:pPr>
            <w:r w:rsidRPr="00423DA0">
              <w:rPr>
                <w:rFonts w:ascii="Candara" w:hAnsi="Candara"/>
              </w:rPr>
              <w:t>Total Price:</w:t>
            </w:r>
          </w:p>
        </w:tc>
        <w:tc>
          <w:tcPr>
            <w:tcW w:w="4857" w:type="dxa"/>
            <w:gridSpan w:val="4"/>
          </w:tcPr>
          <w:p w14:paraId="0471AF81" w14:textId="77777777" w:rsidR="001B6295" w:rsidRPr="00423DA0" w:rsidRDefault="001B6295" w:rsidP="00423DA0">
            <w:pPr>
              <w:rPr>
                <w:rFonts w:ascii="Candara" w:hAnsi="Candara"/>
              </w:rPr>
            </w:pPr>
          </w:p>
        </w:tc>
      </w:tr>
    </w:tbl>
    <w:p w14:paraId="1A7C86BA" w14:textId="77777777" w:rsidR="00CB34B6" w:rsidRPr="001B6295" w:rsidRDefault="00CB34B6" w:rsidP="00CB34B6">
      <w:pPr>
        <w:pStyle w:val="BodyText"/>
        <w:ind w:right="1"/>
        <w:rPr>
          <w:rFonts w:ascii="Candara" w:hAnsi="Candara" w:cstheme="majorBidi"/>
          <w:b/>
          <w:bCs/>
          <w:smallCaps/>
          <w:sz w:val="22"/>
          <w:szCs w:val="22"/>
        </w:rPr>
      </w:pPr>
    </w:p>
    <w:p w14:paraId="54F9F2EC" w14:textId="77777777" w:rsidR="00606EEB" w:rsidRPr="00606EEB" w:rsidRDefault="00606EEB" w:rsidP="00606EEB">
      <w:pPr>
        <w:pStyle w:val="Heading1"/>
        <w:numPr>
          <w:ilvl w:val="0"/>
          <w:numId w:val="14"/>
        </w:numPr>
        <w:spacing w:after="240"/>
        <w:ind w:left="540" w:hanging="540"/>
        <w:jc w:val="left"/>
        <w:rPr>
          <w:ins w:id="45" w:author="Al Riyami, Azza OLNG-SCC/12" w:date="2026-04-05T13:40:00Z" w16du:dateUtc="2026-04-05T09:40:00Z"/>
          <w:rFonts w:ascii="Candara" w:hAnsi="Candara"/>
          <w:highlight w:val="cyan"/>
        </w:rPr>
      </w:pPr>
      <w:bookmarkStart w:id="46" w:name="_Toc227503761"/>
      <w:commentRangeStart w:id="47"/>
      <w:ins w:id="48" w:author="Al Riyami, Azza OLNG-SCC/12" w:date="2026-04-05T13:40:00Z" w16du:dateUtc="2026-04-05T09:40:00Z">
        <w:r w:rsidRPr="00606EEB">
          <w:rPr>
            <w:rFonts w:ascii="Candara" w:hAnsi="Candara"/>
            <w:highlight w:val="cyan"/>
          </w:rPr>
          <w:t>Provision of Third-Party Materials and Services (TPM/TPS)</w:t>
        </w:r>
      </w:ins>
      <w:bookmarkEnd w:id="46"/>
      <w:commentRangeEnd w:id="47"/>
      <w:ins w:id="49" w:author="Al Riyami, Azza OLNG-SCC/12" w:date="2026-04-05T13:41:00Z" w16du:dateUtc="2026-04-05T09:41:00Z">
        <w:r w:rsidR="00274BBC" w:rsidRPr="00606EEB">
          <w:rPr>
            <w:rStyle w:val="CommentReference"/>
            <w:rFonts w:ascii="Candara" w:hAnsi="Candara"/>
            <w:sz w:val="28"/>
            <w:szCs w:val="28"/>
            <w:highlight w:val="cyan"/>
          </w:rPr>
          <w:commentReference w:id="47"/>
        </w:r>
      </w:ins>
    </w:p>
    <w:p w14:paraId="13E91BE2" w14:textId="77777777" w:rsidR="00606EEB" w:rsidRPr="00360695" w:rsidRDefault="00606EEB" w:rsidP="00606EEB">
      <w:pPr>
        <w:pStyle w:val="ListParagraph"/>
        <w:numPr>
          <w:ilvl w:val="1"/>
          <w:numId w:val="14"/>
        </w:numPr>
        <w:spacing w:after="120" w:line="276" w:lineRule="auto"/>
        <w:ind w:left="547" w:hanging="576"/>
        <w:jc w:val="both"/>
        <w:rPr>
          <w:ins w:id="50" w:author="Al Riyami, Azza OLNG-SCC/12" w:date="2026-04-05T13:40:00Z" w16du:dateUtc="2026-04-05T09:40:00Z"/>
          <w:rFonts w:ascii="Candara" w:hAnsi="Candara"/>
          <w:sz w:val="22"/>
          <w:szCs w:val="22"/>
          <w:highlight w:val="cyan"/>
        </w:rPr>
      </w:pPr>
      <w:ins w:id="51" w:author="Al Riyami, Azza OLNG-SCC/12" w:date="2026-04-05T13:40:00Z" w16du:dateUtc="2026-04-05T09:40:00Z">
        <w:r w:rsidRPr="00360695">
          <w:rPr>
            <w:rFonts w:ascii="Candara" w:hAnsi="Candara"/>
            <w:sz w:val="22"/>
            <w:szCs w:val="22"/>
            <w:highlight w:val="cyan"/>
          </w:rPr>
          <w:t xml:space="preserve">Third Party Materials and Services (TPM/TPS) shall be only on specific written prior approval from Company and shall not be applied for Services already available in </w:t>
        </w:r>
        <w:r>
          <w:rPr>
            <w:rFonts w:ascii="Candara" w:hAnsi="Candara"/>
            <w:sz w:val="22"/>
            <w:szCs w:val="22"/>
            <w:highlight w:val="cyan"/>
          </w:rPr>
          <w:t>Article 3 above –</w:t>
        </w:r>
        <w:r w:rsidRPr="00360695">
          <w:rPr>
            <w:rFonts w:ascii="Candara" w:hAnsi="Candara"/>
            <w:sz w:val="22"/>
            <w:szCs w:val="22"/>
            <w:highlight w:val="cyan"/>
          </w:rPr>
          <w:t xml:space="preserve"> </w:t>
        </w:r>
        <w:r>
          <w:rPr>
            <w:rFonts w:ascii="Candara" w:hAnsi="Candara"/>
            <w:sz w:val="22"/>
            <w:szCs w:val="22"/>
            <w:highlight w:val="cyan"/>
          </w:rPr>
          <w:t>Pricing Schedules.</w:t>
        </w:r>
      </w:ins>
    </w:p>
    <w:p w14:paraId="70DF6B5D" w14:textId="77777777" w:rsidR="00606EEB" w:rsidRPr="00360695" w:rsidRDefault="00606EEB" w:rsidP="00606EEB">
      <w:pPr>
        <w:pStyle w:val="ListParagraph"/>
        <w:numPr>
          <w:ilvl w:val="1"/>
          <w:numId w:val="14"/>
        </w:numPr>
        <w:spacing w:after="120" w:line="276" w:lineRule="auto"/>
        <w:ind w:left="547" w:hanging="576"/>
        <w:jc w:val="both"/>
        <w:rPr>
          <w:ins w:id="52" w:author="Al Riyami, Azza OLNG-SCC/12" w:date="2026-04-05T13:40:00Z" w16du:dateUtc="2026-04-05T09:40:00Z"/>
          <w:rFonts w:ascii="Candara" w:hAnsi="Candara"/>
          <w:sz w:val="22"/>
          <w:szCs w:val="22"/>
          <w:highlight w:val="cyan"/>
        </w:rPr>
      </w:pPr>
      <w:ins w:id="53" w:author="Al Riyami, Azza OLNG-SCC/12" w:date="2026-04-05T13:40:00Z" w16du:dateUtc="2026-04-05T09:40:00Z">
        <w:r w:rsidRPr="00360695">
          <w:rPr>
            <w:rFonts w:ascii="Candara" w:hAnsi="Candara"/>
            <w:sz w:val="22"/>
            <w:szCs w:val="22"/>
            <w:highlight w:val="cyan"/>
          </w:rPr>
          <w:t>Use of percentage mark-up for spare Part, material or service covered under the Scope of Work and prices available under this Section shall be deemed as a violation of the CONTRACT and CONTRACTOR shall refund to COMPANY the excess amount over the CONTRACT PRICE.</w:t>
        </w:r>
      </w:ins>
    </w:p>
    <w:p w14:paraId="4626CCD1" w14:textId="77777777" w:rsidR="00606EEB" w:rsidRPr="00360695" w:rsidRDefault="00606EEB" w:rsidP="00606EEB">
      <w:pPr>
        <w:pStyle w:val="ListParagraph"/>
        <w:numPr>
          <w:ilvl w:val="1"/>
          <w:numId w:val="14"/>
        </w:numPr>
        <w:spacing w:after="120" w:line="276" w:lineRule="auto"/>
        <w:ind w:left="547" w:hanging="576"/>
        <w:jc w:val="both"/>
        <w:rPr>
          <w:ins w:id="54" w:author="Al Riyami, Azza OLNG-SCC/12" w:date="2026-04-05T13:40:00Z" w16du:dateUtc="2026-04-05T09:40:00Z"/>
          <w:rFonts w:ascii="Candara" w:hAnsi="Candara"/>
          <w:sz w:val="22"/>
          <w:szCs w:val="22"/>
          <w:highlight w:val="cyan"/>
        </w:rPr>
      </w:pPr>
      <w:ins w:id="55" w:author="Al Riyami, Azza OLNG-SCC/12" w:date="2026-04-05T13:40:00Z" w16du:dateUtc="2026-04-05T09:40:00Z">
        <w:r w:rsidRPr="00360695">
          <w:rPr>
            <w:rFonts w:ascii="Candara" w:hAnsi="Candara"/>
            <w:sz w:val="22"/>
            <w:szCs w:val="22"/>
            <w:highlight w:val="cyan"/>
          </w:rPr>
          <w:t>All TPM/TPS shall be based on minimum three (3) quotations. For any single source procurement, CONTRACTOR shall obtain prior approval from the Company. Once satisfied with the quoted price, COMPANY shall issue a CALL-OFF order to the CONTRACTOR.</w:t>
        </w:r>
      </w:ins>
    </w:p>
    <w:p w14:paraId="598C357B" w14:textId="77777777" w:rsidR="00606EEB" w:rsidRPr="00360695" w:rsidRDefault="00606EEB" w:rsidP="00606EEB">
      <w:pPr>
        <w:pStyle w:val="ListParagraph"/>
        <w:numPr>
          <w:ilvl w:val="1"/>
          <w:numId w:val="14"/>
        </w:numPr>
        <w:spacing w:after="120" w:line="276" w:lineRule="auto"/>
        <w:ind w:left="547" w:hanging="576"/>
        <w:jc w:val="both"/>
        <w:rPr>
          <w:ins w:id="56" w:author="Al Riyami, Azza OLNG-SCC/12" w:date="2026-04-05T13:40:00Z" w16du:dateUtc="2026-04-05T09:40:00Z"/>
          <w:rFonts w:ascii="Candara" w:hAnsi="Candara"/>
          <w:sz w:val="22"/>
          <w:szCs w:val="22"/>
          <w:highlight w:val="cyan"/>
        </w:rPr>
      </w:pPr>
      <w:ins w:id="57" w:author="Al Riyami, Azza OLNG-SCC/12" w:date="2026-04-05T13:40:00Z" w16du:dateUtc="2026-04-05T09:40:00Z">
        <w:r w:rsidRPr="00360695">
          <w:rPr>
            <w:rFonts w:ascii="Candara" w:hAnsi="Candara"/>
            <w:sz w:val="22"/>
            <w:szCs w:val="22"/>
            <w:highlight w:val="cyan"/>
          </w:rPr>
          <w:t xml:space="preserve">Reimbursement for TPM/TPS shall be on net cost basis and shall be deemed to comprise the actual trade cost payable by the CONTRACTOR, after deducting and crediting to the COMPANY all applicable financial benefits obtained by the CONTRACTOR. These include but are not limited to: cash and trade discount, refunds and rebates, freight allowances and equalizations, annual volume or other allowances, credit salvages, commissions, recoverable duties and taxes, insurance premium discounts, insurance dividends and retrospective premium adjustments which have accrued or shall occur to the CONTRACTOR.  </w:t>
        </w:r>
      </w:ins>
    </w:p>
    <w:p w14:paraId="72EC9B6D" w14:textId="77777777" w:rsidR="00606EEB" w:rsidRPr="00360695" w:rsidRDefault="00606EEB" w:rsidP="00606EEB">
      <w:pPr>
        <w:pStyle w:val="ListParagraph"/>
        <w:numPr>
          <w:ilvl w:val="1"/>
          <w:numId w:val="14"/>
        </w:numPr>
        <w:spacing w:after="120" w:line="276" w:lineRule="auto"/>
        <w:ind w:left="547" w:hanging="576"/>
        <w:jc w:val="both"/>
        <w:rPr>
          <w:ins w:id="58" w:author="Al Riyami, Azza OLNG-SCC/12" w:date="2026-04-05T13:40:00Z" w16du:dateUtc="2026-04-05T09:40:00Z"/>
          <w:rFonts w:ascii="Candara" w:hAnsi="Candara"/>
          <w:sz w:val="22"/>
          <w:szCs w:val="22"/>
          <w:highlight w:val="cyan"/>
        </w:rPr>
      </w:pPr>
      <w:ins w:id="59" w:author="Al Riyami, Azza OLNG-SCC/12" w:date="2026-04-05T13:40:00Z" w16du:dateUtc="2026-04-05T09:40:00Z">
        <w:r w:rsidRPr="00360695">
          <w:rPr>
            <w:rFonts w:ascii="Candara" w:hAnsi="Candara"/>
            <w:sz w:val="22"/>
            <w:szCs w:val="22"/>
            <w:highlight w:val="cyan"/>
          </w:rPr>
          <w:t>TPM/TPS Net Cost shall only include the amount paid to TPM/TPS contractor. This shall not include any work done by the CONTRACTOR.</w:t>
        </w:r>
      </w:ins>
    </w:p>
    <w:p w14:paraId="7A13AC70" w14:textId="77777777" w:rsidR="00606EEB" w:rsidRPr="00360695" w:rsidRDefault="00606EEB" w:rsidP="00606EEB">
      <w:pPr>
        <w:pStyle w:val="ListParagraph"/>
        <w:numPr>
          <w:ilvl w:val="1"/>
          <w:numId w:val="14"/>
        </w:numPr>
        <w:spacing w:after="120" w:line="276" w:lineRule="auto"/>
        <w:ind w:left="547" w:hanging="576"/>
        <w:jc w:val="both"/>
        <w:rPr>
          <w:ins w:id="60" w:author="Al Riyami, Azza OLNG-SCC/12" w:date="2026-04-05T13:40:00Z" w16du:dateUtc="2026-04-05T09:40:00Z"/>
          <w:rFonts w:ascii="Candara" w:hAnsi="Candara"/>
          <w:sz w:val="22"/>
          <w:szCs w:val="22"/>
          <w:highlight w:val="cyan"/>
        </w:rPr>
      </w:pPr>
      <w:ins w:id="61" w:author="Al Riyami, Azza OLNG-SCC/12" w:date="2026-04-05T13:40:00Z" w16du:dateUtc="2026-04-05T09:40:00Z">
        <w:r w:rsidRPr="00500B75">
          <w:rPr>
            <w:rFonts w:ascii="Candara" w:hAnsi="Candara"/>
            <w:b/>
            <w:bCs/>
            <w:sz w:val="22"/>
            <w:szCs w:val="22"/>
            <w:highlight w:val="yellow"/>
          </w:rPr>
          <w:lastRenderedPageBreak/>
          <w:t>5% Mark-up</w:t>
        </w:r>
        <w:r w:rsidRPr="00500B75">
          <w:rPr>
            <w:rFonts w:ascii="Candara" w:hAnsi="Candara"/>
            <w:sz w:val="22"/>
            <w:szCs w:val="22"/>
            <w:highlight w:val="yellow"/>
          </w:rPr>
          <w:t xml:space="preserve"> </w:t>
        </w:r>
        <w:r w:rsidRPr="00360695">
          <w:rPr>
            <w:rFonts w:ascii="Candara" w:hAnsi="Candara"/>
            <w:sz w:val="22"/>
            <w:szCs w:val="22"/>
            <w:highlight w:val="cyan"/>
          </w:rPr>
          <w:t>Percentage shall be applied against the total value of TPM or TPS. The Mark-up shall cover all travel, accommodation, CONTRACTOR’s management, administration, financing, profit, overhead and other miscellaneous costs associated with the TPM/ TPS.</w:t>
        </w:r>
      </w:ins>
    </w:p>
    <w:p w14:paraId="5FCB5107" w14:textId="77777777" w:rsidR="00606EEB" w:rsidRPr="00360695" w:rsidRDefault="00606EEB" w:rsidP="00606EEB">
      <w:pPr>
        <w:pStyle w:val="ListParagraph"/>
        <w:numPr>
          <w:ilvl w:val="1"/>
          <w:numId w:val="14"/>
        </w:numPr>
        <w:spacing w:after="120" w:line="276" w:lineRule="auto"/>
        <w:ind w:left="547" w:hanging="576"/>
        <w:jc w:val="both"/>
        <w:rPr>
          <w:ins w:id="62" w:author="Al Riyami, Azza OLNG-SCC/12" w:date="2026-04-05T13:40:00Z" w16du:dateUtc="2026-04-05T09:40:00Z"/>
          <w:rFonts w:ascii="Candara" w:hAnsi="Candara"/>
          <w:sz w:val="22"/>
          <w:szCs w:val="22"/>
          <w:highlight w:val="cyan"/>
        </w:rPr>
      </w:pPr>
      <w:ins w:id="63" w:author="Al Riyami, Azza OLNG-SCC/12" w:date="2026-04-05T13:40:00Z" w16du:dateUtc="2026-04-05T09:40:00Z">
        <w:r w:rsidRPr="00360695">
          <w:rPr>
            <w:rFonts w:ascii="Candara" w:hAnsi="Candara"/>
            <w:sz w:val="22"/>
            <w:szCs w:val="22"/>
            <w:highlight w:val="cyan"/>
          </w:rPr>
          <w:t>The Mark-up Percentage shall remain firm and non-adjustable for the entire duration of the CONTRACT and shall not be subject to escalation or revision.</w:t>
        </w:r>
      </w:ins>
    </w:p>
    <w:p w14:paraId="15F05BA1" w14:textId="77777777" w:rsidR="00606EEB" w:rsidRPr="00360695" w:rsidRDefault="00606EEB" w:rsidP="00606EEB">
      <w:pPr>
        <w:pStyle w:val="ListParagraph"/>
        <w:numPr>
          <w:ilvl w:val="1"/>
          <w:numId w:val="14"/>
        </w:numPr>
        <w:spacing w:after="120" w:line="276" w:lineRule="auto"/>
        <w:ind w:left="547" w:hanging="576"/>
        <w:jc w:val="both"/>
        <w:rPr>
          <w:ins w:id="64" w:author="Al Riyami, Azza OLNG-SCC/12" w:date="2026-04-05T13:40:00Z" w16du:dateUtc="2026-04-05T09:40:00Z"/>
          <w:rFonts w:ascii="Candara" w:hAnsi="Candara"/>
          <w:sz w:val="22"/>
          <w:szCs w:val="22"/>
          <w:highlight w:val="cyan"/>
        </w:rPr>
      </w:pPr>
      <w:ins w:id="65" w:author="Al Riyami, Azza OLNG-SCC/12" w:date="2026-04-05T13:40:00Z" w16du:dateUtc="2026-04-05T09:40:00Z">
        <w:r w:rsidRPr="00360695">
          <w:rPr>
            <w:rFonts w:ascii="Candara" w:hAnsi="Candara"/>
            <w:sz w:val="22"/>
            <w:szCs w:val="22"/>
            <w:highlight w:val="cyan"/>
          </w:rPr>
          <w:t>The maximum net authenticated invoiced cost thereof to the CONTRACTOR for material shall not exceed OMR 20,000 and OMR 50,000 for third party service provider. In cases where these thresholds are expected to be exceeded, the CONTRACT HOLDER shall obtain prior endorsement from the COMPANY Contract Owner and the Senior Contract and Procurement Manager before proceeding under this CONTRACT.</w:t>
        </w:r>
      </w:ins>
    </w:p>
    <w:p w14:paraId="40F7DA0C" w14:textId="77777777" w:rsidR="00606EEB" w:rsidRPr="00360695" w:rsidRDefault="00606EEB" w:rsidP="00606EEB">
      <w:pPr>
        <w:pStyle w:val="ListParagraph"/>
        <w:numPr>
          <w:ilvl w:val="1"/>
          <w:numId w:val="14"/>
        </w:numPr>
        <w:spacing w:after="120" w:line="276" w:lineRule="auto"/>
        <w:ind w:left="547" w:hanging="576"/>
        <w:jc w:val="both"/>
        <w:rPr>
          <w:ins w:id="66" w:author="Al Riyami, Azza OLNG-SCC/12" w:date="2026-04-05T13:40:00Z" w16du:dateUtc="2026-04-05T09:40:00Z"/>
          <w:rFonts w:ascii="Candara" w:hAnsi="Candara"/>
          <w:sz w:val="22"/>
          <w:szCs w:val="22"/>
          <w:highlight w:val="cyan"/>
        </w:rPr>
      </w:pPr>
      <w:ins w:id="67" w:author="Al Riyami, Azza OLNG-SCC/12" w:date="2026-04-05T13:40:00Z" w16du:dateUtc="2026-04-05T09:40:00Z">
        <w:r w:rsidRPr="00360695">
          <w:rPr>
            <w:rFonts w:ascii="Candara" w:hAnsi="Candara"/>
            <w:sz w:val="22"/>
            <w:szCs w:val="22"/>
            <w:highlight w:val="cyan"/>
          </w:rPr>
          <w:t xml:space="preserve">TPM and TPS process shall be subject to periodic audits by the Company. </w:t>
        </w:r>
      </w:ins>
    </w:p>
    <w:p w14:paraId="7F74DECA" w14:textId="77777777" w:rsidR="00606EEB" w:rsidRPr="00360695" w:rsidRDefault="00606EEB" w:rsidP="00606EEB">
      <w:pPr>
        <w:pStyle w:val="ListParagraph"/>
        <w:numPr>
          <w:ilvl w:val="1"/>
          <w:numId w:val="14"/>
        </w:numPr>
        <w:spacing w:after="120" w:line="276" w:lineRule="auto"/>
        <w:ind w:left="547" w:hanging="576"/>
        <w:jc w:val="both"/>
        <w:rPr>
          <w:ins w:id="68" w:author="Al Riyami, Azza OLNG-SCC/12" w:date="2026-04-05T13:40:00Z" w16du:dateUtc="2026-04-05T09:40:00Z"/>
          <w:rFonts w:ascii="Candara" w:hAnsi="Candara"/>
          <w:sz w:val="22"/>
          <w:szCs w:val="22"/>
          <w:highlight w:val="cyan"/>
        </w:rPr>
      </w:pPr>
      <w:ins w:id="69" w:author="Al Riyami, Azza OLNG-SCC/12" w:date="2026-04-05T13:40:00Z" w16du:dateUtc="2026-04-05T09:40:00Z">
        <w:r w:rsidRPr="00360695">
          <w:rPr>
            <w:rFonts w:ascii="Candara" w:hAnsi="Candara"/>
            <w:sz w:val="22"/>
            <w:szCs w:val="22"/>
            <w:highlight w:val="cyan"/>
          </w:rPr>
          <w:t>All payment requests shall be supported by a copy of TPM and TPS original invoices (if requested for verification, the CONTRACTOR shall submit original invoices). All dealings with the TPM and TPS contractors including issue of service Purchase Orders and payment shall be the responsibility of CONTRACTOR.</w:t>
        </w:r>
      </w:ins>
    </w:p>
    <w:p w14:paraId="45692E66" w14:textId="77777777" w:rsidR="000F6A40" w:rsidRDefault="000F6A40" w:rsidP="00AE4075"/>
    <w:p w14:paraId="7B5DF56D" w14:textId="64704784" w:rsidR="00104309" w:rsidRPr="00A1425A" w:rsidRDefault="00104309" w:rsidP="00104309">
      <w:pPr>
        <w:pStyle w:val="Heading1"/>
        <w:numPr>
          <w:ilvl w:val="0"/>
          <w:numId w:val="14"/>
        </w:numPr>
        <w:spacing w:after="240"/>
        <w:ind w:left="540" w:hanging="540"/>
        <w:jc w:val="left"/>
        <w:rPr>
          <w:rFonts w:ascii="Candara" w:hAnsi="Candara"/>
          <w:highlight w:val="cyan"/>
        </w:rPr>
      </w:pPr>
      <w:bookmarkStart w:id="70" w:name="_Toc227503762"/>
      <w:commentRangeStart w:id="71"/>
      <w:r w:rsidRPr="00A1425A">
        <w:rPr>
          <w:rFonts w:ascii="Candara" w:hAnsi="Candara"/>
          <w:highlight w:val="cyan"/>
        </w:rPr>
        <w:t xml:space="preserve">Price Escalation </w:t>
      </w:r>
      <w:r w:rsidR="00BA6847" w:rsidRPr="00A1425A">
        <w:rPr>
          <w:rFonts w:ascii="Candara" w:hAnsi="Candara"/>
          <w:highlight w:val="cyan"/>
        </w:rPr>
        <w:t xml:space="preserve">/ </w:t>
      </w:r>
      <w:r w:rsidRPr="00A1425A">
        <w:rPr>
          <w:rFonts w:ascii="Candara" w:hAnsi="Candara"/>
          <w:highlight w:val="cyan"/>
        </w:rPr>
        <w:t>Adjustment</w:t>
      </w:r>
      <w:bookmarkEnd w:id="70"/>
      <w:commentRangeEnd w:id="71"/>
      <w:r w:rsidR="00A1425A" w:rsidRPr="00A1425A">
        <w:rPr>
          <w:rStyle w:val="CommentReference"/>
          <w:rFonts w:ascii="Candara" w:hAnsi="Candara"/>
          <w:sz w:val="28"/>
          <w:szCs w:val="28"/>
          <w:highlight w:val="cyan"/>
        </w:rPr>
        <w:commentReference w:id="71"/>
      </w:r>
    </w:p>
    <w:p w14:paraId="5E9D4E1B" w14:textId="12F8D707" w:rsidR="00104309" w:rsidRPr="00A1425A" w:rsidRDefault="00104309" w:rsidP="00104309">
      <w:pPr>
        <w:tabs>
          <w:tab w:val="left" w:pos="630"/>
        </w:tabs>
        <w:spacing w:after="60" w:line="276" w:lineRule="auto"/>
        <w:ind w:left="630"/>
        <w:jc w:val="both"/>
        <w:rPr>
          <w:rFonts w:ascii="Candara" w:hAnsi="Candara"/>
          <w:sz w:val="22"/>
          <w:szCs w:val="22"/>
          <w:highlight w:val="cyan"/>
        </w:rPr>
      </w:pPr>
      <w:r w:rsidRPr="00BA6847">
        <w:rPr>
          <w:rFonts w:ascii="Candara" w:hAnsi="Candara"/>
          <w:sz w:val="22"/>
          <w:szCs w:val="22"/>
          <w:highlight w:val="cyan"/>
        </w:rPr>
        <w:t>CONTRACTOR shall quote a percentage for the annual adjustment of the CONTRACT PRICES, effective from</w:t>
      </w:r>
      <w:r w:rsidRPr="00BC7253">
        <w:rPr>
          <w:rFonts w:ascii="Candara" w:hAnsi="Candara"/>
          <w:sz w:val="22"/>
          <w:szCs w:val="22"/>
          <w:highlight w:val="yellow"/>
        </w:rPr>
        <w:t xml:space="preserve"> </w:t>
      </w:r>
      <w:r w:rsidR="00BA6847" w:rsidRPr="00BC7253">
        <w:rPr>
          <w:rFonts w:ascii="Candara" w:hAnsi="Candara"/>
          <w:sz w:val="22"/>
          <w:szCs w:val="22"/>
          <w:highlight w:val="yellow"/>
          <w:shd w:val="clear" w:color="auto" w:fill="FFFF00"/>
        </w:rPr>
        <w:t>xxxxx</w:t>
      </w:r>
      <w:r w:rsidRPr="00BA6847">
        <w:rPr>
          <w:rFonts w:ascii="Candara" w:hAnsi="Candara"/>
          <w:sz w:val="22"/>
          <w:szCs w:val="22"/>
          <w:highlight w:val="cyan"/>
        </w:rPr>
        <w:t xml:space="preserve">. This adjustment shall be applicable to all CONTRACT PRICES, except that the markup on Third-Party Procurement and Services (TPM and TPS) shall remain fixed throughout the CONTRACT duration. For the avoidance of doubt, the adjusted CONTRACT PRICES for each year shall be calculated solely by reference to the original Year 1 (Base Prices) </w:t>
      </w:r>
      <w:r w:rsidRPr="00A1425A">
        <w:rPr>
          <w:rFonts w:ascii="Candara" w:hAnsi="Candara"/>
          <w:sz w:val="22"/>
          <w:szCs w:val="22"/>
          <w:highlight w:val="cyan"/>
        </w:rPr>
        <w:t>and shall not be compounded based on any previous year’s adjusted rate.</w:t>
      </w:r>
    </w:p>
    <w:tbl>
      <w:tblPr>
        <w:tblW w:w="4639" w:type="pct"/>
        <w:tblInd w:w="6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30" w:type="dxa"/>
          <w:right w:w="30" w:type="dxa"/>
        </w:tblCellMar>
        <w:tblLook w:val="0000" w:firstRow="0" w:lastRow="0" w:firstColumn="0" w:lastColumn="0" w:noHBand="0" w:noVBand="0"/>
      </w:tblPr>
      <w:tblGrid>
        <w:gridCol w:w="556"/>
        <w:gridCol w:w="3015"/>
        <w:gridCol w:w="1037"/>
        <w:gridCol w:w="1037"/>
        <w:gridCol w:w="1037"/>
        <w:gridCol w:w="1037"/>
        <w:gridCol w:w="1039"/>
      </w:tblGrid>
      <w:tr w:rsidR="00104309" w:rsidRPr="00A1425A" w14:paraId="1480F163" w14:textId="77777777" w:rsidTr="00700E4D">
        <w:trPr>
          <w:cantSplit/>
          <w:trHeight w:val="429"/>
        </w:trPr>
        <w:tc>
          <w:tcPr>
            <w:tcW w:w="5000" w:type="pct"/>
            <w:gridSpan w:val="7"/>
            <w:tcBorders>
              <w:top w:val="single" w:sz="4" w:space="0" w:color="auto"/>
              <w:left w:val="single" w:sz="4" w:space="0" w:color="auto"/>
              <w:bottom w:val="single" w:sz="4" w:space="0" w:color="auto"/>
              <w:right w:val="single" w:sz="4" w:space="0" w:color="auto"/>
            </w:tcBorders>
            <w:shd w:val="clear" w:color="auto" w:fill="BFBFBF"/>
            <w:vAlign w:val="center"/>
          </w:tcPr>
          <w:p w14:paraId="53CA5738" w14:textId="77777777" w:rsidR="00104309" w:rsidRPr="00A1425A" w:rsidRDefault="00104309" w:rsidP="00142E40">
            <w:pPr>
              <w:jc w:val="center"/>
              <w:rPr>
                <w:rFonts w:ascii="Candara" w:hAnsi="Candara"/>
                <w:b/>
                <w:bCs/>
                <w:highlight w:val="cyan"/>
              </w:rPr>
            </w:pPr>
            <w:r w:rsidRPr="00A1425A">
              <w:rPr>
                <w:rFonts w:ascii="Candara" w:hAnsi="Candara"/>
                <w:b/>
                <w:bCs/>
                <w:highlight w:val="cyan"/>
              </w:rPr>
              <w:t>Annual Market Adjustment</w:t>
            </w:r>
          </w:p>
        </w:tc>
      </w:tr>
      <w:tr w:rsidR="00104309" w:rsidRPr="00A1425A" w14:paraId="37374341" w14:textId="77777777" w:rsidTr="00142E40">
        <w:trPr>
          <w:cantSplit/>
          <w:trHeight w:val="323"/>
        </w:trPr>
        <w:tc>
          <w:tcPr>
            <w:tcW w:w="318"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31B927FA" w14:textId="1BBAC27E" w:rsidR="00104309" w:rsidRPr="00A1425A" w:rsidRDefault="00142E40" w:rsidP="00142E40">
            <w:pPr>
              <w:rPr>
                <w:rFonts w:ascii="Candara" w:hAnsi="Candara"/>
                <w:b/>
                <w:bCs/>
                <w:highlight w:val="cyan"/>
              </w:rPr>
            </w:pPr>
            <w:r w:rsidRPr="00A1425A">
              <w:rPr>
                <w:rFonts w:ascii="Candara" w:hAnsi="Candara"/>
                <w:b/>
                <w:bCs/>
                <w:highlight w:val="cyan"/>
              </w:rPr>
              <w:t>SN</w:t>
            </w:r>
          </w:p>
        </w:tc>
        <w:tc>
          <w:tcPr>
            <w:tcW w:w="1721"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273F6076" w14:textId="77777777" w:rsidR="00104309" w:rsidRPr="00A1425A" w:rsidRDefault="00104309" w:rsidP="00142E40">
            <w:pPr>
              <w:rPr>
                <w:rFonts w:ascii="Candara" w:hAnsi="Candara"/>
                <w:b/>
                <w:bCs/>
                <w:highlight w:val="cyan"/>
              </w:rPr>
            </w:pPr>
            <w:bookmarkStart w:id="72" w:name="_Toc376069451"/>
            <w:bookmarkStart w:id="73" w:name="_Toc376069649"/>
            <w:bookmarkStart w:id="74" w:name="_Toc376069862"/>
            <w:r w:rsidRPr="00A1425A">
              <w:rPr>
                <w:rFonts w:ascii="Candara" w:hAnsi="Candara"/>
                <w:b/>
                <w:bCs/>
                <w:highlight w:val="cyan"/>
              </w:rPr>
              <w:t>Description</w:t>
            </w:r>
            <w:bookmarkEnd w:id="72"/>
            <w:bookmarkEnd w:id="73"/>
            <w:bookmarkEnd w:id="74"/>
          </w:p>
        </w:tc>
        <w:tc>
          <w:tcPr>
            <w:tcW w:w="2961" w:type="pct"/>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45646303" w14:textId="77777777" w:rsidR="00104309" w:rsidRPr="00A1425A" w:rsidRDefault="00104309" w:rsidP="00142E40">
            <w:pPr>
              <w:jc w:val="center"/>
              <w:rPr>
                <w:rFonts w:ascii="Candara" w:hAnsi="Candara"/>
                <w:b/>
                <w:bCs/>
                <w:highlight w:val="cyan"/>
              </w:rPr>
            </w:pPr>
            <w:bookmarkStart w:id="75" w:name="_Toc376069452"/>
            <w:bookmarkStart w:id="76" w:name="_Toc376069650"/>
            <w:bookmarkStart w:id="77" w:name="_Toc376069863"/>
            <w:r w:rsidRPr="00A1425A">
              <w:rPr>
                <w:rFonts w:ascii="Candara" w:hAnsi="Candara"/>
                <w:b/>
                <w:bCs/>
                <w:highlight w:val="cyan"/>
              </w:rPr>
              <w:t>Year of CONTRACT</w:t>
            </w:r>
            <w:bookmarkEnd w:id="75"/>
            <w:bookmarkEnd w:id="76"/>
            <w:bookmarkEnd w:id="77"/>
          </w:p>
        </w:tc>
      </w:tr>
      <w:tr w:rsidR="00104309" w:rsidRPr="00A1425A" w14:paraId="40C4E413" w14:textId="77777777" w:rsidTr="00142E40">
        <w:trPr>
          <w:cantSplit/>
          <w:trHeight w:val="350"/>
        </w:trPr>
        <w:tc>
          <w:tcPr>
            <w:tcW w:w="318" w:type="pct"/>
            <w:vMerge/>
            <w:tcBorders>
              <w:top w:val="single" w:sz="4" w:space="0" w:color="auto"/>
              <w:left w:val="single" w:sz="4" w:space="0" w:color="auto"/>
              <w:bottom w:val="single" w:sz="4" w:space="0" w:color="auto"/>
              <w:right w:val="single" w:sz="4" w:space="0" w:color="auto"/>
            </w:tcBorders>
            <w:shd w:val="clear" w:color="auto" w:fill="BFBFBF"/>
            <w:vAlign w:val="center"/>
          </w:tcPr>
          <w:p w14:paraId="5E1BF44C" w14:textId="77777777" w:rsidR="00104309" w:rsidRPr="00A1425A" w:rsidRDefault="00104309" w:rsidP="00142E40">
            <w:pPr>
              <w:rPr>
                <w:rFonts w:ascii="Candara" w:hAnsi="Candara"/>
                <w:b/>
                <w:bCs/>
                <w:highlight w:val="cyan"/>
              </w:rPr>
            </w:pPr>
          </w:p>
        </w:tc>
        <w:tc>
          <w:tcPr>
            <w:tcW w:w="1721" w:type="pct"/>
            <w:vMerge/>
            <w:tcBorders>
              <w:top w:val="single" w:sz="4" w:space="0" w:color="auto"/>
              <w:left w:val="single" w:sz="4" w:space="0" w:color="auto"/>
              <w:bottom w:val="single" w:sz="4" w:space="0" w:color="auto"/>
              <w:right w:val="single" w:sz="4" w:space="0" w:color="auto"/>
            </w:tcBorders>
            <w:shd w:val="clear" w:color="auto" w:fill="BFBFBF"/>
            <w:vAlign w:val="center"/>
          </w:tcPr>
          <w:p w14:paraId="7177DFB9" w14:textId="77777777" w:rsidR="00104309" w:rsidRPr="00A1425A" w:rsidRDefault="00104309" w:rsidP="00142E40">
            <w:pPr>
              <w:rPr>
                <w:rFonts w:ascii="Candara" w:hAnsi="Candara"/>
                <w:b/>
                <w:bCs/>
                <w:highlight w:val="cyan"/>
                <w:u w:val="single"/>
              </w:rPr>
            </w:pPr>
          </w:p>
        </w:tc>
        <w:tc>
          <w:tcPr>
            <w:tcW w:w="592" w:type="pct"/>
            <w:tcBorders>
              <w:top w:val="single" w:sz="4" w:space="0" w:color="auto"/>
              <w:left w:val="single" w:sz="4" w:space="0" w:color="auto"/>
              <w:bottom w:val="single" w:sz="4" w:space="0" w:color="auto"/>
              <w:right w:val="single" w:sz="4" w:space="0" w:color="auto"/>
            </w:tcBorders>
            <w:shd w:val="clear" w:color="auto" w:fill="BFBFBF"/>
            <w:vAlign w:val="center"/>
          </w:tcPr>
          <w:p w14:paraId="1ECEAD6D" w14:textId="77777777" w:rsidR="00104309" w:rsidRPr="00A1425A" w:rsidRDefault="00104309" w:rsidP="00142E40">
            <w:pPr>
              <w:jc w:val="center"/>
              <w:rPr>
                <w:rFonts w:ascii="Candara" w:hAnsi="Candara"/>
                <w:b/>
                <w:bCs/>
                <w:highlight w:val="cyan"/>
              </w:rPr>
            </w:pPr>
            <w:bookmarkStart w:id="78" w:name="_Toc376069453"/>
            <w:bookmarkStart w:id="79" w:name="_Toc376069651"/>
            <w:bookmarkStart w:id="80" w:name="_Toc376069864"/>
            <w:r w:rsidRPr="00A1425A">
              <w:rPr>
                <w:rFonts w:ascii="Candara" w:hAnsi="Candara"/>
                <w:b/>
                <w:bCs/>
                <w:highlight w:val="cyan"/>
              </w:rPr>
              <w:t>Year 2</w:t>
            </w:r>
            <w:bookmarkEnd w:id="78"/>
            <w:bookmarkEnd w:id="79"/>
            <w:bookmarkEnd w:id="80"/>
          </w:p>
        </w:tc>
        <w:tc>
          <w:tcPr>
            <w:tcW w:w="592" w:type="pct"/>
            <w:tcBorders>
              <w:top w:val="single" w:sz="4" w:space="0" w:color="auto"/>
              <w:left w:val="single" w:sz="4" w:space="0" w:color="auto"/>
              <w:bottom w:val="single" w:sz="4" w:space="0" w:color="auto"/>
              <w:right w:val="single" w:sz="4" w:space="0" w:color="auto"/>
            </w:tcBorders>
            <w:shd w:val="clear" w:color="auto" w:fill="BFBFBF"/>
            <w:vAlign w:val="center"/>
          </w:tcPr>
          <w:p w14:paraId="79DFF3C1" w14:textId="77777777" w:rsidR="00104309" w:rsidRPr="00A1425A" w:rsidRDefault="00104309" w:rsidP="00142E40">
            <w:pPr>
              <w:jc w:val="center"/>
              <w:rPr>
                <w:rFonts w:ascii="Candara" w:hAnsi="Candara"/>
                <w:b/>
                <w:bCs/>
                <w:highlight w:val="cyan"/>
              </w:rPr>
            </w:pPr>
            <w:bookmarkStart w:id="81" w:name="_Toc376069454"/>
            <w:bookmarkStart w:id="82" w:name="_Toc376069652"/>
            <w:bookmarkStart w:id="83" w:name="_Toc376069865"/>
            <w:r w:rsidRPr="00A1425A">
              <w:rPr>
                <w:rFonts w:ascii="Candara" w:hAnsi="Candara"/>
                <w:b/>
                <w:bCs/>
                <w:highlight w:val="cyan"/>
              </w:rPr>
              <w:t>Year 3</w:t>
            </w:r>
            <w:bookmarkEnd w:id="81"/>
            <w:bookmarkEnd w:id="82"/>
            <w:bookmarkEnd w:id="83"/>
          </w:p>
        </w:tc>
        <w:tc>
          <w:tcPr>
            <w:tcW w:w="592" w:type="pct"/>
            <w:tcBorders>
              <w:top w:val="single" w:sz="4" w:space="0" w:color="auto"/>
              <w:left w:val="single" w:sz="4" w:space="0" w:color="auto"/>
              <w:bottom w:val="single" w:sz="4" w:space="0" w:color="auto"/>
              <w:right w:val="single" w:sz="4" w:space="0" w:color="auto"/>
            </w:tcBorders>
            <w:shd w:val="clear" w:color="auto" w:fill="BFBFBF"/>
            <w:vAlign w:val="center"/>
          </w:tcPr>
          <w:p w14:paraId="1F97260E" w14:textId="77777777" w:rsidR="00104309" w:rsidRPr="00A1425A" w:rsidRDefault="00104309" w:rsidP="00142E40">
            <w:pPr>
              <w:jc w:val="center"/>
              <w:rPr>
                <w:rFonts w:ascii="Candara" w:hAnsi="Candara"/>
                <w:b/>
                <w:bCs/>
                <w:highlight w:val="cyan"/>
              </w:rPr>
            </w:pPr>
            <w:bookmarkStart w:id="84" w:name="_Toc376069455"/>
            <w:bookmarkStart w:id="85" w:name="_Toc376069653"/>
            <w:bookmarkStart w:id="86" w:name="_Toc376069866"/>
            <w:r w:rsidRPr="00A1425A">
              <w:rPr>
                <w:rFonts w:ascii="Candara" w:hAnsi="Candara"/>
                <w:b/>
                <w:bCs/>
                <w:highlight w:val="cyan"/>
              </w:rPr>
              <w:t>Year 4</w:t>
            </w:r>
            <w:bookmarkEnd w:id="84"/>
            <w:bookmarkEnd w:id="85"/>
            <w:bookmarkEnd w:id="86"/>
          </w:p>
        </w:tc>
        <w:tc>
          <w:tcPr>
            <w:tcW w:w="592" w:type="pct"/>
            <w:tcBorders>
              <w:top w:val="single" w:sz="4" w:space="0" w:color="auto"/>
              <w:left w:val="single" w:sz="4" w:space="0" w:color="auto"/>
              <w:bottom w:val="single" w:sz="4" w:space="0" w:color="auto"/>
              <w:right w:val="single" w:sz="4" w:space="0" w:color="auto"/>
            </w:tcBorders>
            <w:shd w:val="clear" w:color="auto" w:fill="BFBFBF"/>
            <w:vAlign w:val="center"/>
          </w:tcPr>
          <w:p w14:paraId="049BB324" w14:textId="77777777" w:rsidR="00104309" w:rsidRPr="00A1425A" w:rsidRDefault="00104309" w:rsidP="00142E40">
            <w:pPr>
              <w:jc w:val="center"/>
              <w:rPr>
                <w:rFonts w:ascii="Candara" w:hAnsi="Candara"/>
                <w:b/>
                <w:bCs/>
                <w:highlight w:val="cyan"/>
              </w:rPr>
            </w:pPr>
            <w:bookmarkStart w:id="87" w:name="_Toc376069456"/>
            <w:bookmarkStart w:id="88" w:name="_Toc376069654"/>
            <w:bookmarkStart w:id="89" w:name="_Toc376069867"/>
            <w:r w:rsidRPr="00A1425A">
              <w:rPr>
                <w:rFonts w:ascii="Candara" w:hAnsi="Candara"/>
                <w:b/>
                <w:bCs/>
                <w:highlight w:val="cyan"/>
              </w:rPr>
              <w:t>Year 5</w:t>
            </w:r>
            <w:bookmarkEnd w:id="87"/>
            <w:bookmarkEnd w:id="88"/>
            <w:bookmarkEnd w:id="89"/>
          </w:p>
        </w:tc>
        <w:tc>
          <w:tcPr>
            <w:tcW w:w="592" w:type="pct"/>
            <w:tcBorders>
              <w:top w:val="single" w:sz="4" w:space="0" w:color="auto"/>
              <w:left w:val="single" w:sz="4" w:space="0" w:color="auto"/>
              <w:bottom w:val="single" w:sz="4" w:space="0" w:color="auto"/>
              <w:right w:val="single" w:sz="4" w:space="0" w:color="auto"/>
            </w:tcBorders>
            <w:shd w:val="clear" w:color="auto" w:fill="BFBFBF"/>
          </w:tcPr>
          <w:p w14:paraId="64342D90" w14:textId="77777777" w:rsidR="00104309" w:rsidRPr="00A1425A" w:rsidRDefault="00104309" w:rsidP="00142E40">
            <w:pPr>
              <w:jc w:val="center"/>
              <w:rPr>
                <w:rFonts w:ascii="Candara" w:hAnsi="Candara"/>
                <w:b/>
                <w:bCs/>
                <w:highlight w:val="cyan"/>
              </w:rPr>
            </w:pPr>
            <w:r w:rsidRPr="00A1425A">
              <w:rPr>
                <w:rFonts w:ascii="Candara" w:hAnsi="Candara"/>
                <w:b/>
                <w:bCs/>
                <w:highlight w:val="cyan"/>
              </w:rPr>
              <w:t>Year 6</w:t>
            </w:r>
          </w:p>
        </w:tc>
      </w:tr>
      <w:tr w:rsidR="00104309" w:rsidRPr="00142E40" w14:paraId="637669EA" w14:textId="77777777" w:rsidTr="00700E4D">
        <w:trPr>
          <w:cantSplit/>
          <w:trHeight w:val="490"/>
        </w:trPr>
        <w:tc>
          <w:tcPr>
            <w:tcW w:w="318" w:type="pct"/>
            <w:tcBorders>
              <w:top w:val="single" w:sz="4" w:space="0" w:color="auto"/>
              <w:left w:val="single" w:sz="4" w:space="0" w:color="auto"/>
              <w:bottom w:val="single" w:sz="4" w:space="0" w:color="auto"/>
              <w:right w:val="single" w:sz="4" w:space="0" w:color="auto"/>
            </w:tcBorders>
            <w:vAlign w:val="center"/>
          </w:tcPr>
          <w:p w14:paraId="5C6E82EB" w14:textId="77777777" w:rsidR="00104309" w:rsidRPr="00A1425A" w:rsidRDefault="00104309" w:rsidP="00142E40">
            <w:pPr>
              <w:rPr>
                <w:rFonts w:ascii="Candara" w:hAnsi="Candara"/>
                <w:highlight w:val="cyan"/>
              </w:rPr>
            </w:pPr>
            <w:bookmarkStart w:id="90" w:name="_Toc376069463"/>
            <w:bookmarkStart w:id="91" w:name="_Toc376069661"/>
            <w:bookmarkStart w:id="92" w:name="_Toc376069874"/>
            <w:r w:rsidRPr="00A1425A">
              <w:rPr>
                <w:rFonts w:ascii="Candara" w:hAnsi="Candara"/>
                <w:highlight w:val="cyan"/>
              </w:rPr>
              <w:t>1</w:t>
            </w:r>
            <w:bookmarkEnd w:id="90"/>
            <w:bookmarkEnd w:id="91"/>
            <w:bookmarkEnd w:id="92"/>
          </w:p>
        </w:tc>
        <w:tc>
          <w:tcPr>
            <w:tcW w:w="1721" w:type="pct"/>
            <w:tcBorders>
              <w:top w:val="single" w:sz="4" w:space="0" w:color="auto"/>
              <w:left w:val="single" w:sz="4" w:space="0" w:color="auto"/>
              <w:bottom w:val="single" w:sz="4" w:space="0" w:color="auto"/>
              <w:right w:val="single" w:sz="4" w:space="0" w:color="auto"/>
            </w:tcBorders>
            <w:vAlign w:val="center"/>
          </w:tcPr>
          <w:p w14:paraId="16A15F4B" w14:textId="77777777" w:rsidR="00104309" w:rsidRPr="00142E40" w:rsidRDefault="00104309" w:rsidP="00142E40">
            <w:pPr>
              <w:rPr>
                <w:rFonts w:ascii="Candara" w:hAnsi="Candara"/>
              </w:rPr>
            </w:pPr>
            <w:bookmarkStart w:id="93" w:name="_Toc376069464"/>
            <w:bookmarkStart w:id="94" w:name="_Toc376069662"/>
            <w:bookmarkStart w:id="95" w:name="_Toc376069875"/>
            <w:r w:rsidRPr="00A1425A">
              <w:rPr>
                <w:rFonts w:ascii="Candara" w:hAnsi="Candara"/>
                <w:highlight w:val="cyan"/>
              </w:rPr>
              <w:t>Escalation Percentage</w:t>
            </w:r>
            <w:bookmarkEnd w:id="93"/>
            <w:bookmarkEnd w:id="94"/>
            <w:bookmarkEnd w:id="95"/>
          </w:p>
        </w:tc>
        <w:tc>
          <w:tcPr>
            <w:tcW w:w="592" w:type="pct"/>
            <w:tcBorders>
              <w:top w:val="single" w:sz="4" w:space="0" w:color="auto"/>
              <w:left w:val="single" w:sz="4" w:space="0" w:color="auto"/>
              <w:bottom w:val="single" w:sz="4" w:space="0" w:color="auto"/>
              <w:right w:val="single" w:sz="4" w:space="0" w:color="auto"/>
            </w:tcBorders>
            <w:vAlign w:val="center"/>
          </w:tcPr>
          <w:p w14:paraId="47D185A1" w14:textId="4D7B91A6" w:rsidR="00104309" w:rsidRPr="00142E40" w:rsidRDefault="00104309" w:rsidP="00142E40">
            <w:pPr>
              <w:jc w:val="center"/>
              <w:rPr>
                <w:rFonts w:ascii="Candara" w:hAnsi="Candara"/>
              </w:rPr>
            </w:pPr>
          </w:p>
        </w:tc>
        <w:tc>
          <w:tcPr>
            <w:tcW w:w="592" w:type="pct"/>
            <w:tcBorders>
              <w:top w:val="single" w:sz="4" w:space="0" w:color="auto"/>
              <w:left w:val="single" w:sz="4" w:space="0" w:color="auto"/>
              <w:bottom w:val="single" w:sz="4" w:space="0" w:color="auto"/>
              <w:right w:val="single" w:sz="4" w:space="0" w:color="auto"/>
            </w:tcBorders>
            <w:vAlign w:val="center"/>
          </w:tcPr>
          <w:p w14:paraId="4C0052F8" w14:textId="3CC9A17A" w:rsidR="00104309" w:rsidRPr="00142E40" w:rsidRDefault="00104309" w:rsidP="00142E40">
            <w:pPr>
              <w:jc w:val="center"/>
              <w:rPr>
                <w:rFonts w:ascii="Candara" w:hAnsi="Candara"/>
              </w:rPr>
            </w:pPr>
          </w:p>
        </w:tc>
        <w:tc>
          <w:tcPr>
            <w:tcW w:w="592" w:type="pct"/>
            <w:tcBorders>
              <w:top w:val="single" w:sz="4" w:space="0" w:color="auto"/>
              <w:left w:val="single" w:sz="4" w:space="0" w:color="auto"/>
              <w:bottom w:val="single" w:sz="4" w:space="0" w:color="auto"/>
              <w:right w:val="single" w:sz="4" w:space="0" w:color="auto"/>
            </w:tcBorders>
            <w:vAlign w:val="center"/>
          </w:tcPr>
          <w:p w14:paraId="437BD9FF" w14:textId="5F061732" w:rsidR="00104309" w:rsidRPr="00142E40" w:rsidRDefault="00104309" w:rsidP="00142E40">
            <w:pPr>
              <w:jc w:val="center"/>
              <w:rPr>
                <w:rFonts w:ascii="Candara" w:hAnsi="Candara"/>
              </w:rPr>
            </w:pPr>
          </w:p>
        </w:tc>
        <w:tc>
          <w:tcPr>
            <w:tcW w:w="592" w:type="pct"/>
            <w:tcBorders>
              <w:top w:val="single" w:sz="4" w:space="0" w:color="auto"/>
              <w:left w:val="single" w:sz="4" w:space="0" w:color="auto"/>
              <w:bottom w:val="single" w:sz="4" w:space="0" w:color="auto"/>
              <w:right w:val="single" w:sz="4" w:space="0" w:color="auto"/>
            </w:tcBorders>
            <w:vAlign w:val="center"/>
          </w:tcPr>
          <w:p w14:paraId="0166E6AE" w14:textId="656F444D" w:rsidR="00104309" w:rsidRPr="00142E40" w:rsidRDefault="00104309" w:rsidP="00142E40">
            <w:pPr>
              <w:jc w:val="center"/>
              <w:rPr>
                <w:rFonts w:ascii="Candara" w:hAnsi="Candara"/>
              </w:rPr>
            </w:pPr>
          </w:p>
        </w:tc>
        <w:tc>
          <w:tcPr>
            <w:tcW w:w="592" w:type="pct"/>
            <w:tcBorders>
              <w:top w:val="single" w:sz="4" w:space="0" w:color="auto"/>
              <w:left w:val="single" w:sz="4" w:space="0" w:color="auto"/>
              <w:bottom w:val="single" w:sz="4" w:space="0" w:color="auto"/>
              <w:right w:val="single" w:sz="4" w:space="0" w:color="auto"/>
            </w:tcBorders>
            <w:vAlign w:val="center"/>
          </w:tcPr>
          <w:p w14:paraId="63AC48EC" w14:textId="4ED21273" w:rsidR="00104309" w:rsidRPr="00142E40" w:rsidRDefault="00104309" w:rsidP="00142E40">
            <w:pPr>
              <w:jc w:val="center"/>
              <w:rPr>
                <w:rFonts w:ascii="Candara" w:hAnsi="Candara"/>
              </w:rPr>
            </w:pPr>
          </w:p>
        </w:tc>
      </w:tr>
    </w:tbl>
    <w:p w14:paraId="71022BF9" w14:textId="77777777" w:rsidR="00104309" w:rsidRDefault="00104309" w:rsidP="00AE4075"/>
    <w:p w14:paraId="4EE5BC7A" w14:textId="77777777" w:rsidR="00104309" w:rsidRDefault="00104309" w:rsidP="00AE4075"/>
    <w:p w14:paraId="4D1D604B" w14:textId="190F6A9B" w:rsidR="00304FB8" w:rsidRPr="00A1425A" w:rsidRDefault="00205DC5" w:rsidP="00304FB8">
      <w:pPr>
        <w:pStyle w:val="Heading1"/>
        <w:numPr>
          <w:ilvl w:val="0"/>
          <w:numId w:val="14"/>
        </w:numPr>
        <w:spacing w:after="240"/>
        <w:ind w:left="540" w:hanging="540"/>
        <w:jc w:val="left"/>
        <w:rPr>
          <w:ins w:id="96" w:author="Al Riyami, Azza OLNG-SCC/12" w:date="2026-04-19T13:57:00Z" w16du:dateUtc="2026-04-19T09:57:00Z"/>
          <w:rFonts w:ascii="Candara" w:hAnsi="Candara"/>
          <w:highlight w:val="cyan"/>
        </w:rPr>
      </w:pPr>
      <w:bookmarkStart w:id="97" w:name="_Toc227503763"/>
      <w:ins w:id="98" w:author="Al Riyami, Azza OLNG-SCC/12" w:date="2026-04-19T13:57:00Z" w16du:dateUtc="2026-04-19T09:57:00Z">
        <w:r>
          <w:rPr>
            <w:rFonts w:ascii="Candara" w:hAnsi="Candara"/>
            <w:highlight w:val="cyan"/>
          </w:rPr>
          <w:t xml:space="preserve">Performance Bond </w:t>
        </w:r>
        <w:bookmarkEnd w:id="97"/>
        <w:commentRangeStart w:id="99"/>
        <w:commentRangeEnd w:id="99"/>
        <w:r w:rsidR="00304FB8" w:rsidRPr="00A1425A">
          <w:rPr>
            <w:rStyle w:val="CommentReference"/>
            <w:rFonts w:ascii="Candara" w:hAnsi="Candara"/>
            <w:sz w:val="28"/>
            <w:szCs w:val="28"/>
            <w:highlight w:val="cyan"/>
          </w:rPr>
          <w:commentReference w:id="99"/>
        </w:r>
      </w:ins>
    </w:p>
    <w:p w14:paraId="0A40C4F8" w14:textId="71340E26" w:rsidR="00C517ED" w:rsidRPr="00C517ED" w:rsidRDefault="00C517ED">
      <w:pPr>
        <w:pStyle w:val="ListParagraph"/>
        <w:numPr>
          <w:ilvl w:val="1"/>
          <w:numId w:val="14"/>
        </w:numPr>
        <w:tabs>
          <w:tab w:val="left" w:pos="9450"/>
        </w:tabs>
        <w:spacing w:after="120" w:line="276" w:lineRule="auto"/>
        <w:ind w:left="547" w:hanging="576"/>
        <w:jc w:val="both"/>
        <w:rPr>
          <w:ins w:id="100" w:author="Al Riyami, Azza OLNG-SCC/12" w:date="2026-04-19T13:58:00Z" w16du:dateUtc="2026-04-19T09:58:00Z"/>
          <w:rFonts w:ascii="Candara" w:hAnsi="Candara"/>
          <w:b/>
          <w:bCs/>
          <w:sz w:val="22"/>
          <w:szCs w:val="22"/>
          <w:highlight w:val="cyan"/>
          <w:rPrChange w:id="101" w:author="Al Riyami, Azza OLNG-SCC/12" w:date="2026-04-19T13:59:00Z" w16du:dateUtc="2026-04-19T09:59:00Z">
            <w:rPr>
              <w:ins w:id="102" w:author="Al Riyami, Azza OLNG-SCC/12" w:date="2026-04-19T13:58:00Z" w16du:dateUtc="2026-04-19T09:58:00Z"/>
              <w:rFonts w:ascii="Candara" w:hAnsi="Candara"/>
              <w:sz w:val="22"/>
              <w:szCs w:val="22"/>
            </w:rPr>
          </w:rPrChange>
        </w:rPr>
        <w:pPrChange w:id="103" w:author="Al Riyami, Azza OLNG-SCC/12" w:date="2026-04-19T13:58:00Z" w16du:dateUtc="2026-04-19T09:58:00Z">
          <w:pPr>
            <w:pStyle w:val="ListParagraph"/>
            <w:numPr>
              <w:ilvl w:val="1"/>
              <w:numId w:val="14"/>
            </w:numPr>
            <w:tabs>
              <w:tab w:val="left" w:pos="9450"/>
            </w:tabs>
            <w:spacing w:after="120" w:line="276" w:lineRule="auto"/>
            <w:ind w:left="930" w:hanging="570"/>
            <w:jc w:val="both"/>
          </w:pPr>
        </w:pPrChange>
      </w:pPr>
      <w:ins w:id="104" w:author="Al Riyami, Azza OLNG-SCC/12" w:date="2026-04-19T13:58:00Z" w16du:dateUtc="2026-04-19T09:58:00Z">
        <w:r w:rsidRPr="00C517ED">
          <w:rPr>
            <w:rFonts w:ascii="Candara" w:hAnsi="Candara"/>
            <w:b/>
            <w:bCs/>
            <w:sz w:val="22"/>
            <w:szCs w:val="22"/>
            <w:highlight w:val="cyan"/>
            <w:rPrChange w:id="105" w:author="Al Riyami, Azza OLNG-SCC/12" w:date="2026-04-19T13:59:00Z" w16du:dateUtc="2026-04-19T09:59:00Z">
              <w:rPr>
                <w:rFonts w:ascii="Candara" w:hAnsi="Candara"/>
                <w:sz w:val="22"/>
                <w:szCs w:val="22"/>
              </w:rPr>
            </w:rPrChange>
          </w:rPr>
          <w:t xml:space="preserve">Mobilisation Phase  </w:t>
        </w:r>
      </w:ins>
    </w:p>
    <w:p w14:paraId="71D12247" w14:textId="7B5AA550" w:rsidR="00C517ED" w:rsidRPr="00C517ED" w:rsidRDefault="00C517ED">
      <w:pPr>
        <w:pStyle w:val="ListParagraph"/>
        <w:numPr>
          <w:ilvl w:val="2"/>
          <w:numId w:val="14"/>
        </w:numPr>
        <w:tabs>
          <w:tab w:val="left" w:pos="9450"/>
        </w:tabs>
        <w:spacing w:after="120" w:line="276" w:lineRule="auto"/>
        <w:ind w:left="540" w:hanging="540"/>
        <w:jc w:val="both"/>
        <w:rPr>
          <w:ins w:id="106" w:author="Al Riyami, Azza OLNG-SCC/12" w:date="2026-04-19T13:58:00Z" w16du:dateUtc="2026-04-19T09:58:00Z"/>
          <w:rFonts w:ascii="Candara" w:hAnsi="Candara"/>
          <w:sz w:val="22"/>
          <w:szCs w:val="22"/>
          <w:highlight w:val="cyan"/>
          <w:rPrChange w:id="107" w:author="Al Riyami, Azza OLNG-SCC/12" w:date="2026-04-19T13:58:00Z" w16du:dateUtc="2026-04-19T09:58:00Z">
            <w:rPr>
              <w:ins w:id="108" w:author="Al Riyami, Azza OLNG-SCC/12" w:date="2026-04-19T13:58:00Z" w16du:dateUtc="2026-04-19T09:58:00Z"/>
              <w:rFonts w:ascii="Candara" w:hAnsi="Candara"/>
              <w:sz w:val="22"/>
              <w:szCs w:val="22"/>
            </w:rPr>
          </w:rPrChange>
        </w:rPr>
        <w:pPrChange w:id="109" w:author="Al Riyami, Azza OLNG-SCC/12" w:date="2026-04-19T13:59:00Z" w16du:dateUtc="2026-04-19T09:59:00Z">
          <w:pPr>
            <w:pStyle w:val="ListParagraph"/>
            <w:numPr>
              <w:ilvl w:val="1"/>
              <w:numId w:val="14"/>
            </w:numPr>
            <w:tabs>
              <w:tab w:val="left" w:pos="9450"/>
            </w:tabs>
            <w:spacing w:after="120" w:line="276" w:lineRule="auto"/>
            <w:ind w:left="930" w:hanging="570"/>
            <w:jc w:val="both"/>
          </w:pPr>
        </w:pPrChange>
      </w:pPr>
      <w:ins w:id="110" w:author="Al Riyami, Azza OLNG-SCC/12" w:date="2026-04-19T13:58:00Z" w16du:dateUtc="2026-04-19T09:58:00Z">
        <w:r w:rsidRPr="00C517ED">
          <w:rPr>
            <w:rFonts w:ascii="Candara" w:hAnsi="Candara"/>
            <w:sz w:val="22"/>
            <w:szCs w:val="22"/>
            <w:highlight w:val="cyan"/>
            <w:rPrChange w:id="111" w:author="Al Riyami, Azza OLNG-SCC/12" w:date="2026-04-19T13:58:00Z" w16du:dateUtc="2026-04-19T09:58:00Z">
              <w:rPr>
                <w:rFonts w:ascii="Candara" w:hAnsi="Candara"/>
                <w:sz w:val="22"/>
                <w:szCs w:val="22"/>
              </w:rPr>
            </w:rPrChange>
          </w:rPr>
          <w:t xml:space="preserve">CONTRACTOR shall provide a performance bond at CONTRACT award to cover for the mobilisation phase. The value of this performance bond shall be equal to the amount quoted by CONTRACTOR as its cost for mobilisation for this CONTRACT. COMPANY at its sole discretion shall redeemed it in whole or in part for non-performance of WORKS, or performance of WORKS in a manner not consistent with the requirements of this CONTRACT. </w:t>
        </w:r>
      </w:ins>
    </w:p>
    <w:p w14:paraId="12386034" w14:textId="463CE29B" w:rsidR="00C517ED" w:rsidRPr="00C517ED" w:rsidRDefault="00C517ED">
      <w:pPr>
        <w:pStyle w:val="ListParagraph"/>
        <w:numPr>
          <w:ilvl w:val="2"/>
          <w:numId w:val="14"/>
        </w:numPr>
        <w:tabs>
          <w:tab w:val="left" w:pos="9450"/>
        </w:tabs>
        <w:spacing w:after="120" w:line="276" w:lineRule="auto"/>
        <w:ind w:left="540" w:hanging="540"/>
        <w:jc w:val="both"/>
        <w:rPr>
          <w:ins w:id="112" w:author="Al Riyami, Azza OLNG-SCC/12" w:date="2026-04-19T13:58:00Z" w16du:dateUtc="2026-04-19T09:58:00Z"/>
          <w:rFonts w:ascii="Candara" w:hAnsi="Candara"/>
          <w:sz w:val="22"/>
          <w:szCs w:val="22"/>
          <w:highlight w:val="cyan"/>
          <w:rPrChange w:id="113" w:author="Al Riyami, Azza OLNG-SCC/12" w:date="2026-04-19T13:58:00Z" w16du:dateUtc="2026-04-19T09:58:00Z">
            <w:rPr>
              <w:ins w:id="114" w:author="Al Riyami, Azza OLNG-SCC/12" w:date="2026-04-19T13:58:00Z" w16du:dateUtc="2026-04-19T09:58:00Z"/>
              <w:rFonts w:ascii="Candara" w:hAnsi="Candara"/>
              <w:sz w:val="22"/>
              <w:szCs w:val="22"/>
            </w:rPr>
          </w:rPrChange>
        </w:rPr>
        <w:pPrChange w:id="115" w:author="Al Riyami, Azza OLNG-SCC/12" w:date="2026-04-19T15:10:00Z" w16du:dateUtc="2026-04-19T11:10:00Z">
          <w:pPr>
            <w:pStyle w:val="ListParagraph"/>
            <w:numPr>
              <w:ilvl w:val="1"/>
              <w:numId w:val="14"/>
            </w:numPr>
            <w:tabs>
              <w:tab w:val="left" w:pos="9450"/>
            </w:tabs>
            <w:spacing w:after="120" w:line="276" w:lineRule="auto"/>
            <w:ind w:left="930" w:hanging="570"/>
            <w:jc w:val="both"/>
          </w:pPr>
        </w:pPrChange>
      </w:pPr>
      <w:ins w:id="116" w:author="Al Riyami, Azza OLNG-SCC/12" w:date="2026-04-19T13:58:00Z" w16du:dateUtc="2026-04-19T09:58:00Z">
        <w:r w:rsidRPr="00C517ED">
          <w:rPr>
            <w:rFonts w:ascii="Candara" w:hAnsi="Candara"/>
            <w:sz w:val="22"/>
            <w:szCs w:val="22"/>
            <w:highlight w:val="cyan"/>
            <w:rPrChange w:id="117" w:author="Al Riyami, Azza OLNG-SCC/12" w:date="2026-04-19T13:58:00Z" w16du:dateUtc="2026-04-19T09:58:00Z">
              <w:rPr>
                <w:rFonts w:ascii="Candara" w:hAnsi="Candara"/>
                <w:sz w:val="22"/>
                <w:szCs w:val="22"/>
              </w:rPr>
            </w:rPrChange>
          </w:rPr>
          <w:t>CONTRACTOR shall provide the original copy of the Performance Bond upon award of the CONTRACT. The bond shall be valid for the mobilisation duration</w:t>
        </w:r>
      </w:ins>
      <w:ins w:id="118" w:author="Al Riyami, Azza OLNG-SCC/12" w:date="2026-04-19T15:09:00Z" w16du:dateUtc="2026-04-19T11:09:00Z">
        <w:r w:rsidR="00CE6C4D">
          <w:rPr>
            <w:rFonts w:ascii="Candara" w:hAnsi="Candara"/>
            <w:sz w:val="22"/>
            <w:szCs w:val="22"/>
            <w:highlight w:val="cyan"/>
          </w:rPr>
          <w:t xml:space="preserve"> and </w:t>
        </w:r>
      </w:ins>
      <w:ins w:id="119" w:author="Al Riyami, Azza OLNG-SCC/12" w:date="2026-04-19T15:10:00Z" w16du:dateUtc="2026-04-19T11:10:00Z">
        <w:r w:rsidR="00CE6C4D">
          <w:rPr>
            <w:rFonts w:ascii="Candara" w:hAnsi="Candara"/>
            <w:sz w:val="22"/>
            <w:szCs w:val="22"/>
            <w:highlight w:val="cyan"/>
          </w:rPr>
          <w:t xml:space="preserve">in accordance with Appendix 2 - </w:t>
        </w:r>
      </w:ins>
      <w:ins w:id="120" w:author="Al Riyami, Azza OLNG-SCC/12" w:date="2026-04-19T13:58:00Z" w16du:dateUtc="2026-04-19T09:58:00Z">
        <w:r w:rsidRPr="00C517ED">
          <w:rPr>
            <w:rFonts w:ascii="Candara" w:hAnsi="Candara"/>
            <w:sz w:val="22"/>
            <w:szCs w:val="22"/>
            <w:highlight w:val="cyan"/>
            <w:rPrChange w:id="121" w:author="Al Riyami, Azza OLNG-SCC/12" w:date="2026-04-19T13:58:00Z" w16du:dateUtc="2026-04-19T09:58:00Z">
              <w:rPr>
                <w:rFonts w:ascii="Candara" w:hAnsi="Candara"/>
                <w:sz w:val="22"/>
                <w:szCs w:val="22"/>
              </w:rPr>
            </w:rPrChange>
          </w:rPr>
          <w:t xml:space="preserve"> Form of Performance Bond – Mobilisation Phase.</w:t>
        </w:r>
      </w:ins>
    </w:p>
    <w:p w14:paraId="17CF609E" w14:textId="5B89D393" w:rsidR="00C517ED" w:rsidRPr="00C517ED" w:rsidRDefault="00C517ED">
      <w:pPr>
        <w:pStyle w:val="ListParagraph"/>
        <w:numPr>
          <w:ilvl w:val="1"/>
          <w:numId w:val="14"/>
        </w:numPr>
        <w:tabs>
          <w:tab w:val="left" w:pos="9450"/>
        </w:tabs>
        <w:spacing w:after="120" w:line="276" w:lineRule="auto"/>
        <w:ind w:left="547" w:hanging="576"/>
        <w:jc w:val="both"/>
        <w:rPr>
          <w:ins w:id="122" w:author="Al Riyami, Azza OLNG-SCC/12" w:date="2026-04-19T13:58:00Z" w16du:dateUtc="2026-04-19T09:58:00Z"/>
          <w:rFonts w:ascii="Candara" w:hAnsi="Candara"/>
          <w:b/>
          <w:bCs/>
          <w:sz w:val="22"/>
          <w:szCs w:val="22"/>
          <w:highlight w:val="cyan"/>
          <w:rPrChange w:id="123" w:author="Al Riyami, Azza OLNG-SCC/12" w:date="2026-04-19T13:59:00Z" w16du:dateUtc="2026-04-19T09:59:00Z">
            <w:rPr>
              <w:ins w:id="124" w:author="Al Riyami, Azza OLNG-SCC/12" w:date="2026-04-19T13:58:00Z" w16du:dateUtc="2026-04-19T09:58:00Z"/>
              <w:rFonts w:ascii="Candara" w:hAnsi="Candara"/>
              <w:sz w:val="22"/>
              <w:szCs w:val="22"/>
            </w:rPr>
          </w:rPrChange>
        </w:rPr>
        <w:pPrChange w:id="125" w:author="Al Riyami, Azza OLNG-SCC/12" w:date="2026-04-19T13:58:00Z" w16du:dateUtc="2026-04-19T09:58:00Z">
          <w:pPr>
            <w:pStyle w:val="ListParagraph"/>
            <w:numPr>
              <w:ilvl w:val="1"/>
              <w:numId w:val="14"/>
            </w:numPr>
            <w:tabs>
              <w:tab w:val="left" w:pos="9450"/>
            </w:tabs>
            <w:spacing w:after="120" w:line="276" w:lineRule="auto"/>
            <w:ind w:left="930" w:hanging="570"/>
            <w:jc w:val="both"/>
          </w:pPr>
        </w:pPrChange>
      </w:pPr>
      <w:ins w:id="126" w:author="Al Riyami, Azza OLNG-SCC/12" w:date="2026-04-19T13:58:00Z" w16du:dateUtc="2026-04-19T09:58:00Z">
        <w:r w:rsidRPr="00C517ED">
          <w:rPr>
            <w:rFonts w:ascii="Candara" w:hAnsi="Candara"/>
            <w:b/>
            <w:bCs/>
            <w:sz w:val="22"/>
            <w:szCs w:val="22"/>
            <w:highlight w:val="cyan"/>
            <w:rPrChange w:id="127" w:author="Al Riyami, Azza OLNG-SCC/12" w:date="2026-04-19T13:59:00Z" w16du:dateUtc="2026-04-19T09:59:00Z">
              <w:rPr>
                <w:rFonts w:ascii="Candara" w:hAnsi="Candara"/>
                <w:sz w:val="22"/>
                <w:szCs w:val="22"/>
              </w:rPr>
            </w:rPrChange>
          </w:rPr>
          <w:lastRenderedPageBreak/>
          <w:t xml:space="preserve">Transition/Handover and WORK Execution Phase  </w:t>
        </w:r>
      </w:ins>
    </w:p>
    <w:p w14:paraId="4AB37366" w14:textId="5C703364" w:rsidR="00C517ED" w:rsidRPr="00C517ED" w:rsidRDefault="00C517ED">
      <w:pPr>
        <w:pStyle w:val="ListParagraph"/>
        <w:numPr>
          <w:ilvl w:val="2"/>
          <w:numId w:val="14"/>
        </w:numPr>
        <w:tabs>
          <w:tab w:val="left" w:pos="9450"/>
        </w:tabs>
        <w:spacing w:after="120" w:line="276" w:lineRule="auto"/>
        <w:ind w:left="540" w:hanging="540"/>
        <w:jc w:val="both"/>
        <w:rPr>
          <w:ins w:id="128" w:author="Al Riyami, Azza OLNG-SCC/12" w:date="2026-04-19T13:58:00Z" w16du:dateUtc="2026-04-19T09:58:00Z"/>
          <w:rFonts w:ascii="Candara" w:hAnsi="Candara"/>
          <w:sz w:val="22"/>
          <w:szCs w:val="22"/>
          <w:highlight w:val="cyan"/>
          <w:rPrChange w:id="129" w:author="Al Riyami, Azza OLNG-SCC/12" w:date="2026-04-19T13:59:00Z" w16du:dateUtc="2026-04-19T09:59:00Z">
            <w:rPr>
              <w:ins w:id="130" w:author="Al Riyami, Azza OLNG-SCC/12" w:date="2026-04-19T13:58:00Z" w16du:dateUtc="2026-04-19T09:58:00Z"/>
              <w:rFonts w:ascii="Candara" w:hAnsi="Candara"/>
              <w:sz w:val="22"/>
              <w:szCs w:val="22"/>
            </w:rPr>
          </w:rPrChange>
        </w:rPr>
        <w:pPrChange w:id="131" w:author="Al Riyami, Azza OLNG-SCC/12" w:date="2026-04-19T13:59:00Z" w16du:dateUtc="2026-04-19T09:59:00Z">
          <w:pPr>
            <w:pStyle w:val="ListParagraph"/>
            <w:numPr>
              <w:ilvl w:val="1"/>
              <w:numId w:val="14"/>
            </w:numPr>
            <w:tabs>
              <w:tab w:val="left" w:pos="9450"/>
            </w:tabs>
            <w:spacing w:after="120" w:line="276" w:lineRule="auto"/>
            <w:ind w:left="930" w:hanging="570"/>
            <w:jc w:val="both"/>
          </w:pPr>
        </w:pPrChange>
      </w:pPr>
      <w:ins w:id="132" w:author="Al Riyami, Azza OLNG-SCC/12" w:date="2026-04-19T13:58:00Z" w16du:dateUtc="2026-04-19T09:58:00Z">
        <w:r w:rsidRPr="00C517ED">
          <w:rPr>
            <w:rFonts w:ascii="Candara" w:hAnsi="Candara"/>
            <w:sz w:val="22"/>
            <w:szCs w:val="22"/>
            <w:highlight w:val="cyan"/>
            <w:rPrChange w:id="133" w:author="Al Riyami, Azza OLNG-SCC/12" w:date="2026-04-19T13:58:00Z" w16du:dateUtc="2026-04-19T09:58:00Z">
              <w:rPr>
                <w:rFonts w:ascii="Candara" w:hAnsi="Candara"/>
                <w:sz w:val="22"/>
                <w:szCs w:val="22"/>
              </w:rPr>
            </w:rPrChange>
          </w:rPr>
          <w:t xml:space="preserve">CONTRACTOR shall provide a performance bond set in the amount </w:t>
        </w:r>
      </w:ins>
      <w:ins w:id="134" w:author="Al Riyami, Azza OLNG-SCC/12" w:date="2026-04-26T13:09:00Z" w16du:dateUtc="2026-04-26T09:09:00Z">
        <w:r w:rsidR="00E74061">
          <w:rPr>
            <w:rFonts w:ascii="Candara" w:hAnsi="Candara"/>
            <w:sz w:val="22"/>
            <w:szCs w:val="22"/>
            <w:highlight w:val="cyan"/>
          </w:rPr>
          <w:t>set out in Appendix 1</w:t>
        </w:r>
      </w:ins>
      <w:ins w:id="135" w:author="Al Riyami, Azza OLNG-SCC/12" w:date="2026-04-19T13:58:00Z" w16du:dateUtc="2026-04-19T09:58:00Z">
        <w:r w:rsidRPr="00790906">
          <w:rPr>
            <w:rFonts w:ascii="Candara" w:hAnsi="Candara"/>
            <w:sz w:val="22"/>
            <w:szCs w:val="22"/>
            <w:highlight w:val="yellow"/>
            <w:rPrChange w:id="136" w:author="Al Riyami, Azza OLNG-SCC/12" w:date="2026-04-19T14:12:00Z" w16du:dateUtc="2026-04-19T10:12:00Z">
              <w:rPr>
                <w:rFonts w:ascii="Candara" w:hAnsi="Candara"/>
                <w:sz w:val="22"/>
                <w:szCs w:val="22"/>
              </w:rPr>
            </w:rPrChange>
          </w:rPr>
          <w:t xml:space="preserve"> </w:t>
        </w:r>
        <w:r w:rsidRPr="00C517ED">
          <w:rPr>
            <w:rFonts w:ascii="Candara" w:hAnsi="Candara"/>
            <w:sz w:val="22"/>
            <w:szCs w:val="22"/>
            <w:highlight w:val="cyan"/>
            <w:rPrChange w:id="137" w:author="Al Riyami, Azza OLNG-SCC/12" w:date="2026-04-19T13:58:00Z" w16du:dateUtc="2026-04-19T09:58:00Z">
              <w:rPr>
                <w:rFonts w:ascii="Candara" w:hAnsi="Candara"/>
                <w:sz w:val="22"/>
                <w:szCs w:val="22"/>
              </w:rPr>
            </w:rPrChange>
          </w:rPr>
          <w:t xml:space="preserve">valid for entire </w:t>
        </w:r>
        <w:r w:rsidR="00790906" w:rsidRPr="00790906">
          <w:rPr>
            <w:rFonts w:ascii="Candara" w:hAnsi="Candara"/>
            <w:sz w:val="22"/>
            <w:szCs w:val="22"/>
            <w:highlight w:val="cyan"/>
          </w:rPr>
          <w:t xml:space="preserve">CONTRACT DURATION </w:t>
        </w:r>
        <w:r w:rsidRPr="00C517ED">
          <w:rPr>
            <w:rFonts w:ascii="Candara" w:hAnsi="Candara"/>
            <w:sz w:val="22"/>
            <w:szCs w:val="22"/>
            <w:highlight w:val="cyan"/>
            <w:rPrChange w:id="138" w:author="Al Riyami, Azza OLNG-SCC/12" w:date="2026-04-19T13:58:00Z" w16du:dateUtc="2026-04-19T09:58:00Z">
              <w:rPr>
                <w:rFonts w:ascii="Candara" w:hAnsi="Candara"/>
                <w:sz w:val="22"/>
                <w:szCs w:val="22"/>
              </w:rPr>
            </w:rPrChange>
          </w:rPr>
          <w:t xml:space="preserve">plus one year after contract expiry date in conjunction clause 6.3 in section B with which shall at the sole discretion of COMPANY, be redeemed in whole or in part for non-performance of WORKS, or performance of WORKS in a manner not consistent with the requirements of this CONTRACT. </w:t>
        </w:r>
      </w:ins>
    </w:p>
    <w:p w14:paraId="7C629C73" w14:textId="0F215CD6" w:rsidR="00C517ED" w:rsidRDefault="00C517ED" w:rsidP="00C517ED">
      <w:pPr>
        <w:pStyle w:val="ListParagraph"/>
        <w:numPr>
          <w:ilvl w:val="2"/>
          <w:numId w:val="14"/>
        </w:numPr>
        <w:tabs>
          <w:tab w:val="left" w:pos="9450"/>
        </w:tabs>
        <w:spacing w:after="120" w:line="276" w:lineRule="auto"/>
        <w:ind w:left="540" w:hanging="540"/>
        <w:jc w:val="both"/>
        <w:rPr>
          <w:ins w:id="139" w:author="Al Riyami, Azza OLNG-SCC/12" w:date="2026-04-19T14:00:00Z" w16du:dateUtc="2026-04-19T10:00:00Z"/>
          <w:rFonts w:ascii="Candara" w:hAnsi="Candara"/>
          <w:sz w:val="22"/>
          <w:szCs w:val="22"/>
          <w:highlight w:val="cyan"/>
        </w:rPr>
      </w:pPr>
      <w:ins w:id="140" w:author="Al Riyami, Azza OLNG-SCC/12" w:date="2026-04-19T13:58:00Z" w16du:dateUtc="2026-04-19T09:58:00Z">
        <w:r w:rsidRPr="00C517ED">
          <w:rPr>
            <w:rFonts w:ascii="Candara" w:hAnsi="Candara"/>
            <w:sz w:val="22"/>
            <w:szCs w:val="22"/>
            <w:highlight w:val="cyan"/>
            <w:rPrChange w:id="141" w:author="Al Riyami, Azza OLNG-SCC/12" w:date="2026-04-19T13:58:00Z" w16du:dateUtc="2026-04-19T09:58:00Z">
              <w:rPr>
                <w:rFonts w:ascii="Candara" w:hAnsi="Candara"/>
                <w:sz w:val="22"/>
                <w:szCs w:val="22"/>
              </w:rPr>
            </w:rPrChange>
          </w:rPr>
          <w:t>CONTRACTOR shall provide the original copy of the performance bond at the beginning of the CONTRACT</w:t>
        </w:r>
      </w:ins>
      <w:ins w:id="142" w:author="Al Riyami, Azza OLNG-SCC/12" w:date="2026-04-19T14:13:00Z" w16du:dateUtc="2026-04-19T10:13:00Z">
        <w:r w:rsidR="00AE39DD">
          <w:rPr>
            <w:rFonts w:ascii="Candara" w:hAnsi="Candara"/>
            <w:sz w:val="22"/>
            <w:szCs w:val="22"/>
            <w:highlight w:val="cyan"/>
          </w:rPr>
          <w:t xml:space="preserve"> in Accordance with Appendix </w:t>
        </w:r>
      </w:ins>
      <w:ins w:id="143" w:author="Al Riyami, Azza OLNG-SCC/12" w:date="2026-04-19T15:09:00Z" w16du:dateUtc="2026-04-19T11:09:00Z">
        <w:r w:rsidR="00E76664">
          <w:rPr>
            <w:rFonts w:ascii="Candara" w:hAnsi="Candara"/>
            <w:sz w:val="22"/>
            <w:szCs w:val="22"/>
            <w:highlight w:val="cyan"/>
          </w:rPr>
          <w:t>2</w:t>
        </w:r>
      </w:ins>
      <w:ins w:id="144" w:author="Al Riyami, Azza OLNG-SCC/12" w:date="2026-04-19T14:13:00Z" w16du:dateUtc="2026-04-19T10:13:00Z">
        <w:r w:rsidR="00912338">
          <w:rPr>
            <w:rFonts w:ascii="Candara" w:hAnsi="Candara"/>
            <w:sz w:val="22"/>
            <w:szCs w:val="22"/>
            <w:highlight w:val="cyan"/>
          </w:rPr>
          <w:t xml:space="preserve"> - </w:t>
        </w:r>
      </w:ins>
      <w:ins w:id="145" w:author="Al Riyami, Azza OLNG-SCC/12" w:date="2026-04-19T13:58:00Z" w16du:dateUtc="2026-04-19T09:58:00Z">
        <w:r w:rsidRPr="00C517ED">
          <w:rPr>
            <w:rFonts w:ascii="Candara" w:hAnsi="Candara"/>
            <w:sz w:val="22"/>
            <w:szCs w:val="22"/>
            <w:highlight w:val="cyan"/>
            <w:rPrChange w:id="146" w:author="Al Riyami, Azza OLNG-SCC/12" w:date="2026-04-19T13:58:00Z" w16du:dateUtc="2026-04-19T09:58:00Z">
              <w:rPr>
                <w:rFonts w:ascii="Candara" w:hAnsi="Candara"/>
                <w:sz w:val="22"/>
                <w:szCs w:val="22"/>
              </w:rPr>
            </w:rPrChange>
          </w:rPr>
          <w:t>Form of Performance Bond – Transition and WORK</w:t>
        </w:r>
      </w:ins>
      <w:ins w:id="147" w:author="Al Riyami, Azza OLNG-SCC/12" w:date="2026-04-19T14:14:00Z" w16du:dateUtc="2026-04-19T10:14:00Z">
        <w:r w:rsidR="00912338">
          <w:rPr>
            <w:rFonts w:ascii="Candara" w:hAnsi="Candara"/>
            <w:sz w:val="22"/>
            <w:szCs w:val="22"/>
            <w:highlight w:val="cyan"/>
          </w:rPr>
          <w:t>.</w:t>
        </w:r>
      </w:ins>
    </w:p>
    <w:p w14:paraId="0F54A024" w14:textId="77777777" w:rsidR="00C517ED" w:rsidRPr="00C517ED" w:rsidRDefault="00C517ED">
      <w:pPr>
        <w:pStyle w:val="ListParagraph"/>
        <w:tabs>
          <w:tab w:val="left" w:pos="9450"/>
        </w:tabs>
        <w:spacing w:after="120" w:line="276" w:lineRule="auto"/>
        <w:ind w:left="540"/>
        <w:jc w:val="both"/>
        <w:rPr>
          <w:ins w:id="148" w:author="Al Riyami, Azza OLNG-SCC/12" w:date="2026-04-19T13:58:00Z" w16du:dateUtc="2026-04-19T09:58:00Z"/>
          <w:rFonts w:ascii="Candara" w:hAnsi="Candara"/>
          <w:sz w:val="22"/>
          <w:szCs w:val="22"/>
          <w:highlight w:val="cyan"/>
          <w:rPrChange w:id="149" w:author="Al Riyami, Azza OLNG-SCC/12" w:date="2026-04-19T13:58:00Z" w16du:dateUtc="2026-04-19T09:58:00Z">
            <w:rPr>
              <w:ins w:id="150" w:author="Al Riyami, Azza OLNG-SCC/12" w:date="2026-04-19T13:58:00Z" w16du:dateUtc="2026-04-19T09:58:00Z"/>
              <w:rFonts w:ascii="Candara" w:hAnsi="Candara"/>
              <w:sz w:val="22"/>
              <w:szCs w:val="22"/>
            </w:rPr>
          </w:rPrChange>
        </w:rPr>
        <w:pPrChange w:id="151" w:author="Al Riyami, Azza OLNG-SCC/12" w:date="2026-04-19T14:00:00Z" w16du:dateUtc="2026-04-19T10:00:00Z">
          <w:pPr>
            <w:pStyle w:val="ListParagraph"/>
            <w:numPr>
              <w:ilvl w:val="1"/>
              <w:numId w:val="14"/>
            </w:numPr>
            <w:tabs>
              <w:tab w:val="left" w:pos="9450"/>
            </w:tabs>
            <w:spacing w:after="120" w:line="276" w:lineRule="auto"/>
            <w:ind w:left="930" w:hanging="570"/>
            <w:jc w:val="both"/>
          </w:pPr>
        </w:pPrChange>
      </w:pPr>
    </w:p>
    <w:p w14:paraId="47E9D48D" w14:textId="1935FA5D" w:rsidR="009C3A83" w:rsidRPr="00A1425A" w:rsidRDefault="009A0A5B" w:rsidP="008C5333">
      <w:pPr>
        <w:pStyle w:val="Heading1"/>
        <w:numPr>
          <w:ilvl w:val="0"/>
          <w:numId w:val="14"/>
        </w:numPr>
        <w:spacing w:after="240"/>
        <w:ind w:left="540" w:hanging="540"/>
        <w:jc w:val="left"/>
        <w:rPr>
          <w:rFonts w:ascii="Candara" w:hAnsi="Candara"/>
          <w:highlight w:val="cyan"/>
        </w:rPr>
      </w:pPr>
      <w:bookmarkStart w:id="152" w:name="_Toc227503764"/>
      <w:commentRangeStart w:id="153"/>
      <w:r w:rsidRPr="00A1425A">
        <w:rPr>
          <w:rFonts w:ascii="Candara" w:hAnsi="Candara"/>
          <w:highlight w:val="cyan"/>
        </w:rPr>
        <w:t>Liquidated Damages (LD) and Penalties</w:t>
      </w:r>
      <w:bookmarkEnd w:id="152"/>
      <w:commentRangeEnd w:id="153"/>
      <w:r w:rsidR="00A1425A" w:rsidRPr="00A1425A">
        <w:rPr>
          <w:rStyle w:val="CommentReference"/>
          <w:rFonts w:ascii="Candara" w:hAnsi="Candara"/>
          <w:sz w:val="28"/>
          <w:szCs w:val="28"/>
          <w:highlight w:val="cyan"/>
        </w:rPr>
        <w:commentReference w:id="153"/>
      </w:r>
    </w:p>
    <w:p w14:paraId="7E1EA29C" w14:textId="6E6D23A8" w:rsidR="006A431A" w:rsidRPr="00A1425A" w:rsidRDefault="006A431A" w:rsidP="00CA72D3">
      <w:pPr>
        <w:pStyle w:val="ListParagraph"/>
        <w:numPr>
          <w:ilvl w:val="1"/>
          <w:numId w:val="14"/>
        </w:numPr>
        <w:tabs>
          <w:tab w:val="left" w:pos="9450"/>
        </w:tabs>
        <w:spacing w:after="120" w:line="276" w:lineRule="auto"/>
        <w:ind w:left="547" w:hanging="576"/>
        <w:jc w:val="both"/>
        <w:rPr>
          <w:rFonts w:ascii="Candara" w:hAnsi="Candara"/>
          <w:sz w:val="22"/>
          <w:szCs w:val="22"/>
          <w:highlight w:val="cyan"/>
        </w:rPr>
      </w:pPr>
      <w:r w:rsidRPr="00A1425A">
        <w:rPr>
          <w:rFonts w:ascii="Candara" w:hAnsi="Candara"/>
          <w:sz w:val="22"/>
          <w:szCs w:val="22"/>
          <w:highlight w:val="cyan"/>
        </w:rPr>
        <w:t xml:space="preserve">The liquidated damages </w:t>
      </w:r>
      <w:r w:rsidR="00A438EE" w:rsidRPr="00A1425A">
        <w:rPr>
          <w:rFonts w:ascii="Candara" w:hAnsi="Candara"/>
          <w:sz w:val="22"/>
          <w:szCs w:val="22"/>
          <w:highlight w:val="cyan"/>
        </w:rPr>
        <w:t>amount</w:t>
      </w:r>
      <w:r w:rsidRPr="00A1425A">
        <w:rPr>
          <w:rFonts w:ascii="Candara" w:hAnsi="Candara"/>
          <w:sz w:val="22"/>
          <w:szCs w:val="22"/>
          <w:highlight w:val="cyan"/>
        </w:rPr>
        <w:t xml:space="preserve">, along with the mechanism for their application and enforcement, shall be as specified in Section B1 </w:t>
      </w:r>
      <w:r w:rsidR="00C453B3" w:rsidRPr="00A1425A">
        <w:rPr>
          <w:rFonts w:ascii="Candara" w:hAnsi="Candara"/>
          <w:sz w:val="22"/>
          <w:szCs w:val="22"/>
          <w:highlight w:val="cyan"/>
        </w:rPr>
        <w:t xml:space="preserve">and Section B2 </w:t>
      </w:r>
      <w:r w:rsidRPr="00A1425A">
        <w:rPr>
          <w:rFonts w:ascii="Candara" w:hAnsi="Candara"/>
          <w:sz w:val="22"/>
          <w:szCs w:val="22"/>
          <w:highlight w:val="cyan"/>
        </w:rPr>
        <w:t xml:space="preserve">of this Contract.  </w:t>
      </w:r>
    </w:p>
    <w:p w14:paraId="32CED882" w14:textId="02556FB9" w:rsidR="00696F76" w:rsidRPr="00A1425A" w:rsidRDefault="00696F76" w:rsidP="00CA72D3">
      <w:pPr>
        <w:pStyle w:val="ListParagraph"/>
        <w:numPr>
          <w:ilvl w:val="1"/>
          <w:numId w:val="14"/>
        </w:numPr>
        <w:tabs>
          <w:tab w:val="left" w:pos="9450"/>
        </w:tabs>
        <w:spacing w:after="120" w:line="276" w:lineRule="auto"/>
        <w:ind w:left="547" w:hanging="576"/>
        <w:jc w:val="both"/>
        <w:rPr>
          <w:rFonts w:ascii="Candara" w:hAnsi="Candara"/>
          <w:sz w:val="22"/>
          <w:szCs w:val="22"/>
          <w:highlight w:val="cyan"/>
        </w:rPr>
      </w:pPr>
      <w:r w:rsidRPr="00A1425A">
        <w:rPr>
          <w:rFonts w:ascii="Candara" w:hAnsi="Candara"/>
          <w:sz w:val="22"/>
          <w:szCs w:val="22"/>
          <w:highlight w:val="cyan"/>
        </w:rPr>
        <w:t>COMPANY may, without prejudice to any other method of recovery, deduct the amount</w:t>
      </w:r>
      <w:r w:rsidR="00C453B3" w:rsidRPr="00A1425A">
        <w:rPr>
          <w:rFonts w:ascii="Candara" w:hAnsi="Candara"/>
          <w:sz w:val="22"/>
          <w:szCs w:val="22"/>
          <w:highlight w:val="cyan"/>
        </w:rPr>
        <w:t xml:space="preserve"> </w:t>
      </w:r>
      <w:r w:rsidRPr="00A1425A">
        <w:rPr>
          <w:rFonts w:ascii="Candara" w:hAnsi="Candara"/>
          <w:sz w:val="22"/>
          <w:szCs w:val="22"/>
          <w:highlight w:val="cyan"/>
        </w:rPr>
        <w:t xml:space="preserve">of Liquidated Damages and penalties from the Performance Bank Bond provided </w:t>
      </w:r>
      <w:r w:rsidR="008E34CA" w:rsidRPr="00A1425A">
        <w:rPr>
          <w:rFonts w:ascii="Candara" w:hAnsi="Candara"/>
          <w:sz w:val="22"/>
          <w:szCs w:val="22"/>
          <w:highlight w:val="cyan"/>
        </w:rPr>
        <w:t>(if applicable)</w:t>
      </w:r>
      <w:r w:rsidRPr="00A1425A">
        <w:rPr>
          <w:rFonts w:ascii="Candara" w:hAnsi="Candara"/>
          <w:sz w:val="22"/>
          <w:szCs w:val="22"/>
          <w:highlight w:val="cyan"/>
        </w:rPr>
        <w:t>, or any monies due or which may become due from COMPANY to CONTRACTOR. The payment or deduction of such damages/</w:t>
      </w:r>
      <w:r w:rsidR="008E34CA" w:rsidRPr="00A1425A">
        <w:rPr>
          <w:rFonts w:ascii="Candara" w:hAnsi="Candara"/>
          <w:sz w:val="22"/>
          <w:szCs w:val="22"/>
          <w:highlight w:val="cyan"/>
        </w:rPr>
        <w:t xml:space="preserve"> </w:t>
      </w:r>
      <w:r w:rsidRPr="00A1425A">
        <w:rPr>
          <w:rFonts w:ascii="Candara" w:hAnsi="Candara"/>
          <w:sz w:val="22"/>
          <w:szCs w:val="22"/>
          <w:highlight w:val="cyan"/>
        </w:rPr>
        <w:t>penalties shall not relieve CONTRACTOR from the obligations to complete the WORK, or from any of CONTRACTOR’s other obligations and liabilities under this CONTRACT.</w:t>
      </w:r>
    </w:p>
    <w:p w14:paraId="4454B3D1" w14:textId="1764D825" w:rsidR="00696F76" w:rsidRPr="00A1425A" w:rsidRDefault="00696F76" w:rsidP="00CA72D3">
      <w:pPr>
        <w:pStyle w:val="ListParagraph"/>
        <w:numPr>
          <w:ilvl w:val="1"/>
          <w:numId w:val="14"/>
        </w:numPr>
        <w:tabs>
          <w:tab w:val="left" w:pos="9450"/>
        </w:tabs>
        <w:spacing w:after="120" w:line="276" w:lineRule="auto"/>
        <w:ind w:left="547" w:hanging="576"/>
        <w:jc w:val="both"/>
        <w:rPr>
          <w:rFonts w:ascii="Candara" w:hAnsi="Candara"/>
          <w:sz w:val="22"/>
          <w:szCs w:val="22"/>
          <w:highlight w:val="cyan"/>
        </w:rPr>
      </w:pPr>
      <w:r w:rsidRPr="00A1425A">
        <w:rPr>
          <w:rFonts w:ascii="Candara" w:hAnsi="Candara"/>
          <w:sz w:val="22"/>
          <w:szCs w:val="22"/>
          <w:highlight w:val="cyan"/>
        </w:rPr>
        <w:t>Unless expressly stated otherwise, all liquidated damages and/</w:t>
      </w:r>
      <w:r w:rsidR="008E34CA" w:rsidRPr="00A1425A">
        <w:rPr>
          <w:rFonts w:ascii="Candara" w:hAnsi="Candara"/>
          <w:sz w:val="22"/>
          <w:szCs w:val="22"/>
          <w:highlight w:val="cyan"/>
        </w:rPr>
        <w:t xml:space="preserve"> </w:t>
      </w:r>
      <w:r w:rsidRPr="00A1425A">
        <w:rPr>
          <w:rFonts w:ascii="Candara" w:hAnsi="Candara"/>
          <w:sz w:val="22"/>
          <w:szCs w:val="22"/>
          <w:highlight w:val="cyan"/>
        </w:rPr>
        <w:t>or penalties set out in this CONTRACT shall be capable of applying concurrently if triggered by distinct events.</w:t>
      </w:r>
    </w:p>
    <w:p w14:paraId="41CCB711" w14:textId="77777777" w:rsidR="00696F76" w:rsidRPr="00A1425A" w:rsidRDefault="00696F76" w:rsidP="00CA72D3">
      <w:pPr>
        <w:pStyle w:val="ListParagraph"/>
        <w:numPr>
          <w:ilvl w:val="1"/>
          <w:numId w:val="14"/>
        </w:numPr>
        <w:tabs>
          <w:tab w:val="left" w:pos="9450"/>
        </w:tabs>
        <w:spacing w:after="120" w:line="276" w:lineRule="auto"/>
        <w:ind w:left="547" w:hanging="576"/>
        <w:jc w:val="both"/>
        <w:rPr>
          <w:rFonts w:ascii="Candara" w:hAnsi="Candara"/>
          <w:sz w:val="22"/>
          <w:szCs w:val="22"/>
          <w:highlight w:val="cyan"/>
        </w:rPr>
      </w:pPr>
      <w:r w:rsidRPr="00A1425A">
        <w:rPr>
          <w:rFonts w:ascii="Candara" w:hAnsi="Candara"/>
          <w:sz w:val="22"/>
          <w:szCs w:val="22"/>
          <w:highlight w:val="cyan"/>
        </w:rPr>
        <w:t xml:space="preserve">The LD and penalties stated below are in addition to any other liquidated damages and penalties stated in other Sections of this CONTRACT. COMPANY retains the right to terminate this CONTRACT if the circumstances warrant. </w:t>
      </w:r>
    </w:p>
    <w:p w14:paraId="6597F099" w14:textId="77777777" w:rsidR="00696F76" w:rsidRPr="00E75706" w:rsidRDefault="00696F76" w:rsidP="00922198">
      <w:pPr>
        <w:pStyle w:val="ListParagraph"/>
        <w:numPr>
          <w:ilvl w:val="1"/>
          <w:numId w:val="14"/>
        </w:numPr>
        <w:tabs>
          <w:tab w:val="left" w:pos="9450"/>
        </w:tabs>
        <w:spacing w:after="120" w:line="276" w:lineRule="auto"/>
        <w:ind w:left="547" w:hanging="576"/>
        <w:jc w:val="both"/>
        <w:rPr>
          <w:rFonts w:ascii="Candara" w:hAnsi="Candara"/>
          <w:b/>
          <w:bCs/>
          <w:sz w:val="22"/>
          <w:szCs w:val="22"/>
        </w:rPr>
      </w:pPr>
      <w:r w:rsidRPr="00E75706">
        <w:rPr>
          <w:rFonts w:ascii="Candara" w:hAnsi="Candara"/>
          <w:b/>
          <w:bCs/>
          <w:sz w:val="22"/>
          <w:szCs w:val="22"/>
        </w:rPr>
        <w:t xml:space="preserve">OPAL Compliance Verification Certification </w:t>
      </w:r>
    </w:p>
    <w:p w14:paraId="10F618B1" w14:textId="60FF1BF4" w:rsidR="00696F76" w:rsidRPr="00E75706" w:rsidRDefault="00696F76" w:rsidP="00922198">
      <w:pPr>
        <w:pStyle w:val="ListParagraph"/>
        <w:tabs>
          <w:tab w:val="left" w:pos="9450"/>
        </w:tabs>
        <w:spacing w:after="120" w:line="276" w:lineRule="auto"/>
        <w:ind w:left="547"/>
        <w:jc w:val="both"/>
        <w:rPr>
          <w:rFonts w:ascii="Candara" w:hAnsi="Candara"/>
          <w:sz w:val="22"/>
          <w:szCs w:val="22"/>
        </w:rPr>
      </w:pPr>
      <w:r w:rsidRPr="00E75706">
        <w:rPr>
          <w:rFonts w:ascii="Candara" w:hAnsi="Candara"/>
          <w:sz w:val="22"/>
          <w:szCs w:val="22"/>
        </w:rPr>
        <w:t xml:space="preserve">In the event of CONTRACTOR failing to achieve OPAL Compliance Verification Certification within </w:t>
      </w:r>
      <w:r w:rsidR="00B16A60" w:rsidRPr="00E75706">
        <w:rPr>
          <w:rFonts w:ascii="Candara" w:hAnsi="Candara"/>
          <w:sz w:val="22"/>
          <w:szCs w:val="22"/>
        </w:rPr>
        <w:t xml:space="preserve">the grace period of </w:t>
      </w:r>
      <w:r w:rsidR="00925819" w:rsidRPr="00E75706">
        <w:rPr>
          <w:rFonts w:ascii="Candara" w:hAnsi="Candara"/>
          <w:sz w:val="22"/>
          <w:szCs w:val="22"/>
        </w:rPr>
        <w:t>six (</w:t>
      </w:r>
      <w:r w:rsidRPr="00E75706">
        <w:rPr>
          <w:rFonts w:ascii="Candara" w:hAnsi="Candara"/>
          <w:sz w:val="22"/>
          <w:szCs w:val="22"/>
        </w:rPr>
        <w:t>6</w:t>
      </w:r>
      <w:r w:rsidR="00925819" w:rsidRPr="00E75706">
        <w:rPr>
          <w:rFonts w:ascii="Candara" w:hAnsi="Candara"/>
          <w:sz w:val="22"/>
          <w:szCs w:val="22"/>
        </w:rPr>
        <w:t>)</w:t>
      </w:r>
      <w:r w:rsidRPr="00E75706">
        <w:rPr>
          <w:rFonts w:ascii="Candara" w:hAnsi="Candara"/>
          <w:sz w:val="22"/>
          <w:szCs w:val="22"/>
        </w:rPr>
        <w:t xml:space="preserve"> months after award of CONTRACT period, CONTRACTOR shall be contra-charged at a rate of R.O 500 for each subsequent month, or part thereof, without OPAL Compliance Verification Certification, for a further period of 6 months.</w:t>
      </w:r>
      <w:r w:rsidR="00B16A60" w:rsidRPr="00E75706">
        <w:rPr>
          <w:rFonts w:ascii="Candara" w:hAnsi="Candara"/>
          <w:sz w:val="22"/>
          <w:szCs w:val="22"/>
        </w:rPr>
        <w:t xml:space="preserve"> </w:t>
      </w:r>
      <w:r w:rsidR="002A7A76" w:rsidRPr="00E75706">
        <w:rPr>
          <w:rFonts w:ascii="Candara" w:hAnsi="Candara"/>
          <w:sz w:val="22"/>
          <w:szCs w:val="22"/>
        </w:rPr>
        <w:t xml:space="preserve">At the expiry of this second grace period (total </w:t>
      </w:r>
      <w:r w:rsidR="005236FA" w:rsidRPr="00E75706">
        <w:rPr>
          <w:rFonts w:ascii="Candara" w:hAnsi="Candara"/>
          <w:sz w:val="22"/>
          <w:szCs w:val="22"/>
        </w:rPr>
        <w:t>twelve (</w:t>
      </w:r>
      <w:r w:rsidR="002A7A76" w:rsidRPr="00E75706">
        <w:rPr>
          <w:rFonts w:ascii="Candara" w:hAnsi="Candara"/>
          <w:sz w:val="22"/>
          <w:szCs w:val="22"/>
        </w:rPr>
        <w:t>12</w:t>
      </w:r>
      <w:r w:rsidR="00FC3D5D" w:rsidRPr="00E75706">
        <w:rPr>
          <w:rFonts w:ascii="Candara" w:hAnsi="Candara"/>
          <w:sz w:val="22"/>
          <w:szCs w:val="22"/>
        </w:rPr>
        <w:t>)</w:t>
      </w:r>
      <w:r w:rsidR="002A7A76" w:rsidRPr="00E75706">
        <w:rPr>
          <w:rFonts w:ascii="Candara" w:hAnsi="Candara"/>
          <w:sz w:val="22"/>
          <w:szCs w:val="22"/>
        </w:rPr>
        <w:t xml:space="preserve"> months from CONTRACT award), COMPANY shall have the right to terminate CONTRACT on the grounds of CONTRACTOR default</w:t>
      </w:r>
      <w:r w:rsidR="00925819" w:rsidRPr="00E75706">
        <w:rPr>
          <w:rFonts w:ascii="Candara" w:hAnsi="Candara"/>
          <w:sz w:val="22"/>
          <w:szCs w:val="22"/>
        </w:rPr>
        <w:t>.</w:t>
      </w:r>
    </w:p>
    <w:p w14:paraId="4C1E027C" w14:textId="5DE7C82A" w:rsidR="00696F76" w:rsidRPr="00E75706" w:rsidRDefault="00D25EDD" w:rsidP="00922198">
      <w:pPr>
        <w:pStyle w:val="ListParagraph"/>
        <w:numPr>
          <w:ilvl w:val="1"/>
          <w:numId w:val="14"/>
        </w:numPr>
        <w:tabs>
          <w:tab w:val="left" w:pos="9450"/>
        </w:tabs>
        <w:spacing w:after="120" w:line="276" w:lineRule="auto"/>
        <w:ind w:left="547" w:hanging="576"/>
        <w:jc w:val="both"/>
        <w:rPr>
          <w:rFonts w:ascii="Candara" w:hAnsi="Candara"/>
          <w:b/>
          <w:bCs/>
          <w:sz w:val="22"/>
          <w:szCs w:val="22"/>
        </w:rPr>
      </w:pPr>
      <w:r>
        <w:rPr>
          <w:rFonts w:ascii="Candara" w:hAnsi="Candara"/>
          <w:b/>
          <w:bCs/>
          <w:sz w:val="22"/>
          <w:szCs w:val="22"/>
        </w:rPr>
        <w:t>J</w:t>
      </w:r>
      <w:r w:rsidR="00696F76" w:rsidRPr="00E75706">
        <w:rPr>
          <w:rFonts w:ascii="Candara" w:hAnsi="Candara"/>
          <w:b/>
          <w:bCs/>
          <w:sz w:val="22"/>
          <w:szCs w:val="22"/>
        </w:rPr>
        <w:t>SRS Registration</w:t>
      </w:r>
    </w:p>
    <w:p w14:paraId="1C7176DE" w14:textId="71A0A286" w:rsidR="009C3A83" w:rsidRPr="00E75706" w:rsidRDefault="00696F76" w:rsidP="00922198">
      <w:pPr>
        <w:pStyle w:val="ListParagraph"/>
        <w:tabs>
          <w:tab w:val="left" w:pos="9450"/>
        </w:tabs>
        <w:spacing w:after="120" w:line="276" w:lineRule="auto"/>
        <w:ind w:left="547"/>
        <w:jc w:val="both"/>
        <w:rPr>
          <w:rFonts w:ascii="Candara" w:hAnsi="Candara"/>
          <w:sz w:val="22"/>
          <w:szCs w:val="22"/>
        </w:rPr>
      </w:pPr>
      <w:r w:rsidRPr="00E75706">
        <w:rPr>
          <w:rFonts w:ascii="Candara" w:hAnsi="Candara"/>
          <w:sz w:val="22"/>
          <w:szCs w:val="22"/>
        </w:rPr>
        <w:t xml:space="preserve">In the event of CONTRACTOR failing to register with JSRS within </w:t>
      </w:r>
      <w:r w:rsidR="00925819" w:rsidRPr="00E75706">
        <w:rPr>
          <w:rFonts w:ascii="Candara" w:hAnsi="Candara"/>
          <w:sz w:val="22"/>
          <w:szCs w:val="22"/>
        </w:rPr>
        <w:t>four (</w:t>
      </w:r>
      <w:r w:rsidRPr="00E75706">
        <w:rPr>
          <w:rFonts w:ascii="Candara" w:hAnsi="Candara"/>
          <w:sz w:val="22"/>
          <w:szCs w:val="22"/>
        </w:rPr>
        <w:t>4</w:t>
      </w:r>
      <w:r w:rsidR="00925819" w:rsidRPr="00E75706">
        <w:rPr>
          <w:rFonts w:ascii="Candara" w:hAnsi="Candara"/>
          <w:sz w:val="22"/>
          <w:szCs w:val="22"/>
        </w:rPr>
        <w:t>)</w:t>
      </w:r>
      <w:r w:rsidRPr="00E75706">
        <w:rPr>
          <w:rFonts w:ascii="Candara" w:hAnsi="Candara"/>
          <w:sz w:val="22"/>
          <w:szCs w:val="22"/>
        </w:rPr>
        <w:t xml:space="preserve"> months after award of CONTRACT, CONTRACTOR shall be contra-charged at a rate of R.O 500 for each subsequent month, or part thereof, without JSRS Registration, for a further period of 6 months.</w:t>
      </w:r>
      <w:r w:rsidR="005236FA" w:rsidRPr="00E75706">
        <w:rPr>
          <w:rFonts w:ascii="Candara" w:hAnsi="Candara"/>
          <w:sz w:val="22"/>
          <w:szCs w:val="22"/>
        </w:rPr>
        <w:t xml:space="preserve"> At the expiry of this second grace period (total ten (10) months from CONTRACT award), COMPANY shall have the right to terminate CONTRACT on the grounds of CONTRACTOR default.</w:t>
      </w:r>
    </w:p>
    <w:sectPr w:rsidR="009C3A83" w:rsidRPr="00E75706" w:rsidSect="004F1A2D">
      <w:headerReference w:type="default" r:id="rId16"/>
      <w:footerReference w:type="default" r:id="rId17"/>
      <w:headerReference w:type="first" r:id="rId18"/>
      <w:footerReference w:type="first" r:id="rId19"/>
      <w:pgSz w:w="11907" w:h="16840" w:code="9"/>
      <w:pgMar w:top="1530" w:right="1377" w:bottom="1440" w:left="1080" w:header="737" w:footer="851"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 Riyami, Azza OLNG-SCC/12" w:date="2026-04-05T12:11:00Z" w:initials="AA">
    <w:p w14:paraId="5C48BFBF" w14:textId="77777777" w:rsidR="00794E29" w:rsidRDefault="00794E29" w:rsidP="00794E29">
      <w:pPr>
        <w:pStyle w:val="CommentText"/>
      </w:pPr>
      <w:r>
        <w:rPr>
          <w:rStyle w:val="CommentReference"/>
        </w:rPr>
        <w:annotationRef/>
      </w:r>
      <w:r>
        <w:t xml:space="preserve">Any text highlighted in </w:t>
      </w:r>
      <w:r>
        <w:rPr>
          <w:b/>
          <w:bCs/>
        </w:rPr>
        <w:t>yellow</w:t>
      </w:r>
      <w:r>
        <w:t xml:space="preserve"> shall be added or amended. </w:t>
      </w:r>
    </w:p>
    <w:p w14:paraId="6DF0F71F" w14:textId="77777777" w:rsidR="00794E29" w:rsidRDefault="00794E29" w:rsidP="00794E29">
      <w:pPr>
        <w:pStyle w:val="CommentText"/>
      </w:pPr>
    </w:p>
    <w:p w14:paraId="32473C7F" w14:textId="77777777" w:rsidR="00794E29" w:rsidRDefault="00794E29" w:rsidP="00794E29">
      <w:pPr>
        <w:pStyle w:val="CommentText"/>
      </w:pPr>
      <w:r>
        <w:t xml:space="preserve">Any text highlighted in </w:t>
      </w:r>
      <w:r>
        <w:rPr>
          <w:b/>
          <w:bCs/>
        </w:rPr>
        <w:t>blue</w:t>
      </w:r>
      <w:r>
        <w:t xml:space="preserve"> shall be reviewed for applicability.</w:t>
      </w:r>
    </w:p>
  </w:comment>
  <w:comment w:id="2" w:author="Al Riyami, Azza OLNG-SCC/12" w:date="2026-04-05T12:13:00Z" w:initials="AA">
    <w:p w14:paraId="7C5E7D8C" w14:textId="26CBDE65" w:rsidR="004D4E85" w:rsidRDefault="004D4E85" w:rsidP="004D4E85">
      <w:pPr>
        <w:pStyle w:val="CommentText"/>
      </w:pPr>
      <w:r>
        <w:rPr>
          <w:rStyle w:val="CommentReference"/>
        </w:rPr>
        <w:annotationRef/>
      </w:r>
      <w:r>
        <w:t>Delete if article 2 (Particular Preambles) is Not Applicable</w:t>
      </w:r>
    </w:p>
  </w:comment>
  <w:comment w:id="26" w:author="Al Riyami, Azza OLNG-SCC/12" w:date="2026-04-05T13:38:00Z" w:initials="AA">
    <w:p w14:paraId="41BA2BC0" w14:textId="77777777" w:rsidR="00DC50B1" w:rsidRDefault="00C4361A" w:rsidP="00DC50B1">
      <w:pPr>
        <w:pStyle w:val="CommentText"/>
      </w:pPr>
      <w:r>
        <w:rPr>
          <w:rStyle w:val="CommentReference"/>
        </w:rPr>
        <w:annotationRef/>
      </w:r>
      <w:r w:rsidR="00DC50B1">
        <w:t xml:space="preserve">Amend where applicable. </w:t>
      </w:r>
    </w:p>
  </w:comment>
  <w:comment w:id="44" w:author="Al Riyami, Azza OLNG-SCC/12" w:date="2026-04-05T13:39:00Z" w:initials="AA">
    <w:p w14:paraId="1B814143" w14:textId="1372D72B" w:rsidR="008A0878" w:rsidRDefault="008A0878" w:rsidP="008A0878">
      <w:pPr>
        <w:pStyle w:val="CommentText"/>
      </w:pPr>
      <w:r>
        <w:rPr>
          <w:rStyle w:val="CommentReference"/>
        </w:rPr>
        <w:annotationRef/>
      </w:r>
      <w:r>
        <w:t>This is only as a guidelines, amend as per your pricing tables</w:t>
      </w:r>
    </w:p>
  </w:comment>
  <w:comment w:id="47" w:author="Al Riyami, Azza OLNG-SCC/12" w:date="2026-04-05T13:41:00Z" w:initials="AA">
    <w:p w14:paraId="02A1E241" w14:textId="77777777" w:rsidR="00274BBC" w:rsidRDefault="00274BBC" w:rsidP="00274BBC">
      <w:pPr>
        <w:pStyle w:val="CommentText"/>
      </w:pPr>
      <w:r>
        <w:rPr>
          <w:rStyle w:val="CommentReference"/>
        </w:rPr>
        <w:annotationRef/>
      </w:r>
      <w:r>
        <w:t>Delete this Article if third party services and materials are not applicable</w:t>
      </w:r>
    </w:p>
  </w:comment>
  <w:comment w:id="71" w:author="Al Riyami, Azza OLNG-SCC/12" w:date="2026-04-05T13:56:00Z" w:initials="AA">
    <w:p w14:paraId="24C3E781" w14:textId="77777777" w:rsidR="00A1425A" w:rsidRDefault="00A1425A" w:rsidP="00A1425A">
      <w:pPr>
        <w:pStyle w:val="CommentText"/>
      </w:pPr>
      <w:r>
        <w:rPr>
          <w:rStyle w:val="CommentReference"/>
        </w:rPr>
        <w:annotationRef/>
      </w:r>
      <w:r>
        <w:t>Delete this Article if price escalation is not applicable</w:t>
      </w:r>
    </w:p>
  </w:comment>
  <w:comment w:id="99" w:author="Al Riyami, Azza OLNG-SCC/12" w:date="2026-04-05T13:57:00Z" w:initials="AA">
    <w:p w14:paraId="48D3EB4E" w14:textId="77777777" w:rsidR="00205DC5" w:rsidRDefault="00304FB8" w:rsidP="00205DC5">
      <w:pPr>
        <w:pStyle w:val="CommentText"/>
      </w:pPr>
      <w:r>
        <w:rPr>
          <w:rStyle w:val="CommentReference"/>
        </w:rPr>
        <w:annotationRef/>
      </w:r>
      <w:r w:rsidR="00205DC5">
        <w:t>Delete Performance Bond if not applicable</w:t>
      </w:r>
    </w:p>
  </w:comment>
  <w:comment w:id="153" w:author="Al Riyami, Azza OLNG-SCC/12" w:date="2026-04-05T13:57:00Z" w:initials="AA">
    <w:p w14:paraId="71AD4360" w14:textId="3EF7211C" w:rsidR="00117555" w:rsidRDefault="00A1425A" w:rsidP="00117555">
      <w:pPr>
        <w:pStyle w:val="CommentText"/>
      </w:pPr>
      <w:r>
        <w:rPr>
          <w:rStyle w:val="CommentReference"/>
        </w:rPr>
        <w:annotationRef/>
      </w:r>
      <w:r w:rsidR="00117555">
        <w:t>Delete LDs related clauses if not applicable &amp; amend the title to “Penalties” only</w:t>
      </w:r>
    </w:p>
    <w:p w14:paraId="2C471541" w14:textId="77777777" w:rsidR="00117555" w:rsidRDefault="00117555" w:rsidP="00117555">
      <w:pPr>
        <w:pStyle w:val="CommentText"/>
      </w:pPr>
      <w:r>
        <w:t>Keep penalties (6.5 &amp; 6.6)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473C7F" w15:done="0"/>
  <w15:commentEx w15:paraId="7C5E7D8C" w15:done="0"/>
  <w15:commentEx w15:paraId="41BA2BC0" w15:done="0"/>
  <w15:commentEx w15:paraId="1B814143" w15:done="0"/>
  <w15:commentEx w15:paraId="02A1E241" w15:done="0"/>
  <w15:commentEx w15:paraId="24C3E781" w15:done="0"/>
  <w15:commentEx w15:paraId="48D3EB4E" w15:done="0"/>
  <w15:commentEx w15:paraId="2C4715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1395D3" w16cex:dateUtc="2026-04-05T08:11:00Z"/>
  <w16cex:commentExtensible w16cex:durableId="6978D1DE" w16cex:dateUtc="2026-04-05T08:13:00Z"/>
  <w16cex:commentExtensible w16cex:durableId="5EA4A62C" w16cex:dateUtc="2026-04-05T09:38:00Z"/>
  <w16cex:commentExtensible w16cex:durableId="7B1B9A75" w16cex:dateUtc="2026-04-05T09:39:00Z"/>
  <w16cex:commentExtensible w16cex:durableId="18B9F1E2" w16cex:dateUtc="2026-04-05T09:41:00Z"/>
  <w16cex:commentExtensible w16cex:durableId="6AAFEAB0" w16cex:dateUtc="2026-04-05T09:56:00Z"/>
  <w16cex:commentExtensible w16cex:durableId="1977E29A" w16cex:dateUtc="2026-04-05T09:57:00Z"/>
  <w16cex:commentExtensible w16cex:durableId="4B069C7B" w16cex:dateUtc="2026-04-05T0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473C7F" w16cid:durableId="171395D3"/>
  <w16cid:commentId w16cid:paraId="7C5E7D8C" w16cid:durableId="6978D1DE"/>
  <w16cid:commentId w16cid:paraId="41BA2BC0" w16cid:durableId="5EA4A62C"/>
  <w16cid:commentId w16cid:paraId="1B814143" w16cid:durableId="7B1B9A75"/>
  <w16cid:commentId w16cid:paraId="02A1E241" w16cid:durableId="18B9F1E2"/>
  <w16cid:commentId w16cid:paraId="24C3E781" w16cid:durableId="6AAFEAB0"/>
  <w16cid:commentId w16cid:paraId="48D3EB4E" w16cid:durableId="1977E29A"/>
  <w16cid:commentId w16cid:paraId="2C471541" w16cid:durableId="4B069C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E8E24" w14:textId="77777777" w:rsidR="0035233B" w:rsidRDefault="0035233B" w:rsidP="005F39FE">
      <w:r>
        <w:separator/>
      </w:r>
    </w:p>
  </w:endnote>
  <w:endnote w:type="continuationSeparator" w:id="0">
    <w:p w14:paraId="473408E8" w14:textId="77777777" w:rsidR="0035233B" w:rsidRDefault="0035233B" w:rsidP="005F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BAD0" w14:textId="1CA48934" w:rsidR="00EC729C" w:rsidRPr="00867867" w:rsidRDefault="00CC2F3D">
    <w:pPr>
      <w:pStyle w:val="Footer"/>
      <w:pBdr>
        <w:top w:val="single" w:sz="6" w:space="1" w:color="auto"/>
      </w:pBdr>
      <w:tabs>
        <w:tab w:val="clear" w:pos="4153"/>
        <w:tab w:val="clear" w:pos="8306"/>
        <w:tab w:val="right" w:pos="9072"/>
      </w:tabs>
      <w:rPr>
        <w:rFonts w:ascii="Candara" w:hAnsi="Candara"/>
      </w:rPr>
    </w:pPr>
    <w:r w:rsidRPr="00CC2F3D">
      <w:rPr>
        <w:rFonts w:ascii="Candara" w:hAnsi="Candara"/>
      </w:rPr>
      <w:fldChar w:fldCharType="begin"/>
    </w:r>
    <w:r w:rsidRPr="00CC2F3D">
      <w:rPr>
        <w:rFonts w:ascii="Candara" w:hAnsi="Candara"/>
      </w:rPr>
      <w:instrText xml:space="preserve"> FILENAME  \* MERGEFORMAT </w:instrText>
    </w:r>
    <w:r w:rsidRPr="00CC2F3D">
      <w:rPr>
        <w:rFonts w:ascii="Candara" w:hAnsi="Candara"/>
      </w:rPr>
      <w:fldChar w:fldCharType="separate"/>
    </w:r>
    <w:r w:rsidRPr="00CC2F3D">
      <w:rPr>
        <w:rFonts w:ascii="Candara" w:hAnsi="Candara"/>
        <w:noProof/>
      </w:rPr>
      <w:t>Section E - Schedule of Prices</w:t>
    </w:r>
    <w:r w:rsidRPr="00CC2F3D">
      <w:rPr>
        <w:rFonts w:ascii="Candara" w:hAnsi="Candara"/>
        <w:noProof/>
      </w:rPr>
      <w:fldChar w:fldCharType="end"/>
    </w:r>
    <w:r w:rsidR="00AD6669" w:rsidRPr="00867867">
      <w:rPr>
        <w:rFonts w:ascii="Candara" w:hAnsi="Candara"/>
      </w:rPr>
      <w:tab/>
    </w:r>
    <w:r w:rsidR="00AD6669" w:rsidRPr="00867867">
      <w:rPr>
        <w:rFonts w:ascii="Candara" w:hAnsi="Candara"/>
        <w:snapToGrid w:val="0"/>
      </w:rPr>
      <w:t xml:space="preserve">Page </w:t>
    </w:r>
    <w:r w:rsidR="00AD6669" w:rsidRPr="00867867">
      <w:rPr>
        <w:rFonts w:ascii="Candara" w:hAnsi="Candara"/>
        <w:snapToGrid w:val="0"/>
      </w:rPr>
      <w:fldChar w:fldCharType="begin"/>
    </w:r>
    <w:r w:rsidR="00AD6669" w:rsidRPr="00867867">
      <w:rPr>
        <w:rFonts w:ascii="Candara" w:hAnsi="Candara"/>
        <w:snapToGrid w:val="0"/>
      </w:rPr>
      <w:instrText xml:space="preserve"> PAGE </w:instrText>
    </w:r>
    <w:r w:rsidR="00AD6669" w:rsidRPr="00867867">
      <w:rPr>
        <w:rFonts w:ascii="Candara" w:hAnsi="Candara"/>
        <w:snapToGrid w:val="0"/>
      </w:rPr>
      <w:fldChar w:fldCharType="separate"/>
    </w:r>
    <w:r w:rsidR="00AD6669" w:rsidRPr="00867867">
      <w:rPr>
        <w:rFonts w:ascii="Candara" w:hAnsi="Candara"/>
        <w:noProof/>
        <w:snapToGrid w:val="0"/>
      </w:rPr>
      <w:t>4</w:t>
    </w:r>
    <w:r w:rsidR="00AD6669" w:rsidRPr="00867867">
      <w:rPr>
        <w:rFonts w:ascii="Candara" w:hAnsi="Candara"/>
        <w:snapToGrid w:val="0"/>
      </w:rPr>
      <w:fldChar w:fldCharType="end"/>
    </w:r>
    <w:r w:rsidR="00AD6669" w:rsidRPr="00867867">
      <w:rPr>
        <w:rFonts w:ascii="Candara" w:hAnsi="Candara"/>
        <w:snapToGrid w:val="0"/>
      </w:rPr>
      <w:t xml:space="preserve"> of </w:t>
    </w:r>
    <w:r w:rsidR="00AD6669" w:rsidRPr="00867867">
      <w:rPr>
        <w:rFonts w:ascii="Candara" w:hAnsi="Candara"/>
        <w:snapToGrid w:val="0"/>
      </w:rPr>
      <w:fldChar w:fldCharType="begin"/>
    </w:r>
    <w:r w:rsidR="00AD6669" w:rsidRPr="00867867">
      <w:rPr>
        <w:rFonts w:ascii="Candara" w:hAnsi="Candara"/>
        <w:snapToGrid w:val="0"/>
      </w:rPr>
      <w:instrText xml:space="preserve"> NUMPAGES </w:instrText>
    </w:r>
    <w:r w:rsidR="00AD6669" w:rsidRPr="00867867">
      <w:rPr>
        <w:rFonts w:ascii="Candara" w:hAnsi="Candara"/>
        <w:snapToGrid w:val="0"/>
      </w:rPr>
      <w:fldChar w:fldCharType="separate"/>
    </w:r>
    <w:r w:rsidR="00AD6669" w:rsidRPr="00867867">
      <w:rPr>
        <w:rFonts w:ascii="Candara" w:hAnsi="Candara"/>
        <w:noProof/>
        <w:snapToGrid w:val="0"/>
      </w:rPr>
      <w:t>4</w:t>
    </w:r>
    <w:r w:rsidR="00AD6669" w:rsidRPr="00867867">
      <w:rPr>
        <w:rFonts w:ascii="Candara" w:hAnsi="Candara"/>
        <w:snapToGrid w:val="0"/>
      </w:rPr>
      <w:fldChar w:fldCharType="end"/>
    </w:r>
  </w:p>
  <w:p w14:paraId="37E08352" w14:textId="77777777" w:rsidR="00EC729C" w:rsidRPr="00867867" w:rsidRDefault="00EC729C">
    <w:pPr>
      <w:pStyle w:val="Footer"/>
      <w:rPr>
        <w:rFonts w:ascii="Candara" w:hAnsi="Candar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E3E5" w14:textId="61FF6A60" w:rsidR="00EC729C" w:rsidRPr="00CC2F3D" w:rsidRDefault="00AD6669">
    <w:pPr>
      <w:pStyle w:val="Footer"/>
      <w:pBdr>
        <w:top w:val="single" w:sz="6" w:space="1" w:color="auto"/>
      </w:pBdr>
      <w:tabs>
        <w:tab w:val="clear" w:pos="4153"/>
        <w:tab w:val="clear" w:pos="8306"/>
        <w:tab w:val="right" w:pos="9072"/>
      </w:tabs>
      <w:rPr>
        <w:rFonts w:ascii="Candara" w:hAnsi="Candara"/>
      </w:rPr>
    </w:pPr>
    <w:r w:rsidRPr="00CC2F3D">
      <w:rPr>
        <w:rFonts w:ascii="Candara" w:hAnsi="Candara"/>
      </w:rPr>
      <w:fldChar w:fldCharType="begin"/>
    </w:r>
    <w:r w:rsidRPr="00CC2F3D">
      <w:rPr>
        <w:rFonts w:ascii="Candara" w:hAnsi="Candara"/>
      </w:rPr>
      <w:instrText xml:space="preserve"> FILENAME  \* MERGEFORMAT </w:instrText>
    </w:r>
    <w:r w:rsidRPr="00CC2F3D">
      <w:rPr>
        <w:rFonts w:ascii="Candara" w:hAnsi="Candara"/>
      </w:rPr>
      <w:fldChar w:fldCharType="separate"/>
    </w:r>
    <w:r w:rsidRPr="00CC2F3D">
      <w:rPr>
        <w:rFonts w:ascii="Candara" w:hAnsi="Candara"/>
        <w:noProof/>
      </w:rPr>
      <w:t xml:space="preserve">Section </w:t>
    </w:r>
    <w:r w:rsidR="00CC2F3D" w:rsidRPr="00CC2F3D">
      <w:rPr>
        <w:rFonts w:ascii="Candara" w:hAnsi="Candara"/>
        <w:noProof/>
      </w:rPr>
      <w:t xml:space="preserve">E </w:t>
    </w:r>
    <w:r w:rsidRPr="00CC2F3D">
      <w:rPr>
        <w:rFonts w:ascii="Candara" w:hAnsi="Candara"/>
        <w:noProof/>
      </w:rPr>
      <w:t xml:space="preserve">- </w:t>
    </w:r>
    <w:r w:rsidR="00CC2F3D" w:rsidRPr="00CC2F3D">
      <w:rPr>
        <w:rFonts w:ascii="Candara" w:hAnsi="Candara"/>
        <w:noProof/>
      </w:rPr>
      <w:t>Schedule of Prices</w:t>
    </w:r>
    <w:r w:rsidRPr="00CC2F3D">
      <w:rPr>
        <w:rFonts w:ascii="Candara" w:hAnsi="Candara"/>
        <w:noProof/>
      </w:rPr>
      <w:fldChar w:fldCharType="end"/>
    </w:r>
    <w:r w:rsidRPr="00CC2F3D">
      <w:rPr>
        <w:rFonts w:ascii="Candara" w:hAnsi="Candara"/>
      </w:rPr>
      <w:tab/>
    </w:r>
    <w:r w:rsidRPr="00CC2F3D">
      <w:rPr>
        <w:rFonts w:ascii="Candara" w:hAnsi="Candara"/>
        <w:snapToGrid w:val="0"/>
      </w:rPr>
      <w:t xml:space="preserve">Page </w:t>
    </w:r>
    <w:r w:rsidRPr="00CC2F3D">
      <w:rPr>
        <w:rFonts w:ascii="Candara" w:hAnsi="Candara"/>
        <w:snapToGrid w:val="0"/>
      </w:rPr>
      <w:fldChar w:fldCharType="begin"/>
    </w:r>
    <w:r w:rsidRPr="00CC2F3D">
      <w:rPr>
        <w:rFonts w:ascii="Candara" w:hAnsi="Candara"/>
        <w:snapToGrid w:val="0"/>
      </w:rPr>
      <w:instrText xml:space="preserve"> PAGE </w:instrText>
    </w:r>
    <w:r w:rsidRPr="00CC2F3D">
      <w:rPr>
        <w:rFonts w:ascii="Candara" w:hAnsi="Candara"/>
        <w:snapToGrid w:val="0"/>
      </w:rPr>
      <w:fldChar w:fldCharType="separate"/>
    </w:r>
    <w:r w:rsidRPr="00CC2F3D">
      <w:rPr>
        <w:rFonts w:ascii="Candara" w:hAnsi="Candara"/>
        <w:noProof/>
        <w:snapToGrid w:val="0"/>
      </w:rPr>
      <w:t>1</w:t>
    </w:r>
    <w:r w:rsidRPr="00CC2F3D">
      <w:rPr>
        <w:rFonts w:ascii="Candara" w:hAnsi="Candara"/>
        <w:snapToGrid w:val="0"/>
      </w:rPr>
      <w:fldChar w:fldCharType="end"/>
    </w:r>
    <w:r w:rsidRPr="00CC2F3D">
      <w:rPr>
        <w:rFonts w:ascii="Candara" w:hAnsi="Candara"/>
        <w:snapToGrid w:val="0"/>
      </w:rPr>
      <w:t xml:space="preserve"> of </w:t>
    </w:r>
    <w:r w:rsidRPr="00CC2F3D">
      <w:rPr>
        <w:rFonts w:ascii="Candara" w:hAnsi="Candara"/>
        <w:snapToGrid w:val="0"/>
      </w:rPr>
      <w:fldChar w:fldCharType="begin"/>
    </w:r>
    <w:r w:rsidRPr="00CC2F3D">
      <w:rPr>
        <w:rFonts w:ascii="Candara" w:hAnsi="Candara"/>
        <w:snapToGrid w:val="0"/>
      </w:rPr>
      <w:instrText xml:space="preserve"> NUMPAGES </w:instrText>
    </w:r>
    <w:r w:rsidRPr="00CC2F3D">
      <w:rPr>
        <w:rFonts w:ascii="Candara" w:hAnsi="Candara"/>
        <w:snapToGrid w:val="0"/>
      </w:rPr>
      <w:fldChar w:fldCharType="separate"/>
    </w:r>
    <w:r w:rsidRPr="00CC2F3D">
      <w:rPr>
        <w:rFonts w:ascii="Candara" w:hAnsi="Candara"/>
        <w:noProof/>
        <w:snapToGrid w:val="0"/>
      </w:rPr>
      <w:t>4</w:t>
    </w:r>
    <w:r w:rsidRPr="00CC2F3D">
      <w:rPr>
        <w:rFonts w:ascii="Candara" w:hAnsi="Candara"/>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9CD8A" w14:textId="77777777" w:rsidR="0035233B" w:rsidRDefault="0035233B" w:rsidP="005F39FE">
      <w:r>
        <w:separator/>
      </w:r>
    </w:p>
  </w:footnote>
  <w:footnote w:type="continuationSeparator" w:id="0">
    <w:p w14:paraId="0BC59E83" w14:textId="77777777" w:rsidR="0035233B" w:rsidRDefault="0035233B" w:rsidP="005F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395235576"/>
      <w:placeholder>
        <w:docPart w:val="7E2A573B41B846E1974761AA61FCFBDE"/>
      </w:placeholder>
      <w:dataBinding w:prefixMappings="xmlns:ns0='http://purl.org/dc/elements/1.1/' xmlns:ns1='http://schemas.openxmlformats.org/package/2006/metadata/core-properties' " w:xpath="/ns1:coreProperties[1]/ns0:subject[1]" w:storeItemID="{6C3C8BC8-F283-45AE-878A-BAB7291924A1}"/>
      <w:text/>
    </w:sdtPr>
    <w:sdtContent>
      <w:p w14:paraId="434DF7E7" w14:textId="77777777" w:rsidR="003A5FCC" w:rsidRPr="00F063DA" w:rsidRDefault="003A5FCC" w:rsidP="003A5FCC">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1937281962"/>
      <w:placeholder>
        <w:docPart w:val="169B318A804E4499BF2A996BD78F597E"/>
      </w:placeholder>
      <w:dataBinding w:prefixMappings="xmlns:ns0='http://purl.org/dc/elements/1.1/' xmlns:ns1='http://schemas.openxmlformats.org/package/2006/metadata/core-properties' " w:xpath="/ns1:coreProperties[1]/ns0:title[1]" w:storeItemID="{6C3C8BC8-F283-45AE-878A-BAB7291924A1}"/>
      <w:text/>
    </w:sdtPr>
    <w:sdtContent>
      <w:p w14:paraId="5E3A853F" w14:textId="195C611E" w:rsidR="00EC729C" w:rsidRPr="00F063DA" w:rsidRDefault="003A5FCC" w:rsidP="003A5FCC">
        <w:pPr>
          <w:pStyle w:val="Header"/>
          <w:rPr>
            <w:rFonts w:ascii="Candara" w:hAnsi="Candara"/>
            <w:sz w:val="18"/>
            <w:szCs w:val="18"/>
          </w:rPr>
        </w:pPr>
        <w:r w:rsidRPr="00F063DA">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660120633"/>
      <w:placeholder>
        <w:docPart w:val="0C36053E5D774BEAB3D7AE79F27C28DB"/>
      </w:placeholder>
      <w:dataBinding w:prefixMappings="xmlns:ns0='http://purl.org/dc/elements/1.1/' xmlns:ns1='http://schemas.openxmlformats.org/package/2006/metadata/core-properties' " w:xpath="/ns1:coreProperties[1]/ns0:subject[1]" w:storeItemID="{6C3C8BC8-F283-45AE-878A-BAB7291924A1}"/>
      <w:text/>
    </w:sdtPr>
    <w:sdtContent>
      <w:p w14:paraId="0C149D0D" w14:textId="7D323B19" w:rsidR="00EC729C" w:rsidRPr="00F063DA" w:rsidRDefault="005F39FE">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358945325"/>
      <w:placeholder>
        <w:docPart w:val="E1056E6022B543C6BE0641F31A112F3B"/>
      </w:placeholder>
      <w:dataBinding w:prefixMappings="xmlns:ns0='http://purl.org/dc/elements/1.1/' xmlns:ns1='http://schemas.openxmlformats.org/package/2006/metadata/core-properties' " w:xpath="/ns1:coreProperties[1]/ns0:title[1]" w:storeItemID="{6C3C8BC8-F283-45AE-878A-BAB7291924A1}"/>
      <w:text/>
    </w:sdtPr>
    <w:sdtContent>
      <w:p w14:paraId="2E116740" w14:textId="44032841" w:rsidR="005F39FE" w:rsidRPr="00F063DA" w:rsidRDefault="005F39FE">
        <w:pPr>
          <w:pStyle w:val="Header"/>
          <w:rPr>
            <w:rFonts w:ascii="Candara" w:hAnsi="Candara"/>
            <w:sz w:val="18"/>
            <w:szCs w:val="18"/>
          </w:rPr>
        </w:pPr>
        <w:r w:rsidRPr="00F063DA">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61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2064FF8"/>
    <w:multiLevelType w:val="singleLevel"/>
    <w:tmpl w:val="8B3C086A"/>
    <w:lvl w:ilvl="0">
      <w:start w:val="1"/>
      <w:numFmt w:val="bullet"/>
      <w:lvlText w:val=""/>
      <w:lvlJc w:val="left"/>
      <w:pPr>
        <w:tabs>
          <w:tab w:val="num" w:pos="1728"/>
        </w:tabs>
        <w:ind w:left="1728" w:hanging="576"/>
      </w:pPr>
      <w:rPr>
        <w:rFonts w:ascii="Wingdings" w:hAnsi="Wingdings" w:hint="default"/>
      </w:rPr>
    </w:lvl>
  </w:abstractNum>
  <w:abstractNum w:abstractNumId="2" w15:restartNumberingAfterBreak="0">
    <w:nsid w:val="082113C4"/>
    <w:multiLevelType w:val="singleLevel"/>
    <w:tmpl w:val="4C1410BA"/>
    <w:lvl w:ilvl="0">
      <w:start w:val="1"/>
      <w:numFmt w:val="decimal"/>
      <w:lvlText w:val="3.%1 "/>
      <w:legacy w:legacy="1" w:legacySpace="0" w:legacyIndent="567"/>
      <w:lvlJc w:val="left"/>
      <w:pPr>
        <w:ind w:left="1134" w:hanging="567"/>
      </w:pPr>
      <w:rPr>
        <w:rFonts w:ascii="Times New Roman" w:hAnsi="Times New Roman" w:hint="default"/>
        <w:b w:val="0"/>
        <w:i w:val="0"/>
        <w:sz w:val="22"/>
        <w:szCs w:val="22"/>
        <w:u w:val="none"/>
      </w:rPr>
    </w:lvl>
  </w:abstractNum>
  <w:abstractNum w:abstractNumId="3" w15:restartNumberingAfterBreak="0">
    <w:nsid w:val="0A6E4408"/>
    <w:multiLevelType w:val="hybridMultilevel"/>
    <w:tmpl w:val="488C9612"/>
    <w:lvl w:ilvl="0" w:tplc="BA5E3DA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B14BA"/>
    <w:multiLevelType w:val="multilevel"/>
    <w:tmpl w:val="2188D4B2"/>
    <w:lvl w:ilvl="0">
      <w:start w:val="1"/>
      <w:numFmt w:val="decimal"/>
      <w:lvlText w:val="%1."/>
      <w:legacy w:legacy="1" w:legacySpace="0" w:legacyIndent="567"/>
      <w:lvlJc w:val="left"/>
      <w:pPr>
        <w:ind w:left="1134" w:hanging="567"/>
      </w:pPr>
      <w:rPr>
        <w:rFonts w:ascii="Candara" w:eastAsia="Times New Roman" w:hAnsi="Candara" w:cs="Times New Roman"/>
        <w:b/>
        <w:bCs/>
        <w:i w:val="0"/>
        <w:sz w:val="22"/>
        <w:szCs w:val="20"/>
        <w:u w:val="none"/>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113E319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13E55CFA"/>
    <w:multiLevelType w:val="multilevel"/>
    <w:tmpl w:val="B8C03C0C"/>
    <w:lvl w:ilvl="0">
      <w:start w:val="2"/>
      <w:numFmt w:val="decimal"/>
      <w:lvlText w:val="%1."/>
      <w:lvlJc w:val="left"/>
      <w:pPr>
        <w:ind w:left="1080" w:hanging="72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4CD41D1"/>
    <w:multiLevelType w:val="multilevel"/>
    <w:tmpl w:val="ED604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454B67"/>
    <w:multiLevelType w:val="multilevel"/>
    <w:tmpl w:val="B698686E"/>
    <w:lvl w:ilvl="0">
      <w:start w:val="3"/>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360"/>
      </w:pPr>
      <w:rPr>
        <w:rFonts w:hint="default"/>
        <w:b w:val="0"/>
        <w:bCs/>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9" w15:restartNumberingAfterBreak="0">
    <w:nsid w:val="20C13B59"/>
    <w:multiLevelType w:val="hybridMultilevel"/>
    <w:tmpl w:val="F52AD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BE244E"/>
    <w:multiLevelType w:val="hybridMultilevel"/>
    <w:tmpl w:val="1D269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07995"/>
    <w:multiLevelType w:val="multilevel"/>
    <w:tmpl w:val="44CCB0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2C60B6"/>
    <w:multiLevelType w:val="multilevel"/>
    <w:tmpl w:val="DC30B726"/>
    <w:lvl w:ilvl="0">
      <w:start w:val="1"/>
      <w:numFmt w:val="decimal"/>
      <w:lvlText w:val="%1."/>
      <w:lvlJc w:val="left"/>
      <w:pPr>
        <w:ind w:left="360" w:hanging="360"/>
      </w:pPr>
      <w:rPr>
        <w:rFonts w:ascii="Candara" w:hAnsi="Candara" w:hint="default"/>
        <w:b/>
        <w:bCs/>
        <w:sz w:val="24"/>
        <w:szCs w:val="24"/>
      </w:rPr>
    </w:lvl>
    <w:lvl w:ilvl="1">
      <w:start w:val="1"/>
      <w:numFmt w:val="decimal"/>
      <w:lvlText w:val="%1.%2."/>
      <w:lvlJc w:val="left"/>
      <w:pPr>
        <w:ind w:left="6372" w:hanging="432"/>
      </w:pPr>
      <w:rPr>
        <w:rFonts w:ascii="Candara" w:hAnsi="Candara" w:hint="default"/>
        <w:b/>
        <w:bCs/>
        <w:sz w:val="22"/>
        <w:szCs w:val="22"/>
      </w:rPr>
    </w:lvl>
    <w:lvl w:ilvl="2">
      <w:start w:val="1"/>
      <w:numFmt w:val="decimal"/>
      <w:lvlText w:val="%1.%2.%3."/>
      <w:lvlJc w:val="left"/>
      <w:pPr>
        <w:ind w:left="1224" w:hanging="504"/>
      </w:pPr>
      <w:rPr>
        <w:rFonts w:ascii="Candara" w:hAnsi="Candara" w:hint="default"/>
      </w:rPr>
    </w:lvl>
    <w:lvl w:ilvl="3">
      <w:start w:val="1"/>
      <w:numFmt w:val="decimal"/>
      <w:lvlText w:val="%1.%2.%3.%4."/>
      <w:lvlJc w:val="left"/>
      <w:pPr>
        <w:ind w:left="11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146D0D"/>
    <w:multiLevelType w:val="multilevel"/>
    <w:tmpl w:val="C862CE66"/>
    <w:lvl w:ilvl="0">
      <w:start w:val="4"/>
      <w:numFmt w:val="decimal"/>
      <w:lvlText w:val="%1"/>
      <w:lvlJc w:val="left"/>
      <w:pPr>
        <w:ind w:left="440" w:hanging="440"/>
      </w:pPr>
      <w:rPr>
        <w:rFonts w:hint="default"/>
      </w:rPr>
    </w:lvl>
    <w:lvl w:ilvl="1">
      <w:start w:val="7"/>
      <w:numFmt w:val="decimal"/>
      <w:lvlText w:val="%1.%2"/>
      <w:lvlJc w:val="left"/>
      <w:pPr>
        <w:ind w:left="800" w:hanging="4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E961E89"/>
    <w:multiLevelType w:val="multilevel"/>
    <w:tmpl w:val="7A34ADF0"/>
    <w:lvl w:ilvl="0">
      <w:start w:val="1"/>
      <w:numFmt w:val="decimal"/>
      <w:lvlText w:val="%1."/>
      <w:lvlJc w:val="left"/>
      <w:pPr>
        <w:ind w:left="1080" w:hanging="72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EAA05DF"/>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4EDA3E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FD5345"/>
    <w:multiLevelType w:val="multilevel"/>
    <w:tmpl w:val="AB4AC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D55A4C"/>
    <w:multiLevelType w:val="hybridMultilevel"/>
    <w:tmpl w:val="9DCE848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587126C0"/>
    <w:multiLevelType w:val="hybridMultilevel"/>
    <w:tmpl w:val="AA66ABF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0" w15:restartNumberingAfterBreak="0">
    <w:nsid w:val="5A301E6B"/>
    <w:multiLevelType w:val="hybridMultilevel"/>
    <w:tmpl w:val="4B403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7D615F"/>
    <w:multiLevelType w:val="multilevel"/>
    <w:tmpl w:val="A29CC03E"/>
    <w:lvl w:ilvl="0">
      <w:start w:val="5"/>
      <w:numFmt w:val="decimal"/>
      <w:lvlText w:val="%1"/>
      <w:lvlJc w:val="left"/>
      <w:pPr>
        <w:ind w:left="360" w:hanging="360"/>
      </w:pPr>
      <w:rPr>
        <w:rFonts w:hint="default"/>
      </w:rPr>
    </w:lvl>
    <w:lvl w:ilvl="1">
      <w:start w:val="3"/>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22" w15:restartNumberingAfterBreak="0">
    <w:nsid w:val="6B8D45C0"/>
    <w:multiLevelType w:val="singleLevel"/>
    <w:tmpl w:val="49221EBC"/>
    <w:lvl w:ilvl="0">
      <w:start w:val="1"/>
      <w:numFmt w:val="decimal"/>
      <w:lvlText w:val="4.%1"/>
      <w:legacy w:legacy="1" w:legacySpace="0" w:legacyIndent="567"/>
      <w:lvlJc w:val="left"/>
      <w:pPr>
        <w:ind w:left="1134" w:hanging="567"/>
      </w:pPr>
    </w:lvl>
  </w:abstractNum>
  <w:abstractNum w:abstractNumId="23" w15:restartNumberingAfterBreak="0">
    <w:nsid w:val="738A446C"/>
    <w:multiLevelType w:val="multilevel"/>
    <w:tmpl w:val="84F07AD0"/>
    <w:lvl w:ilvl="0">
      <w:start w:val="1"/>
      <w:numFmt w:val="decimal"/>
      <w:lvlText w:val="%1."/>
      <w:lvlJc w:val="left"/>
      <w:pPr>
        <w:ind w:left="1080" w:hanging="720"/>
      </w:pPr>
      <w:rPr>
        <w:rFonts w:ascii="Candara" w:hAnsi="Candara" w:hint="default"/>
        <w:b/>
        <w:bCs/>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270314832">
    <w:abstractNumId w:val="4"/>
  </w:num>
  <w:num w:numId="2" w16cid:durableId="925722013">
    <w:abstractNumId w:val="2"/>
  </w:num>
  <w:num w:numId="3" w16cid:durableId="1437753197">
    <w:abstractNumId w:val="22"/>
  </w:num>
  <w:num w:numId="4" w16cid:durableId="5134658">
    <w:abstractNumId w:val="1"/>
  </w:num>
  <w:num w:numId="5" w16cid:durableId="197013157">
    <w:abstractNumId w:val="21"/>
  </w:num>
  <w:num w:numId="6" w16cid:durableId="1035738549">
    <w:abstractNumId w:val="18"/>
  </w:num>
  <w:num w:numId="7" w16cid:durableId="533494947">
    <w:abstractNumId w:val="9"/>
  </w:num>
  <w:num w:numId="8" w16cid:durableId="1938639024">
    <w:abstractNumId w:val="20"/>
  </w:num>
  <w:num w:numId="9" w16cid:durableId="1762792360">
    <w:abstractNumId w:val="10"/>
  </w:num>
  <w:num w:numId="10" w16cid:durableId="883908067">
    <w:abstractNumId w:val="14"/>
  </w:num>
  <w:num w:numId="11" w16cid:durableId="1984773896">
    <w:abstractNumId w:val="6"/>
  </w:num>
  <w:num w:numId="12" w16cid:durableId="1770815154">
    <w:abstractNumId w:val="3"/>
  </w:num>
  <w:num w:numId="13" w16cid:durableId="2142532611">
    <w:abstractNumId w:val="16"/>
  </w:num>
  <w:num w:numId="14" w16cid:durableId="264311766">
    <w:abstractNumId w:val="15"/>
  </w:num>
  <w:num w:numId="15" w16cid:durableId="231935226">
    <w:abstractNumId w:val="23"/>
  </w:num>
  <w:num w:numId="16" w16cid:durableId="1382941709">
    <w:abstractNumId w:val="0"/>
  </w:num>
  <w:num w:numId="17" w16cid:durableId="373233617">
    <w:abstractNumId w:val="19"/>
  </w:num>
  <w:num w:numId="18" w16cid:durableId="632102805">
    <w:abstractNumId w:val="11"/>
  </w:num>
  <w:num w:numId="19" w16cid:durableId="1450318835">
    <w:abstractNumId w:val="7"/>
  </w:num>
  <w:num w:numId="20" w16cid:durableId="696658756">
    <w:abstractNumId w:val="5"/>
  </w:num>
  <w:num w:numId="21" w16cid:durableId="1356730965">
    <w:abstractNumId w:val="17"/>
  </w:num>
  <w:num w:numId="22" w16cid:durableId="991061436">
    <w:abstractNumId w:val="13"/>
  </w:num>
  <w:num w:numId="23" w16cid:durableId="1631470494">
    <w:abstractNumId w:val="8"/>
  </w:num>
  <w:num w:numId="24" w16cid:durableId="184192032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 Riyami, Azza OLNG-SCC/12">
    <w15:presenceInfo w15:providerId="AD" w15:userId="S::QAZRI0@omanlng.co.om::cf958afe-5249-4de5-90be-4627d3a92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FE"/>
    <w:rsid w:val="00022D90"/>
    <w:rsid w:val="00053EE6"/>
    <w:rsid w:val="000648FA"/>
    <w:rsid w:val="00072727"/>
    <w:rsid w:val="00075D78"/>
    <w:rsid w:val="00082161"/>
    <w:rsid w:val="00090D6B"/>
    <w:rsid w:val="000A14A0"/>
    <w:rsid w:val="000A7367"/>
    <w:rsid w:val="000B27AF"/>
    <w:rsid w:val="000C18C5"/>
    <w:rsid w:val="000C2965"/>
    <w:rsid w:val="000E5221"/>
    <w:rsid w:val="000F1FE3"/>
    <w:rsid w:val="000F5F21"/>
    <w:rsid w:val="000F6A40"/>
    <w:rsid w:val="00104309"/>
    <w:rsid w:val="001120E7"/>
    <w:rsid w:val="00113030"/>
    <w:rsid w:val="001140B7"/>
    <w:rsid w:val="0011437C"/>
    <w:rsid w:val="00117555"/>
    <w:rsid w:val="0013573B"/>
    <w:rsid w:val="00142E40"/>
    <w:rsid w:val="001625F0"/>
    <w:rsid w:val="00170163"/>
    <w:rsid w:val="00171CB2"/>
    <w:rsid w:val="00173E24"/>
    <w:rsid w:val="001753E8"/>
    <w:rsid w:val="00180F39"/>
    <w:rsid w:val="00181769"/>
    <w:rsid w:val="00187EB5"/>
    <w:rsid w:val="001B6172"/>
    <w:rsid w:val="001B6295"/>
    <w:rsid w:val="001C6DB9"/>
    <w:rsid w:val="001C7AE9"/>
    <w:rsid w:val="001F765B"/>
    <w:rsid w:val="00205DC5"/>
    <w:rsid w:val="00214EF8"/>
    <w:rsid w:val="00242714"/>
    <w:rsid w:val="00271331"/>
    <w:rsid w:val="002723DA"/>
    <w:rsid w:val="00274BBC"/>
    <w:rsid w:val="00282FD2"/>
    <w:rsid w:val="0029045E"/>
    <w:rsid w:val="0029138F"/>
    <w:rsid w:val="002A7A76"/>
    <w:rsid w:val="002B56D6"/>
    <w:rsid w:val="002C1703"/>
    <w:rsid w:val="002C3181"/>
    <w:rsid w:val="002E7933"/>
    <w:rsid w:val="002F618D"/>
    <w:rsid w:val="00304FB8"/>
    <w:rsid w:val="003219D4"/>
    <w:rsid w:val="00335881"/>
    <w:rsid w:val="0033728C"/>
    <w:rsid w:val="0035056B"/>
    <w:rsid w:val="0035233B"/>
    <w:rsid w:val="00360695"/>
    <w:rsid w:val="003939CA"/>
    <w:rsid w:val="003A5FCC"/>
    <w:rsid w:val="003D421F"/>
    <w:rsid w:val="003E2149"/>
    <w:rsid w:val="003F7149"/>
    <w:rsid w:val="004127AA"/>
    <w:rsid w:val="00423DA0"/>
    <w:rsid w:val="0043553F"/>
    <w:rsid w:val="00440CB4"/>
    <w:rsid w:val="00451404"/>
    <w:rsid w:val="004679AC"/>
    <w:rsid w:val="00472F58"/>
    <w:rsid w:val="00481318"/>
    <w:rsid w:val="0048413A"/>
    <w:rsid w:val="0048518C"/>
    <w:rsid w:val="00485E1D"/>
    <w:rsid w:val="004C0989"/>
    <w:rsid w:val="004D4E85"/>
    <w:rsid w:val="004E138B"/>
    <w:rsid w:val="004F1A2D"/>
    <w:rsid w:val="00500B75"/>
    <w:rsid w:val="0050201D"/>
    <w:rsid w:val="005236FA"/>
    <w:rsid w:val="0052412E"/>
    <w:rsid w:val="00527EA0"/>
    <w:rsid w:val="00560009"/>
    <w:rsid w:val="0057429E"/>
    <w:rsid w:val="00594391"/>
    <w:rsid w:val="005A663D"/>
    <w:rsid w:val="005B3932"/>
    <w:rsid w:val="005B55BA"/>
    <w:rsid w:val="005C37EC"/>
    <w:rsid w:val="005C527D"/>
    <w:rsid w:val="005E03E9"/>
    <w:rsid w:val="005E4349"/>
    <w:rsid w:val="005F39FE"/>
    <w:rsid w:val="005F659A"/>
    <w:rsid w:val="00606EEB"/>
    <w:rsid w:val="006335C3"/>
    <w:rsid w:val="006379BE"/>
    <w:rsid w:val="0065299B"/>
    <w:rsid w:val="00653994"/>
    <w:rsid w:val="00687240"/>
    <w:rsid w:val="006954D4"/>
    <w:rsid w:val="00696F76"/>
    <w:rsid w:val="006A431A"/>
    <w:rsid w:val="006D5ADE"/>
    <w:rsid w:val="00703512"/>
    <w:rsid w:val="00724F95"/>
    <w:rsid w:val="007504F6"/>
    <w:rsid w:val="00790906"/>
    <w:rsid w:val="00794E29"/>
    <w:rsid w:val="007B5E87"/>
    <w:rsid w:val="007C35C1"/>
    <w:rsid w:val="007F6B7A"/>
    <w:rsid w:val="008079D2"/>
    <w:rsid w:val="00811284"/>
    <w:rsid w:val="00823D2F"/>
    <w:rsid w:val="00824FF9"/>
    <w:rsid w:val="0083376D"/>
    <w:rsid w:val="00842CF9"/>
    <w:rsid w:val="00854205"/>
    <w:rsid w:val="00867867"/>
    <w:rsid w:val="008A0878"/>
    <w:rsid w:val="008A5542"/>
    <w:rsid w:val="008C5333"/>
    <w:rsid w:val="008D4F50"/>
    <w:rsid w:val="008D6ACE"/>
    <w:rsid w:val="008E34CA"/>
    <w:rsid w:val="008E52C3"/>
    <w:rsid w:val="008F59C5"/>
    <w:rsid w:val="009045D9"/>
    <w:rsid w:val="00904708"/>
    <w:rsid w:val="00912338"/>
    <w:rsid w:val="00922198"/>
    <w:rsid w:val="00925819"/>
    <w:rsid w:val="00934D60"/>
    <w:rsid w:val="00947E4E"/>
    <w:rsid w:val="009534C0"/>
    <w:rsid w:val="00997471"/>
    <w:rsid w:val="009A0A5B"/>
    <w:rsid w:val="009A4688"/>
    <w:rsid w:val="009C0E55"/>
    <w:rsid w:val="009C3A83"/>
    <w:rsid w:val="009D5BBD"/>
    <w:rsid w:val="00A00E09"/>
    <w:rsid w:val="00A05C6A"/>
    <w:rsid w:val="00A11432"/>
    <w:rsid w:val="00A1425A"/>
    <w:rsid w:val="00A2477F"/>
    <w:rsid w:val="00A430AD"/>
    <w:rsid w:val="00A438EE"/>
    <w:rsid w:val="00A83A36"/>
    <w:rsid w:val="00AD6669"/>
    <w:rsid w:val="00AD754A"/>
    <w:rsid w:val="00AE39DD"/>
    <w:rsid w:val="00AE3EA8"/>
    <w:rsid w:val="00AE4075"/>
    <w:rsid w:val="00AF6553"/>
    <w:rsid w:val="00AF67AF"/>
    <w:rsid w:val="00B041C0"/>
    <w:rsid w:val="00B067F6"/>
    <w:rsid w:val="00B16A60"/>
    <w:rsid w:val="00B20670"/>
    <w:rsid w:val="00B241C5"/>
    <w:rsid w:val="00B26CA9"/>
    <w:rsid w:val="00B36A5C"/>
    <w:rsid w:val="00B71B8B"/>
    <w:rsid w:val="00B721B9"/>
    <w:rsid w:val="00B76FD2"/>
    <w:rsid w:val="00B77FDC"/>
    <w:rsid w:val="00B80D69"/>
    <w:rsid w:val="00B81A2C"/>
    <w:rsid w:val="00B94985"/>
    <w:rsid w:val="00BA578B"/>
    <w:rsid w:val="00BA6847"/>
    <w:rsid w:val="00BB141B"/>
    <w:rsid w:val="00BC4FED"/>
    <w:rsid w:val="00BC5530"/>
    <w:rsid w:val="00BC7253"/>
    <w:rsid w:val="00BC72A9"/>
    <w:rsid w:val="00BD5EA7"/>
    <w:rsid w:val="00BF3496"/>
    <w:rsid w:val="00BF519C"/>
    <w:rsid w:val="00C046F5"/>
    <w:rsid w:val="00C075C2"/>
    <w:rsid w:val="00C4361A"/>
    <w:rsid w:val="00C453B3"/>
    <w:rsid w:val="00C517ED"/>
    <w:rsid w:val="00C66CBE"/>
    <w:rsid w:val="00C74D14"/>
    <w:rsid w:val="00C9757B"/>
    <w:rsid w:val="00CA72D3"/>
    <w:rsid w:val="00CB34B6"/>
    <w:rsid w:val="00CC2F3D"/>
    <w:rsid w:val="00CE6C4D"/>
    <w:rsid w:val="00CF56C0"/>
    <w:rsid w:val="00D01D32"/>
    <w:rsid w:val="00D10A1D"/>
    <w:rsid w:val="00D25EDD"/>
    <w:rsid w:val="00D33A6D"/>
    <w:rsid w:val="00D417E8"/>
    <w:rsid w:val="00D438EC"/>
    <w:rsid w:val="00D44BB6"/>
    <w:rsid w:val="00D77385"/>
    <w:rsid w:val="00D86507"/>
    <w:rsid w:val="00DB10FB"/>
    <w:rsid w:val="00DC50B1"/>
    <w:rsid w:val="00DC7E76"/>
    <w:rsid w:val="00DE19C4"/>
    <w:rsid w:val="00E37CB3"/>
    <w:rsid w:val="00E628A1"/>
    <w:rsid w:val="00E66F1F"/>
    <w:rsid w:val="00E74061"/>
    <w:rsid w:val="00E75706"/>
    <w:rsid w:val="00E76664"/>
    <w:rsid w:val="00EA60E4"/>
    <w:rsid w:val="00EB5F44"/>
    <w:rsid w:val="00EC729C"/>
    <w:rsid w:val="00F00C2C"/>
    <w:rsid w:val="00F063DA"/>
    <w:rsid w:val="00F07A75"/>
    <w:rsid w:val="00F46593"/>
    <w:rsid w:val="00F7288D"/>
    <w:rsid w:val="00F76A4C"/>
    <w:rsid w:val="00F76C11"/>
    <w:rsid w:val="00F85B77"/>
    <w:rsid w:val="00F90135"/>
    <w:rsid w:val="00FA3A52"/>
    <w:rsid w:val="00FC3D5D"/>
    <w:rsid w:val="00FD3A5A"/>
    <w:rsid w:val="00FE7B36"/>
    <w:rsid w:val="00FF7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DE885"/>
  <w15:chartTrackingRefBased/>
  <w15:docId w15:val="{92E926B3-A7EA-4337-8273-CF09A419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4A"/>
    <w:pPr>
      <w:spacing w:after="0" w:line="240" w:lineRule="auto"/>
    </w:pPr>
    <w:rPr>
      <w:rFonts w:ascii="Times New Roman" w:eastAsia="Times New Roman" w:hAnsi="Times New Roman" w:cs="Times New Roman"/>
      <w:szCs w:val="20"/>
      <w:lang w:val="en-GB"/>
    </w:rPr>
  </w:style>
  <w:style w:type="paragraph" w:styleId="Heading1">
    <w:name w:val="heading 1"/>
    <w:basedOn w:val="Normal"/>
    <w:next w:val="Normal"/>
    <w:link w:val="Heading1Char"/>
    <w:qFormat/>
    <w:rsid w:val="005F39FE"/>
    <w:pPr>
      <w:keepNext/>
      <w:jc w:val="center"/>
      <w:outlineLvl w:val="0"/>
    </w:pPr>
    <w:rPr>
      <w:b/>
      <w:bCs/>
      <w:sz w:val="28"/>
      <w:szCs w:val="28"/>
    </w:rPr>
  </w:style>
  <w:style w:type="paragraph" w:styleId="Heading2">
    <w:name w:val="heading 2"/>
    <w:basedOn w:val="Normal"/>
    <w:next w:val="Normal"/>
    <w:link w:val="Heading2Char"/>
    <w:qFormat/>
    <w:rsid w:val="005F39FE"/>
    <w:pPr>
      <w:keepNext/>
      <w:ind w:left="720" w:hanging="720"/>
      <w:jc w:val="center"/>
      <w:outlineLvl w:val="1"/>
    </w:pPr>
    <w:rPr>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39FE"/>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rsid w:val="005F39FE"/>
    <w:rPr>
      <w:rFonts w:ascii="Times New Roman" w:eastAsia="Times New Roman" w:hAnsi="Times New Roman" w:cs="Times New Roman"/>
      <w:b/>
      <w:bCs/>
      <w:sz w:val="32"/>
      <w:szCs w:val="32"/>
      <w:u w:val="single"/>
      <w:lang w:val="en-GB"/>
    </w:rPr>
  </w:style>
  <w:style w:type="paragraph" w:styleId="Header">
    <w:name w:val="header"/>
    <w:basedOn w:val="Normal"/>
    <w:link w:val="HeaderChar"/>
    <w:rsid w:val="005F39FE"/>
    <w:pPr>
      <w:tabs>
        <w:tab w:val="center" w:pos="4153"/>
        <w:tab w:val="right" w:pos="8306"/>
      </w:tabs>
    </w:pPr>
  </w:style>
  <w:style w:type="character" w:customStyle="1" w:styleId="HeaderChar">
    <w:name w:val="Header Char"/>
    <w:basedOn w:val="DefaultParagraphFont"/>
    <w:link w:val="Header"/>
    <w:rsid w:val="005F39FE"/>
    <w:rPr>
      <w:rFonts w:ascii="Times New Roman" w:eastAsia="Times New Roman" w:hAnsi="Times New Roman" w:cs="Times New Roman"/>
      <w:szCs w:val="20"/>
      <w:lang w:val="en-GB"/>
    </w:rPr>
  </w:style>
  <w:style w:type="paragraph" w:styleId="Footer">
    <w:name w:val="footer"/>
    <w:basedOn w:val="Normal"/>
    <w:link w:val="FooterChar"/>
    <w:rsid w:val="005F39FE"/>
    <w:pPr>
      <w:tabs>
        <w:tab w:val="center" w:pos="4153"/>
        <w:tab w:val="right" w:pos="8306"/>
      </w:tabs>
    </w:pPr>
  </w:style>
  <w:style w:type="character" w:customStyle="1" w:styleId="FooterChar">
    <w:name w:val="Footer Char"/>
    <w:basedOn w:val="DefaultParagraphFont"/>
    <w:link w:val="Footer"/>
    <w:rsid w:val="005F39FE"/>
    <w:rPr>
      <w:rFonts w:ascii="Times New Roman" w:eastAsia="Times New Roman" w:hAnsi="Times New Roman" w:cs="Times New Roman"/>
      <w:szCs w:val="20"/>
      <w:lang w:val="en-GB"/>
    </w:rPr>
  </w:style>
  <w:style w:type="paragraph" w:styleId="BodyTextIndent">
    <w:name w:val="Body Text Indent"/>
    <w:basedOn w:val="Normal"/>
    <w:link w:val="BodyTextIndentChar"/>
    <w:rsid w:val="005F39FE"/>
    <w:pPr>
      <w:ind w:left="567"/>
      <w:jc w:val="both"/>
    </w:pPr>
    <w:rPr>
      <w:sz w:val="24"/>
      <w:szCs w:val="24"/>
    </w:rPr>
  </w:style>
  <w:style w:type="character" w:customStyle="1" w:styleId="BodyTextIndentChar">
    <w:name w:val="Body Text Indent Char"/>
    <w:basedOn w:val="DefaultParagraphFont"/>
    <w:link w:val="BodyTextIndent"/>
    <w:rsid w:val="005F39FE"/>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5F39FE"/>
    <w:pPr>
      <w:ind w:left="567" w:hanging="567"/>
      <w:jc w:val="both"/>
    </w:pPr>
    <w:rPr>
      <w:sz w:val="24"/>
      <w:szCs w:val="24"/>
    </w:rPr>
  </w:style>
  <w:style w:type="character" w:customStyle="1" w:styleId="BodyTextIndent2Char">
    <w:name w:val="Body Text Indent 2 Char"/>
    <w:basedOn w:val="DefaultParagraphFont"/>
    <w:link w:val="BodyTextIndent2"/>
    <w:rsid w:val="005F39FE"/>
    <w:rPr>
      <w:rFonts w:ascii="Times New Roman" w:eastAsia="Times New Roman" w:hAnsi="Times New Roman" w:cs="Times New Roman"/>
      <w:sz w:val="24"/>
      <w:szCs w:val="24"/>
      <w:lang w:val="en-GB"/>
    </w:rPr>
  </w:style>
  <w:style w:type="character" w:styleId="Hyperlink">
    <w:name w:val="Hyperlink"/>
    <w:uiPriority w:val="99"/>
    <w:rsid w:val="005F39FE"/>
    <w:rPr>
      <w:color w:val="0000FF"/>
      <w:u w:val="single"/>
    </w:rPr>
  </w:style>
  <w:style w:type="paragraph" w:styleId="ListParagraph">
    <w:name w:val="List Paragraph"/>
    <w:aliases w:val="YC Bulet,Figure_name,lp1,Use Case List Paragraph Char,List Paragraph1,List Paragraph11,List Paragraph1 Char Char,Bullet List,List - bullets,Equipment,Bullet 1,List Paragraph Char Char,b1,Numbered Indented Text,Ref,List_TIS,List Paragraph2"/>
    <w:basedOn w:val="Normal"/>
    <w:link w:val="ListParagraphChar"/>
    <w:uiPriority w:val="34"/>
    <w:qFormat/>
    <w:rsid w:val="005F39FE"/>
    <w:pPr>
      <w:ind w:left="720"/>
    </w:pPr>
  </w:style>
  <w:style w:type="character" w:styleId="PlaceholderText">
    <w:name w:val="Placeholder Text"/>
    <w:basedOn w:val="DefaultParagraphFont"/>
    <w:uiPriority w:val="99"/>
    <w:semiHidden/>
    <w:rsid w:val="005F39FE"/>
    <w:rPr>
      <w:color w:val="808080"/>
    </w:rPr>
  </w:style>
  <w:style w:type="character" w:customStyle="1" w:styleId="ListParagraphChar">
    <w:name w:val="List Paragraph Char"/>
    <w:aliases w:val="YC Bulet Char,Figure_name Char,lp1 Char,Use Case List Paragraph Char Char,List Paragraph1 Char,List Paragraph11 Char,List Paragraph1 Char Char Char,Bullet List Char,List - bullets Char,Equipment Char,Bullet 1 Char,b1 Char,Ref Char"/>
    <w:link w:val="ListParagraph"/>
    <w:uiPriority w:val="34"/>
    <w:qFormat/>
    <w:locked/>
    <w:rsid w:val="00594391"/>
    <w:rPr>
      <w:rFonts w:ascii="Times New Roman" w:eastAsia="Times New Roman" w:hAnsi="Times New Roman" w:cs="Times New Roman"/>
      <w:szCs w:val="20"/>
      <w:lang w:val="en-GB"/>
    </w:rPr>
  </w:style>
  <w:style w:type="table" w:styleId="TableGrid">
    <w:name w:val="Table Grid"/>
    <w:basedOn w:val="TableNormal"/>
    <w:uiPriority w:val="39"/>
    <w:rsid w:val="0057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Char"/>
    <w:uiPriority w:val="4"/>
    <w:qFormat/>
    <w:rsid w:val="00A05C6A"/>
    <w:pPr>
      <w:ind w:left="450" w:hanging="450"/>
    </w:pPr>
    <w:rPr>
      <w:sz w:val="24"/>
      <w:szCs w:val="24"/>
    </w:rPr>
  </w:style>
  <w:style w:type="paragraph" w:styleId="NormalIndent">
    <w:name w:val="Normal Indent"/>
    <w:aliases w:val="Normal Indent Char,Normal Indent Char1 Char,Normal Indent Char Char Char,Normal Indent Char1 Char Char Char,Normal Indent Char Char Char Char Char,Normal Indent Char2 Char Char Char Char,Normal Indent Char1 Char Char Char1 Char Char"/>
    <w:basedOn w:val="Normal"/>
    <w:link w:val="NormalIndentChar1"/>
    <w:rsid w:val="00A05C6A"/>
    <w:pPr>
      <w:keepLines/>
      <w:spacing w:before="60"/>
      <w:ind w:left="851"/>
      <w:jc w:val="both"/>
    </w:pPr>
    <w:rPr>
      <w:rFonts w:ascii="Tahoma" w:hAnsi="Tahoma" w:cs="Tahoma"/>
    </w:rPr>
  </w:style>
  <w:style w:type="character" w:customStyle="1" w:styleId="NormalIndentChar1">
    <w:name w:val="Normal Indent Char1"/>
    <w:aliases w:val="Normal Indent Char Char,Normal Indent Char1 Char Char,Normal Indent Char Char Char Char,Normal Indent Char1 Char Char Char Char,Normal Indent Char Char Char Char Char Char,Normal Indent Char2 Char Char Char Char Char"/>
    <w:link w:val="NormalIndent"/>
    <w:rsid w:val="00A05C6A"/>
    <w:rPr>
      <w:rFonts w:ascii="Tahoma" w:eastAsia="Times New Roman" w:hAnsi="Tahoma" w:cs="Tahoma"/>
      <w:szCs w:val="20"/>
      <w:lang w:val="en-GB"/>
    </w:rPr>
  </w:style>
  <w:style w:type="character" w:customStyle="1" w:styleId="NormalChar">
    <w:name w:val="Normal Char"/>
    <w:link w:val="Normal1"/>
    <w:uiPriority w:val="4"/>
    <w:rsid w:val="00A05C6A"/>
    <w:rPr>
      <w:rFonts w:ascii="Times New Roman" w:eastAsia="Times New Roman" w:hAnsi="Times New Roman" w:cs="Times New Roman"/>
      <w:sz w:val="24"/>
      <w:szCs w:val="24"/>
      <w:lang w:val="en-GB"/>
    </w:rPr>
  </w:style>
  <w:style w:type="paragraph" w:styleId="CommentText">
    <w:name w:val="annotation text"/>
    <w:basedOn w:val="Normal"/>
    <w:link w:val="CommentTextChar"/>
    <w:rsid w:val="00BA578B"/>
  </w:style>
  <w:style w:type="character" w:customStyle="1" w:styleId="CommentTextChar">
    <w:name w:val="Comment Text Char"/>
    <w:basedOn w:val="DefaultParagraphFont"/>
    <w:link w:val="CommentText"/>
    <w:rsid w:val="00BA578B"/>
    <w:rPr>
      <w:rFonts w:ascii="Times New Roman" w:eastAsia="Times New Roman" w:hAnsi="Times New Roman" w:cs="Times New Roman"/>
      <w:szCs w:val="20"/>
      <w:lang w:val="en-GB"/>
    </w:rPr>
  </w:style>
  <w:style w:type="paragraph" w:styleId="BodyText">
    <w:name w:val="Body Text"/>
    <w:basedOn w:val="Normal"/>
    <w:link w:val="BodyTextChar"/>
    <w:uiPriority w:val="99"/>
    <w:semiHidden/>
    <w:unhideWhenUsed/>
    <w:rsid w:val="00FA3A52"/>
    <w:pPr>
      <w:spacing w:after="120"/>
    </w:pPr>
  </w:style>
  <w:style w:type="character" w:customStyle="1" w:styleId="BodyTextChar">
    <w:name w:val="Body Text Char"/>
    <w:basedOn w:val="DefaultParagraphFont"/>
    <w:link w:val="BodyText"/>
    <w:uiPriority w:val="99"/>
    <w:semiHidden/>
    <w:rsid w:val="00FA3A52"/>
    <w:rPr>
      <w:rFonts w:ascii="Times New Roman" w:eastAsia="Times New Roman" w:hAnsi="Times New Roman" w:cs="Times New Roman"/>
      <w:szCs w:val="20"/>
      <w:lang w:val="en-GB"/>
    </w:rPr>
  </w:style>
  <w:style w:type="character" w:styleId="CommentReference">
    <w:name w:val="annotation reference"/>
    <w:basedOn w:val="DefaultParagraphFont"/>
    <w:semiHidden/>
    <w:unhideWhenUsed/>
    <w:rsid w:val="008A5542"/>
    <w:rPr>
      <w:sz w:val="16"/>
      <w:szCs w:val="16"/>
    </w:rPr>
  </w:style>
  <w:style w:type="paragraph" w:styleId="CommentSubject">
    <w:name w:val="annotation subject"/>
    <w:basedOn w:val="CommentText"/>
    <w:next w:val="CommentText"/>
    <w:link w:val="CommentSubjectChar"/>
    <w:uiPriority w:val="99"/>
    <w:semiHidden/>
    <w:unhideWhenUsed/>
    <w:rsid w:val="008A5542"/>
    <w:rPr>
      <w:b/>
      <w:bCs/>
    </w:rPr>
  </w:style>
  <w:style w:type="character" w:customStyle="1" w:styleId="CommentSubjectChar">
    <w:name w:val="Comment Subject Char"/>
    <w:basedOn w:val="CommentTextChar"/>
    <w:link w:val="CommentSubject"/>
    <w:uiPriority w:val="99"/>
    <w:semiHidden/>
    <w:rsid w:val="008A5542"/>
    <w:rPr>
      <w:rFonts w:ascii="Times New Roman" w:eastAsia="Times New Roman" w:hAnsi="Times New Roman" w:cs="Times New Roman"/>
      <w:b/>
      <w:bCs/>
      <w:szCs w:val="20"/>
      <w:lang w:val="en-GB"/>
    </w:rPr>
  </w:style>
  <w:style w:type="paragraph" w:styleId="Subtitle">
    <w:name w:val="Subtitle"/>
    <w:basedOn w:val="Normal"/>
    <w:link w:val="SubtitleChar"/>
    <w:qFormat/>
    <w:rsid w:val="00CB34B6"/>
    <w:pPr>
      <w:spacing w:before="120" w:after="60"/>
      <w:jc w:val="center"/>
      <w:outlineLvl w:val="1"/>
    </w:pPr>
    <w:rPr>
      <w:rFonts w:ascii="Tahoma" w:hAnsi="Tahoma" w:cs="Tahoma"/>
      <w:smallCaps/>
      <w:sz w:val="28"/>
      <w:szCs w:val="24"/>
    </w:rPr>
  </w:style>
  <w:style w:type="character" w:customStyle="1" w:styleId="SubtitleChar">
    <w:name w:val="Subtitle Char"/>
    <w:basedOn w:val="DefaultParagraphFont"/>
    <w:link w:val="Subtitle"/>
    <w:rsid w:val="00CB34B6"/>
    <w:rPr>
      <w:rFonts w:ascii="Tahoma" w:eastAsia="Times New Roman" w:hAnsi="Tahoma" w:cs="Tahoma"/>
      <w:smallCaps/>
      <w:sz w:val="28"/>
      <w:szCs w:val="24"/>
      <w:lang w:val="en-GB"/>
    </w:rPr>
  </w:style>
  <w:style w:type="paragraph" w:styleId="Title">
    <w:name w:val="Title"/>
    <w:basedOn w:val="Normal"/>
    <w:link w:val="TitleChar"/>
    <w:uiPriority w:val="99"/>
    <w:qFormat/>
    <w:rsid w:val="00CB34B6"/>
    <w:pPr>
      <w:spacing w:before="120" w:after="120"/>
      <w:jc w:val="center"/>
    </w:pPr>
    <w:rPr>
      <w:rFonts w:ascii="Tahoma" w:hAnsi="Tahoma" w:cs="Tahoma"/>
      <w:b/>
      <w:bCs/>
      <w:smallCaps/>
      <w:sz w:val="32"/>
      <w:szCs w:val="32"/>
      <w:u w:val="single"/>
    </w:rPr>
  </w:style>
  <w:style w:type="character" w:customStyle="1" w:styleId="TitleChar">
    <w:name w:val="Title Char"/>
    <w:basedOn w:val="DefaultParagraphFont"/>
    <w:link w:val="Title"/>
    <w:uiPriority w:val="99"/>
    <w:rsid w:val="00CB34B6"/>
    <w:rPr>
      <w:rFonts w:ascii="Tahoma" w:eastAsia="Times New Roman" w:hAnsi="Tahoma" w:cs="Tahoma"/>
      <w:b/>
      <w:bCs/>
      <w:smallCaps/>
      <w:sz w:val="32"/>
      <w:szCs w:val="32"/>
      <w:u w:val="single"/>
      <w:lang w:val="en-GB"/>
    </w:rPr>
  </w:style>
  <w:style w:type="paragraph" w:styleId="Revision">
    <w:name w:val="Revision"/>
    <w:hidden/>
    <w:uiPriority w:val="99"/>
    <w:semiHidden/>
    <w:rsid w:val="000F5F21"/>
    <w:pPr>
      <w:spacing w:after="0" w:line="240" w:lineRule="auto"/>
    </w:pPr>
    <w:rPr>
      <w:rFonts w:ascii="Times New Roman" w:eastAsia="Times New Roman" w:hAnsi="Times New Roman" w:cs="Times New Roman"/>
      <w:szCs w:val="20"/>
      <w:lang w:val="en-GB"/>
    </w:rPr>
  </w:style>
  <w:style w:type="paragraph" w:styleId="TOCHeading">
    <w:name w:val="TOC Heading"/>
    <w:basedOn w:val="Heading1"/>
    <w:next w:val="Normal"/>
    <w:uiPriority w:val="39"/>
    <w:unhideWhenUsed/>
    <w:qFormat/>
    <w:rsid w:val="001753E8"/>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1753E8"/>
    <w:pPr>
      <w:spacing w:after="100"/>
      <w:ind w:left="200"/>
    </w:pPr>
  </w:style>
  <w:style w:type="paragraph" w:styleId="TOC1">
    <w:name w:val="toc 1"/>
    <w:basedOn w:val="Normal"/>
    <w:next w:val="Normal"/>
    <w:autoRedefine/>
    <w:uiPriority w:val="39"/>
    <w:unhideWhenUsed/>
    <w:rsid w:val="00B241C5"/>
    <w:pPr>
      <w:spacing w:after="100" w:line="259" w:lineRule="auto"/>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B241C5"/>
    <w:pPr>
      <w:spacing w:after="100" w:line="259" w:lineRule="auto"/>
      <w:ind w:left="440"/>
    </w:pPr>
    <w:rPr>
      <w:rFonts w:asciiTheme="minorHAnsi" w:eastAsiaTheme="minorEastAsia" w:hAnsi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74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microsoft.com/office/2016/09/relationships/commentsIds" Target="commentsIds.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B82F7CFE17405499D58B18570D42AE"/>
        <w:category>
          <w:name w:val="General"/>
          <w:gallery w:val="placeholder"/>
        </w:category>
        <w:types>
          <w:type w:val="bbPlcHdr"/>
        </w:types>
        <w:behaviors>
          <w:behavior w:val="content"/>
        </w:behaviors>
        <w:guid w:val="{15510784-EE6F-4A45-A115-2F7FB9A3CFCB}"/>
      </w:docPartPr>
      <w:docPartBody>
        <w:p w:rsidR="00823E53" w:rsidRDefault="00C71F4F">
          <w:r w:rsidRPr="004340DD">
            <w:rPr>
              <w:rStyle w:val="PlaceholderText"/>
            </w:rPr>
            <w:t>[Title]</w:t>
          </w:r>
        </w:p>
      </w:docPartBody>
    </w:docPart>
    <w:docPart>
      <w:docPartPr>
        <w:name w:val="E1056E6022B543C6BE0641F31A112F3B"/>
        <w:category>
          <w:name w:val="General"/>
          <w:gallery w:val="placeholder"/>
        </w:category>
        <w:types>
          <w:type w:val="bbPlcHdr"/>
        </w:types>
        <w:behaviors>
          <w:behavior w:val="content"/>
        </w:behaviors>
        <w:guid w:val="{60227D7A-477F-4233-BE79-B2A63997F273}"/>
      </w:docPartPr>
      <w:docPartBody>
        <w:p w:rsidR="00823E53" w:rsidRDefault="00C71F4F">
          <w:r w:rsidRPr="004340DD">
            <w:rPr>
              <w:rStyle w:val="PlaceholderText"/>
            </w:rPr>
            <w:t>[Title]</w:t>
          </w:r>
        </w:p>
      </w:docPartBody>
    </w:docPart>
    <w:docPart>
      <w:docPartPr>
        <w:name w:val="927ECA11EE0A45588D34EEE57C22B915"/>
        <w:category>
          <w:name w:val="General"/>
          <w:gallery w:val="placeholder"/>
        </w:category>
        <w:types>
          <w:type w:val="bbPlcHdr"/>
        </w:types>
        <w:behaviors>
          <w:behavior w:val="content"/>
        </w:behaviors>
        <w:guid w:val="{300EFE54-2A5B-494F-88D5-C88D0426D8CE}"/>
      </w:docPartPr>
      <w:docPartBody>
        <w:p w:rsidR="00823E53" w:rsidRDefault="00C71F4F">
          <w:r w:rsidRPr="004340DD">
            <w:rPr>
              <w:rStyle w:val="PlaceholderText"/>
            </w:rPr>
            <w:t>[Subject]</w:t>
          </w:r>
        </w:p>
      </w:docPartBody>
    </w:docPart>
    <w:docPart>
      <w:docPartPr>
        <w:name w:val="0C36053E5D774BEAB3D7AE79F27C28DB"/>
        <w:category>
          <w:name w:val="General"/>
          <w:gallery w:val="placeholder"/>
        </w:category>
        <w:types>
          <w:type w:val="bbPlcHdr"/>
        </w:types>
        <w:behaviors>
          <w:behavior w:val="content"/>
        </w:behaviors>
        <w:guid w:val="{FF16E269-08AB-4B22-9042-0FAAA1D5D804}"/>
      </w:docPartPr>
      <w:docPartBody>
        <w:p w:rsidR="00823E53" w:rsidRDefault="00C71F4F">
          <w:r w:rsidRPr="004340DD">
            <w:rPr>
              <w:rStyle w:val="PlaceholderText"/>
            </w:rPr>
            <w:t>[Subject]</w:t>
          </w:r>
        </w:p>
      </w:docPartBody>
    </w:docPart>
    <w:docPart>
      <w:docPartPr>
        <w:name w:val="7E2A573B41B846E1974761AA61FCFBDE"/>
        <w:category>
          <w:name w:val="General"/>
          <w:gallery w:val="placeholder"/>
        </w:category>
        <w:types>
          <w:type w:val="bbPlcHdr"/>
        </w:types>
        <w:behaviors>
          <w:behavior w:val="content"/>
        </w:behaviors>
        <w:guid w:val="{30BF5D09-2187-4243-9461-1311F9D725FE}"/>
      </w:docPartPr>
      <w:docPartBody>
        <w:p w:rsidR="00823E53" w:rsidRDefault="00C71F4F" w:rsidP="00C71F4F">
          <w:pPr>
            <w:pStyle w:val="7E2A573B41B846E1974761AA61FCFBDE"/>
          </w:pPr>
          <w:r w:rsidRPr="004340DD">
            <w:rPr>
              <w:rStyle w:val="PlaceholderText"/>
            </w:rPr>
            <w:t>[Subject]</w:t>
          </w:r>
        </w:p>
      </w:docPartBody>
    </w:docPart>
    <w:docPart>
      <w:docPartPr>
        <w:name w:val="169B318A804E4499BF2A996BD78F597E"/>
        <w:category>
          <w:name w:val="General"/>
          <w:gallery w:val="placeholder"/>
        </w:category>
        <w:types>
          <w:type w:val="bbPlcHdr"/>
        </w:types>
        <w:behaviors>
          <w:behavior w:val="content"/>
        </w:behaviors>
        <w:guid w:val="{AAE4A1AA-D994-4982-8BD2-74CC367546F0}"/>
      </w:docPartPr>
      <w:docPartBody>
        <w:p w:rsidR="00823E53" w:rsidRDefault="00C71F4F" w:rsidP="00C71F4F">
          <w:pPr>
            <w:pStyle w:val="169B318A804E4499BF2A996BD78F597E"/>
          </w:pPr>
          <w:r w:rsidRPr="004340D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4F"/>
    <w:rsid w:val="002B146B"/>
    <w:rsid w:val="002C1703"/>
    <w:rsid w:val="003219D4"/>
    <w:rsid w:val="00327EC7"/>
    <w:rsid w:val="005252BC"/>
    <w:rsid w:val="00697ADD"/>
    <w:rsid w:val="006E4560"/>
    <w:rsid w:val="00823E53"/>
    <w:rsid w:val="00854205"/>
    <w:rsid w:val="009045D9"/>
    <w:rsid w:val="00B21C0B"/>
    <w:rsid w:val="00BC5530"/>
    <w:rsid w:val="00C71F4F"/>
    <w:rsid w:val="00F901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7EC7"/>
    <w:rPr>
      <w:color w:val="808080"/>
    </w:rPr>
  </w:style>
  <w:style w:type="paragraph" w:customStyle="1" w:styleId="7E2A573B41B846E1974761AA61FCFBDE">
    <w:name w:val="7E2A573B41B846E1974761AA61FCFBDE"/>
    <w:rsid w:val="00C71F4F"/>
  </w:style>
  <w:style w:type="paragraph" w:customStyle="1" w:styleId="169B318A804E4499BF2A996BD78F597E">
    <w:name w:val="169B318A804E4499BF2A996BD78F597E"/>
    <w:rsid w:val="00C71F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A5EDB-E73C-4F50-844D-28A1747B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7</Pages>
  <Words>2313</Words>
  <Characters>12075</Characters>
  <Application>Microsoft Office Word</Application>
  <DocSecurity>0</DocSecurity>
  <Lines>503</Lines>
  <Paragraphs>211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Contract Title</vt:lpstr>
      <vt:lpstr/>
      <vt:lpstr/>
      <vt:lpstr/>
      <vt:lpstr/>
    </vt:vector>
  </TitlesOfParts>
  <Manager>Contract Engineer Name</Manager>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Al Riyami, Azza OLNG-SCC/12</dc:creator>
  <cp:keywords>Contract Engineer Job Title &amp; Ref Ind</cp:keywords>
  <dc:description/>
  <cp:lastModifiedBy>Al Riyami, Azza OLNG-SCC/12</cp:lastModifiedBy>
  <cp:revision>221</cp:revision>
  <dcterms:created xsi:type="dcterms:W3CDTF">2026-03-04T10:34:00Z</dcterms:created>
  <dcterms:modified xsi:type="dcterms:W3CDTF">2026-04-26T09:09:00Z</dcterms:modified>
</cp:coreProperties>
</file>