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F39FE" w:rsidRPr="00B938BB" w14:paraId="17D850A0" w14:textId="77777777" w:rsidTr="00AC27A9">
        <w:trPr>
          <w:cantSplit/>
        </w:trPr>
        <w:tc>
          <w:tcPr>
            <w:tcW w:w="1844" w:type="dxa"/>
          </w:tcPr>
          <w:p w14:paraId="07412DBC" w14:textId="77777777" w:rsidR="005F39FE" w:rsidRPr="00B938BB" w:rsidRDefault="005F39FE" w:rsidP="00AC27A9">
            <w:pPr>
              <w:tabs>
                <w:tab w:val="left" w:pos="3960"/>
                <w:tab w:val="left" w:pos="6300"/>
                <w:tab w:val="left" w:pos="8640"/>
              </w:tabs>
              <w:spacing w:before="240" w:after="120"/>
              <w:jc w:val="center"/>
              <w:rPr>
                <w:rFonts w:ascii="Candara" w:hAnsi="Candara"/>
                <w:b/>
                <w:spacing w:val="-3"/>
                <w:sz w:val="44"/>
                <w:szCs w:val="24"/>
              </w:rPr>
            </w:pPr>
            <w:r w:rsidRPr="00B938BB">
              <w:rPr>
                <w:rFonts w:ascii="Candara" w:hAnsi="Candara"/>
              </w:rPr>
              <w:br w:type="page"/>
            </w:r>
            <w:r w:rsidRPr="00B938BB">
              <w:rPr>
                <w:rFonts w:ascii="Candara" w:hAnsi="Candara"/>
                <w:b/>
                <w:spacing w:val="-3"/>
                <w:szCs w:val="24"/>
              </w:rPr>
              <w:object w:dxaOrig="1576" w:dyaOrig="1606" w14:anchorId="2EC28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55pt;height:79.5pt" o:ole="" fillcolor="window">
                  <v:imagedata r:id="rId8" o:title=""/>
                </v:shape>
                <o:OLEObject Type="Embed" ProgID="Word.Picture.8" ShapeID="_x0000_i1025" DrawAspect="Content" ObjectID="_1838710022" r:id="rId9"/>
              </w:object>
            </w:r>
          </w:p>
        </w:tc>
        <w:tc>
          <w:tcPr>
            <w:tcW w:w="6803" w:type="dxa"/>
          </w:tcPr>
          <w:p w14:paraId="6A8444E9"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spacing w:val="-3"/>
                <w:sz w:val="52"/>
                <w:szCs w:val="24"/>
              </w:rPr>
            </w:pPr>
            <w:r w:rsidRPr="00B938BB">
              <w:rPr>
                <w:rFonts w:ascii="Candara" w:hAnsi="Candara"/>
                <w:spacing w:val="-3"/>
                <w:szCs w:val="24"/>
              </w:rPr>
              <w:object w:dxaOrig="8640" w:dyaOrig="996" w14:anchorId="7820393F">
                <v:shape id="_x0000_i1026" type="#_x0000_t75" style="width:255.25pt;height:40.2pt" o:ole="" fillcolor="window">
                  <v:imagedata r:id="rId10" o:title=""/>
                </v:shape>
                <o:OLEObject Type="Embed" ProgID="Word.Picture.8" ShapeID="_x0000_i1026" DrawAspect="Content" ObjectID="_1838710023" r:id="rId11"/>
              </w:object>
            </w:r>
          </w:p>
          <w:p w14:paraId="6F5480A6" w14:textId="77777777" w:rsidR="005F39FE" w:rsidRPr="00B938BB" w:rsidRDefault="005F39FE" w:rsidP="00AC27A9">
            <w:pPr>
              <w:tabs>
                <w:tab w:val="left" w:pos="3960"/>
                <w:tab w:val="left" w:pos="6300"/>
                <w:tab w:val="left" w:pos="8460"/>
                <w:tab w:val="left" w:pos="8640"/>
              </w:tabs>
              <w:spacing w:before="240"/>
              <w:ind w:right="-6"/>
              <w:jc w:val="center"/>
              <w:rPr>
                <w:rFonts w:ascii="Candara" w:hAnsi="Candara"/>
                <w:b/>
                <w:spacing w:val="-3"/>
                <w:sz w:val="52"/>
                <w:szCs w:val="24"/>
              </w:rPr>
            </w:pPr>
            <w:r w:rsidRPr="00B938BB">
              <w:rPr>
                <w:rFonts w:ascii="Candara" w:hAnsi="Candara"/>
                <w:b/>
                <w:spacing w:val="-3"/>
                <w:sz w:val="52"/>
                <w:szCs w:val="24"/>
              </w:rPr>
              <w:t xml:space="preserve">Oman LNG LLC </w:t>
            </w:r>
            <w:proofErr w:type="spellStart"/>
            <w:r w:rsidRPr="00B938BB">
              <w:rPr>
                <w:rFonts w:ascii="Candara" w:hAnsi="Candara"/>
                <w:b/>
                <w:spacing w:val="-3"/>
                <w:sz w:val="52"/>
                <w:szCs w:val="24"/>
              </w:rPr>
              <w:t>Qalhat</w:t>
            </w:r>
            <w:proofErr w:type="spellEnd"/>
          </w:p>
        </w:tc>
      </w:tr>
    </w:tbl>
    <w:p w14:paraId="6099C864" w14:textId="77777777" w:rsidR="005F39FE" w:rsidRPr="00B938BB" w:rsidRDefault="005F39FE" w:rsidP="005F39FE">
      <w:pPr>
        <w:jc w:val="center"/>
        <w:rPr>
          <w:rFonts w:ascii="Candara" w:hAnsi="Candara"/>
          <w:b/>
          <w:spacing w:val="-3"/>
          <w:sz w:val="24"/>
          <w:szCs w:val="24"/>
        </w:rPr>
      </w:pPr>
    </w:p>
    <w:p w14:paraId="06A97C00" w14:textId="77777777" w:rsidR="005F39FE" w:rsidRPr="00B938BB" w:rsidRDefault="005F39FE" w:rsidP="005F39FE">
      <w:pPr>
        <w:jc w:val="center"/>
        <w:rPr>
          <w:rFonts w:ascii="Candara" w:hAnsi="Candara"/>
          <w:b/>
          <w:spacing w:val="-3"/>
          <w:sz w:val="24"/>
          <w:szCs w:val="24"/>
        </w:rPr>
      </w:pPr>
    </w:p>
    <w:p w14:paraId="2F06AD0B" w14:textId="77777777" w:rsidR="005F39FE" w:rsidRPr="00B938BB" w:rsidRDefault="005F39FE" w:rsidP="005F39FE">
      <w:pPr>
        <w:jc w:val="center"/>
        <w:rPr>
          <w:rFonts w:ascii="Candara" w:hAnsi="Candara"/>
          <w:b/>
          <w:color w:val="0000FF"/>
          <w:spacing w:val="-3"/>
          <w:sz w:val="44"/>
          <w:szCs w:val="24"/>
        </w:rPr>
      </w:pPr>
    </w:p>
    <w:p w14:paraId="2E295CCF" w14:textId="77777777" w:rsidR="005F39FE" w:rsidRPr="00B938BB" w:rsidRDefault="005F39FE" w:rsidP="005F39FE">
      <w:pPr>
        <w:rPr>
          <w:rFonts w:ascii="Candara" w:hAnsi="Candara"/>
          <w:sz w:val="40"/>
        </w:rPr>
      </w:pPr>
    </w:p>
    <w:p w14:paraId="02081F1E" w14:textId="5F3BB0E4" w:rsidR="005F39FE" w:rsidRPr="00B938BB" w:rsidRDefault="005F39FE" w:rsidP="005F39FE">
      <w:pPr>
        <w:jc w:val="center"/>
        <w:rPr>
          <w:rFonts w:ascii="Candara" w:hAnsi="Candara"/>
          <w:b/>
          <w:sz w:val="40"/>
          <w:szCs w:val="40"/>
          <w:u w:val="single"/>
        </w:rPr>
      </w:pPr>
    </w:p>
    <w:p w14:paraId="0FFE0109" w14:textId="77777777" w:rsidR="005F39FE" w:rsidRPr="00B938BB" w:rsidRDefault="005F39FE" w:rsidP="005F39FE">
      <w:pPr>
        <w:rPr>
          <w:rFonts w:ascii="Candara" w:hAnsi="Candara"/>
          <w:b/>
          <w:sz w:val="40"/>
          <w:szCs w:val="40"/>
          <w:u w:val="single"/>
        </w:rPr>
      </w:pPr>
    </w:p>
    <w:sdt>
      <w:sdtPr>
        <w:rPr>
          <w:rFonts w:ascii="Candara" w:hAnsi="Candara"/>
          <w:b/>
          <w:bCs/>
          <w:smallCaps/>
          <w:color w:val="008000"/>
          <w:sz w:val="56"/>
          <w:szCs w:val="56"/>
          <w:highlight w:val="yellow"/>
        </w:rPr>
        <w:alias w:val="Title"/>
        <w:tag w:val=""/>
        <w:id w:val="-914163756"/>
        <w:placeholder>
          <w:docPart w:val="C3B82F7CFE17405499D58B18570D42AE"/>
        </w:placeholder>
        <w:dataBinding w:prefixMappings="xmlns:ns0='http://purl.org/dc/elements/1.1/' xmlns:ns1='http://schemas.openxmlformats.org/package/2006/metadata/core-properties' " w:xpath="/ns1:coreProperties[1]/ns0:title[1]" w:storeItemID="{6C3C8BC8-F283-45AE-878A-BAB7291924A1}"/>
        <w:text/>
      </w:sdtPr>
      <w:sdtEndPr/>
      <w:sdtContent>
        <w:p w14:paraId="32F618FC" w14:textId="4BB62B7C" w:rsidR="005F39FE" w:rsidRPr="00B938BB" w:rsidRDefault="005F39FE" w:rsidP="005F39FE">
          <w:pPr>
            <w:jc w:val="center"/>
            <w:rPr>
              <w:rFonts w:ascii="Candara" w:hAnsi="Candara"/>
              <w:b/>
              <w:bCs/>
              <w:smallCaps/>
              <w:color w:val="008000"/>
              <w:sz w:val="56"/>
              <w:szCs w:val="56"/>
              <w:highlight w:val="yellow"/>
            </w:rPr>
          </w:pPr>
          <w:r w:rsidRPr="00B938BB">
            <w:rPr>
              <w:rFonts w:ascii="Candara" w:hAnsi="Candara"/>
              <w:b/>
              <w:bCs/>
              <w:smallCaps/>
              <w:color w:val="008000"/>
              <w:sz w:val="56"/>
              <w:szCs w:val="56"/>
              <w:highlight w:val="yellow"/>
            </w:rPr>
            <w:t>Contract Title</w:t>
          </w:r>
        </w:p>
      </w:sdtContent>
    </w:sdt>
    <w:p w14:paraId="1ADCCB3E" w14:textId="77777777" w:rsidR="005F39FE" w:rsidRPr="00B938BB" w:rsidRDefault="005F39FE" w:rsidP="005F39FE">
      <w:pPr>
        <w:jc w:val="center"/>
        <w:rPr>
          <w:rFonts w:ascii="Candara" w:hAnsi="Candara"/>
          <w:b/>
          <w:sz w:val="40"/>
          <w:szCs w:val="40"/>
          <w:u w:val="single"/>
        </w:rPr>
      </w:pPr>
    </w:p>
    <w:p w14:paraId="45F0F3FA" w14:textId="77777777" w:rsidR="005F39FE" w:rsidRPr="00B938BB" w:rsidRDefault="005F39FE" w:rsidP="005F39FE">
      <w:pPr>
        <w:jc w:val="center"/>
        <w:rPr>
          <w:rFonts w:ascii="Candara" w:hAnsi="Candara"/>
          <w:b/>
          <w:sz w:val="40"/>
          <w:szCs w:val="40"/>
          <w:u w:val="single"/>
        </w:rPr>
      </w:pPr>
    </w:p>
    <w:p w14:paraId="0CCAE83A" w14:textId="77777777" w:rsidR="005F39FE" w:rsidRPr="00B938BB" w:rsidRDefault="005F39FE" w:rsidP="005F39FE">
      <w:pPr>
        <w:jc w:val="center"/>
        <w:rPr>
          <w:rFonts w:ascii="Candara" w:hAnsi="Candara"/>
          <w:b/>
          <w:sz w:val="40"/>
          <w:szCs w:val="40"/>
          <w:u w:val="single"/>
        </w:rPr>
      </w:pPr>
    </w:p>
    <w:p w14:paraId="7CC05435" w14:textId="37DA7FBF" w:rsidR="000533D2" w:rsidRPr="00B938BB" w:rsidRDefault="000533D2" w:rsidP="000533D2">
      <w:pPr>
        <w:jc w:val="center"/>
        <w:rPr>
          <w:rFonts w:ascii="Candara" w:hAnsi="Candara"/>
          <w:b/>
          <w:sz w:val="44"/>
          <w:szCs w:val="44"/>
          <w:u w:val="single"/>
        </w:rPr>
      </w:pPr>
      <w:r w:rsidRPr="00B938BB">
        <w:rPr>
          <w:rFonts w:ascii="Candara" w:hAnsi="Candara"/>
          <w:b/>
          <w:sz w:val="44"/>
          <w:szCs w:val="44"/>
          <w:u w:val="single"/>
        </w:rPr>
        <w:t xml:space="preserve">SECTION </w:t>
      </w:r>
      <w:r w:rsidR="000E78D4">
        <w:rPr>
          <w:rFonts w:ascii="Candara" w:hAnsi="Candara"/>
          <w:b/>
          <w:sz w:val="44"/>
          <w:szCs w:val="44"/>
          <w:u w:val="single"/>
        </w:rPr>
        <w:t>J</w:t>
      </w:r>
    </w:p>
    <w:p w14:paraId="7991C286" w14:textId="6736290A" w:rsidR="005F39FE" w:rsidRPr="00B938BB" w:rsidRDefault="000E78D4" w:rsidP="000533D2">
      <w:pPr>
        <w:jc w:val="center"/>
        <w:rPr>
          <w:rFonts w:ascii="Candara" w:hAnsi="Candara"/>
          <w:b/>
          <w:color w:val="0000FF"/>
          <w:sz w:val="40"/>
        </w:rPr>
      </w:pPr>
      <w:r>
        <w:rPr>
          <w:rFonts w:ascii="Candara" w:hAnsi="Candara"/>
          <w:b/>
          <w:sz w:val="44"/>
          <w:szCs w:val="44"/>
          <w:u w:val="single"/>
        </w:rPr>
        <w:t>JSRS REQUIREMENTS</w:t>
      </w:r>
    </w:p>
    <w:p w14:paraId="67E085F7" w14:textId="77777777" w:rsidR="005F39FE" w:rsidRPr="00B938BB" w:rsidRDefault="005F39FE" w:rsidP="005F39FE">
      <w:pPr>
        <w:rPr>
          <w:rFonts w:ascii="Candara" w:hAnsi="Candara"/>
          <w:b/>
          <w:color w:val="0000FF"/>
          <w:sz w:val="40"/>
        </w:rPr>
      </w:pPr>
    </w:p>
    <w:p w14:paraId="2B80352A" w14:textId="77777777" w:rsidR="005F39FE" w:rsidRPr="00B938BB" w:rsidRDefault="005F39FE" w:rsidP="005F39FE">
      <w:pPr>
        <w:rPr>
          <w:rFonts w:ascii="Candara" w:hAnsi="Candara"/>
          <w:b/>
          <w:color w:val="0000FF"/>
          <w:sz w:val="40"/>
        </w:rPr>
      </w:pPr>
    </w:p>
    <w:p w14:paraId="30A1C65F" w14:textId="77777777" w:rsidR="005F39FE" w:rsidRPr="00B938BB" w:rsidRDefault="005F39FE" w:rsidP="005F39FE">
      <w:pPr>
        <w:rPr>
          <w:rFonts w:ascii="Candara" w:hAnsi="Candara"/>
          <w:b/>
          <w:color w:val="0000FF"/>
          <w:sz w:val="40"/>
        </w:rPr>
      </w:pPr>
    </w:p>
    <w:p w14:paraId="4943FA3C" w14:textId="77777777" w:rsidR="005F39FE" w:rsidRPr="00B938BB" w:rsidRDefault="005F39FE" w:rsidP="005F39FE">
      <w:pPr>
        <w:jc w:val="center"/>
        <w:rPr>
          <w:rFonts w:ascii="Candara" w:hAnsi="Candara"/>
          <w:b/>
          <w:color w:val="0000FF"/>
          <w:sz w:val="40"/>
        </w:rPr>
      </w:pPr>
    </w:p>
    <w:p w14:paraId="4FE3B3D3" w14:textId="77777777" w:rsidR="005F39FE" w:rsidRPr="00B938BB" w:rsidRDefault="005F39FE" w:rsidP="005F39FE">
      <w:pPr>
        <w:rPr>
          <w:rFonts w:ascii="Candara" w:hAnsi="Candara"/>
          <w:b/>
          <w:color w:val="0000FF"/>
          <w:sz w:val="40"/>
        </w:rPr>
      </w:pPr>
    </w:p>
    <w:p w14:paraId="6D76924C" w14:textId="7959A07B" w:rsidR="005F39FE" w:rsidRPr="00B938BB" w:rsidRDefault="005F39FE" w:rsidP="005F39FE">
      <w:pPr>
        <w:jc w:val="center"/>
        <w:rPr>
          <w:rFonts w:ascii="Candara" w:hAnsi="Candara"/>
          <w:b/>
          <w:color w:val="0000FF"/>
          <w:sz w:val="44"/>
          <w:szCs w:val="44"/>
        </w:rPr>
      </w:pPr>
      <w:r w:rsidRPr="00B938BB">
        <w:rPr>
          <w:rFonts w:ascii="Candara" w:hAnsi="Candara"/>
          <w:b/>
          <w:bCs/>
          <w:smallCaps/>
          <w:color w:val="008000"/>
          <w:sz w:val="44"/>
          <w:szCs w:val="44"/>
        </w:rPr>
        <w:t xml:space="preserve">Contract Number: </w:t>
      </w:r>
      <w:sdt>
        <w:sdtPr>
          <w:rPr>
            <w:rFonts w:ascii="Candara" w:hAnsi="Candara"/>
            <w:b/>
            <w:bCs/>
            <w:smallCaps/>
            <w:color w:val="008000"/>
            <w:sz w:val="44"/>
            <w:szCs w:val="44"/>
            <w:highlight w:val="yellow"/>
          </w:rPr>
          <w:alias w:val="Subject"/>
          <w:tag w:val=""/>
          <w:id w:val="813214143"/>
          <w:placeholder>
            <w:docPart w:val="927ECA11EE0A45588D34EEE57C22B915"/>
          </w:placeholder>
          <w:dataBinding w:prefixMappings="xmlns:ns0='http://purl.org/dc/elements/1.1/' xmlns:ns1='http://schemas.openxmlformats.org/package/2006/metadata/core-properties' " w:xpath="/ns1:coreProperties[1]/ns0:subject[1]" w:storeItemID="{6C3C8BC8-F283-45AE-878A-BAB7291924A1}"/>
          <w:text/>
        </w:sdtPr>
        <w:sdtEndPr/>
        <w:sdtContent>
          <w:r w:rsidRPr="00B938BB">
            <w:rPr>
              <w:rFonts w:ascii="Candara" w:hAnsi="Candara"/>
              <w:b/>
              <w:bCs/>
              <w:smallCaps/>
              <w:color w:val="008000"/>
              <w:sz w:val="44"/>
              <w:szCs w:val="44"/>
              <w:highlight w:val="yellow"/>
            </w:rPr>
            <w:t>Contract No.</w:t>
          </w:r>
        </w:sdtContent>
      </w:sdt>
    </w:p>
    <w:p w14:paraId="78D755FB" w14:textId="77777777" w:rsidR="005F39FE" w:rsidRPr="00B938BB" w:rsidRDefault="005F39FE" w:rsidP="005F39FE">
      <w:pPr>
        <w:rPr>
          <w:rFonts w:ascii="Candara" w:hAnsi="Candara"/>
        </w:rPr>
      </w:pPr>
    </w:p>
    <w:p w14:paraId="780A7F6F" w14:textId="77777777" w:rsidR="005F39FE" w:rsidRPr="00B938BB" w:rsidRDefault="005F39FE" w:rsidP="005F39FE">
      <w:pPr>
        <w:rPr>
          <w:rFonts w:ascii="Candara" w:hAnsi="Candara"/>
        </w:rPr>
      </w:pPr>
    </w:p>
    <w:p w14:paraId="45C7ABE7" w14:textId="77777777" w:rsidR="005F39FE" w:rsidRPr="00B938BB" w:rsidRDefault="005F39FE" w:rsidP="005F39FE">
      <w:pPr>
        <w:rPr>
          <w:rFonts w:ascii="Candara" w:hAnsi="Candara"/>
        </w:rPr>
      </w:pPr>
    </w:p>
    <w:p w14:paraId="181A8A06" w14:textId="77777777" w:rsidR="005F39FE" w:rsidRPr="00B938BB" w:rsidRDefault="005F39FE" w:rsidP="005F39FE">
      <w:pPr>
        <w:pStyle w:val="Heading1"/>
        <w:rPr>
          <w:rFonts w:ascii="Candara" w:hAnsi="Candara"/>
          <w:sz w:val="22"/>
          <w:szCs w:val="22"/>
        </w:rPr>
      </w:pPr>
    </w:p>
    <w:p w14:paraId="4D2DB822" w14:textId="77777777" w:rsidR="005F39FE" w:rsidRPr="00B938BB" w:rsidRDefault="005F39FE" w:rsidP="005F39FE">
      <w:pPr>
        <w:pStyle w:val="Heading1"/>
        <w:rPr>
          <w:rFonts w:ascii="Candara" w:hAnsi="Candara"/>
          <w:sz w:val="22"/>
          <w:szCs w:val="22"/>
        </w:rPr>
      </w:pPr>
    </w:p>
    <w:p w14:paraId="6DFDD3C7" w14:textId="77777777" w:rsidR="005F39FE" w:rsidRPr="00B938BB" w:rsidRDefault="005F39FE" w:rsidP="005F39FE">
      <w:pPr>
        <w:pStyle w:val="Heading1"/>
        <w:rPr>
          <w:rFonts w:ascii="Candara" w:hAnsi="Candara"/>
          <w:sz w:val="22"/>
          <w:szCs w:val="22"/>
        </w:rPr>
      </w:pPr>
    </w:p>
    <w:p w14:paraId="3DB27AEB" w14:textId="77777777" w:rsidR="005F39FE" w:rsidRPr="00B938BB" w:rsidRDefault="005F39FE" w:rsidP="005F39FE">
      <w:pPr>
        <w:pStyle w:val="Heading1"/>
        <w:rPr>
          <w:rFonts w:ascii="Candara" w:hAnsi="Candara"/>
          <w:sz w:val="22"/>
          <w:szCs w:val="22"/>
        </w:rPr>
      </w:pPr>
    </w:p>
    <w:p w14:paraId="594CE274" w14:textId="77777777" w:rsidR="007C2A56" w:rsidRPr="004271DC" w:rsidRDefault="005F39FE" w:rsidP="00D232DB">
      <w:pPr>
        <w:pStyle w:val="Header"/>
        <w:numPr>
          <w:ilvl w:val="0"/>
          <w:numId w:val="38"/>
        </w:numPr>
        <w:tabs>
          <w:tab w:val="clear" w:pos="4153"/>
          <w:tab w:val="clear" w:pos="8306"/>
        </w:tabs>
        <w:spacing w:line="276" w:lineRule="auto"/>
        <w:ind w:hanging="720"/>
        <w:jc w:val="both"/>
        <w:rPr>
          <w:rFonts w:ascii="Candara" w:hAnsi="Candara" w:cstheme="minorHAnsi"/>
          <w:b/>
          <w:bCs/>
          <w:sz w:val="22"/>
          <w:szCs w:val="22"/>
          <w:u w:val="single"/>
        </w:rPr>
      </w:pPr>
      <w:r w:rsidRPr="00B938BB">
        <w:rPr>
          <w:rFonts w:ascii="Candara" w:hAnsi="Candara"/>
          <w:sz w:val="22"/>
          <w:szCs w:val="22"/>
        </w:rPr>
        <w:br w:type="page"/>
      </w:r>
      <w:r w:rsidR="007C2A56" w:rsidRPr="004271DC">
        <w:rPr>
          <w:rFonts w:ascii="Candara" w:hAnsi="Candara" w:cstheme="minorHAnsi"/>
          <w:b/>
          <w:bCs/>
          <w:sz w:val="22"/>
          <w:szCs w:val="22"/>
          <w:u w:val="single"/>
        </w:rPr>
        <w:lastRenderedPageBreak/>
        <w:t>JSRS REGISTRATION</w:t>
      </w:r>
    </w:p>
    <w:p w14:paraId="7598559A" w14:textId="77777777" w:rsidR="007C2A56" w:rsidRPr="004271DC" w:rsidRDefault="007C2A56" w:rsidP="00D232DB">
      <w:pPr>
        <w:pStyle w:val="BodyText"/>
        <w:numPr>
          <w:ilvl w:val="0"/>
          <w:numId w:val="39"/>
        </w:numPr>
        <w:spacing w:after="0" w:line="276" w:lineRule="auto"/>
        <w:ind w:left="720" w:right="1" w:hanging="720"/>
        <w:jc w:val="both"/>
        <w:rPr>
          <w:rFonts w:ascii="Candara" w:hAnsi="Candara" w:cstheme="minorHAnsi"/>
        </w:rPr>
      </w:pPr>
      <w:r w:rsidRPr="004271DC">
        <w:rPr>
          <w:rFonts w:ascii="Candara" w:hAnsi="Candara" w:cstheme="minorHAnsi"/>
        </w:rPr>
        <w:t>In addition to the foregoing, COMPANY shall only award CONTRACT to those CONTRACTOR who are registered, or intend to register, with Joint Supplier Registration System (JSRS) for the Oil &amp; Gas Industry in Sultanate of Oman.</w:t>
      </w:r>
    </w:p>
    <w:p w14:paraId="7018F080" w14:textId="77777777" w:rsidR="007C2A56" w:rsidRPr="004271DC" w:rsidRDefault="007C2A56" w:rsidP="00D232DB">
      <w:pPr>
        <w:pStyle w:val="BodyText"/>
        <w:numPr>
          <w:ilvl w:val="0"/>
          <w:numId w:val="39"/>
        </w:numPr>
        <w:spacing w:after="0" w:line="276" w:lineRule="auto"/>
        <w:ind w:left="720" w:right="1" w:hanging="720"/>
        <w:jc w:val="both"/>
        <w:rPr>
          <w:rFonts w:ascii="Candara" w:hAnsi="Candara" w:cstheme="minorHAnsi"/>
        </w:rPr>
      </w:pPr>
      <w:r w:rsidRPr="004271DC">
        <w:rPr>
          <w:rFonts w:ascii="Candara" w:hAnsi="Candara" w:cstheme="minorHAnsi"/>
        </w:rPr>
        <w:t>Should COMPANY award CONTRACT to CONTRACTOR who is not yet registered, CONTRACTOR shall have a grace period of 4 months to register with JSRS.</w:t>
      </w:r>
    </w:p>
    <w:p w14:paraId="07CF4C93" w14:textId="77777777" w:rsidR="007C2A56" w:rsidRPr="004271DC" w:rsidRDefault="007C2A56" w:rsidP="00D232DB">
      <w:pPr>
        <w:pStyle w:val="BodyText"/>
        <w:numPr>
          <w:ilvl w:val="0"/>
          <w:numId w:val="39"/>
        </w:numPr>
        <w:spacing w:after="0" w:line="276" w:lineRule="auto"/>
        <w:ind w:left="720" w:right="1" w:hanging="720"/>
        <w:jc w:val="both"/>
        <w:rPr>
          <w:rFonts w:ascii="Candara" w:hAnsi="Candara" w:cstheme="minorHAnsi"/>
        </w:rPr>
      </w:pPr>
      <w:r w:rsidRPr="004271DC">
        <w:rPr>
          <w:rFonts w:ascii="Candara" w:hAnsi="Candara" w:cstheme="minorHAnsi"/>
        </w:rPr>
        <w:t xml:space="preserve">In the event of CONTRACTOR failing to register with JSRS within this grace period, CONTRACTOR shall be contra-charged at a rate of RO </w:t>
      </w:r>
      <w:r w:rsidRPr="00D232DB">
        <w:rPr>
          <w:rFonts w:ascii="Candara" w:hAnsi="Candara" w:cstheme="minorHAnsi"/>
        </w:rPr>
        <w:t>500.000</w:t>
      </w:r>
      <w:r w:rsidRPr="004271DC">
        <w:rPr>
          <w:rFonts w:ascii="Candara" w:hAnsi="Candara" w:cstheme="minorHAnsi"/>
        </w:rPr>
        <w:t xml:space="preserve"> for each subsequent month, or part thereof, without JSRS Registration, for a further period of 6 months.</w:t>
      </w:r>
    </w:p>
    <w:p w14:paraId="36B9506F" w14:textId="77777777" w:rsidR="007C2A56" w:rsidRPr="004271DC" w:rsidRDefault="007C2A56" w:rsidP="00D232DB">
      <w:pPr>
        <w:pStyle w:val="BodyText"/>
        <w:numPr>
          <w:ilvl w:val="0"/>
          <w:numId w:val="39"/>
        </w:numPr>
        <w:spacing w:after="0" w:line="276" w:lineRule="auto"/>
        <w:ind w:left="720" w:right="1" w:hanging="720"/>
        <w:jc w:val="both"/>
        <w:rPr>
          <w:rFonts w:ascii="Candara" w:hAnsi="Candara" w:cstheme="minorHAnsi"/>
        </w:rPr>
      </w:pPr>
      <w:r w:rsidRPr="004271DC">
        <w:rPr>
          <w:rFonts w:ascii="Candara" w:hAnsi="Candara" w:cstheme="minorHAnsi"/>
        </w:rPr>
        <w:t>At the expiry of this second period (total 10 months from CONTRACT award), COMPANY shall have the right to Terminate CONTRACT on the grounds of CONTRACTOR default.</w:t>
      </w:r>
    </w:p>
    <w:p w14:paraId="7E4F9287" w14:textId="77777777" w:rsidR="007C2A56" w:rsidRPr="004271DC" w:rsidRDefault="007C2A56" w:rsidP="007C2A56">
      <w:pPr>
        <w:pStyle w:val="Header"/>
        <w:tabs>
          <w:tab w:val="clear" w:pos="4153"/>
          <w:tab w:val="clear" w:pos="8306"/>
          <w:tab w:val="left" w:pos="567"/>
        </w:tabs>
        <w:spacing w:line="276" w:lineRule="auto"/>
        <w:ind w:left="540" w:hanging="540"/>
        <w:jc w:val="both"/>
        <w:rPr>
          <w:rFonts w:ascii="Candara" w:hAnsi="Candara" w:cstheme="minorHAnsi"/>
          <w:sz w:val="22"/>
          <w:szCs w:val="22"/>
        </w:rPr>
      </w:pPr>
    </w:p>
    <w:p w14:paraId="4DB54DF0" w14:textId="77777777" w:rsidR="007C2A56" w:rsidRPr="004271DC" w:rsidRDefault="007C2A56" w:rsidP="002A164E">
      <w:pPr>
        <w:pStyle w:val="Header"/>
        <w:numPr>
          <w:ilvl w:val="0"/>
          <w:numId w:val="38"/>
        </w:numPr>
        <w:tabs>
          <w:tab w:val="clear" w:pos="4153"/>
          <w:tab w:val="clear" w:pos="8306"/>
        </w:tabs>
        <w:spacing w:line="276" w:lineRule="auto"/>
        <w:ind w:hanging="720"/>
        <w:jc w:val="both"/>
        <w:rPr>
          <w:rFonts w:ascii="Candara" w:hAnsi="Candara" w:cstheme="minorHAnsi"/>
          <w:b/>
          <w:bCs/>
          <w:sz w:val="22"/>
          <w:szCs w:val="22"/>
          <w:u w:val="single"/>
        </w:rPr>
      </w:pPr>
      <w:r w:rsidRPr="004271DC">
        <w:rPr>
          <w:rFonts w:ascii="Candara" w:hAnsi="Candara" w:cstheme="minorHAnsi"/>
          <w:b/>
          <w:bCs/>
          <w:sz w:val="22"/>
          <w:szCs w:val="22"/>
          <w:u w:val="single"/>
        </w:rPr>
        <w:t>RENEWAL OF JSRS REGISTRATION</w:t>
      </w:r>
    </w:p>
    <w:p w14:paraId="3F7BC4A2" w14:textId="77777777" w:rsidR="007C2A56" w:rsidRPr="004271DC" w:rsidRDefault="007C2A56" w:rsidP="00D232DB">
      <w:pPr>
        <w:pStyle w:val="Header"/>
        <w:numPr>
          <w:ilvl w:val="1"/>
          <w:numId w:val="40"/>
        </w:numPr>
        <w:tabs>
          <w:tab w:val="clear" w:pos="4153"/>
          <w:tab w:val="clear" w:pos="8306"/>
        </w:tabs>
        <w:spacing w:line="276" w:lineRule="auto"/>
        <w:ind w:left="720" w:hanging="720"/>
        <w:jc w:val="both"/>
        <w:rPr>
          <w:rFonts w:ascii="Candara" w:hAnsi="Candara" w:cstheme="minorHAnsi"/>
          <w:b/>
          <w:bCs/>
          <w:sz w:val="22"/>
          <w:szCs w:val="22"/>
          <w:u w:val="single"/>
        </w:rPr>
      </w:pPr>
      <w:r w:rsidRPr="004271DC">
        <w:rPr>
          <w:rFonts w:ascii="Candara" w:hAnsi="Candara" w:cstheme="minorHAnsi"/>
          <w:sz w:val="22"/>
          <w:szCs w:val="22"/>
        </w:rPr>
        <w:t>CONTRACTOR is required to maintain their JSRS registration valid throughout CONTACT period.</w:t>
      </w:r>
    </w:p>
    <w:p w14:paraId="0A334988" w14:textId="77777777" w:rsidR="007C2A56" w:rsidRPr="004271DC" w:rsidRDefault="007C2A56" w:rsidP="00D232DB">
      <w:pPr>
        <w:pStyle w:val="Header"/>
        <w:numPr>
          <w:ilvl w:val="1"/>
          <w:numId w:val="40"/>
        </w:numPr>
        <w:tabs>
          <w:tab w:val="clear" w:pos="4153"/>
          <w:tab w:val="clear" w:pos="8306"/>
        </w:tabs>
        <w:spacing w:line="276" w:lineRule="auto"/>
        <w:ind w:left="720" w:hanging="720"/>
        <w:jc w:val="both"/>
        <w:rPr>
          <w:rFonts w:ascii="Candara" w:hAnsi="Candara" w:cstheme="minorHAnsi"/>
          <w:b/>
          <w:bCs/>
          <w:sz w:val="22"/>
          <w:szCs w:val="22"/>
          <w:u w:val="single"/>
        </w:rPr>
      </w:pPr>
      <w:r w:rsidRPr="004271DC">
        <w:rPr>
          <w:rFonts w:ascii="Candara" w:hAnsi="Candara" w:cstheme="minorHAnsi"/>
          <w:sz w:val="22"/>
          <w:szCs w:val="22"/>
        </w:rPr>
        <w:t>Should CONTRACTOR fail to maintain their JSRS Registration during the CONTRACT period, then upon the expiry of the JSRS Registration CONTRACTOR shall accrue contra-charges as described in Clause 1.3 above, for a 4-month period.</w:t>
      </w:r>
    </w:p>
    <w:p w14:paraId="33BC1724" w14:textId="0F2D18AF" w:rsidR="007C2A56" w:rsidRPr="002A164E" w:rsidRDefault="007C2A56" w:rsidP="002A164E">
      <w:pPr>
        <w:pStyle w:val="Header"/>
        <w:numPr>
          <w:ilvl w:val="1"/>
          <w:numId w:val="40"/>
        </w:numPr>
        <w:tabs>
          <w:tab w:val="clear" w:pos="4153"/>
          <w:tab w:val="clear" w:pos="8306"/>
        </w:tabs>
        <w:spacing w:line="276" w:lineRule="auto"/>
        <w:ind w:left="720" w:hanging="720"/>
        <w:jc w:val="both"/>
        <w:rPr>
          <w:rFonts w:ascii="Candara" w:hAnsi="Candara" w:cstheme="minorHAnsi"/>
          <w:b/>
          <w:bCs/>
          <w:sz w:val="22"/>
          <w:szCs w:val="22"/>
          <w:u w:val="single"/>
        </w:rPr>
      </w:pPr>
      <w:r w:rsidRPr="004271DC">
        <w:rPr>
          <w:rFonts w:ascii="Candara" w:hAnsi="Candara" w:cstheme="minorHAnsi"/>
          <w:sz w:val="22"/>
          <w:szCs w:val="22"/>
        </w:rPr>
        <w:t>If CONTRACTOR fails to renew their JSRS registration during this 4-month period, then COMPANY shall have the right to Terminate CONTRACT on the grounds of CONTRACTOR default.</w:t>
      </w:r>
    </w:p>
    <w:p w14:paraId="2C82B770" w14:textId="77777777" w:rsidR="00EA605A" w:rsidRDefault="00EA605A" w:rsidP="007C2A56">
      <w:pPr>
        <w:spacing w:line="276" w:lineRule="auto"/>
        <w:ind w:left="567"/>
        <w:jc w:val="both"/>
        <w:rPr>
          <w:rFonts w:ascii="Candara" w:hAnsi="Candara" w:cstheme="minorHAnsi"/>
          <w:sz w:val="22"/>
          <w:szCs w:val="22"/>
        </w:rPr>
      </w:pPr>
    </w:p>
    <w:p w14:paraId="17959425" w14:textId="77777777" w:rsidR="00AC2502" w:rsidRPr="004271DC" w:rsidRDefault="00AC2502" w:rsidP="00AC2502">
      <w:pPr>
        <w:pStyle w:val="Header"/>
        <w:numPr>
          <w:ilvl w:val="0"/>
          <w:numId w:val="38"/>
        </w:numPr>
        <w:tabs>
          <w:tab w:val="clear" w:pos="4153"/>
          <w:tab w:val="clear" w:pos="8306"/>
          <w:tab w:val="left" w:pos="4320"/>
        </w:tabs>
        <w:spacing w:line="276" w:lineRule="auto"/>
        <w:ind w:hanging="720"/>
        <w:jc w:val="both"/>
        <w:rPr>
          <w:ins w:id="0" w:author="Al Riyami, Azza OLNG-SCC/12" w:date="2026-04-19T13:23:00Z" w16du:dateUtc="2026-04-19T09:23:00Z"/>
          <w:rFonts w:ascii="Candara" w:hAnsi="Candara" w:cstheme="minorHAnsi"/>
          <w:b/>
          <w:bCs/>
          <w:sz w:val="22"/>
          <w:szCs w:val="22"/>
          <w:u w:val="single"/>
        </w:rPr>
      </w:pPr>
      <w:ins w:id="1" w:author="Al Riyami, Azza OLNG-SCC/12" w:date="2026-04-19T13:23:00Z" w16du:dateUtc="2026-04-19T09:23:00Z">
        <w:r>
          <w:rPr>
            <w:rFonts w:ascii="Candara" w:hAnsi="Candara" w:cstheme="minorHAnsi"/>
            <w:b/>
            <w:bCs/>
            <w:sz w:val="22"/>
            <w:szCs w:val="22"/>
            <w:u w:val="single"/>
          </w:rPr>
          <w:t xml:space="preserve">MOL </w:t>
        </w:r>
        <w:proofErr w:type="spellStart"/>
        <w:r>
          <w:rPr>
            <w:rFonts w:ascii="Candara" w:hAnsi="Candara" w:cstheme="minorHAnsi"/>
            <w:b/>
            <w:bCs/>
            <w:sz w:val="22"/>
            <w:szCs w:val="22"/>
            <w:u w:val="single"/>
          </w:rPr>
          <w:t>Omanization</w:t>
        </w:r>
        <w:proofErr w:type="spellEnd"/>
        <w:r>
          <w:rPr>
            <w:rFonts w:ascii="Candara" w:hAnsi="Candara" w:cstheme="minorHAnsi"/>
            <w:b/>
            <w:bCs/>
            <w:sz w:val="22"/>
            <w:szCs w:val="22"/>
            <w:u w:val="single"/>
          </w:rPr>
          <w:t xml:space="preserve"> Certificate </w:t>
        </w:r>
      </w:ins>
    </w:p>
    <w:p w14:paraId="60611220" w14:textId="77777777" w:rsidR="00AC2502" w:rsidRPr="00D232DB" w:rsidRDefault="00AC2502" w:rsidP="00AC2502">
      <w:pPr>
        <w:pStyle w:val="ListParagraph"/>
        <w:numPr>
          <w:ilvl w:val="0"/>
          <w:numId w:val="40"/>
        </w:numPr>
        <w:tabs>
          <w:tab w:val="left" w:pos="567"/>
        </w:tabs>
        <w:spacing w:line="276" w:lineRule="auto"/>
        <w:jc w:val="both"/>
        <w:rPr>
          <w:ins w:id="2" w:author="Al Riyami, Azza OLNG-SCC/12" w:date="2026-04-19T13:23:00Z" w16du:dateUtc="2026-04-19T09:23:00Z"/>
          <w:rFonts w:ascii="Candara" w:hAnsi="Candara" w:cstheme="minorHAnsi"/>
          <w:vanish/>
          <w:sz w:val="22"/>
          <w:szCs w:val="22"/>
        </w:rPr>
      </w:pPr>
    </w:p>
    <w:p w14:paraId="070148CB" w14:textId="18F61EB7" w:rsidR="00AC2502" w:rsidRDefault="00AC2502" w:rsidP="00AC2502">
      <w:pPr>
        <w:pStyle w:val="Header"/>
        <w:numPr>
          <w:ilvl w:val="1"/>
          <w:numId w:val="40"/>
        </w:numPr>
        <w:tabs>
          <w:tab w:val="clear" w:pos="4153"/>
          <w:tab w:val="clear" w:pos="8306"/>
        </w:tabs>
        <w:spacing w:line="276" w:lineRule="auto"/>
        <w:ind w:left="720" w:hanging="720"/>
        <w:jc w:val="both"/>
        <w:rPr>
          <w:ins w:id="3" w:author="Al Riyami, Azza OLNG-SCC/12" w:date="2026-04-19T13:23:00Z" w16du:dateUtc="2026-04-19T09:23:00Z"/>
          <w:rFonts w:ascii="Candara" w:hAnsi="Candara" w:cstheme="minorHAnsi"/>
          <w:sz w:val="22"/>
          <w:szCs w:val="22"/>
        </w:rPr>
      </w:pPr>
      <w:ins w:id="4" w:author="Al Riyami, Azza OLNG-SCC/12" w:date="2026-04-19T13:23:00Z" w16du:dateUtc="2026-04-19T09:23:00Z">
        <w:r>
          <w:rPr>
            <w:rFonts w:ascii="Candara" w:hAnsi="Candara" w:cstheme="minorHAnsi"/>
            <w:sz w:val="22"/>
            <w:szCs w:val="22"/>
          </w:rPr>
          <w:t>T</w:t>
        </w:r>
        <w:r w:rsidRPr="00AC2502">
          <w:rPr>
            <w:rFonts w:ascii="Candara" w:hAnsi="Candara" w:cstheme="minorHAnsi"/>
            <w:sz w:val="22"/>
            <w:szCs w:val="22"/>
          </w:rPr>
          <w:t xml:space="preserve">he CONTRACTOR shall ensure compliance with </w:t>
        </w:r>
        <w:proofErr w:type="spellStart"/>
        <w:r w:rsidRPr="00AC2502">
          <w:rPr>
            <w:rFonts w:ascii="Candara" w:hAnsi="Candara" w:cstheme="minorHAnsi"/>
            <w:sz w:val="22"/>
            <w:szCs w:val="22"/>
          </w:rPr>
          <w:t>Omanization</w:t>
        </w:r>
        <w:proofErr w:type="spellEnd"/>
        <w:r w:rsidRPr="00AC2502">
          <w:rPr>
            <w:rFonts w:ascii="Candara" w:hAnsi="Candara" w:cstheme="minorHAnsi"/>
            <w:sz w:val="22"/>
            <w:szCs w:val="22"/>
          </w:rPr>
          <w:t xml:space="preserve"> requirements, including maintaining a “Green” status </w:t>
        </w:r>
        <w:r>
          <w:rPr>
            <w:rFonts w:ascii="Candara" w:hAnsi="Candara" w:cstheme="minorHAnsi"/>
            <w:sz w:val="22"/>
            <w:szCs w:val="22"/>
          </w:rPr>
          <w:t xml:space="preserve">in JSRS system </w:t>
        </w:r>
        <w:r w:rsidRPr="00AC2502">
          <w:rPr>
            <w:rFonts w:ascii="Candara" w:hAnsi="Candara" w:cstheme="minorHAnsi"/>
            <w:sz w:val="22"/>
            <w:szCs w:val="22"/>
          </w:rPr>
          <w:t xml:space="preserve">as per the Ministry of Labour </w:t>
        </w:r>
        <w:r>
          <w:rPr>
            <w:rFonts w:ascii="Candara" w:hAnsi="Candara" w:cstheme="minorHAnsi"/>
            <w:sz w:val="22"/>
            <w:szCs w:val="22"/>
          </w:rPr>
          <w:t xml:space="preserve">(MOL) </w:t>
        </w:r>
        <w:r w:rsidRPr="00AC2502">
          <w:rPr>
            <w:rFonts w:ascii="Candara" w:hAnsi="Candara" w:cstheme="minorHAnsi"/>
            <w:sz w:val="22"/>
            <w:szCs w:val="22"/>
          </w:rPr>
          <w:t xml:space="preserve">classification, throughout the CONTRACT duration. The CONTRACTOR shall promptly notify the COMPANY of any change in status and take necessary corrective actions. Failure to comply may result in </w:t>
        </w:r>
        <w:r>
          <w:rPr>
            <w:rFonts w:ascii="Candara" w:hAnsi="Candara" w:cstheme="minorHAnsi"/>
            <w:sz w:val="22"/>
            <w:szCs w:val="22"/>
          </w:rPr>
          <w:t xml:space="preserve">CONTRACT </w:t>
        </w:r>
      </w:ins>
      <w:ins w:id="5" w:author="Al Riyami, Azza OLNG-SCC/12" w:date="2026-04-26T12:01:00Z" w16du:dateUtc="2026-04-26T08:01:00Z">
        <w:r w:rsidR="00C20AF1">
          <w:rPr>
            <w:rFonts w:ascii="Candara" w:hAnsi="Candara" w:cstheme="minorHAnsi"/>
            <w:sz w:val="22"/>
            <w:szCs w:val="22"/>
          </w:rPr>
          <w:t>S</w:t>
        </w:r>
      </w:ins>
      <w:ins w:id="6" w:author="Al Riyami, Azza OLNG-SCC/12" w:date="2026-04-19T13:23:00Z" w16du:dateUtc="2026-04-19T09:23:00Z">
        <w:r>
          <w:rPr>
            <w:rFonts w:ascii="Candara" w:hAnsi="Candara" w:cstheme="minorHAnsi"/>
            <w:sz w:val="22"/>
            <w:szCs w:val="22"/>
          </w:rPr>
          <w:t>uspension</w:t>
        </w:r>
      </w:ins>
      <w:ins w:id="7" w:author="Al Riyami, Azza OLNG-SCC/12" w:date="2026-04-26T12:00:00Z" w16du:dateUtc="2026-04-26T08:00:00Z">
        <w:r w:rsidR="00C20AF1">
          <w:rPr>
            <w:rFonts w:ascii="Candara" w:hAnsi="Candara" w:cstheme="minorHAnsi"/>
            <w:sz w:val="22"/>
            <w:szCs w:val="22"/>
          </w:rPr>
          <w:t xml:space="preserve"> and </w:t>
        </w:r>
      </w:ins>
      <w:ins w:id="8" w:author="Al Riyami, Azza OLNG-SCC/12" w:date="2026-04-26T12:01:00Z" w16du:dateUtc="2026-04-26T08:01:00Z">
        <w:r w:rsidR="00C20AF1">
          <w:rPr>
            <w:rFonts w:ascii="Candara" w:hAnsi="Candara" w:cstheme="minorHAnsi"/>
            <w:sz w:val="22"/>
            <w:szCs w:val="22"/>
          </w:rPr>
          <w:t>T</w:t>
        </w:r>
      </w:ins>
      <w:ins w:id="9" w:author="Al Riyami, Azza OLNG-SCC/12" w:date="2026-04-26T12:00:00Z" w16du:dateUtc="2026-04-26T08:00:00Z">
        <w:r w:rsidR="00C20AF1">
          <w:rPr>
            <w:rFonts w:ascii="Candara" w:hAnsi="Candara" w:cstheme="minorHAnsi"/>
            <w:sz w:val="22"/>
            <w:szCs w:val="22"/>
          </w:rPr>
          <w:t>ermination</w:t>
        </w:r>
      </w:ins>
      <w:ins w:id="10" w:author="Al Riyami, Azza OLNG-SCC/12" w:date="2026-04-19T13:23:00Z" w16du:dateUtc="2026-04-19T09:23:00Z">
        <w:r>
          <w:rPr>
            <w:rFonts w:ascii="Candara" w:hAnsi="Candara" w:cstheme="minorHAnsi"/>
            <w:sz w:val="22"/>
            <w:szCs w:val="22"/>
          </w:rPr>
          <w:t xml:space="preserve">. </w:t>
        </w:r>
      </w:ins>
    </w:p>
    <w:p w14:paraId="3F047FCC" w14:textId="77777777" w:rsidR="00AC2502" w:rsidRPr="004271DC" w:rsidRDefault="00AC2502" w:rsidP="00AC2502">
      <w:pPr>
        <w:pStyle w:val="Header"/>
        <w:tabs>
          <w:tab w:val="clear" w:pos="4153"/>
          <w:tab w:val="clear" w:pos="8306"/>
        </w:tabs>
        <w:spacing w:line="276" w:lineRule="auto"/>
        <w:ind w:left="720"/>
        <w:jc w:val="both"/>
        <w:rPr>
          <w:rFonts w:ascii="Candara" w:hAnsi="Candara" w:cstheme="minorHAnsi"/>
          <w:sz w:val="22"/>
          <w:szCs w:val="22"/>
        </w:rPr>
      </w:pPr>
    </w:p>
    <w:p w14:paraId="51D07CD8" w14:textId="77777777" w:rsidR="007C2A56" w:rsidRPr="004271DC" w:rsidRDefault="007C2A56" w:rsidP="00384867">
      <w:pPr>
        <w:pStyle w:val="Header"/>
        <w:numPr>
          <w:ilvl w:val="0"/>
          <w:numId w:val="38"/>
        </w:numPr>
        <w:tabs>
          <w:tab w:val="clear" w:pos="4153"/>
          <w:tab w:val="clear" w:pos="8306"/>
          <w:tab w:val="left" w:pos="4320"/>
        </w:tabs>
        <w:spacing w:line="276" w:lineRule="auto"/>
        <w:ind w:hanging="720"/>
        <w:jc w:val="both"/>
        <w:rPr>
          <w:rFonts w:ascii="Candara" w:hAnsi="Candara" w:cstheme="minorHAnsi"/>
          <w:b/>
          <w:bCs/>
          <w:sz w:val="22"/>
          <w:szCs w:val="22"/>
          <w:u w:val="single"/>
        </w:rPr>
      </w:pPr>
      <w:r w:rsidRPr="004271DC">
        <w:rPr>
          <w:rFonts w:ascii="Candara" w:hAnsi="Candara" w:cstheme="minorHAnsi"/>
          <w:b/>
          <w:bCs/>
          <w:sz w:val="22"/>
          <w:szCs w:val="22"/>
          <w:u w:val="single"/>
        </w:rPr>
        <w:t>JSRS Details</w:t>
      </w:r>
    </w:p>
    <w:p w14:paraId="73125CF6" w14:textId="77777777" w:rsidR="00384867" w:rsidRPr="00384867" w:rsidRDefault="00384867" w:rsidP="00384867">
      <w:pPr>
        <w:pStyle w:val="ListParagraph"/>
        <w:numPr>
          <w:ilvl w:val="0"/>
          <w:numId w:val="40"/>
        </w:numPr>
        <w:spacing w:line="276" w:lineRule="auto"/>
        <w:jc w:val="both"/>
        <w:rPr>
          <w:rFonts w:ascii="Candara" w:hAnsi="Candara" w:cstheme="minorHAnsi"/>
          <w:vanish/>
          <w:sz w:val="22"/>
          <w:szCs w:val="22"/>
        </w:rPr>
      </w:pPr>
    </w:p>
    <w:p w14:paraId="46525039" w14:textId="621FA539" w:rsidR="007C2A56" w:rsidRPr="00384867" w:rsidRDefault="007C2A56" w:rsidP="00384867">
      <w:pPr>
        <w:pStyle w:val="Header"/>
        <w:numPr>
          <w:ilvl w:val="1"/>
          <w:numId w:val="40"/>
        </w:numPr>
        <w:tabs>
          <w:tab w:val="clear" w:pos="4153"/>
          <w:tab w:val="clear" w:pos="8306"/>
          <w:tab w:val="left" w:pos="720"/>
        </w:tabs>
        <w:spacing w:line="276" w:lineRule="auto"/>
        <w:ind w:left="720" w:hanging="720"/>
        <w:jc w:val="both"/>
        <w:rPr>
          <w:rFonts w:ascii="Candara" w:hAnsi="Candara" w:cstheme="minorHAnsi"/>
          <w:sz w:val="22"/>
          <w:szCs w:val="22"/>
        </w:rPr>
      </w:pPr>
      <w:r w:rsidRPr="004271DC">
        <w:rPr>
          <w:rFonts w:ascii="Candara" w:hAnsi="Candara" w:cstheme="minorHAnsi"/>
          <w:sz w:val="22"/>
          <w:szCs w:val="22"/>
        </w:rPr>
        <w:t>Should CONTRACTOR require further details regarding the JSRS Registration process or other conditions, clarification may be obtained from the following.</w:t>
      </w:r>
    </w:p>
    <w:p w14:paraId="5EDC67CF" w14:textId="77777777" w:rsidR="007C2A56" w:rsidRPr="004271DC" w:rsidRDefault="007C2A56" w:rsidP="007C2A56">
      <w:pPr>
        <w:spacing w:line="276" w:lineRule="auto"/>
        <w:ind w:left="567" w:hanging="567"/>
        <w:jc w:val="both"/>
        <w:rPr>
          <w:rFonts w:ascii="Candara" w:hAnsi="Candara" w:cstheme="minorHAnsi"/>
          <w:sz w:val="22"/>
          <w:szCs w:val="22"/>
        </w:rPr>
      </w:pPr>
    </w:p>
    <w:p w14:paraId="48874684" w14:textId="77777777" w:rsidR="007C2A56" w:rsidRPr="004271DC" w:rsidRDefault="007C2A56" w:rsidP="007C2A56">
      <w:pPr>
        <w:spacing w:line="276" w:lineRule="auto"/>
        <w:ind w:left="3119"/>
        <w:rPr>
          <w:rFonts w:ascii="Candara" w:hAnsi="Candara" w:cstheme="minorHAnsi"/>
          <w:sz w:val="22"/>
          <w:szCs w:val="22"/>
        </w:rPr>
      </w:pPr>
      <w:r w:rsidRPr="004271DC">
        <w:rPr>
          <w:rFonts w:ascii="Candara" w:hAnsi="Candara" w:cstheme="minorHAnsi"/>
          <w:sz w:val="22"/>
          <w:szCs w:val="22"/>
        </w:rPr>
        <w:t>Business Gateway International</w:t>
      </w:r>
    </w:p>
    <w:p w14:paraId="08A91963" w14:textId="77777777" w:rsidR="007C2A56" w:rsidRPr="004271DC" w:rsidRDefault="007C2A56" w:rsidP="007C2A56">
      <w:pPr>
        <w:spacing w:line="276" w:lineRule="auto"/>
        <w:ind w:left="3119"/>
        <w:rPr>
          <w:rFonts w:ascii="Candara" w:hAnsi="Candara" w:cstheme="minorHAnsi"/>
          <w:sz w:val="22"/>
          <w:szCs w:val="22"/>
        </w:rPr>
      </w:pPr>
      <w:r w:rsidRPr="004271DC">
        <w:rPr>
          <w:rFonts w:ascii="Candara" w:hAnsi="Candara" w:cstheme="minorHAnsi"/>
          <w:sz w:val="22"/>
          <w:szCs w:val="22"/>
        </w:rPr>
        <w:t>Office 14, Building 4</w:t>
      </w:r>
      <w:r w:rsidRPr="004271DC">
        <w:rPr>
          <w:rFonts w:ascii="Candara" w:hAnsi="Candara" w:cstheme="minorHAnsi"/>
          <w:sz w:val="22"/>
          <w:szCs w:val="22"/>
        </w:rPr>
        <w:br/>
        <w:t>Knowledge Oasis Muscat (KOM)</w:t>
      </w:r>
      <w:r w:rsidRPr="004271DC">
        <w:rPr>
          <w:rFonts w:ascii="Candara" w:hAnsi="Candara" w:cstheme="minorHAnsi"/>
          <w:sz w:val="22"/>
          <w:szCs w:val="22"/>
        </w:rPr>
        <w:br/>
        <w:t>Sultanate of Oman</w:t>
      </w:r>
    </w:p>
    <w:p w14:paraId="5A3F9FDD" w14:textId="77777777" w:rsidR="007C2A56" w:rsidRPr="004271DC" w:rsidRDefault="007C2A56" w:rsidP="007C2A56">
      <w:pPr>
        <w:spacing w:line="276" w:lineRule="auto"/>
        <w:ind w:left="3119"/>
        <w:jc w:val="both"/>
        <w:rPr>
          <w:rFonts w:ascii="Candara" w:hAnsi="Candara" w:cstheme="minorHAnsi"/>
          <w:sz w:val="22"/>
          <w:szCs w:val="22"/>
        </w:rPr>
      </w:pPr>
    </w:p>
    <w:p w14:paraId="55E4C444" w14:textId="77777777" w:rsidR="007C2A56" w:rsidRPr="004271DC" w:rsidRDefault="007C2A56" w:rsidP="007C2A56">
      <w:pPr>
        <w:spacing w:line="276" w:lineRule="auto"/>
        <w:ind w:left="3119"/>
        <w:jc w:val="both"/>
        <w:rPr>
          <w:rFonts w:ascii="Candara" w:hAnsi="Candara" w:cstheme="minorHAnsi"/>
          <w:sz w:val="22"/>
          <w:szCs w:val="22"/>
        </w:rPr>
      </w:pPr>
      <w:r w:rsidRPr="004271DC">
        <w:rPr>
          <w:rFonts w:ascii="Candara" w:hAnsi="Candara" w:cstheme="minorHAnsi"/>
          <w:sz w:val="22"/>
          <w:szCs w:val="22"/>
        </w:rPr>
        <w:t xml:space="preserve">Support Hotline: </w:t>
      </w:r>
      <w:r w:rsidRPr="004271DC">
        <w:rPr>
          <w:rStyle w:val="baec5a81-e4d6-4674-97f3-e9220f0136c1"/>
          <w:rFonts w:ascii="Candara" w:hAnsi="Candara" w:cstheme="minorHAnsi"/>
          <w:sz w:val="22"/>
          <w:szCs w:val="22"/>
        </w:rPr>
        <w:t>24166123</w:t>
      </w:r>
    </w:p>
    <w:p w14:paraId="444A3C85" w14:textId="77777777" w:rsidR="007C2A56" w:rsidRPr="004271DC" w:rsidRDefault="007C2A56" w:rsidP="007C2A56">
      <w:pPr>
        <w:spacing w:line="276" w:lineRule="auto"/>
        <w:ind w:left="3119"/>
        <w:jc w:val="both"/>
        <w:rPr>
          <w:rFonts w:ascii="Candara" w:hAnsi="Candara" w:cstheme="minorHAnsi"/>
          <w:sz w:val="22"/>
          <w:szCs w:val="22"/>
        </w:rPr>
      </w:pPr>
      <w:r w:rsidRPr="004271DC">
        <w:rPr>
          <w:rFonts w:ascii="Candara" w:hAnsi="Candara" w:cstheme="minorHAnsi"/>
          <w:sz w:val="22"/>
          <w:szCs w:val="22"/>
        </w:rPr>
        <w:t xml:space="preserve">Tel. </w:t>
      </w:r>
      <w:r w:rsidRPr="004271DC">
        <w:rPr>
          <w:rStyle w:val="baec5a81-e4d6-4674-97f3-e9220f0136c1"/>
          <w:rFonts w:ascii="Candara" w:hAnsi="Candara" w:cstheme="minorHAnsi"/>
          <w:sz w:val="22"/>
          <w:szCs w:val="22"/>
        </w:rPr>
        <w:t>24166100</w:t>
      </w:r>
    </w:p>
    <w:p w14:paraId="6F008FA8" w14:textId="77777777" w:rsidR="007C2A56" w:rsidRPr="004271DC" w:rsidRDefault="007C2A56" w:rsidP="007C2A56">
      <w:pPr>
        <w:spacing w:line="276" w:lineRule="auto"/>
        <w:ind w:left="3119"/>
        <w:jc w:val="both"/>
        <w:rPr>
          <w:rFonts w:ascii="Candara" w:hAnsi="Candara" w:cstheme="minorHAnsi"/>
          <w:sz w:val="22"/>
          <w:szCs w:val="22"/>
          <w:lang w:val="fr-FR"/>
        </w:rPr>
      </w:pPr>
      <w:r w:rsidRPr="004271DC">
        <w:rPr>
          <w:rFonts w:ascii="Candara" w:hAnsi="Candara" w:cstheme="minorHAnsi"/>
          <w:sz w:val="22"/>
          <w:szCs w:val="22"/>
          <w:lang w:val="fr-FR"/>
        </w:rPr>
        <w:t xml:space="preserve">Fax. </w:t>
      </w:r>
      <w:r w:rsidRPr="004271DC">
        <w:rPr>
          <w:rStyle w:val="baec5a81-e4d6-4674-97f3-e9220f0136c1"/>
          <w:rFonts w:ascii="Candara" w:hAnsi="Candara" w:cstheme="minorHAnsi"/>
          <w:sz w:val="22"/>
          <w:szCs w:val="22"/>
        </w:rPr>
        <w:t>24170045</w:t>
      </w:r>
      <w:r w:rsidRPr="004271DC">
        <w:rPr>
          <w:rFonts w:ascii="Candara" w:hAnsi="Candara" w:cstheme="minorHAnsi"/>
          <w:sz w:val="22"/>
          <w:szCs w:val="22"/>
          <w:lang w:val="fr-FR"/>
        </w:rPr>
        <w:t xml:space="preserve"> </w:t>
      </w:r>
    </w:p>
    <w:p w14:paraId="03941BF7" w14:textId="77777777" w:rsidR="007C2A56" w:rsidRPr="004271DC" w:rsidRDefault="007C2A56" w:rsidP="007C2A56">
      <w:pPr>
        <w:spacing w:line="276" w:lineRule="auto"/>
        <w:ind w:left="2966" w:firstLine="153"/>
        <w:jc w:val="both"/>
        <w:rPr>
          <w:rFonts w:ascii="Candara" w:hAnsi="Candara" w:cstheme="minorHAnsi"/>
          <w:sz w:val="22"/>
          <w:szCs w:val="22"/>
          <w:lang w:val="fr-FR"/>
        </w:rPr>
      </w:pPr>
      <w:r w:rsidRPr="004271DC">
        <w:rPr>
          <w:rFonts w:ascii="Candara" w:hAnsi="Candara" w:cstheme="minorHAnsi"/>
          <w:sz w:val="22"/>
          <w:szCs w:val="22"/>
          <w:lang w:val="fr-FR"/>
        </w:rPr>
        <w:t xml:space="preserve">Web Page : </w:t>
      </w:r>
      <w:hyperlink r:id="rId12" w:history="1">
        <w:r w:rsidRPr="004271DC">
          <w:rPr>
            <w:rStyle w:val="Hyperlink"/>
            <w:rFonts w:ascii="Candara" w:hAnsi="Candara" w:cstheme="minorHAnsi"/>
            <w:sz w:val="22"/>
            <w:szCs w:val="22"/>
            <w:lang w:val="fr-FR"/>
          </w:rPr>
          <w:t>https://businessgateways.com</w:t>
        </w:r>
      </w:hyperlink>
    </w:p>
    <w:p w14:paraId="640196FD" w14:textId="77777777" w:rsidR="007C2A56" w:rsidRPr="004271DC" w:rsidRDefault="007C2A56" w:rsidP="007C2A56">
      <w:pPr>
        <w:spacing w:line="276" w:lineRule="auto"/>
        <w:ind w:left="2966" w:firstLine="153"/>
        <w:jc w:val="both"/>
        <w:rPr>
          <w:rFonts w:ascii="Candara" w:hAnsi="Candara" w:cstheme="minorHAnsi"/>
          <w:sz w:val="22"/>
          <w:szCs w:val="22"/>
          <w:lang w:val="fr-FR"/>
        </w:rPr>
      </w:pPr>
    </w:p>
    <w:p w14:paraId="7D6BC5D6" w14:textId="2DC78978" w:rsidR="003C5376" w:rsidRPr="007C2A56" w:rsidRDefault="007C2A56" w:rsidP="007C2A56">
      <w:pPr>
        <w:spacing w:line="276" w:lineRule="auto"/>
        <w:jc w:val="both"/>
        <w:rPr>
          <w:rFonts w:ascii="Candara" w:hAnsi="Candara" w:cstheme="minorHAnsi"/>
          <w:sz w:val="22"/>
          <w:szCs w:val="22"/>
        </w:rPr>
      </w:pPr>
      <w:r w:rsidRPr="004271DC">
        <w:rPr>
          <w:rFonts w:ascii="Candara" w:hAnsi="Candara" w:cstheme="minorHAnsi"/>
          <w:sz w:val="22"/>
          <w:szCs w:val="22"/>
        </w:rPr>
        <w:t>CONTRACTOR confirmed having read and understood the foregoing JSRS Registration Requirements and undertake to act in full compliance thereof for the duration of CONTRACT</w:t>
      </w:r>
      <w:r>
        <w:rPr>
          <w:rFonts w:ascii="Candara" w:hAnsi="Candara" w:cstheme="minorHAnsi"/>
          <w:sz w:val="22"/>
          <w:szCs w:val="22"/>
        </w:rPr>
        <w:t>.</w:t>
      </w:r>
    </w:p>
    <w:sectPr w:rsidR="003C5376" w:rsidRPr="007C2A56" w:rsidSect="00F33A23">
      <w:headerReference w:type="default" r:id="rId13"/>
      <w:footerReference w:type="default" r:id="rId14"/>
      <w:headerReference w:type="first" r:id="rId15"/>
      <w:footerReference w:type="first" r:id="rId16"/>
      <w:pgSz w:w="11907" w:h="16840" w:code="9"/>
      <w:pgMar w:top="1530" w:right="1287" w:bottom="1440" w:left="1260" w:header="737"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89455" w14:textId="77777777" w:rsidR="00FF0A27" w:rsidRDefault="00FF0A27" w:rsidP="005F39FE">
      <w:r>
        <w:separator/>
      </w:r>
    </w:p>
  </w:endnote>
  <w:endnote w:type="continuationSeparator" w:id="0">
    <w:p w14:paraId="129B9821" w14:textId="77777777" w:rsidR="00FF0A27" w:rsidRDefault="00FF0A27" w:rsidP="005F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8352" w14:textId="1A2486B5" w:rsidR="007F5133" w:rsidRPr="000E78D4" w:rsidRDefault="000E78D4" w:rsidP="000E78D4">
    <w:pPr>
      <w:pStyle w:val="Footer"/>
      <w:pBdr>
        <w:top w:val="single" w:sz="6" w:space="1" w:color="auto"/>
      </w:pBdr>
      <w:tabs>
        <w:tab w:val="clear" w:pos="4153"/>
        <w:tab w:val="clear" w:pos="8306"/>
        <w:tab w:val="right" w:pos="9072"/>
      </w:tabs>
      <w:rPr>
        <w:rFonts w:ascii="Candara" w:hAnsi="Candara"/>
        <w:sz w:val="18"/>
        <w:szCs w:val="18"/>
      </w:rPr>
    </w:pPr>
    <w:r w:rsidRPr="000E78D4">
      <w:rPr>
        <w:rFonts w:ascii="Candara" w:hAnsi="Candara"/>
        <w:sz w:val="18"/>
        <w:szCs w:val="18"/>
      </w:rPr>
      <w:t>Section J - JSRS Requirements</w:t>
    </w:r>
    <w:r w:rsidR="00AD6669" w:rsidRPr="00867867">
      <w:rPr>
        <w:rFonts w:ascii="Candara" w:hAnsi="Candara"/>
      </w:rPr>
      <w:tab/>
    </w:r>
    <w:r w:rsidR="00AD6669" w:rsidRPr="00BC30B8">
      <w:rPr>
        <w:rFonts w:ascii="Candara" w:hAnsi="Candara"/>
        <w:snapToGrid w:val="0"/>
        <w:sz w:val="18"/>
        <w:szCs w:val="18"/>
      </w:rPr>
      <w:t xml:space="preserve">Page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PAGE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r w:rsidR="00AD6669" w:rsidRPr="00BC30B8">
      <w:rPr>
        <w:rFonts w:ascii="Candara" w:hAnsi="Candara"/>
        <w:snapToGrid w:val="0"/>
        <w:sz w:val="18"/>
        <w:szCs w:val="18"/>
      </w:rPr>
      <w:t xml:space="preserve"> of </w:t>
    </w:r>
    <w:r w:rsidR="00AD6669" w:rsidRPr="00BC30B8">
      <w:rPr>
        <w:rFonts w:ascii="Candara" w:hAnsi="Candara"/>
        <w:snapToGrid w:val="0"/>
        <w:sz w:val="18"/>
        <w:szCs w:val="18"/>
      </w:rPr>
      <w:fldChar w:fldCharType="begin"/>
    </w:r>
    <w:r w:rsidR="00AD6669" w:rsidRPr="00BC30B8">
      <w:rPr>
        <w:rFonts w:ascii="Candara" w:hAnsi="Candara"/>
        <w:snapToGrid w:val="0"/>
        <w:sz w:val="18"/>
        <w:szCs w:val="18"/>
      </w:rPr>
      <w:instrText xml:space="preserve"> NUMPAGES </w:instrText>
    </w:r>
    <w:r w:rsidR="00AD6669" w:rsidRPr="00BC30B8">
      <w:rPr>
        <w:rFonts w:ascii="Candara" w:hAnsi="Candara"/>
        <w:snapToGrid w:val="0"/>
        <w:sz w:val="18"/>
        <w:szCs w:val="18"/>
      </w:rPr>
      <w:fldChar w:fldCharType="separate"/>
    </w:r>
    <w:r w:rsidR="00AD6669" w:rsidRPr="00BC30B8">
      <w:rPr>
        <w:rFonts w:ascii="Candara" w:hAnsi="Candara"/>
        <w:noProof/>
        <w:snapToGrid w:val="0"/>
        <w:sz w:val="18"/>
        <w:szCs w:val="18"/>
      </w:rPr>
      <w:t>4</w:t>
    </w:r>
    <w:r w:rsidR="00AD6669" w:rsidRPr="00BC30B8">
      <w:rPr>
        <w:rFonts w:ascii="Candara" w:hAnsi="Candara"/>
        <w:snapToGrid w:val="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E3E5" w14:textId="030D741C" w:rsidR="007F5133" w:rsidRPr="000533D2" w:rsidRDefault="008E52C3">
    <w:pPr>
      <w:pStyle w:val="Footer"/>
      <w:pBdr>
        <w:top w:val="single" w:sz="6" w:space="1" w:color="auto"/>
      </w:pBdr>
      <w:tabs>
        <w:tab w:val="clear" w:pos="4153"/>
        <w:tab w:val="clear" w:pos="8306"/>
        <w:tab w:val="right" w:pos="9072"/>
      </w:tabs>
      <w:rPr>
        <w:rFonts w:ascii="Candara" w:hAnsi="Candara"/>
        <w:sz w:val="18"/>
        <w:szCs w:val="18"/>
      </w:rPr>
    </w:pPr>
    <w:r w:rsidRPr="000533D2">
      <w:rPr>
        <w:rFonts w:ascii="Candara" w:hAnsi="Candara"/>
        <w:sz w:val="18"/>
        <w:szCs w:val="18"/>
      </w:rPr>
      <w:fldChar w:fldCharType="begin"/>
    </w:r>
    <w:r w:rsidRPr="000533D2">
      <w:rPr>
        <w:rFonts w:ascii="Candara" w:hAnsi="Candara"/>
        <w:sz w:val="18"/>
        <w:szCs w:val="18"/>
      </w:rPr>
      <w:instrText xml:space="preserve"> FILENAME  \* MERGEFORMAT </w:instrText>
    </w:r>
    <w:r w:rsidRPr="000533D2">
      <w:rPr>
        <w:rFonts w:ascii="Candara" w:hAnsi="Candara"/>
        <w:sz w:val="18"/>
        <w:szCs w:val="18"/>
      </w:rPr>
      <w:fldChar w:fldCharType="separate"/>
    </w:r>
    <w:r w:rsidR="00AD6669" w:rsidRPr="000533D2">
      <w:rPr>
        <w:rFonts w:ascii="Candara" w:hAnsi="Candara"/>
        <w:noProof/>
        <w:sz w:val="18"/>
        <w:szCs w:val="18"/>
      </w:rPr>
      <w:t xml:space="preserve">Section </w:t>
    </w:r>
    <w:r w:rsidR="000E78D4">
      <w:rPr>
        <w:rFonts w:ascii="Candara" w:hAnsi="Candara"/>
        <w:noProof/>
        <w:sz w:val="18"/>
        <w:szCs w:val="18"/>
      </w:rPr>
      <w:t>J</w:t>
    </w:r>
    <w:r w:rsidR="00AD6669" w:rsidRPr="000533D2">
      <w:rPr>
        <w:rFonts w:ascii="Candara" w:hAnsi="Candara"/>
        <w:noProof/>
        <w:sz w:val="18"/>
        <w:szCs w:val="18"/>
      </w:rPr>
      <w:t xml:space="preserve"> - </w:t>
    </w:r>
    <w:r w:rsidR="000E78D4">
      <w:rPr>
        <w:rFonts w:ascii="Candara" w:hAnsi="Candara"/>
        <w:noProof/>
        <w:sz w:val="18"/>
        <w:szCs w:val="18"/>
      </w:rPr>
      <w:t>JSRS Requirements</w:t>
    </w:r>
    <w:r w:rsidRPr="000533D2">
      <w:rPr>
        <w:rFonts w:ascii="Candara" w:hAnsi="Candara"/>
        <w:noProof/>
        <w:sz w:val="18"/>
        <w:szCs w:val="18"/>
      </w:rPr>
      <w:fldChar w:fldCharType="end"/>
    </w:r>
    <w:r w:rsidR="00AD6669" w:rsidRPr="000533D2">
      <w:rPr>
        <w:rFonts w:ascii="Candara" w:hAnsi="Candara"/>
        <w:sz w:val="18"/>
        <w:szCs w:val="18"/>
      </w:rPr>
      <w:tab/>
    </w:r>
    <w:r w:rsidR="000533D2">
      <w:rPr>
        <w:rFonts w:ascii="Candara" w:hAnsi="Candara"/>
        <w:sz w:val="18"/>
        <w:szCs w:val="18"/>
      </w:rPr>
      <w:t xml:space="preserve">  </w:t>
    </w:r>
    <w:r w:rsidR="00AD6669" w:rsidRPr="000533D2">
      <w:rPr>
        <w:rFonts w:ascii="Candara" w:hAnsi="Candara"/>
        <w:snapToGrid w:val="0"/>
        <w:sz w:val="18"/>
        <w:szCs w:val="18"/>
      </w:rPr>
      <w:t xml:space="preserve">Page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PAGE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1</w:t>
    </w:r>
    <w:r w:rsidR="00AD6669" w:rsidRPr="000533D2">
      <w:rPr>
        <w:rFonts w:ascii="Candara" w:hAnsi="Candara"/>
        <w:snapToGrid w:val="0"/>
        <w:sz w:val="18"/>
        <w:szCs w:val="18"/>
      </w:rPr>
      <w:fldChar w:fldCharType="end"/>
    </w:r>
    <w:r w:rsidR="00AD6669" w:rsidRPr="000533D2">
      <w:rPr>
        <w:rFonts w:ascii="Candara" w:hAnsi="Candara"/>
        <w:snapToGrid w:val="0"/>
        <w:sz w:val="18"/>
        <w:szCs w:val="18"/>
      </w:rPr>
      <w:t xml:space="preserve"> of </w:t>
    </w:r>
    <w:r w:rsidR="00AD6669" w:rsidRPr="000533D2">
      <w:rPr>
        <w:rFonts w:ascii="Candara" w:hAnsi="Candara"/>
        <w:snapToGrid w:val="0"/>
        <w:sz w:val="18"/>
        <w:szCs w:val="18"/>
      </w:rPr>
      <w:fldChar w:fldCharType="begin"/>
    </w:r>
    <w:r w:rsidR="00AD6669" w:rsidRPr="000533D2">
      <w:rPr>
        <w:rFonts w:ascii="Candara" w:hAnsi="Candara"/>
        <w:snapToGrid w:val="0"/>
        <w:sz w:val="18"/>
        <w:szCs w:val="18"/>
      </w:rPr>
      <w:instrText xml:space="preserve"> NUMPAGES </w:instrText>
    </w:r>
    <w:r w:rsidR="00AD6669" w:rsidRPr="000533D2">
      <w:rPr>
        <w:rFonts w:ascii="Candara" w:hAnsi="Candara"/>
        <w:snapToGrid w:val="0"/>
        <w:sz w:val="18"/>
        <w:szCs w:val="18"/>
      </w:rPr>
      <w:fldChar w:fldCharType="separate"/>
    </w:r>
    <w:r w:rsidR="00AD6669" w:rsidRPr="000533D2">
      <w:rPr>
        <w:rFonts w:ascii="Candara" w:hAnsi="Candara"/>
        <w:noProof/>
        <w:snapToGrid w:val="0"/>
        <w:sz w:val="18"/>
        <w:szCs w:val="18"/>
      </w:rPr>
      <w:t>4</w:t>
    </w:r>
    <w:r w:rsidR="00AD6669" w:rsidRPr="000533D2">
      <w:rPr>
        <w:rFonts w:ascii="Candara" w:hAnsi="Candara"/>
        <w:snapToGrid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2DBA" w14:textId="77777777" w:rsidR="00FF0A27" w:rsidRDefault="00FF0A27" w:rsidP="005F39FE">
      <w:r>
        <w:separator/>
      </w:r>
    </w:p>
  </w:footnote>
  <w:footnote w:type="continuationSeparator" w:id="0">
    <w:p w14:paraId="7718F37D" w14:textId="77777777" w:rsidR="00FF0A27" w:rsidRDefault="00FF0A27" w:rsidP="005F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7E2A573B41B846E1974761AA61FCFBDE"/>
      </w:placeholder>
      <w:dataBinding w:prefixMappings="xmlns:ns0='http://purl.org/dc/elements/1.1/' xmlns:ns1='http://schemas.openxmlformats.org/package/2006/metadata/core-properties' " w:xpath="/ns1:coreProperties[1]/ns0:subject[1]" w:storeItemID="{6C3C8BC8-F283-45AE-878A-BAB7291924A1}"/>
      <w:text/>
    </w:sdtPr>
    <w:sdtEndPr/>
    <w:sdtContent>
      <w:p w14:paraId="434DF7E7" w14:textId="77777777" w:rsidR="003A5FCC" w:rsidRPr="00F063DA" w:rsidRDefault="003A5FCC" w:rsidP="003A5FC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169B318A804E4499BF2A996BD78F597E"/>
      </w:placeholder>
      <w:dataBinding w:prefixMappings="xmlns:ns0='http://purl.org/dc/elements/1.1/' xmlns:ns1='http://schemas.openxmlformats.org/package/2006/metadata/core-properties' " w:xpath="/ns1:coreProperties[1]/ns0:title[1]" w:storeItemID="{6C3C8BC8-F283-45AE-878A-BAB7291924A1}"/>
      <w:text/>
    </w:sdtPr>
    <w:sdtEndPr/>
    <w:sdtContent>
      <w:p w14:paraId="5E3A853F" w14:textId="195C611E" w:rsidR="007F5133" w:rsidRPr="00F063DA" w:rsidRDefault="003A5FCC" w:rsidP="003A5FCC">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0C36053E5D774BEAB3D7AE79F27C28DB"/>
      </w:placeholder>
      <w:dataBinding w:prefixMappings="xmlns:ns0='http://purl.org/dc/elements/1.1/' xmlns:ns1='http://schemas.openxmlformats.org/package/2006/metadata/core-properties' " w:xpath="/ns1:coreProperties[1]/ns0:subject[1]" w:storeItemID="{6C3C8BC8-F283-45AE-878A-BAB7291924A1}"/>
      <w:text/>
    </w:sdtPr>
    <w:sdtEndPr/>
    <w:sdtContent>
      <w:p w14:paraId="0C149D0D" w14:textId="7D323B19" w:rsidR="007F5133" w:rsidRPr="00F063DA" w:rsidRDefault="005F39FE">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E1056E6022B543C6BE0641F31A112F3B"/>
      </w:placeholder>
      <w:dataBinding w:prefixMappings="xmlns:ns0='http://purl.org/dc/elements/1.1/' xmlns:ns1='http://schemas.openxmlformats.org/package/2006/metadata/core-properties' " w:xpath="/ns1:coreProperties[1]/ns0:title[1]" w:storeItemID="{6C3C8BC8-F283-45AE-878A-BAB7291924A1}"/>
      <w:text/>
    </w:sdtPr>
    <w:sdtEndPr/>
    <w:sdtContent>
      <w:p w14:paraId="2E116740" w14:textId="44032841" w:rsidR="005F39FE" w:rsidRPr="00F063DA" w:rsidRDefault="005F39FE">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61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2064FF8"/>
    <w:multiLevelType w:val="singleLevel"/>
    <w:tmpl w:val="8B3C086A"/>
    <w:lvl w:ilvl="0">
      <w:start w:val="1"/>
      <w:numFmt w:val="bullet"/>
      <w:lvlText w:val=""/>
      <w:lvlJc w:val="left"/>
      <w:pPr>
        <w:tabs>
          <w:tab w:val="num" w:pos="1728"/>
        </w:tabs>
        <w:ind w:left="1728" w:hanging="576"/>
      </w:pPr>
      <w:rPr>
        <w:rFonts w:ascii="Wingdings" w:hAnsi="Wingdings" w:hint="default"/>
      </w:rPr>
    </w:lvl>
  </w:abstractNum>
  <w:abstractNum w:abstractNumId="2" w15:restartNumberingAfterBreak="0">
    <w:nsid w:val="082113C4"/>
    <w:multiLevelType w:val="singleLevel"/>
    <w:tmpl w:val="4C1410BA"/>
    <w:lvl w:ilvl="0">
      <w:start w:val="1"/>
      <w:numFmt w:val="decimal"/>
      <w:lvlText w:val="3.%1 "/>
      <w:legacy w:legacy="1" w:legacySpace="0" w:legacyIndent="567"/>
      <w:lvlJc w:val="left"/>
      <w:pPr>
        <w:ind w:left="1134" w:hanging="567"/>
      </w:pPr>
      <w:rPr>
        <w:rFonts w:ascii="Times New Roman" w:hAnsi="Times New Roman" w:hint="default"/>
        <w:b w:val="0"/>
        <w:i w:val="0"/>
        <w:sz w:val="22"/>
        <w:szCs w:val="22"/>
        <w:u w:val="none"/>
      </w:rPr>
    </w:lvl>
  </w:abstractNum>
  <w:abstractNum w:abstractNumId="3" w15:restartNumberingAfterBreak="0">
    <w:nsid w:val="08AB3520"/>
    <w:multiLevelType w:val="multilevel"/>
    <w:tmpl w:val="1004A7A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A6E4408"/>
    <w:multiLevelType w:val="hybridMultilevel"/>
    <w:tmpl w:val="488C9612"/>
    <w:lvl w:ilvl="0" w:tplc="BA5E3D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0B14BA"/>
    <w:multiLevelType w:val="multilevel"/>
    <w:tmpl w:val="2188D4B2"/>
    <w:lvl w:ilvl="0">
      <w:start w:val="1"/>
      <w:numFmt w:val="decimal"/>
      <w:lvlText w:val="%1."/>
      <w:legacy w:legacy="1" w:legacySpace="0" w:legacyIndent="567"/>
      <w:lvlJc w:val="left"/>
      <w:pPr>
        <w:ind w:left="1134" w:hanging="567"/>
      </w:pPr>
      <w:rPr>
        <w:rFonts w:ascii="Candara" w:eastAsia="Times New Roman" w:hAnsi="Candara" w:cs="Times New Roman"/>
        <w:b/>
        <w:bCs/>
        <w:i w:val="0"/>
        <w:sz w:val="22"/>
        <w:szCs w:val="20"/>
        <w:u w:val="none"/>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 w15:restartNumberingAfterBreak="0">
    <w:nsid w:val="10E4413D"/>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13E3197"/>
    <w:multiLevelType w:val="hybridMultilevel"/>
    <w:tmpl w:val="928CB102"/>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3E55CFA"/>
    <w:multiLevelType w:val="multilevel"/>
    <w:tmpl w:val="B8C03C0C"/>
    <w:lvl w:ilvl="0">
      <w:start w:val="2"/>
      <w:numFmt w:val="decimal"/>
      <w:lvlText w:val="%1."/>
      <w:lvlJc w:val="left"/>
      <w:pPr>
        <w:ind w:left="1080" w:hanging="72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4CD41D1"/>
    <w:multiLevelType w:val="multilevel"/>
    <w:tmpl w:val="ED604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E13604"/>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C1170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C13B59"/>
    <w:multiLevelType w:val="hybridMultilevel"/>
    <w:tmpl w:val="F52AD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94F47"/>
    <w:multiLevelType w:val="hybridMultilevel"/>
    <w:tmpl w:val="F56CDA76"/>
    <w:lvl w:ilvl="0" w:tplc="E4F8A0C4">
      <w:start w:val="2"/>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267FAF"/>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BE244E"/>
    <w:multiLevelType w:val="hybridMultilevel"/>
    <w:tmpl w:val="1D269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02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69943B9"/>
    <w:multiLevelType w:val="hybridMultilevel"/>
    <w:tmpl w:val="C63A5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07995"/>
    <w:multiLevelType w:val="multilevel"/>
    <w:tmpl w:val="44CCB0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CF2D91"/>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31541EC"/>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146D0D"/>
    <w:multiLevelType w:val="multilevel"/>
    <w:tmpl w:val="C862CE66"/>
    <w:lvl w:ilvl="0">
      <w:start w:val="4"/>
      <w:numFmt w:val="decimal"/>
      <w:lvlText w:val="%1"/>
      <w:lvlJc w:val="left"/>
      <w:pPr>
        <w:ind w:left="440" w:hanging="440"/>
      </w:pPr>
      <w:rPr>
        <w:rFonts w:hint="default"/>
      </w:rPr>
    </w:lvl>
    <w:lvl w:ilvl="1">
      <w:start w:val="7"/>
      <w:numFmt w:val="decimal"/>
      <w:lvlText w:val="%1.%2"/>
      <w:lvlJc w:val="left"/>
      <w:pPr>
        <w:ind w:left="800" w:hanging="4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E961E89"/>
    <w:multiLevelType w:val="multilevel"/>
    <w:tmpl w:val="7A34ADF0"/>
    <w:lvl w:ilvl="0">
      <w:start w:val="1"/>
      <w:numFmt w:val="decimal"/>
      <w:lvlText w:val="%1."/>
      <w:lvlJc w:val="left"/>
      <w:pPr>
        <w:ind w:left="1080" w:hanging="72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EAA05DF"/>
    <w:multiLevelType w:val="multilevel"/>
    <w:tmpl w:val="74C6544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EDA3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06D225D"/>
    <w:multiLevelType w:val="singleLevel"/>
    <w:tmpl w:val="04090017"/>
    <w:lvl w:ilvl="0">
      <w:start w:val="1"/>
      <w:numFmt w:val="lowerLetter"/>
      <w:lvlText w:val="%1)"/>
      <w:lvlJc w:val="left"/>
      <w:pPr>
        <w:ind w:left="360" w:hanging="360"/>
      </w:pPr>
      <w:rPr>
        <w:rFonts w:hint="default"/>
      </w:rPr>
    </w:lvl>
  </w:abstractNum>
  <w:abstractNum w:abstractNumId="26" w15:restartNumberingAfterBreak="0">
    <w:nsid w:val="50FD5345"/>
    <w:multiLevelType w:val="multilevel"/>
    <w:tmpl w:val="AB4AC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3012401"/>
    <w:multiLevelType w:val="hybridMultilevel"/>
    <w:tmpl w:val="BF8288D2"/>
    <w:lvl w:ilvl="0" w:tplc="1A023A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117C44"/>
    <w:multiLevelType w:val="hybridMultilevel"/>
    <w:tmpl w:val="455EA9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A40988"/>
    <w:multiLevelType w:val="multilevel"/>
    <w:tmpl w:val="08DE7B9A"/>
    <w:lvl w:ilvl="0">
      <w:start w:val="1"/>
      <w:numFmt w:val="decimal"/>
      <w:lvlText w:val="1.%1 "/>
      <w:lvlJc w:val="left"/>
      <w:pPr>
        <w:ind w:left="360" w:hanging="360"/>
      </w:pPr>
      <w:rPr>
        <w:rFonts w:ascii="Candara" w:hAnsi="Candara" w:hint="default"/>
        <w:b w:val="0"/>
        <w:i w:val="0"/>
        <w:sz w:val="22"/>
        <w:szCs w:val="18"/>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3BA5D3A"/>
    <w:multiLevelType w:val="hybridMultilevel"/>
    <w:tmpl w:val="64581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D55A4C"/>
    <w:multiLevelType w:val="hybridMultilevel"/>
    <w:tmpl w:val="9DCE84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587126C0"/>
    <w:multiLevelType w:val="hybridMultilevel"/>
    <w:tmpl w:val="AA66ABF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5A301E6B"/>
    <w:multiLevelType w:val="hybridMultilevel"/>
    <w:tmpl w:val="4B403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7D615F"/>
    <w:multiLevelType w:val="multilevel"/>
    <w:tmpl w:val="A29CC03E"/>
    <w:lvl w:ilvl="0">
      <w:start w:val="5"/>
      <w:numFmt w:val="decimal"/>
      <w:lvlText w:val="%1"/>
      <w:lvlJc w:val="left"/>
      <w:pPr>
        <w:ind w:left="360" w:hanging="360"/>
      </w:pPr>
      <w:rPr>
        <w:rFonts w:hint="default"/>
      </w:rPr>
    </w:lvl>
    <w:lvl w:ilvl="1">
      <w:start w:val="3"/>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35" w15:restartNumberingAfterBreak="0">
    <w:nsid w:val="63F877F0"/>
    <w:multiLevelType w:val="multilevel"/>
    <w:tmpl w:val="0F0ECC90"/>
    <w:lvl w:ilvl="0">
      <w:start w:val="1"/>
      <w:numFmt w:val="upperLetter"/>
      <w:lvlText w:val="%1"/>
      <w:lvlJc w:val="left"/>
      <w:pPr>
        <w:ind w:left="1080" w:hanging="720"/>
      </w:pPr>
      <w:rPr>
        <w:rFonts w:hint="default"/>
      </w:rPr>
    </w:lvl>
    <w:lvl w:ilvl="1">
      <w:start w:val="1"/>
      <w:numFmt w:val="none"/>
      <w:isLgl/>
      <w:lvlText w:val="A1"/>
      <w:lvlJc w:val="left"/>
      <w:pPr>
        <w:ind w:left="930" w:hanging="57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B8D45C0"/>
    <w:multiLevelType w:val="singleLevel"/>
    <w:tmpl w:val="49221EBC"/>
    <w:lvl w:ilvl="0">
      <w:start w:val="1"/>
      <w:numFmt w:val="decimal"/>
      <w:lvlText w:val="4.%1"/>
      <w:legacy w:legacy="1" w:legacySpace="0" w:legacyIndent="567"/>
      <w:lvlJc w:val="left"/>
      <w:pPr>
        <w:ind w:left="1134" w:hanging="567"/>
      </w:pPr>
    </w:lvl>
  </w:abstractNum>
  <w:abstractNum w:abstractNumId="37" w15:restartNumberingAfterBreak="0">
    <w:nsid w:val="6BD93D23"/>
    <w:multiLevelType w:val="hybridMultilevel"/>
    <w:tmpl w:val="455EA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C5EFB"/>
    <w:multiLevelType w:val="hybridMultilevel"/>
    <w:tmpl w:val="C95C86A2"/>
    <w:lvl w:ilvl="0" w:tplc="55F8A5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855FA8"/>
    <w:multiLevelType w:val="multilevel"/>
    <w:tmpl w:val="06DA2BD8"/>
    <w:lvl w:ilvl="0">
      <w:start w:val="2"/>
      <w:numFmt w:val="decimal"/>
      <w:lvlText w:val="%1"/>
      <w:lvlJc w:val="left"/>
      <w:pPr>
        <w:ind w:left="360" w:hanging="360"/>
      </w:pPr>
      <w:rPr>
        <w:rFonts w:hint="default"/>
        <w:b w:val="0"/>
        <w:u w:val="none"/>
      </w:rPr>
    </w:lvl>
    <w:lvl w:ilvl="1">
      <w:start w:val="1"/>
      <w:numFmt w:val="decimal"/>
      <w:lvlText w:val="%1.%2"/>
      <w:lvlJc w:val="left"/>
      <w:pPr>
        <w:ind w:left="900" w:hanging="360"/>
      </w:pPr>
      <w:rPr>
        <w:rFonts w:hint="default"/>
        <w:b w:val="0"/>
        <w:u w:val="none"/>
      </w:rPr>
    </w:lvl>
    <w:lvl w:ilvl="2">
      <w:start w:val="1"/>
      <w:numFmt w:val="decimal"/>
      <w:lvlText w:val="%1.%2.%3"/>
      <w:lvlJc w:val="left"/>
      <w:pPr>
        <w:ind w:left="1800" w:hanging="720"/>
      </w:pPr>
      <w:rPr>
        <w:rFonts w:hint="default"/>
        <w:b w:val="0"/>
        <w:u w:val="none"/>
      </w:rPr>
    </w:lvl>
    <w:lvl w:ilvl="3">
      <w:start w:val="1"/>
      <w:numFmt w:val="decimal"/>
      <w:lvlText w:val="%1.%2.%3.%4"/>
      <w:lvlJc w:val="left"/>
      <w:pPr>
        <w:ind w:left="2340" w:hanging="720"/>
      </w:pPr>
      <w:rPr>
        <w:rFonts w:hint="default"/>
        <w:b w:val="0"/>
        <w:u w:val="none"/>
      </w:rPr>
    </w:lvl>
    <w:lvl w:ilvl="4">
      <w:start w:val="1"/>
      <w:numFmt w:val="decimal"/>
      <w:lvlText w:val="%1.%2.%3.%4.%5"/>
      <w:lvlJc w:val="left"/>
      <w:pPr>
        <w:ind w:left="3240" w:hanging="1080"/>
      </w:pPr>
      <w:rPr>
        <w:rFonts w:hint="default"/>
        <w:b w:val="0"/>
        <w:u w:val="none"/>
      </w:rPr>
    </w:lvl>
    <w:lvl w:ilvl="5">
      <w:start w:val="1"/>
      <w:numFmt w:val="decimal"/>
      <w:lvlText w:val="%1.%2.%3.%4.%5.%6"/>
      <w:lvlJc w:val="left"/>
      <w:pPr>
        <w:ind w:left="3780" w:hanging="1080"/>
      </w:pPr>
      <w:rPr>
        <w:rFonts w:hint="default"/>
        <w:b w:val="0"/>
        <w:u w:val="none"/>
      </w:rPr>
    </w:lvl>
    <w:lvl w:ilvl="6">
      <w:start w:val="1"/>
      <w:numFmt w:val="decimal"/>
      <w:lvlText w:val="%1.%2.%3.%4.%5.%6.%7"/>
      <w:lvlJc w:val="left"/>
      <w:pPr>
        <w:ind w:left="4680" w:hanging="1440"/>
      </w:pPr>
      <w:rPr>
        <w:rFonts w:hint="default"/>
        <w:b w:val="0"/>
        <w:u w:val="none"/>
      </w:rPr>
    </w:lvl>
    <w:lvl w:ilvl="7">
      <w:start w:val="1"/>
      <w:numFmt w:val="decimal"/>
      <w:lvlText w:val="%1.%2.%3.%4.%5.%6.%7.%8"/>
      <w:lvlJc w:val="left"/>
      <w:pPr>
        <w:ind w:left="5220" w:hanging="1440"/>
      </w:pPr>
      <w:rPr>
        <w:rFonts w:hint="default"/>
        <w:b w:val="0"/>
        <w:u w:val="none"/>
      </w:rPr>
    </w:lvl>
    <w:lvl w:ilvl="8">
      <w:start w:val="1"/>
      <w:numFmt w:val="decimal"/>
      <w:lvlText w:val="%1.%2.%3.%4.%5.%6.%7.%8.%9"/>
      <w:lvlJc w:val="left"/>
      <w:pPr>
        <w:ind w:left="6120" w:hanging="1800"/>
      </w:pPr>
      <w:rPr>
        <w:rFonts w:hint="default"/>
        <w:b w:val="0"/>
        <w:u w:val="none"/>
      </w:rPr>
    </w:lvl>
  </w:abstractNum>
  <w:abstractNum w:abstractNumId="40" w15:restartNumberingAfterBreak="0">
    <w:nsid w:val="738A446C"/>
    <w:multiLevelType w:val="multilevel"/>
    <w:tmpl w:val="BADADA16"/>
    <w:lvl w:ilvl="0">
      <w:start w:val="1"/>
      <w:numFmt w:val="decimal"/>
      <w:lvlText w:val="%1."/>
      <w:lvlJc w:val="left"/>
      <w:pPr>
        <w:ind w:left="1080" w:hanging="720"/>
      </w:pPr>
      <w:rPr>
        <w:rFonts w:hint="default"/>
        <w:b/>
        <w:bCs/>
        <w:sz w:val="20"/>
        <w:szCs w:val="20"/>
      </w:rPr>
    </w:lvl>
    <w:lvl w:ilvl="1">
      <w:start w:val="1"/>
      <w:numFmt w:val="decimal"/>
      <w:isLgl/>
      <w:lvlText w:val="%1.%2"/>
      <w:lvlJc w:val="left"/>
      <w:pPr>
        <w:ind w:left="930" w:hanging="57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36030804">
    <w:abstractNumId w:val="5"/>
  </w:num>
  <w:num w:numId="2" w16cid:durableId="1525096632">
    <w:abstractNumId w:val="2"/>
  </w:num>
  <w:num w:numId="3" w16cid:durableId="1792551681">
    <w:abstractNumId w:val="36"/>
  </w:num>
  <w:num w:numId="4" w16cid:durableId="1374580028">
    <w:abstractNumId w:val="1"/>
  </w:num>
  <w:num w:numId="5" w16cid:durableId="2079209352">
    <w:abstractNumId w:val="34"/>
  </w:num>
  <w:num w:numId="6" w16cid:durableId="1660233169">
    <w:abstractNumId w:val="31"/>
  </w:num>
  <w:num w:numId="7" w16cid:durableId="706562839">
    <w:abstractNumId w:val="12"/>
  </w:num>
  <w:num w:numId="8" w16cid:durableId="1236009934">
    <w:abstractNumId w:val="33"/>
  </w:num>
  <w:num w:numId="9" w16cid:durableId="1505314143">
    <w:abstractNumId w:val="15"/>
  </w:num>
  <w:num w:numId="10" w16cid:durableId="1130051691">
    <w:abstractNumId w:val="22"/>
  </w:num>
  <w:num w:numId="11" w16cid:durableId="539512340">
    <w:abstractNumId w:val="8"/>
  </w:num>
  <w:num w:numId="12" w16cid:durableId="183520035">
    <w:abstractNumId w:val="4"/>
  </w:num>
  <w:num w:numId="13" w16cid:durableId="530844666">
    <w:abstractNumId w:val="24"/>
  </w:num>
  <w:num w:numId="14" w16cid:durableId="442382199">
    <w:abstractNumId w:val="23"/>
  </w:num>
  <w:num w:numId="15" w16cid:durableId="2096780057">
    <w:abstractNumId w:val="40"/>
  </w:num>
  <w:num w:numId="16" w16cid:durableId="1295212916">
    <w:abstractNumId w:val="0"/>
  </w:num>
  <w:num w:numId="17" w16cid:durableId="527453828">
    <w:abstractNumId w:val="32"/>
  </w:num>
  <w:num w:numId="18" w16cid:durableId="1813207877">
    <w:abstractNumId w:val="18"/>
  </w:num>
  <w:num w:numId="19" w16cid:durableId="554706328">
    <w:abstractNumId w:val="9"/>
  </w:num>
  <w:num w:numId="20" w16cid:durableId="1355375268">
    <w:abstractNumId w:val="7"/>
  </w:num>
  <w:num w:numId="21" w16cid:durableId="1697651753">
    <w:abstractNumId w:val="26"/>
  </w:num>
  <w:num w:numId="22" w16cid:durableId="928584671">
    <w:abstractNumId w:val="21"/>
  </w:num>
  <w:num w:numId="23" w16cid:durableId="2114014838">
    <w:abstractNumId w:val="27"/>
  </w:num>
  <w:num w:numId="24" w16cid:durableId="1374764653">
    <w:abstractNumId w:val="38"/>
  </w:num>
  <w:num w:numId="25" w16cid:durableId="1457679083">
    <w:abstractNumId w:val="25"/>
  </w:num>
  <w:num w:numId="26" w16cid:durableId="695470027">
    <w:abstractNumId w:val="30"/>
  </w:num>
  <w:num w:numId="27" w16cid:durableId="1621717322">
    <w:abstractNumId w:val="13"/>
  </w:num>
  <w:num w:numId="28" w16cid:durableId="1428311151">
    <w:abstractNumId w:val="11"/>
  </w:num>
  <w:num w:numId="29" w16cid:durableId="2038966088">
    <w:abstractNumId w:val="16"/>
  </w:num>
  <w:num w:numId="30" w16cid:durableId="1836922329">
    <w:abstractNumId w:val="10"/>
  </w:num>
  <w:num w:numId="31" w16cid:durableId="1404449010">
    <w:abstractNumId w:val="19"/>
  </w:num>
  <w:num w:numId="32" w16cid:durableId="664239932">
    <w:abstractNumId w:val="35"/>
  </w:num>
  <w:num w:numId="33" w16cid:durableId="1580865527">
    <w:abstractNumId w:val="6"/>
  </w:num>
  <w:num w:numId="34" w16cid:durableId="1535581087">
    <w:abstractNumId w:val="37"/>
  </w:num>
  <w:num w:numId="35" w16cid:durableId="1044672103">
    <w:abstractNumId w:val="14"/>
  </w:num>
  <w:num w:numId="36" w16cid:durableId="751898829">
    <w:abstractNumId w:val="20"/>
  </w:num>
  <w:num w:numId="37" w16cid:durableId="86580970">
    <w:abstractNumId w:val="28"/>
  </w:num>
  <w:num w:numId="38" w16cid:durableId="1522161730">
    <w:abstractNumId w:val="17"/>
  </w:num>
  <w:num w:numId="39" w16cid:durableId="556669706">
    <w:abstractNumId w:val="29"/>
  </w:num>
  <w:num w:numId="40" w16cid:durableId="630745289">
    <w:abstractNumId w:val="39"/>
  </w:num>
  <w:num w:numId="41" w16cid:durableId="3713431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FE"/>
    <w:rsid w:val="00006726"/>
    <w:rsid w:val="00006B28"/>
    <w:rsid w:val="00011B83"/>
    <w:rsid w:val="00031D2E"/>
    <w:rsid w:val="0003250A"/>
    <w:rsid w:val="0003447C"/>
    <w:rsid w:val="00041FEA"/>
    <w:rsid w:val="00043BBB"/>
    <w:rsid w:val="000533D2"/>
    <w:rsid w:val="00053638"/>
    <w:rsid w:val="00057428"/>
    <w:rsid w:val="00070F8A"/>
    <w:rsid w:val="00072727"/>
    <w:rsid w:val="00096C38"/>
    <w:rsid w:val="000A1ED9"/>
    <w:rsid w:val="000A22F6"/>
    <w:rsid w:val="000A5794"/>
    <w:rsid w:val="000A7367"/>
    <w:rsid w:val="000B34ED"/>
    <w:rsid w:val="000B5C4D"/>
    <w:rsid w:val="000C125B"/>
    <w:rsid w:val="000C18C5"/>
    <w:rsid w:val="000C5AD3"/>
    <w:rsid w:val="000D7269"/>
    <w:rsid w:val="000E05FE"/>
    <w:rsid w:val="000E5CB2"/>
    <w:rsid w:val="000E6AB5"/>
    <w:rsid w:val="000E78D4"/>
    <w:rsid w:val="000F0B8F"/>
    <w:rsid w:val="000F1FE3"/>
    <w:rsid w:val="001140B7"/>
    <w:rsid w:val="00114291"/>
    <w:rsid w:val="0013242A"/>
    <w:rsid w:val="0013573B"/>
    <w:rsid w:val="00135EF6"/>
    <w:rsid w:val="00141E9A"/>
    <w:rsid w:val="00170163"/>
    <w:rsid w:val="00171CB2"/>
    <w:rsid w:val="0018738C"/>
    <w:rsid w:val="00187EB5"/>
    <w:rsid w:val="001945C4"/>
    <w:rsid w:val="001B484A"/>
    <w:rsid w:val="001C6DB9"/>
    <w:rsid w:val="001C7AE9"/>
    <w:rsid w:val="001D36F0"/>
    <w:rsid w:val="001F59C4"/>
    <w:rsid w:val="001F71B9"/>
    <w:rsid w:val="001F765B"/>
    <w:rsid w:val="00201EE8"/>
    <w:rsid w:val="0023371E"/>
    <w:rsid w:val="002351ED"/>
    <w:rsid w:val="002374AD"/>
    <w:rsid w:val="00242714"/>
    <w:rsid w:val="00260BAE"/>
    <w:rsid w:val="00262F47"/>
    <w:rsid w:val="0026616E"/>
    <w:rsid w:val="00266EA7"/>
    <w:rsid w:val="00267772"/>
    <w:rsid w:val="00277A9D"/>
    <w:rsid w:val="002825F9"/>
    <w:rsid w:val="00282FD2"/>
    <w:rsid w:val="0029045E"/>
    <w:rsid w:val="002A164E"/>
    <w:rsid w:val="002A5831"/>
    <w:rsid w:val="002F530B"/>
    <w:rsid w:val="00315B16"/>
    <w:rsid w:val="003219D4"/>
    <w:rsid w:val="00322770"/>
    <w:rsid w:val="00335881"/>
    <w:rsid w:val="0035056B"/>
    <w:rsid w:val="003762E3"/>
    <w:rsid w:val="00384867"/>
    <w:rsid w:val="00392889"/>
    <w:rsid w:val="003939CA"/>
    <w:rsid w:val="003A37A6"/>
    <w:rsid w:val="003A4B46"/>
    <w:rsid w:val="003A5FCC"/>
    <w:rsid w:val="003A73DD"/>
    <w:rsid w:val="003B6815"/>
    <w:rsid w:val="003C5376"/>
    <w:rsid w:val="003D421F"/>
    <w:rsid w:val="003D46B6"/>
    <w:rsid w:val="003E2149"/>
    <w:rsid w:val="003F1CD9"/>
    <w:rsid w:val="003F3566"/>
    <w:rsid w:val="003F67E3"/>
    <w:rsid w:val="003F7A4D"/>
    <w:rsid w:val="00415506"/>
    <w:rsid w:val="00432759"/>
    <w:rsid w:val="00433976"/>
    <w:rsid w:val="00440CB4"/>
    <w:rsid w:val="00456190"/>
    <w:rsid w:val="00470906"/>
    <w:rsid w:val="00471542"/>
    <w:rsid w:val="00476DF7"/>
    <w:rsid w:val="004777E2"/>
    <w:rsid w:val="0048413A"/>
    <w:rsid w:val="0048465B"/>
    <w:rsid w:val="004A3350"/>
    <w:rsid w:val="004B0393"/>
    <w:rsid w:val="004B4BFC"/>
    <w:rsid w:val="004C0989"/>
    <w:rsid w:val="004E2F1B"/>
    <w:rsid w:val="004F054A"/>
    <w:rsid w:val="004F4F50"/>
    <w:rsid w:val="004F5C57"/>
    <w:rsid w:val="0050201D"/>
    <w:rsid w:val="00511776"/>
    <w:rsid w:val="00512F09"/>
    <w:rsid w:val="0051786B"/>
    <w:rsid w:val="0052188A"/>
    <w:rsid w:val="0052199F"/>
    <w:rsid w:val="00536154"/>
    <w:rsid w:val="005455EF"/>
    <w:rsid w:val="0055692F"/>
    <w:rsid w:val="00561E78"/>
    <w:rsid w:val="005721C7"/>
    <w:rsid w:val="0057429E"/>
    <w:rsid w:val="00594391"/>
    <w:rsid w:val="005A663D"/>
    <w:rsid w:val="005A6730"/>
    <w:rsid w:val="005B7C9B"/>
    <w:rsid w:val="005C0287"/>
    <w:rsid w:val="005C33CE"/>
    <w:rsid w:val="005C409F"/>
    <w:rsid w:val="005C527D"/>
    <w:rsid w:val="005F39FE"/>
    <w:rsid w:val="006008FD"/>
    <w:rsid w:val="00606727"/>
    <w:rsid w:val="00613FD4"/>
    <w:rsid w:val="00617ACD"/>
    <w:rsid w:val="006335C3"/>
    <w:rsid w:val="006374CB"/>
    <w:rsid w:val="00644432"/>
    <w:rsid w:val="00660AAE"/>
    <w:rsid w:val="00694197"/>
    <w:rsid w:val="006A4951"/>
    <w:rsid w:val="006C5A91"/>
    <w:rsid w:val="006D2339"/>
    <w:rsid w:val="006E4E0B"/>
    <w:rsid w:val="00730465"/>
    <w:rsid w:val="007368E6"/>
    <w:rsid w:val="00742961"/>
    <w:rsid w:val="00747CAB"/>
    <w:rsid w:val="007504F6"/>
    <w:rsid w:val="00750F10"/>
    <w:rsid w:val="007A1254"/>
    <w:rsid w:val="007A5E3B"/>
    <w:rsid w:val="007C2A56"/>
    <w:rsid w:val="007C35C1"/>
    <w:rsid w:val="007C54C8"/>
    <w:rsid w:val="007D3142"/>
    <w:rsid w:val="007E03B2"/>
    <w:rsid w:val="007E3B54"/>
    <w:rsid w:val="007F4220"/>
    <w:rsid w:val="007F5133"/>
    <w:rsid w:val="007F6B7A"/>
    <w:rsid w:val="00815BBC"/>
    <w:rsid w:val="0083376D"/>
    <w:rsid w:val="00854205"/>
    <w:rsid w:val="00864951"/>
    <w:rsid w:val="00867867"/>
    <w:rsid w:val="00880E50"/>
    <w:rsid w:val="00892DA6"/>
    <w:rsid w:val="008A34C4"/>
    <w:rsid w:val="008C73A5"/>
    <w:rsid w:val="008E0DFB"/>
    <w:rsid w:val="008E1E2E"/>
    <w:rsid w:val="008E52C3"/>
    <w:rsid w:val="008F59C5"/>
    <w:rsid w:val="008F6F69"/>
    <w:rsid w:val="009004D4"/>
    <w:rsid w:val="00917C14"/>
    <w:rsid w:val="00926955"/>
    <w:rsid w:val="009416BE"/>
    <w:rsid w:val="00944EB6"/>
    <w:rsid w:val="00944FF0"/>
    <w:rsid w:val="00947E4E"/>
    <w:rsid w:val="00962D7E"/>
    <w:rsid w:val="00975E31"/>
    <w:rsid w:val="009925ED"/>
    <w:rsid w:val="009A4688"/>
    <w:rsid w:val="009C11B1"/>
    <w:rsid w:val="009C1EF5"/>
    <w:rsid w:val="009C6EBF"/>
    <w:rsid w:val="009D4762"/>
    <w:rsid w:val="009D5BBD"/>
    <w:rsid w:val="009E3035"/>
    <w:rsid w:val="009F1849"/>
    <w:rsid w:val="00A00815"/>
    <w:rsid w:val="00A01960"/>
    <w:rsid w:val="00A05C6A"/>
    <w:rsid w:val="00A11432"/>
    <w:rsid w:val="00A13095"/>
    <w:rsid w:val="00A20E67"/>
    <w:rsid w:val="00A2477F"/>
    <w:rsid w:val="00A411F9"/>
    <w:rsid w:val="00A41447"/>
    <w:rsid w:val="00A430AD"/>
    <w:rsid w:val="00A54C07"/>
    <w:rsid w:val="00A67E81"/>
    <w:rsid w:val="00A83A36"/>
    <w:rsid w:val="00A8601A"/>
    <w:rsid w:val="00A86F04"/>
    <w:rsid w:val="00A963EC"/>
    <w:rsid w:val="00AC2502"/>
    <w:rsid w:val="00AD6669"/>
    <w:rsid w:val="00AD754A"/>
    <w:rsid w:val="00AE3202"/>
    <w:rsid w:val="00AE3EA8"/>
    <w:rsid w:val="00AF67AF"/>
    <w:rsid w:val="00B03559"/>
    <w:rsid w:val="00B06015"/>
    <w:rsid w:val="00B20670"/>
    <w:rsid w:val="00B2109E"/>
    <w:rsid w:val="00B36A5C"/>
    <w:rsid w:val="00B46D1F"/>
    <w:rsid w:val="00B66DA1"/>
    <w:rsid w:val="00B721B9"/>
    <w:rsid w:val="00B76FD2"/>
    <w:rsid w:val="00B86A28"/>
    <w:rsid w:val="00B92AF2"/>
    <w:rsid w:val="00B938BB"/>
    <w:rsid w:val="00BA578B"/>
    <w:rsid w:val="00BB141B"/>
    <w:rsid w:val="00BB25FF"/>
    <w:rsid w:val="00BC30B8"/>
    <w:rsid w:val="00BC4EBD"/>
    <w:rsid w:val="00BC5530"/>
    <w:rsid w:val="00BC68B2"/>
    <w:rsid w:val="00BC72A9"/>
    <w:rsid w:val="00BE2E8A"/>
    <w:rsid w:val="00BE3C34"/>
    <w:rsid w:val="00BF3496"/>
    <w:rsid w:val="00BF519C"/>
    <w:rsid w:val="00BF6162"/>
    <w:rsid w:val="00C15934"/>
    <w:rsid w:val="00C1658C"/>
    <w:rsid w:val="00C20AF1"/>
    <w:rsid w:val="00C25C4F"/>
    <w:rsid w:val="00C41E27"/>
    <w:rsid w:val="00C42EF8"/>
    <w:rsid w:val="00C474EE"/>
    <w:rsid w:val="00C50A7D"/>
    <w:rsid w:val="00C86B72"/>
    <w:rsid w:val="00C90800"/>
    <w:rsid w:val="00C95438"/>
    <w:rsid w:val="00C9757B"/>
    <w:rsid w:val="00CB1ACC"/>
    <w:rsid w:val="00CC037E"/>
    <w:rsid w:val="00CE7E7D"/>
    <w:rsid w:val="00CF0D3F"/>
    <w:rsid w:val="00CF3EBD"/>
    <w:rsid w:val="00D071E5"/>
    <w:rsid w:val="00D232DB"/>
    <w:rsid w:val="00D23F72"/>
    <w:rsid w:val="00D26BB7"/>
    <w:rsid w:val="00D2756D"/>
    <w:rsid w:val="00D42B1C"/>
    <w:rsid w:val="00DA1808"/>
    <w:rsid w:val="00DA6457"/>
    <w:rsid w:val="00DB2A57"/>
    <w:rsid w:val="00DC4E97"/>
    <w:rsid w:val="00DC7E76"/>
    <w:rsid w:val="00DD7EF2"/>
    <w:rsid w:val="00DE19D6"/>
    <w:rsid w:val="00DE6E12"/>
    <w:rsid w:val="00DF2882"/>
    <w:rsid w:val="00E06DD4"/>
    <w:rsid w:val="00E156D6"/>
    <w:rsid w:val="00E21633"/>
    <w:rsid w:val="00E4011A"/>
    <w:rsid w:val="00E474AA"/>
    <w:rsid w:val="00E70667"/>
    <w:rsid w:val="00E74D28"/>
    <w:rsid w:val="00E93F14"/>
    <w:rsid w:val="00EA605A"/>
    <w:rsid w:val="00EB24CD"/>
    <w:rsid w:val="00EB5F44"/>
    <w:rsid w:val="00EB6258"/>
    <w:rsid w:val="00EC2107"/>
    <w:rsid w:val="00ED3DA8"/>
    <w:rsid w:val="00EF0454"/>
    <w:rsid w:val="00F063DA"/>
    <w:rsid w:val="00F2509E"/>
    <w:rsid w:val="00F33A23"/>
    <w:rsid w:val="00F33A99"/>
    <w:rsid w:val="00F41293"/>
    <w:rsid w:val="00F61B10"/>
    <w:rsid w:val="00F67E49"/>
    <w:rsid w:val="00F76A4C"/>
    <w:rsid w:val="00F76C11"/>
    <w:rsid w:val="00FC01A6"/>
    <w:rsid w:val="00FD1271"/>
    <w:rsid w:val="00FD15CB"/>
    <w:rsid w:val="00FD3A5A"/>
    <w:rsid w:val="00FE24A4"/>
    <w:rsid w:val="00FE2904"/>
    <w:rsid w:val="00FE79D2"/>
    <w:rsid w:val="00FE7B36"/>
    <w:rsid w:val="00FF0A27"/>
    <w:rsid w:val="00FF49CE"/>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DE885"/>
  <w15:chartTrackingRefBased/>
  <w15:docId w15:val="{92E926B3-A7EA-4337-8273-CF09A4199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4A"/>
    <w:pPr>
      <w:spacing w:after="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5F39FE"/>
    <w:pPr>
      <w:keepNext/>
      <w:jc w:val="center"/>
      <w:outlineLvl w:val="0"/>
    </w:pPr>
    <w:rPr>
      <w:b/>
      <w:bCs/>
      <w:sz w:val="28"/>
      <w:szCs w:val="28"/>
    </w:rPr>
  </w:style>
  <w:style w:type="paragraph" w:styleId="Heading2">
    <w:name w:val="heading 2"/>
    <w:basedOn w:val="Normal"/>
    <w:next w:val="Normal"/>
    <w:link w:val="Heading2Char"/>
    <w:qFormat/>
    <w:rsid w:val="005F39FE"/>
    <w:pPr>
      <w:keepNext/>
      <w:ind w:left="720" w:hanging="720"/>
      <w:jc w:val="center"/>
      <w:outlineLvl w:val="1"/>
    </w:pPr>
    <w:rPr>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9FE"/>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rsid w:val="005F39FE"/>
    <w:rPr>
      <w:rFonts w:ascii="Times New Roman" w:eastAsia="Times New Roman" w:hAnsi="Times New Roman" w:cs="Times New Roman"/>
      <w:b/>
      <w:bCs/>
      <w:sz w:val="32"/>
      <w:szCs w:val="32"/>
      <w:u w:val="single"/>
      <w:lang w:val="en-GB"/>
    </w:rPr>
  </w:style>
  <w:style w:type="paragraph" w:styleId="Header">
    <w:name w:val="header"/>
    <w:basedOn w:val="Normal"/>
    <w:link w:val="HeaderChar"/>
    <w:uiPriority w:val="99"/>
    <w:rsid w:val="005F39FE"/>
    <w:pPr>
      <w:tabs>
        <w:tab w:val="center" w:pos="4153"/>
        <w:tab w:val="right" w:pos="8306"/>
      </w:tabs>
    </w:pPr>
  </w:style>
  <w:style w:type="character" w:customStyle="1" w:styleId="HeaderChar">
    <w:name w:val="Header Char"/>
    <w:basedOn w:val="DefaultParagraphFont"/>
    <w:link w:val="Header"/>
    <w:uiPriority w:val="99"/>
    <w:rsid w:val="005F39FE"/>
    <w:rPr>
      <w:rFonts w:ascii="Times New Roman" w:eastAsia="Times New Roman" w:hAnsi="Times New Roman" w:cs="Times New Roman"/>
      <w:szCs w:val="20"/>
      <w:lang w:val="en-GB"/>
    </w:rPr>
  </w:style>
  <w:style w:type="paragraph" w:styleId="Footer">
    <w:name w:val="footer"/>
    <w:basedOn w:val="Normal"/>
    <w:link w:val="FooterChar"/>
    <w:rsid w:val="005F39FE"/>
    <w:pPr>
      <w:tabs>
        <w:tab w:val="center" w:pos="4153"/>
        <w:tab w:val="right" w:pos="8306"/>
      </w:tabs>
    </w:pPr>
  </w:style>
  <w:style w:type="character" w:customStyle="1" w:styleId="FooterChar">
    <w:name w:val="Footer Char"/>
    <w:basedOn w:val="DefaultParagraphFont"/>
    <w:link w:val="Footer"/>
    <w:rsid w:val="005F39FE"/>
    <w:rPr>
      <w:rFonts w:ascii="Times New Roman" w:eastAsia="Times New Roman" w:hAnsi="Times New Roman" w:cs="Times New Roman"/>
      <w:szCs w:val="20"/>
      <w:lang w:val="en-GB"/>
    </w:rPr>
  </w:style>
  <w:style w:type="paragraph" w:styleId="BodyTextIndent">
    <w:name w:val="Body Text Indent"/>
    <w:basedOn w:val="Normal"/>
    <w:link w:val="BodyTextIndentChar"/>
    <w:rsid w:val="005F39FE"/>
    <w:pPr>
      <w:ind w:left="567"/>
      <w:jc w:val="both"/>
    </w:pPr>
    <w:rPr>
      <w:sz w:val="24"/>
      <w:szCs w:val="24"/>
    </w:rPr>
  </w:style>
  <w:style w:type="character" w:customStyle="1" w:styleId="BodyTextIndentChar">
    <w:name w:val="Body Text Indent Char"/>
    <w:basedOn w:val="DefaultParagraphFont"/>
    <w:link w:val="BodyTextIndent"/>
    <w:rsid w:val="005F39FE"/>
    <w:rPr>
      <w:rFonts w:ascii="Times New Roman" w:eastAsia="Times New Roman" w:hAnsi="Times New Roman" w:cs="Times New Roman"/>
      <w:sz w:val="24"/>
      <w:szCs w:val="24"/>
      <w:lang w:val="en-GB"/>
    </w:rPr>
  </w:style>
  <w:style w:type="paragraph" w:styleId="BodyTextIndent2">
    <w:name w:val="Body Text Indent 2"/>
    <w:basedOn w:val="Normal"/>
    <w:link w:val="BodyTextIndent2Char"/>
    <w:rsid w:val="005F39FE"/>
    <w:pPr>
      <w:ind w:left="567" w:hanging="567"/>
      <w:jc w:val="both"/>
    </w:pPr>
    <w:rPr>
      <w:sz w:val="24"/>
      <w:szCs w:val="24"/>
    </w:rPr>
  </w:style>
  <w:style w:type="character" w:customStyle="1" w:styleId="BodyTextIndent2Char">
    <w:name w:val="Body Text Indent 2 Char"/>
    <w:basedOn w:val="DefaultParagraphFont"/>
    <w:link w:val="BodyTextIndent2"/>
    <w:rsid w:val="005F39FE"/>
    <w:rPr>
      <w:rFonts w:ascii="Times New Roman" w:eastAsia="Times New Roman" w:hAnsi="Times New Roman" w:cs="Times New Roman"/>
      <w:sz w:val="24"/>
      <w:szCs w:val="24"/>
      <w:lang w:val="en-GB"/>
    </w:rPr>
  </w:style>
  <w:style w:type="character" w:styleId="Hyperlink">
    <w:name w:val="Hyperlink"/>
    <w:rsid w:val="005F39FE"/>
    <w:rPr>
      <w:color w:val="0000FF"/>
      <w:u w:val="single"/>
    </w:rPr>
  </w:style>
  <w:style w:type="paragraph" w:styleId="ListParagraph">
    <w:name w:val="List Paragraph"/>
    <w:aliases w:val="YC Bulet,Figure_name,lp1,Use Case List Paragraph Char,List Paragraph1,List Paragraph11,List Paragraph1 Char Char,Bullet List,List - bullets,Equipment,Bullet 1,List Paragraph Char Char,b1,Numbered Indented Text,Ref,List_TIS,List Paragraph2"/>
    <w:basedOn w:val="Normal"/>
    <w:link w:val="ListParagraphChar"/>
    <w:uiPriority w:val="34"/>
    <w:qFormat/>
    <w:rsid w:val="005F39FE"/>
    <w:pPr>
      <w:ind w:left="720"/>
    </w:pPr>
  </w:style>
  <w:style w:type="character" w:styleId="PlaceholderText">
    <w:name w:val="Placeholder Text"/>
    <w:basedOn w:val="DefaultParagraphFont"/>
    <w:uiPriority w:val="99"/>
    <w:semiHidden/>
    <w:rsid w:val="005F39FE"/>
    <w:rPr>
      <w:color w:val="808080"/>
    </w:rPr>
  </w:style>
  <w:style w:type="character" w:customStyle="1" w:styleId="ListParagraphChar">
    <w:name w:val="List Paragraph Char"/>
    <w:aliases w:val="YC Bulet Char,Figure_name Char,lp1 Char,Use Case List Paragraph Char Char,List Paragraph1 Char,List Paragraph11 Char,List Paragraph1 Char Char Char,Bullet List Char,List - bullets Char,Equipment Char,Bullet 1 Char,b1 Char,Ref Char"/>
    <w:link w:val="ListParagraph"/>
    <w:uiPriority w:val="34"/>
    <w:qFormat/>
    <w:locked/>
    <w:rsid w:val="00594391"/>
    <w:rPr>
      <w:rFonts w:ascii="Times New Roman" w:eastAsia="Times New Roman" w:hAnsi="Times New Roman" w:cs="Times New Roman"/>
      <w:szCs w:val="20"/>
      <w:lang w:val="en-GB"/>
    </w:rPr>
  </w:style>
  <w:style w:type="table" w:styleId="TableGrid">
    <w:name w:val="Table Grid"/>
    <w:basedOn w:val="TableNormal"/>
    <w:uiPriority w:val="59"/>
    <w:rsid w:val="0057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har"/>
    <w:uiPriority w:val="4"/>
    <w:qFormat/>
    <w:rsid w:val="00A05C6A"/>
    <w:pPr>
      <w:ind w:left="450" w:hanging="450"/>
    </w:pPr>
    <w:rPr>
      <w:sz w:val="24"/>
      <w:szCs w:val="24"/>
    </w:rPr>
  </w:style>
  <w:style w:type="paragraph" w:styleId="NormalIndent">
    <w:name w:val="Normal Indent"/>
    <w:aliases w:val="Normal Indent Char,Normal Indent Char1 Char,Normal Indent Char Char Char,Normal Indent Char1 Char Char Char,Normal Indent Char Char Char Char Char,Normal Indent Char2 Char Char Char Char,Normal Indent Char1 Char Char Char1 Char Char"/>
    <w:basedOn w:val="Normal"/>
    <w:link w:val="NormalIndentChar1"/>
    <w:rsid w:val="00A05C6A"/>
    <w:pPr>
      <w:keepLines/>
      <w:spacing w:before="60"/>
      <w:ind w:left="851"/>
      <w:jc w:val="both"/>
    </w:pPr>
    <w:rPr>
      <w:rFonts w:ascii="Tahoma" w:hAnsi="Tahoma" w:cs="Tahoma"/>
    </w:rPr>
  </w:style>
  <w:style w:type="character" w:customStyle="1" w:styleId="NormalIndentChar1">
    <w:name w:val="Normal Indent Char1"/>
    <w:aliases w:val="Normal Indent Char Char,Normal Indent Char1 Char Char,Normal Indent Char Char Char Char,Normal Indent Char1 Char Char Char Char,Normal Indent Char Char Char Char Char Char,Normal Indent Char2 Char Char Char Char Char"/>
    <w:link w:val="NormalIndent"/>
    <w:rsid w:val="00A05C6A"/>
    <w:rPr>
      <w:rFonts w:ascii="Tahoma" w:eastAsia="Times New Roman" w:hAnsi="Tahoma" w:cs="Tahoma"/>
      <w:szCs w:val="20"/>
      <w:lang w:val="en-GB"/>
    </w:rPr>
  </w:style>
  <w:style w:type="character" w:customStyle="1" w:styleId="NormalChar">
    <w:name w:val="Normal Char"/>
    <w:link w:val="Normal1"/>
    <w:uiPriority w:val="4"/>
    <w:rsid w:val="00A05C6A"/>
    <w:rPr>
      <w:rFonts w:ascii="Times New Roman" w:eastAsia="Times New Roman" w:hAnsi="Times New Roman" w:cs="Times New Roman"/>
      <w:sz w:val="24"/>
      <w:szCs w:val="24"/>
      <w:lang w:val="en-GB"/>
    </w:rPr>
  </w:style>
  <w:style w:type="paragraph" w:styleId="CommentText">
    <w:name w:val="annotation text"/>
    <w:basedOn w:val="Normal"/>
    <w:link w:val="CommentTextChar"/>
    <w:rsid w:val="00BA578B"/>
  </w:style>
  <w:style w:type="character" w:customStyle="1" w:styleId="CommentTextChar">
    <w:name w:val="Comment Text Char"/>
    <w:basedOn w:val="DefaultParagraphFont"/>
    <w:link w:val="CommentText"/>
    <w:rsid w:val="00BA578B"/>
    <w:rPr>
      <w:rFonts w:ascii="Times New Roman" w:eastAsia="Times New Roman" w:hAnsi="Times New Roman" w:cs="Times New Roman"/>
      <w:szCs w:val="20"/>
      <w:lang w:val="en-GB"/>
    </w:rPr>
  </w:style>
  <w:style w:type="paragraph" w:styleId="BodyText">
    <w:name w:val="Body Text"/>
    <w:basedOn w:val="Normal"/>
    <w:link w:val="BodyTextChar"/>
    <w:uiPriority w:val="99"/>
    <w:semiHidden/>
    <w:unhideWhenUsed/>
    <w:rsid w:val="007C2A56"/>
    <w:pPr>
      <w:spacing w:after="120"/>
    </w:pPr>
  </w:style>
  <w:style w:type="character" w:customStyle="1" w:styleId="BodyTextChar">
    <w:name w:val="Body Text Char"/>
    <w:basedOn w:val="DefaultParagraphFont"/>
    <w:link w:val="BodyText"/>
    <w:uiPriority w:val="99"/>
    <w:semiHidden/>
    <w:rsid w:val="007C2A56"/>
    <w:rPr>
      <w:rFonts w:ascii="Times New Roman" w:eastAsia="Times New Roman" w:hAnsi="Times New Roman" w:cs="Times New Roman"/>
      <w:szCs w:val="20"/>
      <w:lang w:val="en-GB"/>
    </w:rPr>
  </w:style>
  <w:style w:type="character" w:customStyle="1" w:styleId="baec5a81-e4d6-4674-97f3-e9220f0136c1">
    <w:name w:val="baec5a81-e4d6-4674-97f3-e9220f0136c1"/>
    <w:rsid w:val="007C2A56"/>
  </w:style>
  <w:style w:type="paragraph" w:styleId="Revision">
    <w:name w:val="Revision"/>
    <w:hidden/>
    <w:uiPriority w:val="99"/>
    <w:semiHidden/>
    <w:rsid w:val="00AC2502"/>
    <w:pPr>
      <w:spacing w:after="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74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usinessgateway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B82F7CFE17405499D58B18570D42AE"/>
        <w:category>
          <w:name w:val="General"/>
          <w:gallery w:val="placeholder"/>
        </w:category>
        <w:types>
          <w:type w:val="bbPlcHdr"/>
        </w:types>
        <w:behaviors>
          <w:behavior w:val="content"/>
        </w:behaviors>
        <w:guid w:val="{15510784-EE6F-4A45-A115-2F7FB9A3CFCB}"/>
      </w:docPartPr>
      <w:docPartBody>
        <w:p w:rsidR="00823E53" w:rsidRDefault="00C71F4F">
          <w:r w:rsidRPr="004340DD">
            <w:rPr>
              <w:rStyle w:val="PlaceholderText"/>
            </w:rPr>
            <w:t>[Title]</w:t>
          </w:r>
        </w:p>
      </w:docPartBody>
    </w:docPart>
    <w:docPart>
      <w:docPartPr>
        <w:name w:val="E1056E6022B543C6BE0641F31A112F3B"/>
        <w:category>
          <w:name w:val="General"/>
          <w:gallery w:val="placeholder"/>
        </w:category>
        <w:types>
          <w:type w:val="bbPlcHdr"/>
        </w:types>
        <w:behaviors>
          <w:behavior w:val="content"/>
        </w:behaviors>
        <w:guid w:val="{60227D7A-477F-4233-BE79-B2A63997F273}"/>
      </w:docPartPr>
      <w:docPartBody>
        <w:p w:rsidR="00823E53" w:rsidRDefault="00C71F4F">
          <w:r w:rsidRPr="004340DD">
            <w:rPr>
              <w:rStyle w:val="PlaceholderText"/>
            </w:rPr>
            <w:t>[Title]</w:t>
          </w:r>
        </w:p>
      </w:docPartBody>
    </w:docPart>
    <w:docPart>
      <w:docPartPr>
        <w:name w:val="927ECA11EE0A45588D34EEE57C22B915"/>
        <w:category>
          <w:name w:val="General"/>
          <w:gallery w:val="placeholder"/>
        </w:category>
        <w:types>
          <w:type w:val="bbPlcHdr"/>
        </w:types>
        <w:behaviors>
          <w:behavior w:val="content"/>
        </w:behaviors>
        <w:guid w:val="{300EFE54-2A5B-494F-88D5-C88D0426D8CE}"/>
      </w:docPartPr>
      <w:docPartBody>
        <w:p w:rsidR="00823E53" w:rsidRDefault="00C71F4F">
          <w:r w:rsidRPr="004340DD">
            <w:rPr>
              <w:rStyle w:val="PlaceholderText"/>
            </w:rPr>
            <w:t>[Subject]</w:t>
          </w:r>
        </w:p>
      </w:docPartBody>
    </w:docPart>
    <w:docPart>
      <w:docPartPr>
        <w:name w:val="0C36053E5D774BEAB3D7AE79F27C28DB"/>
        <w:category>
          <w:name w:val="General"/>
          <w:gallery w:val="placeholder"/>
        </w:category>
        <w:types>
          <w:type w:val="bbPlcHdr"/>
        </w:types>
        <w:behaviors>
          <w:behavior w:val="content"/>
        </w:behaviors>
        <w:guid w:val="{FF16E269-08AB-4B22-9042-0FAAA1D5D804}"/>
      </w:docPartPr>
      <w:docPartBody>
        <w:p w:rsidR="00823E53" w:rsidRDefault="00C71F4F">
          <w:r w:rsidRPr="004340DD">
            <w:rPr>
              <w:rStyle w:val="PlaceholderText"/>
            </w:rPr>
            <w:t>[Subject]</w:t>
          </w:r>
        </w:p>
      </w:docPartBody>
    </w:docPart>
    <w:docPart>
      <w:docPartPr>
        <w:name w:val="7E2A573B41B846E1974761AA61FCFBDE"/>
        <w:category>
          <w:name w:val="General"/>
          <w:gallery w:val="placeholder"/>
        </w:category>
        <w:types>
          <w:type w:val="bbPlcHdr"/>
        </w:types>
        <w:behaviors>
          <w:behavior w:val="content"/>
        </w:behaviors>
        <w:guid w:val="{30BF5D09-2187-4243-9461-1311F9D725FE}"/>
      </w:docPartPr>
      <w:docPartBody>
        <w:p w:rsidR="00823E53" w:rsidRDefault="00C71F4F" w:rsidP="00C71F4F">
          <w:pPr>
            <w:pStyle w:val="7E2A573B41B846E1974761AA61FCFBDE"/>
          </w:pPr>
          <w:r w:rsidRPr="004340DD">
            <w:rPr>
              <w:rStyle w:val="PlaceholderText"/>
            </w:rPr>
            <w:t>[Subject]</w:t>
          </w:r>
        </w:p>
      </w:docPartBody>
    </w:docPart>
    <w:docPart>
      <w:docPartPr>
        <w:name w:val="169B318A804E4499BF2A996BD78F597E"/>
        <w:category>
          <w:name w:val="General"/>
          <w:gallery w:val="placeholder"/>
        </w:category>
        <w:types>
          <w:type w:val="bbPlcHdr"/>
        </w:types>
        <w:behaviors>
          <w:behavior w:val="content"/>
        </w:behaviors>
        <w:guid w:val="{AAE4A1AA-D994-4982-8BD2-74CC367546F0}"/>
      </w:docPartPr>
      <w:docPartBody>
        <w:p w:rsidR="00823E53" w:rsidRDefault="00C71F4F" w:rsidP="00C71F4F">
          <w:pPr>
            <w:pStyle w:val="169B318A804E4499BF2A996BD78F597E"/>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4F"/>
    <w:rsid w:val="00135EF6"/>
    <w:rsid w:val="001C443B"/>
    <w:rsid w:val="002510B1"/>
    <w:rsid w:val="003219D4"/>
    <w:rsid w:val="00327EC7"/>
    <w:rsid w:val="00391FAA"/>
    <w:rsid w:val="00432759"/>
    <w:rsid w:val="006B300B"/>
    <w:rsid w:val="00823E53"/>
    <w:rsid w:val="00854205"/>
    <w:rsid w:val="00A13095"/>
    <w:rsid w:val="00B21C0B"/>
    <w:rsid w:val="00BC5530"/>
    <w:rsid w:val="00C71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EC7"/>
    <w:rPr>
      <w:color w:val="808080"/>
    </w:rPr>
  </w:style>
  <w:style w:type="paragraph" w:customStyle="1" w:styleId="7E2A573B41B846E1974761AA61FCFBDE">
    <w:name w:val="7E2A573B41B846E1974761AA61FCFBDE"/>
    <w:rsid w:val="00C71F4F"/>
  </w:style>
  <w:style w:type="paragraph" w:customStyle="1" w:styleId="169B318A804E4499BF2A996BD78F597E">
    <w:name w:val="169B318A804E4499BF2A996BD78F597E"/>
    <w:rsid w:val="00C71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A5EDB-E73C-4F50-844D-28A1747B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2</Pages>
  <Words>376</Words>
  <Characters>2123</Characters>
  <Application>Microsoft Office Word</Application>
  <DocSecurity>0</DocSecurity>
  <Lines>78</Lines>
  <Paragraphs>32</Paragraphs>
  <ScaleCrop>false</ScaleCrop>
  <HeadingPairs>
    <vt:vector size="2" baseType="variant">
      <vt:variant>
        <vt:lpstr>Title</vt:lpstr>
      </vt:variant>
      <vt:variant>
        <vt:i4>1</vt:i4>
      </vt:variant>
    </vt:vector>
  </HeadingPairs>
  <TitlesOfParts>
    <vt:vector size="1" baseType="lpstr">
      <vt:lpstr>Contract Title</vt:lpstr>
    </vt:vector>
  </TitlesOfParts>
  <Manager>Contract Engineer Name</Manager>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Contract Engineer Job Title &amp; Ref Ind</cp:keywords>
  <dc:description/>
  <cp:lastModifiedBy>Al Riyami, Azza OLNG-SCC/12</cp:lastModifiedBy>
  <cp:revision>287</cp:revision>
  <dcterms:created xsi:type="dcterms:W3CDTF">2026-03-04T10:34:00Z</dcterms:created>
  <dcterms:modified xsi:type="dcterms:W3CDTF">2026-04-26T08:01:00Z</dcterms:modified>
</cp:coreProperties>
</file>